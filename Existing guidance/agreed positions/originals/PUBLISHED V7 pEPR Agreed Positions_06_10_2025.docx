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8489" w14:textId="33B1DF23" w:rsidR="00232488" w:rsidRDefault="00232488"/>
    <w:p w14:paraId="0C4B7D70" w14:textId="3C397A71" w:rsidR="4D83CB6A" w:rsidRDefault="4D83CB6A"/>
    <w:p w14:paraId="4E7F8B5A" w14:textId="77777777" w:rsidR="00232488" w:rsidRDefault="00232488"/>
    <w:tbl>
      <w:tblPr>
        <w:tblStyle w:val="TableGrid"/>
        <w:tblW w:w="10774"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5812"/>
      </w:tblGrid>
      <w:tr w:rsidR="00A92794" w14:paraId="31CB49B3" w14:textId="77777777" w:rsidTr="006458CF">
        <w:trPr>
          <w:trHeight w:val="2132"/>
        </w:trPr>
        <w:tc>
          <w:tcPr>
            <w:tcW w:w="4962" w:type="dxa"/>
          </w:tcPr>
          <w:p w14:paraId="73384952" w14:textId="3ED2C47B" w:rsidR="00A92794" w:rsidRDefault="00774B0C" w:rsidP="00516A0C">
            <w:r>
              <w:rPr>
                <w:noProof/>
              </w:rPr>
              <w:drawing>
                <wp:anchor distT="0" distB="0" distL="114300" distR="114300" simplePos="0" relativeHeight="251658240" behindDoc="0" locked="0" layoutInCell="1" allowOverlap="1" wp14:anchorId="3343BC60" wp14:editId="61947D8B">
                  <wp:simplePos x="0" y="0"/>
                  <wp:positionH relativeFrom="margin">
                    <wp:posOffset>-65405</wp:posOffset>
                  </wp:positionH>
                  <wp:positionV relativeFrom="paragraph">
                    <wp:posOffset>308610</wp:posOffset>
                  </wp:positionV>
                  <wp:extent cx="3133725" cy="909955"/>
                  <wp:effectExtent l="0" t="0" r="9525" b="4445"/>
                  <wp:wrapSquare wrapText="bothSides"/>
                  <wp:docPr id="10" name="Picture 10" descr="Environment Agency - GOV.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vironment Agency - GOV.UK"/>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360" t="19104" r="5674" b="19070"/>
                          <a:stretch/>
                        </pic:blipFill>
                        <pic:spPr bwMode="auto">
                          <a:xfrm>
                            <a:off x="0" y="0"/>
                            <a:ext cx="3133725" cy="909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4F87BA" w14:textId="77777777" w:rsidR="00A92794" w:rsidRDefault="00A92794" w:rsidP="00516A0C"/>
          <w:p w14:paraId="42CB24E2" w14:textId="495D09D8" w:rsidR="00A92794" w:rsidRDefault="00A92794" w:rsidP="00516A0C"/>
        </w:tc>
        <w:tc>
          <w:tcPr>
            <w:tcW w:w="5812" w:type="dxa"/>
          </w:tcPr>
          <w:p w14:paraId="4B356F37" w14:textId="1689CFAF" w:rsidR="00A92794" w:rsidRDefault="00A92794" w:rsidP="00516A0C"/>
          <w:p w14:paraId="093D0524" w14:textId="77777777" w:rsidR="00D76654" w:rsidRDefault="00D76654" w:rsidP="00516A0C"/>
          <w:p w14:paraId="5ACFC3BC" w14:textId="77777777" w:rsidR="00774B0C" w:rsidRDefault="00774B0C" w:rsidP="00516A0C"/>
          <w:p w14:paraId="0652CE91" w14:textId="3DF8FB08" w:rsidR="00D76654" w:rsidRDefault="00D76654" w:rsidP="00516A0C">
            <w:r>
              <w:rPr>
                <w:noProof/>
              </w:rPr>
              <w:drawing>
                <wp:inline distT="0" distB="0" distL="0" distR="0" wp14:anchorId="13DC22AB" wp14:editId="34F75816">
                  <wp:extent cx="3082891" cy="552450"/>
                  <wp:effectExtent l="0" t="0" r="3810" b="0"/>
                  <wp:docPr id="2" name="Picture 2" descr="SEP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PA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9289" cy="564348"/>
                          </a:xfrm>
                          <a:prstGeom prst="rect">
                            <a:avLst/>
                          </a:prstGeom>
                          <a:noFill/>
                          <a:ln>
                            <a:noFill/>
                          </a:ln>
                        </pic:spPr>
                      </pic:pic>
                    </a:graphicData>
                  </a:graphic>
                </wp:inline>
              </w:drawing>
            </w:r>
          </w:p>
        </w:tc>
      </w:tr>
      <w:tr w:rsidR="00A92794" w14:paraId="1098375F" w14:textId="77777777" w:rsidTr="006458CF">
        <w:tc>
          <w:tcPr>
            <w:tcW w:w="4962" w:type="dxa"/>
          </w:tcPr>
          <w:p w14:paraId="012D039C" w14:textId="77777777" w:rsidR="00A92794" w:rsidRDefault="00A92794" w:rsidP="00516A0C"/>
          <w:p w14:paraId="7F9ED020" w14:textId="77777777" w:rsidR="00A92794" w:rsidRDefault="00A92794" w:rsidP="00516A0C"/>
          <w:p w14:paraId="5A8A0112" w14:textId="2E80E575" w:rsidR="00A92794" w:rsidRDefault="00A92794" w:rsidP="00516A0C">
            <w:r>
              <w:rPr>
                <w:noProof/>
              </w:rPr>
              <w:drawing>
                <wp:inline distT="0" distB="0" distL="0" distR="0" wp14:anchorId="21EF7A78" wp14:editId="0FBF2781">
                  <wp:extent cx="3015615" cy="484495"/>
                  <wp:effectExtent l="0" t="0" r="0" b="0"/>
                  <wp:docPr id="13" name="Picture 13" descr="NR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RW logo"/>
                          <pic:cNvPicPr>
                            <a:picLocks noChangeAspect="1" noChangeArrowheads="1"/>
                          </pic:cNvPicPr>
                        </pic:nvPicPr>
                        <pic:blipFill rotWithShape="1">
                          <a:blip r:embed="rId14" cstate="print">
                            <a:clrChange>
                              <a:clrFrom>
                                <a:srgbClr val="FEFEFE"/>
                              </a:clrFrom>
                              <a:clrTo>
                                <a:srgbClr val="FEFEFE">
                                  <a:alpha val="0"/>
                                </a:srgbClr>
                              </a:clrTo>
                            </a:clrChange>
                          </a:blip>
                          <a:srcRect r="3974" b="20425"/>
                          <a:stretch/>
                        </pic:blipFill>
                        <pic:spPr bwMode="auto">
                          <a:xfrm>
                            <a:off x="0" y="0"/>
                            <a:ext cx="3061816" cy="491918"/>
                          </a:xfrm>
                          <a:prstGeom prst="rect">
                            <a:avLst/>
                          </a:prstGeom>
                          <a:noFill/>
                          <a:ln>
                            <a:noFill/>
                          </a:ln>
                          <a:extLst>
                            <a:ext uri="{53640926-AAD7-44D8-BBD7-CCE9431645EC}">
                              <a14:shadowObscured xmlns:a14="http://schemas.microsoft.com/office/drawing/2010/main"/>
                            </a:ext>
                          </a:extLst>
                        </pic:spPr>
                      </pic:pic>
                    </a:graphicData>
                  </a:graphic>
                </wp:inline>
              </w:drawing>
            </w:r>
          </w:p>
          <w:p w14:paraId="3F833D4A" w14:textId="77777777" w:rsidR="00A92794" w:rsidRDefault="00A92794" w:rsidP="00516A0C"/>
          <w:p w14:paraId="5ED71445" w14:textId="06CB4784" w:rsidR="00A92794" w:rsidRDefault="00A92794" w:rsidP="00516A0C"/>
        </w:tc>
        <w:tc>
          <w:tcPr>
            <w:tcW w:w="5812" w:type="dxa"/>
          </w:tcPr>
          <w:p w14:paraId="5B3101E7" w14:textId="77777777" w:rsidR="00A92794" w:rsidRDefault="00A92794" w:rsidP="00516A0C"/>
          <w:p w14:paraId="03839BB4" w14:textId="77777777" w:rsidR="00353917" w:rsidRDefault="00353917" w:rsidP="00516A0C"/>
          <w:p w14:paraId="7C317667" w14:textId="75F097C1" w:rsidR="00353917" w:rsidRDefault="006458CF" w:rsidP="00516A0C">
            <w:r w:rsidRPr="00052664">
              <w:rPr>
                <w:noProof/>
              </w:rPr>
              <w:drawing>
                <wp:inline distT="0" distB="0" distL="0" distR="0" wp14:anchorId="29FAB4F6" wp14:editId="23F70D5B">
                  <wp:extent cx="3718532" cy="715992"/>
                  <wp:effectExtent l="0" t="0" r="0" b="8255"/>
                  <wp:docPr id="30683564" name="Picture 2" descr="NIE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564" name="Picture 2" descr="NIEA log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t="15746" r="-170" b="19921"/>
                          <a:stretch/>
                        </pic:blipFill>
                        <pic:spPr bwMode="auto">
                          <a:xfrm>
                            <a:off x="0" y="0"/>
                            <a:ext cx="3975794" cy="7655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D2FEB7F" w14:textId="7579F88D" w:rsidR="00516A0C" w:rsidRDefault="00516A0C" w:rsidP="00516A0C"/>
    <w:p w14:paraId="4E095B10" w14:textId="77777777" w:rsidR="00516A0C" w:rsidRPr="006B0803" w:rsidRDefault="00516A0C" w:rsidP="000943A5">
      <w:pPr>
        <w:spacing w:line="276" w:lineRule="auto"/>
        <w:rPr>
          <w:b/>
          <w:sz w:val="56"/>
          <w:szCs w:val="56"/>
        </w:rPr>
      </w:pPr>
    </w:p>
    <w:p w14:paraId="6BDE67A9" w14:textId="7418F402" w:rsidR="00AF2F94" w:rsidRPr="009C6CBB" w:rsidRDefault="0E6424F4" w:rsidP="00D17E80">
      <w:pPr>
        <w:pStyle w:val="Toplevelheading"/>
        <w:rPr>
          <w:rFonts w:cs="Arial"/>
        </w:rPr>
      </w:pPr>
      <w:r w:rsidRPr="009C6CBB">
        <w:t>Extended producer responsibility for packaging</w:t>
      </w:r>
      <w:r w:rsidR="0030727B" w:rsidRPr="009C6CBB">
        <w:t xml:space="preserve">: </w:t>
      </w:r>
      <w:r w:rsidR="004D6229" w:rsidRPr="009C6CBB">
        <w:t>Regulators</w:t>
      </w:r>
      <w:r w:rsidR="00036631" w:rsidRPr="009C6CBB">
        <w:t>’</w:t>
      </w:r>
      <w:r w:rsidR="0069381B" w:rsidRPr="009C6CBB">
        <w:t xml:space="preserve"> </w:t>
      </w:r>
      <w:r w:rsidR="00817ACD" w:rsidRPr="009C6CBB">
        <w:t>a</w:t>
      </w:r>
      <w:r w:rsidR="0069381B" w:rsidRPr="009C6CBB">
        <w:t xml:space="preserve">greed </w:t>
      </w:r>
      <w:r w:rsidR="00817ACD" w:rsidRPr="009C6CBB">
        <w:t>p</w:t>
      </w:r>
      <w:r w:rsidR="0069381B" w:rsidRPr="009C6CBB">
        <w:t xml:space="preserve">ositions and </w:t>
      </w:r>
      <w:r w:rsidR="008D7512" w:rsidRPr="009C6CBB">
        <w:t>t</w:t>
      </w:r>
      <w:r w:rsidR="00036631" w:rsidRPr="009C6CBB">
        <w:t xml:space="preserve">echnical </w:t>
      </w:r>
      <w:r w:rsidR="008D7512" w:rsidRPr="009C6CBB">
        <w:t>i</w:t>
      </w:r>
      <w:r w:rsidR="007F295C" w:rsidRPr="009C6CBB">
        <w:t>nterpretations</w:t>
      </w:r>
    </w:p>
    <w:p w14:paraId="6FF09318" w14:textId="77777777" w:rsidR="00C31403" w:rsidRDefault="00C31403" w:rsidP="00C31403">
      <w:pPr>
        <w:rPr>
          <w:rFonts w:ascii="Arial" w:hAnsi="Arial" w:cs="Arial"/>
          <w:bCs/>
          <w:sz w:val="28"/>
          <w:szCs w:val="28"/>
        </w:rPr>
      </w:pPr>
    </w:p>
    <w:p w14:paraId="3D523D6D" w14:textId="77777777" w:rsidR="000817C1" w:rsidRDefault="000817C1" w:rsidP="00C31403">
      <w:pPr>
        <w:rPr>
          <w:rFonts w:ascii="Arial" w:hAnsi="Arial" w:cs="Arial"/>
          <w:bCs/>
          <w:sz w:val="28"/>
          <w:szCs w:val="28"/>
        </w:rPr>
      </w:pPr>
    </w:p>
    <w:p w14:paraId="184AA473" w14:textId="77777777" w:rsidR="000817C1" w:rsidRDefault="000817C1" w:rsidP="00C31403">
      <w:pPr>
        <w:rPr>
          <w:rFonts w:ascii="Arial" w:hAnsi="Arial" w:cs="Arial"/>
          <w:bCs/>
          <w:sz w:val="28"/>
          <w:szCs w:val="28"/>
        </w:rPr>
      </w:pPr>
    </w:p>
    <w:p w14:paraId="046CA91A" w14:textId="77777777" w:rsidR="000817C1" w:rsidRPr="00030BF2" w:rsidRDefault="000817C1" w:rsidP="00C31403">
      <w:pPr>
        <w:rPr>
          <w:rFonts w:ascii="Arial" w:hAnsi="Arial" w:cs="Arial"/>
          <w:bCs/>
          <w:sz w:val="28"/>
          <w:szCs w:val="28"/>
        </w:rPr>
      </w:pPr>
    </w:p>
    <w:p w14:paraId="0789F074" w14:textId="75F8C343" w:rsidR="00381253" w:rsidRPr="00494BBC" w:rsidRDefault="00A71EFF" w:rsidP="00D17E80">
      <w:pPr>
        <w:pStyle w:val="Toplevelheading"/>
      </w:pPr>
      <w:r w:rsidRPr="00494BBC">
        <w:t xml:space="preserve">Date: </w:t>
      </w:r>
      <w:r w:rsidR="00143B02" w:rsidRPr="00381412">
        <w:t>6 October</w:t>
      </w:r>
      <w:r w:rsidR="00143B02" w:rsidRPr="00494BBC">
        <w:t xml:space="preserve"> </w:t>
      </w:r>
      <w:r w:rsidR="0030727B" w:rsidRPr="00494BBC">
        <w:t>202</w:t>
      </w:r>
      <w:r w:rsidR="00C14329">
        <w:t>5</w:t>
      </w:r>
    </w:p>
    <w:p w14:paraId="3BE31994" w14:textId="3FF617A5" w:rsidR="00A22D6F" w:rsidRPr="005B1A87" w:rsidRDefault="0030727B" w:rsidP="00D17E80">
      <w:pPr>
        <w:pStyle w:val="Toplevelheading"/>
        <w:rPr>
          <w:strike/>
        </w:rPr>
      </w:pPr>
      <w:r w:rsidRPr="00707DA5">
        <w:t>Version</w:t>
      </w:r>
      <w:r w:rsidR="002D6B91" w:rsidRPr="00707DA5">
        <w:t>:</w:t>
      </w:r>
      <w:r w:rsidR="002D6B91" w:rsidRPr="00880031">
        <w:t xml:space="preserve"> </w:t>
      </w:r>
      <w:r w:rsidR="00A00DD9">
        <w:t>7</w:t>
      </w:r>
      <w:r w:rsidR="00C14329" w:rsidRPr="00C14329">
        <w:t>.0</w:t>
      </w:r>
    </w:p>
    <w:p w14:paraId="167105C5" w14:textId="77777777" w:rsidR="006D19F3" w:rsidRPr="006B0803" w:rsidRDefault="006D19F3" w:rsidP="003B7A03">
      <w:pPr>
        <w:rPr>
          <w:rFonts w:ascii="Arial" w:hAnsi="Arial" w:cs="Arial"/>
          <w:bCs/>
          <w:spacing w:val="-4"/>
        </w:rPr>
      </w:pPr>
    </w:p>
    <w:p w14:paraId="46858937" w14:textId="77777777" w:rsidR="006D19F3" w:rsidRDefault="006D19F3">
      <w:pPr>
        <w:rPr>
          <w:rFonts w:ascii="Arial" w:hAnsi="Arial" w:cs="Arial"/>
          <w:spacing w:val="-4"/>
        </w:rPr>
      </w:pPr>
      <w:r>
        <w:rPr>
          <w:rFonts w:ascii="Arial" w:hAnsi="Arial" w:cs="Arial"/>
          <w:spacing w:val="-4"/>
        </w:rPr>
        <w:br w:type="page"/>
      </w:r>
    </w:p>
    <w:p w14:paraId="1B9EEF28" w14:textId="77777777" w:rsidR="00B17023" w:rsidRDefault="00B17023" w:rsidP="00B17023">
      <w:pPr>
        <w:rPr>
          <w:rFonts w:ascii="Arial" w:eastAsiaTheme="majorEastAsia" w:hAnsi="Arial" w:cstheme="majorBidi"/>
          <w:b/>
          <w:color w:val="008631"/>
          <w:sz w:val="32"/>
          <w:szCs w:val="32"/>
        </w:rPr>
      </w:pPr>
      <w:r w:rsidRPr="00C223AB">
        <w:rPr>
          <w:rFonts w:ascii="Arial" w:eastAsiaTheme="majorEastAsia" w:hAnsi="Arial" w:cstheme="majorBidi"/>
          <w:b/>
          <w:color w:val="008631"/>
          <w:sz w:val="32"/>
          <w:szCs w:val="32"/>
        </w:rPr>
        <w:t>Introduction</w:t>
      </w:r>
    </w:p>
    <w:p w14:paraId="1A194333" w14:textId="536D7E41" w:rsidR="00B17023" w:rsidRDefault="00B17023" w:rsidP="00DB1D06">
      <w:pPr>
        <w:pStyle w:val="Title"/>
        <w:spacing w:line="276" w:lineRule="auto"/>
        <w:jc w:val="both"/>
        <w:rPr>
          <w:rFonts w:ascii="Arial" w:hAnsi="Arial" w:cs="Arial"/>
          <w:b w:val="0"/>
          <w:bCs/>
          <w:sz w:val="22"/>
          <w:szCs w:val="22"/>
        </w:rPr>
      </w:pPr>
      <w:r w:rsidRPr="002C6814">
        <w:rPr>
          <w:rFonts w:ascii="Arial" w:hAnsi="Arial" w:cs="Arial"/>
          <w:b w:val="0"/>
          <w:bCs/>
          <w:spacing w:val="-4"/>
          <w:sz w:val="22"/>
          <w:szCs w:val="22"/>
        </w:rPr>
        <w:t>This document contains the joint interpretations and agreed positions</w:t>
      </w:r>
      <w:r>
        <w:rPr>
          <w:rFonts w:ascii="Arial" w:hAnsi="Arial" w:cs="Arial"/>
          <w:b w:val="0"/>
          <w:bCs/>
          <w:spacing w:val="-4"/>
          <w:sz w:val="22"/>
          <w:szCs w:val="22"/>
        </w:rPr>
        <w:t xml:space="preserve"> of the </w:t>
      </w:r>
      <w:r w:rsidRPr="002C6814">
        <w:rPr>
          <w:rFonts w:ascii="Arial" w:hAnsi="Arial" w:cs="Arial"/>
          <w:b w:val="0"/>
          <w:bCs/>
          <w:spacing w:val="-4"/>
          <w:sz w:val="22"/>
          <w:szCs w:val="22"/>
        </w:rPr>
        <w:t>Environment Agency, Natural Resources Wales</w:t>
      </w:r>
      <w:r w:rsidRPr="002C6814">
        <w:rPr>
          <w:rFonts w:ascii="Arial" w:hAnsi="Arial" w:cs="Arial"/>
          <w:b w:val="0"/>
          <w:bCs/>
          <w:sz w:val="22"/>
          <w:szCs w:val="22"/>
        </w:rPr>
        <w:t xml:space="preserve"> (NRW)</w:t>
      </w:r>
      <w:r w:rsidRPr="002C6814">
        <w:rPr>
          <w:rFonts w:ascii="Arial" w:hAnsi="Arial" w:cs="Arial"/>
          <w:b w:val="0"/>
          <w:bCs/>
          <w:spacing w:val="-4"/>
          <w:sz w:val="22"/>
          <w:szCs w:val="22"/>
        </w:rPr>
        <w:t>, Northern Ireland Environment Agency</w:t>
      </w:r>
      <w:r w:rsidRPr="002C6814">
        <w:rPr>
          <w:rFonts w:ascii="Arial" w:hAnsi="Arial" w:cs="Arial"/>
          <w:b w:val="0"/>
          <w:bCs/>
          <w:sz w:val="22"/>
          <w:szCs w:val="22"/>
        </w:rPr>
        <w:t xml:space="preserve"> (NIEA)</w:t>
      </w:r>
      <w:r w:rsidRPr="002C6814">
        <w:rPr>
          <w:rFonts w:ascii="Arial" w:hAnsi="Arial" w:cs="Arial"/>
          <w:b w:val="0"/>
          <w:bCs/>
          <w:spacing w:val="-4"/>
          <w:sz w:val="22"/>
          <w:szCs w:val="22"/>
        </w:rPr>
        <w:t>, and Scottish Environment Protection Agency</w:t>
      </w:r>
      <w:r w:rsidRPr="002C6814">
        <w:rPr>
          <w:rFonts w:ascii="Arial" w:hAnsi="Arial" w:cs="Arial"/>
          <w:b w:val="0"/>
          <w:bCs/>
          <w:sz w:val="22"/>
          <w:szCs w:val="22"/>
        </w:rPr>
        <w:t xml:space="preserve"> (SEPA) </w:t>
      </w:r>
      <w:r>
        <w:rPr>
          <w:rFonts w:ascii="Arial" w:hAnsi="Arial" w:cs="Arial"/>
          <w:b w:val="0"/>
          <w:bCs/>
          <w:sz w:val="22"/>
          <w:szCs w:val="22"/>
        </w:rPr>
        <w:t>(</w:t>
      </w:r>
      <w:r w:rsidRPr="002C6814">
        <w:rPr>
          <w:rFonts w:ascii="Arial" w:hAnsi="Arial" w:cs="Arial"/>
          <w:b w:val="0"/>
          <w:bCs/>
          <w:sz w:val="22"/>
          <w:szCs w:val="22"/>
        </w:rPr>
        <w:t>referred to in this document as the Regulators</w:t>
      </w:r>
      <w:r>
        <w:rPr>
          <w:rFonts w:ascii="Arial" w:hAnsi="Arial" w:cs="Arial"/>
          <w:b w:val="0"/>
          <w:bCs/>
          <w:sz w:val="22"/>
          <w:szCs w:val="22"/>
        </w:rPr>
        <w:t>)</w:t>
      </w:r>
      <w:r>
        <w:rPr>
          <w:rFonts w:ascii="Arial" w:hAnsi="Arial" w:cs="Arial"/>
          <w:b w:val="0"/>
          <w:bCs/>
          <w:spacing w:val="-4"/>
          <w:sz w:val="22"/>
          <w:szCs w:val="22"/>
        </w:rPr>
        <w:t xml:space="preserve">, </w:t>
      </w:r>
      <w:r w:rsidRPr="002C6814">
        <w:rPr>
          <w:rFonts w:ascii="Arial" w:hAnsi="Arial" w:cs="Arial"/>
          <w:b w:val="0"/>
          <w:bCs/>
          <w:sz w:val="22"/>
          <w:szCs w:val="22"/>
        </w:rPr>
        <w:t xml:space="preserve">relating to </w:t>
      </w:r>
      <w:r w:rsidRPr="002C6814">
        <w:rPr>
          <w:rFonts w:ascii="Arial" w:hAnsi="Arial" w:cs="Arial"/>
          <w:b w:val="0"/>
          <w:bCs/>
          <w:spacing w:val="-4"/>
          <w:sz w:val="22"/>
          <w:szCs w:val="22"/>
        </w:rPr>
        <w:t>the</w:t>
      </w:r>
      <w:bookmarkStart w:id="0" w:name="_Hlk136874511"/>
      <w:r w:rsidRPr="002C6814">
        <w:rPr>
          <w:rFonts w:ascii="Arial" w:hAnsi="Arial" w:cs="Arial"/>
          <w:b w:val="0"/>
          <w:bCs/>
          <w:sz w:val="22"/>
          <w:szCs w:val="22"/>
        </w:rPr>
        <w:t xml:space="preserve"> Producer Responsibility Obligations (Packaging and Packaging Waste) Regulations 202</w:t>
      </w:r>
      <w:bookmarkEnd w:id="0"/>
      <w:r w:rsidRPr="002C6814">
        <w:rPr>
          <w:rFonts w:ascii="Arial" w:hAnsi="Arial" w:cs="Arial"/>
          <w:b w:val="0"/>
          <w:bCs/>
          <w:sz w:val="22"/>
          <w:szCs w:val="22"/>
        </w:rPr>
        <w:t>4</w:t>
      </w:r>
      <w:r>
        <w:rPr>
          <w:rFonts w:ascii="Arial" w:hAnsi="Arial" w:cs="Arial"/>
          <w:b w:val="0"/>
          <w:bCs/>
          <w:sz w:val="22"/>
          <w:szCs w:val="22"/>
        </w:rPr>
        <w:t xml:space="preserve"> (the </w:t>
      </w:r>
      <w:r w:rsidR="008B6C3F">
        <w:rPr>
          <w:rFonts w:ascii="Arial" w:hAnsi="Arial" w:cs="Arial"/>
          <w:b w:val="0"/>
          <w:bCs/>
          <w:sz w:val="22"/>
          <w:szCs w:val="22"/>
        </w:rPr>
        <w:t>pEPR</w:t>
      </w:r>
      <w:r>
        <w:rPr>
          <w:rFonts w:ascii="Arial" w:hAnsi="Arial" w:cs="Arial"/>
          <w:b w:val="0"/>
          <w:bCs/>
          <w:sz w:val="22"/>
          <w:szCs w:val="22"/>
        </w:rPr>
        <w:t xml:space="preserve"> Regulations).</w:t>
      </w:r>
    </w:p>
    <w:p w14:paraId="12CB5CF7" w14:textId="77777777" w:rsidR="00DB1D06" w:rsidRDefault="00DB1D06" w:rsidP="00DB1D06">
      <w:pPr>
        <w:pStyle w:val="Title"/>
        <w:spacing w:line="276" w:lineRule="auto"/>
        <w:jc w:val="both"/>
        <w:rPr>
          <w:rFonts w:eastAsiaTheme="majorEastAsia"/>
        </w:rPr>
      </w:pPr>
    </w:p>
    <w:p w14:paraId="5633B1D9" w14:textId="77777777" w:rsidR="00B17023" w:rsidRDefault="00B17023" w:rsidP="00B17023">
      <w:pPr>
        <w:widowControl w:val="0"/>
        <w:autoSpaceDE w:val="0"/>
        <w:autoSpaceDN w:val="0"/>
        <w:adjustRightInd w:val="0"/>
        <w:spacing w:before="240" w:line="276" w:lineRule="auto"/>
        <w:jc w:val="both"/>
        <w:rPr>
          <w:rFonts w:ascii="Arial" w:hAnsi="Arial" w:cs="Arial"/>
          <w:spacing w:val="-4"/>
        </w:rPr>
      </w:pPr>
      <w:r w:rsidRPr="00256327">
        <w:rPr>
          <w:rFonts w:ascii="Arial" w:eastAsiaTheme="majorEastAsia" w:hAnsi="Arial" w:cstheme="majorBidi"/>
          <w:b/>
          <w:color w:val="008631"/>
          <w:sz w:val="32"/>
          <w:szCs w:val="32"/>
        </w:rPr>
        <w:t>Notes about this document</w:t>
      </w:r>
      <w:r w:rsidRPr="00256327">
        <w:rPr>
          <w:rFonts w:ascii="Arial" w:hAnsi="Arial" w:cs="Arial"/>
          <w:spacing w:val="-4"/>
        </w:rPr>
        <w:t xml:space="preserve"> </w:t>
      </w:r>
    </w:p>
    <w:p w14:paraId="21CF6982" w14:textId="0F6E066D" w:rsidR="00B17023" w:rsidRPr="00AC7215" w:rsidRDefault="00B17023" w:rsidP="006E67FE">
      <w:pPr>
        <w:spacing w:line="276" w:lineRule="auto"/>
        <w:jc w:val="both"/>
        <w:rPr>
          <w:rFonts w:ascii="Arial" w:hAnsi="Arial" w:cs="Arial"/>
          <w:color w:val="000000" w:themeColor="text1"/>
          <w:spacing w:val="-8"/>
        </w:rPr>
      </w:pPr>
      <w:r w:rsidRPr="00E205F4">
        <w:rPr>
          <w:rFonts w:ascii="Arial" w:hAnsi="Arial" w:cs="Arial"/>
          <w:color w:val="000000" w:themeColor="text1"/>
          <w:spacing w:val="-4"/>
        </w:rPr>
        <w:t xml:space="preserve">The principal aim of this document </w:t>
      </w:r>
      <w:r w:rsidRPr="00E205F4">
        <w:rPr>
          <w:rFonts w:ascii="Arial" w:hAnsi="Arial" w:cs="Arial"/>
          <w:color w:val="000000" w:themeColor="text1"/>
          <w:spacing w:val="-5"/>
        </w:rPr>
        <w:t xml:space="preserve">is to </w:t>
      </w:r>
      <w:r w:rsidR="00C922FB">
        <w:rPr>
          <w:rFonts w:ascii="Arial" w:hAnsi="Arial" w:cs="Arial"/>
          <w:color w:val="000000" w:themeColor="text1"/>
          <w:spacing w:val="-5"/>
        </w:rPr>
        <w:t>assist</w:t>
      </w:r>
      <w:r w:rsidRPr="00E205F4">
        <w:rPr>
          <w:rFonts w:ascii="Arial" w:hAnsi="Arial" w:cs="Arial"/>
          <w:color w:val="000000" w:themeColor="text1"/>
          <w:spacing w:val="-5"/>
        </w:rPr>
        <w:t xml:space="preserve"> those who are obligated by the </w:t>
      </w:r>
      <w:r w:rsidR="008B6C3F">
        <w:rPr>
          <w:rFonts w:ascii="Arial" w:hAnsi="Arial" w:cs="Arial"/>
          <w:color w:val="000000" w:themeColor="text1"/>
          <w:spacing w:val="-5"/>
        </w:rPr>
        <w:t>pEPR</w:t>
      </w:r>
      <w:r w:rsidRPr="002C6814">
        <w:rPr>
          <w:rFonts w:ascii="Arial" w:hAnsi="Arial" w:cs="Arial"/>
          <w:color w:val="000000" w:themeColor="text1"/>
          <w:spacing w:val="-5"/>
        </w:rPr>
        <w:t xml:space="preserve"> Regulations</w:t>
      </w:r>
      <w:r w:rsidRPr="00E205F4">
        <w:rPr>
          <w:rFonts w:ascii="Arial" w:hAnsi="Arial" w:cs="Arial"/>
          <w:color w:val="000000" w:themeColor="text1"/>
          <w:spacing w:val="-5"/>
        </w:rPr>
        <w:t xml:space="preserve">.  It describes the provisions of the </w:t>
      </w:r>
      <w:r w:rsidR="008B6C3F">
        <w:rPr>
          <w:rFonts w:ascii="Arial" w:hAnsi="Arial" w:cs="Arial"/>
          <w:color w:val="000000" w:themeColor="text1"/>
          <w:spacing w:val="-5"/>
        </w:rPr>
        <w:t>pEPR</w:t>
      </w:r>
      <w:r w:rsidRPr="002C6814">
        <w:rPr>
          <w:rFonts w:ascii="Arial" w:hAnsi="Arial" w:cs="Arial"/>
          <w:color w:val="000000" w:themeColor="text1"/>
          <w:spacing w:val="-5"/>
        </w:rPr>
        <w:t xml:space="preserve"> Regulations</w:t>
      </w:r>
      <w:r w:rsidRPr="00286F1D">
        <w:rPr>
          <w:rFonts w:ascii="Arial" w:hAnsi="Arial" w:cs="Arial"/>
          <w:color w:val="000000" w:themeColor="text1"/>
          <w:spacing w:val="-5"/>
        </w:rPr>
        <w:t xml:space="preserve"> and how they should be applied by producers and compliance schemes. </w:t>
      </w:r>
    </w:p>
    <w:p w14:paraId="4899045C" w14:textId="77777777" w:rsidR="00336474" w:rsidRPr="006E67FE" w:rsidRDefault="00336474" w:rsidP="00336474">
      <w:pPr>
        <w:pStyle w:val="ListParagraph"/>
        <w:numPr>
          <w:ilvl w:val="0"/>
          <w:numId w:val="44"/>
        </w:numPr>
        <w:rPr>
          <w:rFonts w:ascii="Arial" w:hAnsi="Arial" w:cs="Arial"/>
          <w:sz w:val="22"/>
          <w:szCs w:val="22"/>
        </w:rPr>
      </w:pPr>
      <w:r w:rsidRPr="006E67FE">
        <w:rPr>
          <w:rFonts w:ascii="Arial" w:hAnsi="Arial" w:cs="Arial"/>
          <w:sz w:val="22"/>
          <w:szCs w:val="22"/>
        </w:rPr>
        <w:t>This document is not a comprehensive explanation of the requirements of the pEPR Regulations and</w:t>
      </w:r>
      <w:r w:rsidRPr="006E67FE">
        <w:rPr>
          <w:rFonts w:ascii="Arial" w:hAnsi="Arial" w:cs="Arial"/>
          <w:bCs/>
          <w:sz w:val="22"/>
          <w:szCs w:val="22"/>
        </w:rPr>
        <w:t xml:space="preserve"> should not be used as a substitute for consulting the regulations and relevant guidance</w:t>
      </w:r>
      <w:r w:rsidRPr="006E67FE">
        <w:rPr>
          <w:rFonts w:ascii="Arial" w:hAnsi="Arial" w:cs="Arial"/>
          <w:sz w:val="22"/>
          <w:szCs w:val="22"/>
        </w:rPr>
        <w:t xml:space="preserve"> at GOV.UK</w:t>
      </w:r>
      <w:r w:rsidRPr="006E67FE">
        <w:rPr>
          <w:rFonts w:ascii="Arial" w:hAnsi="Arial" w:cs="Arial"/>
          <w:bCs/>
          <w:sz w:val="22"/>
          <w:szCs w:val="22"/>
        </w:rPr>
        <w:t xml:space="preserve">. </w:t>
      </w:r>
      <w:r w:rsidRPr="006E67FE">
        <w:rPr>
          <w:rFonts w:ascii="Arial" w:hAnsi="Arial" w:cs="Arial"/>
          <w:sz w:val="22"/>
          <w:szCs w:val="22"/>
        </w:rPr>
        <w:t>Users are encouraged to refer first to the pEPR Regulations and to guidance at GOV.UK to resolve any issues they may have.</w:t>
      </w:r>
      <w:r w:rsidRPr="006E67FE">
        <w:rPr>
          <w:rFonts w:ascii="Arial" w:hAnsi="Arial" w:cs="Arial"/>
          <w:bCs/>
          <w:sz w:val="22"/>
          <w:szCs w:val="22"/>
        </w:rPr>
        <w:t xml:space="preserve"> </w:t>
      </w:r>
    </w:p>
    <w:p w14:paraId="7C43D8DA" w14:textId="77777777" w:rsidR="00E27D12" w:rsidRPr="00E27D12" w:rsidRDefault="00E27D12" w:rsidP="00E27D12">
      <w:pPr>
        <w:pStyle w:val="ListParagraph"/>
        <w:widowControl w:val="0"/>
        <w:autoSpaceDE w:val="0"/>
        <w:autoSpaceDN w:val="0"/>
        <w:adjustRightInd w:val="0"/>
        <w:spacing w:before="240" w:line="276" w:lineRule="auto"/>
        <w:ind w:left="360"/>
        <w:jc w:val="both"/>
        <w:rPr>
          <w:rFonts w:ascii="Arial" w:hAnsi="Arial" w:cs="Arial"/>
          <w:spacing w:val="-8"/>
          <w:sz w:val="22"/>
          <w:szCs w:val="22"/>
        </w:rPr>
      </w:pPr>
    </w:p>
    <w:p w14:paraId="1295A361" w14:textId="520A441E" w:rsidR="00B17023" w:rsidRPr="00C650E3" w:rsidRDefault="00B17023" w:rsidP="003D252B">
      <w:pPr>
        <w:pStyle w:val="ListParagraph"/>
        <w:widowControl w:val="0"/>
        <w:numPr>
          <w:ilvl w:val="0"/>
          <w:numId w:val="44"/>
        </w:numPr>
        <w:autoSpaceDE w:val="0"/>
        <w:autoSpaceDN w:val="0"/>
        <w:adjustRightInd w:val="0"/>
        <w:spacing w:before="240" w:line="276" w:lineRule="auto"/>
        <w:jc w:val="both"/>
        <w:rPr>
          <w:rFonts w:ascii="Arial" w:hAnsi="Arial" w:cs="Arial"/>
          <w:spacing w:val="-4"/>
          <w:sz w:val="22"/>
          <w:szCs w:val="22"/>
        </w:rPr>
      </w:pPr>
      <w:r w:rsidRPr="00C650E3">
        <w:rPr>
          <w:rFonts w:ascii="Arial" w:eastAsiaTheme="majorEastAsia" w:hAnsi="Arial" w:cs="Arial"/>
          <w:sz w:val="22"/>
          <w:szCs w:val="22"/>
        </w:rPr>
        <w:t xml:space="preserve">This document </w:t>
      </w:r>
      <w:r w:rsidR="003126A1">
        <w:rPr>
          <w:rFonts w:ascii="Arial" w:eastAsiaTheme="majorEastAsia" w:hAnsi="Arial" w:cs="Arial"/>
          <w:sz w:val="22"/>
          <w:szCs w:val="22"/>
        </w:rPr>
        <w:t>applies</w:t>
      </w:r>
      <w:r w:rsidR="00B652BB">
        <w:rPr>
          <w:rFonts w:ascii="Arial" w:eastAsiaTheme="majorEastAsia" w:hAnsi="Arial" w:cs="Arial"/>
          <w:sz w:val="22"/>
          <w:szCs w:val="22"/>
        </w:rPr>
        <w:t xml:space="preserve"> to</w:t>
      </w:r>
      <w:r w:rsidR="003126A1">
        <w:rPr>
          <w:rFonts w:ascii="Arial" w:eastAsiaTheme="majorEastAsia" w:hAnsi="Arial" w:cs="Arial"/>
          <w:sz w:val="22"/>
          <w:szCs w:val="22"/>
        </w:rPr>
        <w:t xml:space="preserve"> </w:t>
      </w:r>
      <w:r w:rsidRPr="00C650E3">
        <w:rPr>
          <w:rFonts w:ascii="Arial" w:eastAsiaTheme="majorEastAsia" w:hAnsi="Arial" w:cs="Arial"/>
          <w:sz w:val="22"/>
          <w:szCs w:val="22"/>
        </w:rPr>
        <w:t>data reporting</w:t>
      </w:r>
      <w:r w:rsidR="00914FBC" w:rsidRPr="00C650E3">
        <w:rPr>
          <w:rFonts w:ascii="Arial" w:eastAsiaTheme="majorEastAsia" w:hAnsi="Arial" w:cs="Arial"/>
          <w:sz w:val="22"/>
          <w:szCs w:val="22"/>
        </w:rPr>
        <w:t xml:space="preserve"> </w:t>
      </w:r>
      <w:r w:rsidRPr="00C650E3">
        <w:rPr>
          <w:rFonts w:ascii="Arial" w:eastAsiaTheme="majorEastAsia" w:hAnsi="Arial" w:cs="Arial"/>
          <w:sz w:val="22"/>
          <w:szCs w:val="22"/>
        </w:rPr>
        <w:t xml:space="preserve">under the </w:t>
      </w:r>
      <w:r w:rsidR="008B6C3F" w:rsidRPr="00C650E3">
        <w:rPr>
          <w:rFonts w:ascii="Arial" w:eastAsiaTheme="majorEastAsia" w:hAnsi="Arial" w:cs="Arial"/>
          <w:sz w:val="22"/>
          <w:szCs w:val="22"/>
        </w:rPr>
        <w:t>pEPR</w:t>
      </w:r>
      <w:r w:rsidRPr="00C650E3">
        <w:rPr>
          <w:rFonts w:ascii="Arial" w:eastAsiaTheme="majorEastAsia" w:hAnsi="Arial" w:cs="Arial"/>
          <w:sz w:val="22"/>
          <w:szCs w:val="22"/>
        </w:rPr>
        <w:t xml:space="preserve"> Regulations</w:t>
      </w:r>
      <w:r w:rsidR="00B652BB" w:rsidRPr="00B652BB">
        <w:rPr>
          <w:rFonts w:ascii="Arial" w:eastAsiaTheme="majorEastAsia" w:hAnsi="Arial" w:cs="Arial"/>
          <w:sz w:val="22"/>
          <w:szCs w:val="22"/>
        </w:rPr>
        <w:t xml:space="preserve"> </w:t>
      </w:r>
      <w:r w:rsidR="00B652BB">
        <w:rPr>
          <w:rFonts w:ascii="Arial" w:eastAsiaTheme="majorEastAsia" w:hAnsi="Arial" w:cs="Arial"/>
          <w:sz w:val="22"/>
          <w:szCs w:val="22"/>
        </w:rPr>
        <w:t>for</w:t>
      </w:r>
      <w:r w:rsidR="00B652BB" w:rsidRPr="00C650E3">
        <w:rPr>
          <w:rFonts w:ascii="Arial" w:eastAsiaTheme="majorEastAsia" w:hAnsi="Arial" w:cs="Arial"/>
          <w:sz w:val="22"/>
          <w:szCs w:val="22"/>
        </w:rPr>
        <w:t xml:space="preserve"> 2025</w:t>
      </w:r>
      <w:r w:rsidR="00B652BB">
        <w:rPr>
          <w:rFonts w:ascii="Arial" w:eastAsiaTheme="majorEastAsia" w:hAnsi="Arial" w:cs="Arial"/>
          <w:sz w:val="22"/>
          <w:szCs w:val="22"/>
        </w:rPr>
        <w:t xml:space="preserve"> and onwards</w:t>
      </w:r>
      <w:r w:rsidRPr="00C650E3">
        <w:rPr>
          <w:rFonts w:ascii="Arial" w:eastAsiaTheme="majorEastAsia" w:hAnsi="Arial" w:cs="Arial"/>
          <w:sz w:val="22"/>
          <w:szCs w:val="22"/>
        </w:rPr>
        <w:t xml:space="preserve">. Users should refer to Version 5.1 for 2024 data reporting.  </w:t>
      </w:r>
    </w:p>
    <w:p w14:paraId="11A97537" w14:textId="77777777" w:rsidR="00B17023" w:rsidRPr="00C650E3" w:rsidRDefault="00B17023" w:rsidP="001C2815">
      <w:pPr>
        <w:pStyle w:val="ListParagraph"/>
        <w:ind w:left="0"/>
        <w:rPr>
          <w:rFonts w:ascii="Arial" w:hAnsi="Arial" w:cs="Arial"/>
          <w:sz w:val="22"/>
          <w:szCs w:val="22"/>
        </w:rPr>
      </w:pPr>
    </w:p>
    <w:p w14:paraId="2D028291" w14:textId="77777777" w:rsidR="00B17023" w:rsidRPr="00C650E3" w:rsidRDefault="00B17023" w:rsidP="003D252B">
      <w:pPr>
        <w:pStyle w:val="ListParagraph"/>
        <w:widowControl w:val="0"/>
        <w:numPr>
          <w:ilvl w:val="0"/>
          <w:numId w:val="44"/>
        </w:numPr>
        <w:autoSpaceDE w:val="0"/>
        <w:autoSpaceDN w:val="0"/>
        <w:adjustRightInd w:val="0"/>
        <w:spacing w:before="240" w:line="276" w:lineRule="auto"/>
        <w:jc w:val="both"/>
        <w:rPr>
          <w:rFonts w:ascii="Arial" w:hAnsi="Arial" w:cs="Arial"/>
          <w:spacing w:val="-4"/>
          <w:sz w:val="22"/>
          <w:szCs w:val="22"/>
        </w:rPr>
      </w:pPr>
      <w:r w:rsidRPr="00C650E3">
        <w:rPr>
          <w:rFonts w:ascii="Arial" w:hAnsi="Arial" w:cs="Arial"/>
          <w:sz w:val="22"/>
          <w:szCs w:val="22"/>
        </w:rPr>
        <w:t>T</w:t>
      </w:r>
      <w:r w:rsidRPr="00C650E3">
        <w:rPr>
          <w:rFonts w:ascii="Arial" w:hAnsi="Arial" w:cs="Arial"/>
          <w:spacing w:val="-4"/>
          <w:sz w:val="22"/>
          <w:szCs w:val="22"/>
        </w:rPr>
        <w:t>his document will</w:t>
      </w:r>
      <w:r w:rsidRPr="00C650E3">
        <w:rPr>
          <w:rFonts w:ascii="Arial" w:hAnsi="Arial" w:cs="Arial"/>
          <w:sz w:val="22"/>
          <w:szCs w:val="22"/>
        </w:rPr>
        <w:t xml:space="preserve"> be updated as necessary. The Regulators retain the right to update or withdraw it at any time.</w:t>
      </w:r>
      <w:r w:rsidRPr="00C650E3" w:rsidDel="002444C8">
        <w:rPr>
          <w:rFonts w:ascii="Arial" w:hAnsi="Arial" w:cs="Arial"/>
          <w:spacing w:val="-4"/>
          <w:sz w:val="22"/>
          <w:szCs w:val="22"/>
        </w:rPr>
        <w:t xml:space="preserve"> </w:t>
      </w:r>
    </w:p>
    <w:p w14:paraId="12330ED1" w14:textId="77777777" w:rsidR="00F92997" w:rsidRPr="00C650E3" w:rsidRDefault="00F92997" w:rsidP="001C2815">
      <w:pPr>
        <w:pStyle w:val="ListParagraph"/>
        <w:ind w:left="0"/>
        <w:rPr>
          <w:rFonts w:ascii="Arial" w:hAnsi="Arial" w:cs="Arial"/>
          <w:spacing w:val="-4"/>
          <w:sz w:val="22"/>
          <w:szCs w:val="22"/>
        </w:rPr>
      </w:pPr>
    </w:p>
    <w:p w14:paraId="346B69A8" w14:textId="0E7D7B2C" w:rsidR="00C6293F" w:rsidRPr="00C650E3" w:rsidRDefault="006C5421" w:rsidP="003D252B">
      <w:pPr>
        <w:pStyle w:val="ListParagraph"/>
        <w:widowControl w:val="0"/>
        <w:numPr>
          <w:ilvl w:val="0"/>
          <w:numId w:val="44"/>
        </w:numPr>
        <w:autoSpaceDE w:val="0"/>
        <w:autoSpaceDN w:val="0"/>
        <w:adjustRightInd w:val="0"/>
        <w:spacing w:before="240" w:line="276" w:lineRule="auto"/>
        <w:jc w:val="both"/>
        <w:rPr>
          <w:rFonts w:ascii="Arial" w:hAnsi="Arial" w:cs="Arial"/>
          <w:spacing w:val="-4"/>
          <w:sz w:val="22"/>
          <w:szCs w:val="22"/>
        </w:rPr>
      </w:pPr>
      <w:r w:rsidRPr="00C650E3">
        <w:rPr>
          <w:rFonts w:ascii="Arial" w:hAnsi="Arial" w:cs="Arial"/>
          <w:spacing w:val="-4"/>
          <w:sz w:val="22"/>
          <w:szCs w:val="22"/>
        </w:rPr>
        <w:t>This doc</w:t>
      </w:r>
      <w:r w:rsidR="00A60C7E" w:rsidRPr="00C650E3">
        <w:rPr>
          <w:rFonts w:ascii="Arial" w:hAnsi="Arial" w:cs="Arial"/>
          <w:spacing w:val="-4"/>
          <w:sz w:val="22"/>
          <w:szCs w:val="22"/>
        </w:rPr>
        <w:t>ument</w:t>
      </w:r>
      <w:r w:rsidRPr="00C650E3">
        <w:rPr>
          <w:rFonts w:ascii="Arial" w:hAnsi="Arial" w:cs="Arial"/>
          <w:spacing w:val="-4"/>
          <w:sz w:val="22"/>
          <w:szCs w:val="22"/>
        </w:rPr>
        <w:t xml:space="preserve"> does not </w:t>
      </w:r>
      <w:r w:rsidR="00CC6A04" w:rsidRPr="00C650E3">
        <w:rPr>
          <w:rFonts w:ascii="Arial" w:hAnsi="Arial" w:cs="Arial"/>
          <w:spacing w:val="-4"/>
          <w:sz w:val="22"/>
          <w:szCs w:val="22"/>
        </w:rPr>
        <w:t>consider the</w:t>
      </w:r>
      <w:r w:rsidR="004C77DA" w:rsidRPr="00C650E3">
        <w:rPr>
          <w:rFonts w:ascii="Arial" w:hAnsi="Arial" w:cs="Arial"/>
          <w:spacing w:val="-4"/>
          <w:sz w:val="22"/>
          <w:szCs w:val="22"/>
        </w:rPr>
        <w:t xml:space="preserve"> impact of any </w:t>
      </w:r>
      <w:r w:rsidR="00CC6A04" w:rsidRPr="00C650E3">
        <w:rPr>
          <w:rFonts w:ascii="Arial" w:hAnsi="Arial" w:cs="Arial"/>
          <w:spacing w:val="-4"/>
          <w:sz w:val="22"/>
          <w:szCs w:val="22"/>
        </w:rPr>
        <w:t>Regulatory Position</w:t>
      </w:r>
      <w:r w:rsidR="004C77DA" w:rsidRPr="00C650E3">
        <w:rPr>
          <w:rFonts w:ascii="Arial" w:hAnsi="Arial" w:cs="Arial"/>
          <w:spacing w:val="-4"/>
          <w:sz w:val="22"/>
          <w:szCs w:val="22"/>
        </w:rPr>
        <w:t xml:space="preserve"> </w:t>
      </w:r>
      <w:r w:rsidR="00CC6A04" w:rsidRPr="00C650E3">
        <w:rPr>
          <w:rFonts w:ascii="Arial" w:hAnsi="Arial" w:cs="Arial"/>
          <w:spacing w:val="-4"/>
          <w:sz w:val="22"/>
          <w:szCs w:val="22"/>
        </w:rPr>
        <w:t>S</w:t>
      </w:r>
      <w:r w:rsidR="004C77DA" w:rsidRPr="00C650E3">
        <w:rPr>
          <w:rFonts w:ascii="Arial" w:hAnsi="Arial" w:cs="Arial"/>
          <w:spacing w:val="-4"/>
          <w:sz w:val="22"/>
          <w:szCs w:val="22"/>
        </w:rPr>
        <w:t>tatements</w:t>
      </w:r>
      <w:r w:rsidR="00894486" w:rsidRPr="00C650E3">
        <w:rPr>
          <w:rFonts w:ascii="Arial" w:hAnsi="Arial" w:cs="Arial"/>
          <w:spacing w:val="-4"/>
          <w:sz w:val="22"/>
          <w:szCs w:val="22"/>
        </w:rPr>
        <w:t xml:space="preserve"> </w:t>
      </w:r>
      <w:r w:rsidR="00E82ED4" w:rsidRPr="00C650E3">
        <w:rPr>
          <w:rFonts w:ascii="Arial" w:hAnsi="Arial" w:cs="Arial"/>
          <w:spacing w:val="-4"/>
          <w:sz w:val="22"/>
          <w:szCs w:val="22"/>
        </w:rPr>
        <w:t xml:space="preserve">(RPS) </w:t>
      </w:r>
      <w:r w:rsidR="007F3ABB" w:rsidRPr="00C650E3">
        <w:rPr>
          <w:rFonts w:ascii="Arial" w:hAnsi="Arial" w:cs="Arial"/>
          <w:spacing w:val="-4"/>
          <w:sz w:val="22"/>
          <w:szCs w:val="22"/>
        </w:rPr>
        <w:t>(</w:t>
      </w:r>
      <w:r w:rsidR="00E82ED4" w:rsidRPr="00C650E3">
        <w:rPr>
          <w:rFonts w:ascii="Arial" w:hAnsi="Arial" w:cs="Arial"/>
          <w:spacing w:val="-4"/>
          <w:sz w:val="22"/>
          <w:szCs w:val="22"/>
        </w:rPr>
        <w:t>or Regulatory Decisions (RD) in Wales</w:t>
      </w:r>
      <w:r w:rsidR="007F3ABB" w:rsidRPr="00C650E3">
        <w:rPr>
          <w:rFonts w:ascii="Arial" w:hAnsi="Arial" w:cs="Arial"/>
          <w:spacing w:val="-4"/>
          <w:sz w:val="22"/>
          <w:szCs w:val="22"/>
        </w:rPr>
        <w:t>)</w:t>
      </w:r>
      <w:r w:rsidR="006635D1" w:rsidRPr="00C650E3">
        <w:rPr>
          <w:rFonts w:ascii="Arial" w:hAnsi="Arial" w:cs="Arial"/>
          <w:spacing w:val="-4"/>
          <w:sz w:val="22"/>
          <w:szCs w:val="22"/>
        </w:rPr>
        <w:t xml:space="preserve"> that are in place</w:t>
      </w:r>
      <w:r w:rsidR="00E82ED4" w:rsidRPr="00C650E3">
        <w:rPr>
          <w:rFonts w:ascii="Arial" w:hAnsi="Arial" w:cs="Arial"/>
          <w:spacing w:val="-4"/>
          <w:sz w:val="22"/>
          <w:szCs w:val="22"/>
        </w:rPr>
        <w:t>.  RPS</w:t>
      </w:r>
      <w:r w:rsidR="0001109C" w:rsidRPr="00C650E3">
        <w:rPr>
          <w:rFonts w:ascii="Arial" w:hAnsi="Arial" w:cs="Arial"/>
          <w:spacing w:val="-4"/>
          <w:sz w:val="22"/>
          <w:szCs w:val="22"/>
        </w:rPr>
        <w:t>/RDs are in place in each nation</w:t>
      </w:r>
      <w:r w:rsidR="00BC5B37">
        <w:rPr>
          <w:rFonts w:ascii="Arial" w:hAnsi="Arial" w:cs="Arial"/>
          <w:spacing w:val="-4"/>
          <w:sz w:val="22"/>
          <w:szCs w:val="22"/>
        </w:rPr>
        <w:t>,</w:t>
      </w:r>
      <w:r w:rsidR="00C6293F" w:rsidRPr="00C650E3">
        <w:rPr>
          <w:rFonts w:ascii="Arial" w:hAnsi="Arial" w:cs="Arial"/>
          <w:spacing w:val="-4"/>
          <w:sz w:val="22"/>
          <w:szCs w:val="22"/>
        </w:rPr>
        <w:t xml:space="preserve"> and more information can be obtained directly from each Regulator.</w:t>
      </w:r>
      <w:r w:rsidR="008B52C3" w:rsidRPr="00C650E3">
        <w:rPr>
          <w:rFonts w:ascii="Arial" w:hAnsi="Arial" w:cs="Arial"/>
          <w:spacing w:val="-4"/>
          <w:sz w:val="22"/>
          <w:szCs w:val="22"/>
        </w:rPr>
        <w:t xml:space="preserve"> Please see ‘Links to guidance’ below for more information</w:t>
      </w:r>
      <w:r w:rsidR="007B0AA9" w:rsidRPr="00C650E3">
        <w:rPr>
          <w:rFonts w:ascii="Arial" w:hAnsi="Arial" w:cs="Arial"/>
          <w:spacing w:val="-4"/>
          <w:sz w:val="22"/>
          <w:szCs w:val="22"/>
        </w:rPr>
        <w:t>.</w:t>
      </w:r>
    </w:p>
    <w:p w14:paraId="621BD057" w14:textId="4AD7ADEC" w:rsidR="006635D1" w:rsidRPr="00C650E3" w:rsidRDefault="006635D1" w:rsidP="001C2815">
      <w:pPr>
        <w:pStyle w:val="ListParagraph"/>
        <w:widowControl w:val="0"/>
        <w:autoSpaceDE w:val="0"/>
        <w:autoSpaceDN w:val="0"/>
        <w:adjustRightInd w:val="0"/>
        <w:spacing w:before="240" w:line="276" w:lineRule="auto"/>
        <w:ind w:left="0"/>
        <w:jc w:val="both"/>
        <w:rPr>
          <w:rFonts w:ascii="Arial" w:hAnsi="Arial" w:cs="Arial"/>
          <w:spacing w:val="-4"/>
          <w:sz w:val="22"/>
          <w:szCs w:val="22"/>
        </w:rPr>
      </w:pPr>
    </w:p>
    <w:p w14:paraId="46AEBA3B" w14:textId="77777777" w:rsidR="00B17023" w:rsidRDefault="00B17023" w:rsidP="003D252B">
      <w:pPr>
        <w:pStyle w:val="ListParagraph"/>
        <w:widowControl w:val="0"/>
        <w:numPr>
          <w:ilvl w:val="0"/>
          <w:numId w:val="44"/>
        </w:numPr>
        <w:spacing w:before="240" w:line="276" w:lineRule="auto"/>
        <w:jc w:val="both"/>
        <w:rPr>
          <w:rFonts w:ascii="Arial" w:eastAsiaTheme="majorEastAsia" w:hAnsi="Arial" w:cs="Arial"/>
          <w:sz w:val="22"/>
          <w:szCs w:val="22"/>
        </w:rPr>
      </w:pPr>
      <w:r w:rsidRPr="00C650E3">
        <w:rPr>
          <w:rFonts w:ascii="Arial" w:eastAsiaTheme="majorEastAsia" w:hAnsi="Arial" w:cs="Arial"/>
          <w:sz w:val="22"/>
          <w:szCs w:val="22"/>
        </w:rPr>
        <w:t xml:space="preserve">This document has no relevance to the Producer Responsibility Obligations (Packaging Waste) Regulations 2007 or the Producer Responsibility Obligations (Packaging Waste) Regulations (Northern Ireland) 2007 (the 2007 Regulations), that remain in force. </w:t>
      </w:r>
    </w:p>
    <w:p w14:paraId="28C440B6" w14:textId="77777777" w:rsidR="001A46ED" w:rsidRPr="008A3AE7" w:rsidRDefault="001A46ED" w:rsidP="00796222">
      <w:pPr>
        <w:pStyle w:val="size-22"/>
        <w:shd w:val="clear" w:color="auto" w:fill="FFFFFF"/>
        <w:spacing w:before="0" w:beforeAutospacing="0" w:after="0" w:afterAutospacing="0" w:line="390" w:lineRule="atLeast"/>
        <w:rPr>
          <w:rFonts w:ascii="Arial" w:eastAsiaTheme="majorEastAsia" w:hAnsi="Arial" w:cstheme="majorBidi"/>
          <w:b/>
          <w:color w:val="008631"/>
          <w:sz w:val="22"/>
          <w:szCs w:val="22"/>
        </w:rPr>
      </w:pPr>
    </w:p>
    <w:p w14:paraId="574F2CF0" w14:textId="77777777" w:rsidR="00C86D6A" w:rsidRDefault="00C86D6A" w:rsidP="00796222">
      <w:pPr>
        <w:pStyle w:val="size-22"/>
        <w:shd w:val="clear" w:color="auto" w:fill="FFFFFF"/>
        <w:spacing w:before="0" w:beforeAutospacing="0" w:after="0" w:afterAutospacing="0" w:line="390" w:lineRule="atLeast"/>
        <w:rPr>
          <w:rFonts w:ascii="Arial" w:eastAsiaTheme="majorEastAsia" w:hAnsi="Arial" w:cstheme="majorBidi"/>
          <w:b/>
          <w:color w:val="008631"/>
          <w:sz w:val="32"/>
          <w:szCs w:val="32"/>
        </w:rPr>
      </w:pPr>
    </w:p>
    <w:p w14:paraId="21400CF9" w14:textId="1EE90913" w:rsidR="00796222" w:rsidRPr="00545295" w:rsidRDefault="009A0EC7" w:rsidP="00D82B98">
      <w:pPr>
        <w:rPr>
          <w:rFonts w:ascii="Arial" w:hAnsi="Arial" w:cs="Arial"/>
          <w:color w:val="363F48"/>
        </w:rPr>
      </w:pPr>
      <w:bookmarkStart w:id="1" w:name="LinkstoGuidance"/>
      <w:r w:rsidRPr="001D7D9B">
        <w:rPr>
          <w:rFonts w:ascii="Arial" w:eastAsiaTheme="majorEastAsia" w:hAnsi="Arial" w:cstheme="majorBidi"/>
          <w:b/>
          <w:color w:val="008631"/>
          <w:sz w:val="32"/>
          <w:szCs w:val="32"/>
        </w:rPr>
        <w:t>Links to guidance</w:t>
      </w:r>
      <w:r w:rsidR="00796222">
        <w:rPr>
          <w:rFonts w:ascii="Arial" w:eastAsiaTheme="majorEastAsia" w:hAnsi="Arial" w:cstheme="majorBidi"/>
          <w:b/>
          <w:color w:val="008631"/>
          <w:sz w:val="32"/>
          <w:szCs w:val="32"/>
        </w:rPr>
        <w:t xml:space="preserve"> </w:t>
      </w:r>
    </w:p>
    <w:bookmarkEnd w:id="1"/>
    <w:p w14:paraId="633F1103" w14:textId="0D7A924B" w:rsidR="007C303C" w:rsidRDefault="005C4055" w:rsidP="00153E3F">
      <w:pPr>
        <w:pStyle w:val="ListParagraph"/>
        <w:numPr>
          <w:ilvl w:val="0"/>
          <w:numId w:val="191"/>
        </w:numPr>
        <w:rPr>
          <w:rFonts w:ascii="Arial" w:hAnsi="Arial" w:cs="Arial"/>
          <w:sz w:val="22"/>
          <w:szCs w:val="22"/>
        </w:rPr>
      </w:pPr>
      <w:r w:rsidRPr="00545295">
        <w:rPr>
          <w:rFonts w:ascii="Arial" w:hAnsi="Arial" w:cs="Arial"/>
          <w:sz w:val="22"/>
          <w:szCs w:val="22"/>
        </w:rPr>
        <w:fldChar w:fldCharType="begin"/>
      </w:r>
      <w:r w:rsidRPr="00545295">
        <w:rPr>
          <w:rFonts w:ascii="Arial" w:hAnsi="Arial" w:cs="Arial"/>
          <w:sz w:val="22"/>
          <w:szCs w:val="22"/>
        </w:rPr>
        <w:instrText>HYPERLINK "https://www.gov.uk/government/collections/extended-producer-responsibility-for-packaging-report-packaging-data" \h</w:instrText>
      </w:r>
      <w:r w:rsidRPr="00545295">
        <w:rPr>
          <w:rFonts w:ascii="Arial" w:hAnsi="Arial" w:cs="Arial"/>
          <w:sz w:val="22"/>
          <w:szCs w:val="22"/>
        </w:rPr>
      </w:r>
      <w:r w:rsidRPr="00545295">
        <w:rPr>
          <w:rFonts w:ascii="Arial" w:hAnsi="Arial" w:cs="Arial"/>
          <w:sz w:val="22"/>
          <w:szCs w:val="22"/>
        </w:rPr>
        <w:fldChar w:fldCharType="separate"/>
      </w:r>
      <w:r w:rsidRPr="00545295">
        <w:rPr>
          <w:rStyle w:val="Hyperlink"/>
          <w:rFonts w:ascii="Arial" w:hAnsi="Arial" w:cs="Arial"/>
          <w:sz w:val="22"/>
          <w:szCs w:val="22"/>
        </w:rPr>
        <w:t>Extended producer responsibility for packaging: Guidance collection</w:t>
      </w:r>
      <w:r w:rsidRPr="00545295">
        <w:rPr>
          <w:rFonts w:ascii="Arial" w:hAnsi="Arial" w:cs="Arial"/>
          <w:sz w:val="22"/>
          <w:szCs w:val="22"/>
        </w:rPr>
        <w:fldChar w:fldCharType="end"/>
      </w:r>
    </w:p>
    <w:p w14:paraId="655E92A4" w14:textId="77777777" w:rsidR="00545295" w:rsidRPr="00545295" w:rsidRDefault="00545295" w:rsidP="00545295">
      <w:pPr>
        <w:pStyle w:val="ListParagraph"/>
        <w:ind w:left="360"/>
        <w:rPr>
          <w:rFonts w:ascii="Arial" w:hAnsi="Arial" w:cs="Arial"/>
          <w:sz w:val="22"/>
          <w:szCs w:val="22"/>
        </w:rPr>
      </w:pPr>
    </w:p>
    <w:p w14:paraId="1DBFBF1E" w14:textId="6F9B852D" w:rsidR="004B0A94" w:rsidRDefault="007D561A" w:rsidP="00545295">
      <w:pPr>
        <w:pStyle w:val="ListParagraph"/>
        <w:numPr>
          <w:ilvl w:val="0"/>
          <w:numId w:val="191"/>
        </w:numPr>
        <w:rPr>
          <w:rFonts w:ascii="Arial" w:hAnsi="Arial" w:cs="Arial"/>
          <w:sz w:val="22"/>
          <w:szCs w:val="22"/>
        </w:rPr>
      </w:pPr>
      <w:r w:rsidRPr="00545295">
        <w:rPr>
          <w:rFonts w:ascii="Arial" w:hAnsi="Arial" w:cs="Arial"/>
          <w:sz w:val="22"/>
          <w:szCs w:val="22"/>
        </w:rPr>
        <w:t xml:space="preserve">Information about </w:t>
      </w:r>
      <w:r w:rsidR="00B36493" w:rsidRPr="00545295">
        <w:rPr>
          <w:rFonts w:ascii="Arial" w:hAnsi="Arial" w:cs="Arial"/>
          <w:spacing w:val="-4"/>
          <w:sz w:val="22"/>
          <w:szCs w:val="22"/>
        </w:rPr>
        <w:t xml:space="preserve">RPS/RDs </w:t>
      </w:r>
      <w:r w:rsidR="00693F45" w:rsidRPr="00545295">
        <w:rPr>
          <w:rFonts w:ascii="Arial" w:hAnsi="Arial" w:cs="Arial"/>
          <w:sz w:val="22"/>
          <w:szCs w:val="22"/>
        </w:rPr>
        <w:t>on</w:t>
      </w:r>
      <w:r w:rsidRPr="00545295">
        <w:rPr>
          <w:rFonts w:ascii="Arial" w:hAnsi="Arial" w:cs="Arial"/>
          <w:sz w:val="22"/>
          <w:szCs w:val="22"/>
        </w:rPr>
        <w:t xml:space="preserve"> </w:t>
      </w:r>
      <w:r w:rsidR="00693F45" w:rsidRPr="00545295">
        <w:rPr>
          <w:rFonts w:ascii="Arial" w:hAnsi="Arial" w:cs="Arial"/>
          <w:sz w:val="22"/>
          <w:szCs w:val="22"/>
        </w:rPr>
        <w:t>p</w:t>
      </w:r>
      <w:r w:rsidRPr="00545295">
        <w:rPr>
          <w:rFonts w:ascii="Arial" w:hAnsi="Arial" w:cs="Arial"/>
          <w:sz w:val="22"/>
          <w:szCs w:val="22"/>
        </w:rPr>
        <w:t>roducer data requirements (RPS 330)</w:t>
      </w:r>
      <w:r w:rsidR="00693F45" w:rsidRPr="00545295">
        <w:rPr>
          <w:rFonts w:ascii="Arial" w:hAnsi="Arial" w:cs="Arial"/>
          <w:sz w:val="22"/>
          <w:szCs w:val="22"/>
        </w:rPr>
        <w:t xml:space="preserve">, </w:t>
      </w:r>
      <w:r w:rsidRPr="00545295">
        <w:rPr>
          <w:rFonts w:ascii="Arial" w:hAnsi="Arial" w:cs="Arial"/>
          <w:sz w:val="22"/>
          <w:szCs w:val="22"/>
        </w:rPr>
        <w:t xml:space="preserve"> </w:t>
      </w:r>
      <w:r w:rsidR="00693F45" w:rsidRPr="00545295">
        <w:rPr>
          <w:rFonts w:ascii="Arial" w:hAnsi="Arial" w:cs="Arial"/>
          <w:sz w:val="22"/>
          <w:szCs w:val="22"/>
        </w:rPr>
        <w:t>f</w:t>
      </w:r>
      <w:r w:rsidRPr="00545295">
        <w:rPr>
          <w:rFonts w:ascii="Arial" w:hAnsi="Arial" w:cs="Arial"/>
          <w:sz w:val="22"/>
          <w:szCs w:val="22"/>
        </w:rPr>
        <w:t>ibre-based composite</w:t>
      </w:r>
      <w:r w:rsidR="00693F45" w:rsidRPr="00545295">
        <w:rPr>
          <w:rFonts w:ascii="Arial" w:hAnsi="Arial" w:cs="Arial"/>
          <w:sz w:val="22"/>
          <w:szCs w:val="22"/>
        </w:rPr>
        <w:t>s</w:t>
      </w:r>
      <w:r w:rsidRPr="00545295">
        <w:rPr>
          <w:rFonts w:ascii="Arial" w:hAnsi="Arial" w:cs="Arial"/>
          <w:sz w:val="22"/>
          <w:szCs w:val="22"/>
        </w:rPr>
        <w:t xml:space="preserve"> (RPS 351)</w:t>
      </w:r>
      <w:r w:rsidR="00693F45" w:rsidRPr="00545295">
        <w:rPr>
          <w:rFonts w:ascii="Arial" w:hAnsi="Arial" w:cs="Arial"/>
          <w:sz w:val="22"/>
          <w:szCs w:val="22"/>
        </w:rPr>
        <w:t xml:space="preserve">, </w:t>
      </w:r>
      <w:r w:rsidRPr="00545295">
        <w:rPr>
          <w:rFonts w:ascii="Arial" w:hAnsi="Arial" w:cs="Arial"/>
          <w:sz w:val="22"/>
          <w:szCs w:val="22"/>
        </w:rPr>
        <w:t xml:space="preserve">and </w:t>
      </w:r>
      <w:r w:rsidR="00382C14" w:rsidRPr="00545295">
        <w:rPr>
          <w:rFonts w:ascii="Arial" w:hAnsi="Arial" w:cs="Arial"/>
          <w:sz w:val="22"/>
          <w:szCs w:val="22"/>
        </w:rPr>
        <w:t>r</w:t>
      </w:r>
      <w:r w:rsidRPr="00545295">
        <w:rPr>
          <w:rFonts w:ascii="Arial" w:hAnsi="Arial" w:cs="Arial"/>
          <w:sz w:val="22"/>
          <w:szCs w:val="22"/>
        </w:rPr>
        <w:t>ecyclability assessment obligations (RPS 350</w:t>
      </w:r>
      <w:r w:rsidR="00E321C6" w:rsidRPr="00545295">
        <w:rPr>
          <w:rFonts w:ascii="Arial" w:hAnsi="Arial" w:cs="Arial"/>
          <w:sz w:val="22"/>
          <w:szCs w:val="22"/>
        </w:rPr>
        <w:t>)</w:t>
      </w:r>
      <w:r w:rsidR="004D57B2" w:rsidRPr="00545295">
        <w:rPr>
          <w:rFonts w:ascii="Arial" w:hAnsi="Arial" w:cs="Arial"/>
          <w:sz w:val="22"/>
          <w:szCs w:val="22"/>
        </w:rPr>
        <w:t xml:space="preserve">, </w:t>
      </w:r>
      <w:r w:rsidR="001C550F" w:rsidRPr="00545295">
        <w:rPr>
          <w:rFonts w:ascii="Arial" w:hAnsi="Arial" w:cs="Arial"/>
          <w:sz w:val="22"/>
          <w:szCs w:val="22"/>
        </w:rPr>
        <w:t>can be obtained from each regulator</w:t>
      </w:r>
      <w:r w:rsidR="00026813" w:rsidRPr="00545295">
        <w:rPr>
          <w:rFonts w:ascii="Arial" w:hAnsi="Arial" w:cs="Arial"/>
          <w:sz w:val="22"/>
          <w:szCs w:val="22"/>
        </w:rPr>
        <w:t xml:space="preserve"> at</w:t>
      </w:r>
      <w:r w:rsidR="00A57A83" w:rsidRPr="00545295">
        <w:rPr>
          <w:rFonts w:ascii="Arial" w:hAnsi="Arial" w:cs="Arial"/>
          <w:sz w:val="22"/>
          <w:szCs w:val="22"/>
        </w:rPr>
        <w:t>:</w:t>
      </w:r>
    </w:p>
    <w:p w14:paraId="6AFA3535" w14:textId="77777777" w:rsidR="00545295" w:rsidRPr="00545295" w:rsidRDefault="00545295" w:rsidP="00545295">
      <w:pPr>
        <w:rPr>
          <w:rFonts w:ascii="Arial" w:hAnsi="Arial" w:cs="Arial"/>
        </w:rPr>
      </w:pPr>
    </w:p>
    <w:p w14:paraId="789D104E" w14:textId="7561B9E8" w:rsidR="009D039E" w:rsidRPr="00545295" w:rsidRDefault="00034919" w:rsidP="00545295">
      <w:pPr>
        <w:pStyle w:val="ListParagraph"/>
        <w:numPr>
          <w:ilvl w:val="0"/>
          <w:numId w:val="192"/>
        </w:numPr>
        <w:rPr>
          <w:rFonts w:ascii="Arial" w:hAnsi="Arial" w:cs="Arial"/>
          <w:color w:val="000000" w:themeColor="text1"/>
          <w:spacing w:val="-4"/>
          <w:sz w:val="22"/>
          <w:szCs w:val="22"/>
        </w:rPr>
      </w:pPr>
      <w:r w:rsidRPr="00545295">
        <w:rPr>
          <w:rFonts w:ascii="Arial" w:hAnsi="Arial" w:cs="Arial"/>
          <w:spacing w:val="-4"/>
          <w:sz w:val="22"/>
          <w:szCs w:val="22"/>
        </w:rPr>
        <w:t xml:space="preserve">England: </w:t>
      </w:r>
      <w:r w:rsidR="00A57A83" w:rsidRPr="00545295">
        <w:rPr>
          <w:rFonts w:ascii="Arial" w:hAnsi="Arial" w:cs="Arial"/>
          <w:sz w:val="22"/>
          <w:szCs w:val="22"/>
        </w:rPr>
        <w:t xml:space="preserve"> </w:t>
      </w:r>
      <w:hyperlink r:id="rId16" w:anchor="extended-producer-responsibility-for-packaging:~:text=Guidance-,Extended%20Producer%20Responsibility%20for%20Packaging,-Extended%20Producer%20Responsibility" w:history="1">
        <w:r w:rsidR="00500E2C" w:rsidRPr="00545295">
          <w:rPr>
            <w:rStyle w:val="Hyperlink"/>
            <w:rFonts w:ascii="Arial" w:hAnsi="Arial" w:cs="Arial"/>
            <w:spacing w:val="-4"/>
            <w:sz w:val="22"/>
            <w:szCs w:val="22"/>
          </w:rPr>
          <w:t>Extended Producer Responsibility for Packaging (pEPR): Regulatory  position statements</w:t>
        </w:r>
      </w:hyperlink>
      <w:r w:rsidR="001F4F1F" w:rsidRPr="00545295">
        <w:rPr>
          <w:rFonts w:ascii="Arial" w:hAnsi="Arial" w:cs="Arial"/>
          <w:spacing w:val="-4"/>
          <w:sz w:val="22"/>
          <w:szCs w:val="22"/>
        </w:rPr>
        <w:t xml:space="preserve"> </w:t>
      </w:r>
    </w:p>
    <w:p w14:paraId="5F3DE0DD" w14:textId="77777777" w:rsidR="00815287" w:rsidRPr="00545295" w:rsidRDefault="00815287" w:rsidP="00545295">
      <w:pPr>
        <w:pStyle w:val="ListParagraph"/>
        <w:rPr>
          <w:rFonts w:ascii="Arial" w:hAnsi="Arial" w:cs="Arial"/>
          <w:color w:val="000000" w:themeColor="text1"/>
          <w:spacing w:val="-4"/>
          <w:sz w:val="22"/>
          <w:szCs w:val="22"/>
        </w:rPr>
      </w:pPr>
    </w:p>
    <w:p w14:paraId="515D2971" w14:textId="40C121DF" w:rsidR="003543D6" w:rsidRPr="006413F4" w:rsidRDefault="002C56E5" w:rsidP="00545295">
      <w:pPr>
        <w:pStyle w:val="ListParagraph"/>
        <w:numPr>
          <w:ilvl w:val="0"/>
          <w:numId w:val="192"/>
        </w:numPr>
        <w:rPr>
          <w:rFonts w:ascii="Arial" w:hAnsi="Arial" w:cs="Arial"/>
          <w:color w:val="000000" w:themeColor="text1"/>
          <w:spacing w:val="-4"/>
          <w:sz w:val="22"/>
          <w:szCs w:val="22"/>
        </w:rPr>
      </w:pPr>
      <w:r w:rsidRPr="006413F4">
        <w:rPr>
          <w:rFonts w:ascii="Arial" w:hAnsi="Arial" w:cs="Arial"/>
          <w:spacing w:val="-4"/>
          <w:sz w:val="22"/>
          <w:szCs w:val="22"/>
        </w:rPr>
        <w:t xml:space="preserve">Northern Ireland: </w:t>
      </w:r>
      <w:hyperlink r:id="rId17" w:anchor=":~:text=other%20combustible%20materials-,Others,-Utilising%20additional%20quality" w:history="1">
        <w:r w:rsidR="00815287" w:rsidRPr="006413F4">
          <w:rPr>
            <w:rStyle w:val="Hyperlink"/>
            <w:rFonts w:ascii="Arial" w:hAnsi="Arial" w:cs="Arial"/>
            <w:spacing w:val="-4"/>
            <w:sz w:val="22"/>
            <w:szCs w:val="22"/>
          </w:rPr>
          <w:t>R</w:t>
        </w:r>
        <w:r w:rsidR="0099001A" w:rsidRPr="006413F4">
          <w:rPr>
            <w:rStyle w:val="Hyperlink"/>
            <w:rFonts w:ascii="Arial" w:hAnsi="Arial" w:cs="Arial"/>
            <w:spacing w:val="-4"/>
            <w:sz w:val="22"/>
            <w:szCs w:val="22"/>
          </w:rPr>
          <w:t>egulatory position statement</w:t>
        </w:r>
        <w:r w:rsidR="00815287" w:rsidRPr="006413F4">
          <w:rPr>
            <w:rStyle w:val="Hyperlink"/>
            <w:rFonts w:ascii="Arial" w:hAnsi="Arial" w:cs="Arial"/>
            <w:spacing w:val="-4"/>
            <w:sz w:val="22"/>
            <w:szCs w:val="22"/>
          </w:rPr>
          <w:t>s</w:t>
        </w:r>
        <w:r w:rsidR="0099001A" w:rsidRPr="006413F4">
          <w:rPr>
            <w:rStyle w:val="Hyperlink"/>
            <w:rFonts w:ascii="Arial" w:hAnsi="Arial" w:cs="Arial"/>
            <w:spacing w:val="-4"/>
            <w:sz w:val="22"/>
            <w:szCs w:val="22"/>
          </w:rPr>
          <w:t xml:space="preserve"> | Department of Agriculture, Environment and Rural Affairs</w:t>
        </w:r>
        <w:r w:rsidRPr="006413F4">
          <w:rPr>
            <w:rStyle w:val="Hyperlink"/>
            <w:rFonts w:ascii="Arial" w:hAnsi="Arial" w:cs="Arial"/>
            <w:spacing w:val="-4"/>
            <w:sz w:val="22"/>
            <w:szCs w:val="22"/>
          </w:rPr>
          <w:t>.</w:t>
        </w:r>
      </w:hyperlink>
    </w:p>
    <w:p w14:paraId="0470066A" w14:textId="77777777" w:rsidR="00E34CFD" w:rsidRPr="006413F4" w:rsidRDefault="00E34CFD" w:rsidP="00545295">
      <w:pPr>
        <w:pStyle w:val="ListParagraph"/>
        <w:rPr>
          <w:rFonts w:ascii="Arial" w:hAnsi="Arial" w:cs="Arial"/>
          <w:color w:val="000000" w:themeColor="text1"/>
          <w:spacing w:val="-4"/>
          <w:sz w:val="22"/>
          <w:szCs w:val="22"/>
        </w:rPr>
      </w:pPr>
    </w:p>
    <w:p w14:paraId="68C0D89E" w14:textId="4EAE9553" w:rsidR="009D039E" w:rsidRPr="006413F4" w:rsidRDefault="002C56E5" w:rsidP="00545295">
      <w:pPr>
        <w:pStyle w:val="ListParagraph"/>
        <w:numPr>
          <w:ilvl w:val="0"/>
          <w:numId w:val="192"/>
        </w:numPr>
        <w:rPr>
          <w:rFonts w:ascii="Arial" w:hAnsi="Arial" w:cs="Arial"/>
          <w:color w:val="000000" w:themeColor="text1"/>
          <w:sz w:val="22"/>
          <w:szCs w:val="22"/>
        </w:rPr>
      </w:pPr>
      <w:r w:rsidRPr="006413F4">
        <w:rPr>
          <w:rFonts w:ascii="Arial" w:hAnsi="Arial" w:cs="Arial"/>
          <w:sz w:val="22"/>
          <w:szCs w:val="22"/>
        </w:rPr>
        <w:t xml:space="preserve">Wales: </w:t>
      </w:r>
      <w:hyperlink r:id="rId18" w:history="1">
        <w:r w:rsidR="004A60A2" w:rsidRPr="004A60A2">
          <w:rPr>
            <w:rStyle w:val="Hyperlink"/>
            <w:rFonts w:ascii="Arial" w:hAnsi="Arial" w:cs="Arial"/>
            <w:sz w:val="22"/>
            <w:szCs w:val="22"/>
            <w:lang w:val="en-GB"/>
          </w:rPr>
          <w:t>Natural Resources Wales / Waste Regulatory Decisions</w:t>
        </w:r>
      </w:hyperlink>
    </w:p>
    <w:p w14:paraId="3267E0E9" w14:textId="77777777" w:rsidR="009D039E" w:rsidRPr="006413F4" w:rsidDel="002C56E5" w:rsidRDefault="009D039E" w:rsidP="00545295">
      <w:pPr>
        <w:pStyle w:val="ListParagraph"/>
        <w:ind w:left="360"/>
        <w:rPr>
          <w:rFonts w:ascii="Arial" w:hAnsi="Arial" w:cs="Arial"/>
          <w:sz w:val="22"/>
          <w:szCs w:val="22"/>
        </w:rPr>
      </w:pPr>
    </w:p>
    <w:p w14:paraId="42339283" w14:textId="79606542" w:rsidR="001C219E" w:rsidRPr="006413F4" w:rsidRDefault="001871D3" w:rsidP="00545295">
      <w:pPr>
        <w:pStyle w:val="ListParagraph"/>
        <w:numPr>
          <w:ilvl w:val="0"/>
          <w:numId w:val="192"/>
        </w:numPr>
        <w:rPr>
          <w:rFonts w:ascii="Arial" w:hAnsi="Arial" w:cs="Arial"/>
          <w:sz w:val="22"/>
          <w:szCs w:val="22"/>
        </w:rPr>
      </w:pPr>
      <w:r w:rsidRPr="006413F4">
        <w:rPr>
          <w:rFonts w:ascii="Arial" w:hAnsi="Arial" w:cs="Arial"/>
          <w:sz w:val="22"/>
          <w:szCs w:val="22"/>
        </w:rPr>
        <w:t>Scotland:</w:t>
      </w:r>
      <w:r w:rsidR="00FE3C2E" w:rsidRPr="006413F4">
        <w:rPr>
          <w:rFonts w:ascii="Arial" w:hAnsi="Arial" w:cs="Arial"/>
          <w:sz w:val="22"/>
          <w:szCs w:val="22"/>
        </w:rPr>
        <w:t xml:space="preserve"> </w:t>
      </w:r>
      <w:hyperlink r:id="rId19" w:anchor=":~:text=PPC%20section.-,Position%20statements,-Use%20of%20waste" w:history="1">
        <w:r w:rsidR="006413F4" w:rsidRPr="006413F4">
          <w:rPr>
            <w:rStyle w:val="Hyperlink"/>
            <w:rFonts w:ascii="Arial" w:hAnsi="Arial" w:cs="Arial"/>
            <w:sz w:val="22"/>
            <w:szCs w:val="22"/>
          </w:rPr>
          <w:t>SEPA Regulatory Position Statements</w:t>
        </w:r>
      </w:hyperlink>
    </w:p>
    <w:p w14:paraId="1AAA6CC9" w14:textId="77777777" w:rsidR="000D3085" w:rsidRDefault="000D3085" w:rsidP="00884DE3">
      <w:pPr>
        <w:spacing w:after="0" w:line="276" w:lineRule="auto"/>
        <w:rPr>
          <w:rFonts w:ascii="Arial" w:eastAsiaTheme="majorEastAsia" w:hAnsi="Arial" w:cstheme="majorBidi"/>
          <w:b/>
          <w:color w:val="008631"/>
          <w:sz w:val="32"/>
          <w:szCs w:val="32"/>
          <w:lang w:eastAsia="en-GB"/>
        </w:rPr>
      </w:pPr>
    </w:p>
    <w:p w14:paraId="7430183E" w14:textId="77777777" w:rsidR="000D3085" w:rsidRDefault="000D3085" w:rsidP="00884DE3">
      <w:pPr>
        <w:spacing w:after="0" w:line="276" w:lineRule="auto"/>
        <w:rPr>
          <w:rFonts w:ascii="Arial" w:eastAsiaTheme="majorEastAsia" w:hAnsi="Arial" w:cstheme="majorBidi"/>
          <w:b/>
          <w:color w:val="008631"/>
          <w:sz w:val="32"/>
          <w:szCs w:val="32"/>
          <w:lang w:eastAsia="en-GB"/>
        </w:rPr>
      </w:pPr>
    </w:p>
    <w:p w14:paraId="75BFB7D2" w14:textId="03FE1DED" w:rsidR="007474D0" w:rsidRPr="00884DE3" w:rsidRDefault="00467AF9" w:rsidP="00884DE3">
      <w:pPr>
        <w:spacing w:after="0" w:line="276" w:lineRule="auto"/>
        <w:rPr>
          <w:rFonts w:ascii="Arial" w:eastAsiaTheme="majorEastAsia" w:hAnsi="Arial" w:cstheme="majorBidi"/>
          <w:b/>
          <w:color w:val="008631"/>
          <w:sz w:val="32"/>
          <w:szCs w:val="32"/>
          <w:lang w:eastAsia="en-GB"/>
        </w:rPr>
      </w:pPr>
      <w:r>
        <w:rPr>
          <w:rFonts w:ascii="Arial" w:eastAsiaTheme="majorEastAsia" w:hAnsi="Arial" w:cstheme="majorBidi"/>
          <w:b/>
          <w:color w:val="008631"/>
          <w:sz w:val="32"/>
          <w:szCs w:val="32"/>
          <w:lang w:eastAsia="en-GB"/>
        </w:rPr>
        <w:t>Summary of r</w:t>
      </w:r>
      <w:r w:rsidR="007474D0" w:rsidRPr="00884DE3">
        <w:rPr>
          <w:rFonts w:ascii="Arial" w:eastAsiaTheme="majorEastAsia" w:hAnsi="Arial" w:cstheme="majorBidi"/>
          <w:b/>
          <w:color w:val="008631"/>
          <w:sz w:val="32"/>
          <w:szCs w:val="32"/>
          <w:lang w:eastAsia="en-GB"/>
        </w:rPr>
        <w:t xml:space="preserve">oles and responsibilities in </w:t>
      </w:r>
      <w:r w:rsidR="008B6C3F">
        <w:rPr>
          <w:rFonts w:ascii="Arial" w:eastAsiaTheme="majorEastAsia" w:hAnsi="Arial" w:cstheme="majorBidi"/>
          <w:b/>
          <w:color w:val="008631"/>
          <w:sz w:val="32"/>
          <w:szCs w:val="32"/>
          <w:lang w:eastAsia="en-GB"/>
        </w:rPr>
        <w:t>pEPR</w:t>
      </w:r>
    </w:p>
    <w:p w14:paraId="2986F97F" w14:textId="77777777" w:rsidR="00491265" w:rsidRDefault="00491265" w:rsidP="002E47E1">
      <w:pPr>
        <w:spacing w:after="0" w:line="276" w:lineRule="auto"/>
        <w:rPr>
          <w:rFonts w:ascii="Arial" w:eastAsiaTheme="majorEastAsia" w:hAnsi="Arial" w:cstheme="majorBidi"/>
          <w:bCs/>
          <w:color w:val="0070C0"/>
        </w:rPr>
      </w:pPr>
    </w:p>
    <w:p w14:paraId="2721D002" w14:textId="01D61B15" w:rsidR="00726670" w:rsidRPr="00774051" w:rsidRDefault="00BB4DCA" w:rsidP="002E47E1">
      <w:pPr>
        <w:spacing w:after="0" w:line="276" w:lineRule="auto"/>
        <w:rPr>
          <w:rFonts w:ascii="Arial" w:eastAsiaTheme="majorEastAsia" w:hAnsi="Arial" w:cstheme="majorBidi"/>
          <w:bCs/>
        </w:rPr>
      </w:pPr>
      <w:r w:rsidRPr="00774051">
        <w:rPr>
          <w:rFonts w:ascii="Arial" w:eastAsiaTheme="majorEastAsia" w:hAnsi="Arial" w:cstheme="majorBidi"/>
          <w:bCs/>
        </w:rPr>
        <w:t>P</w:t>
      </w:r>
      <w:r w:rsidR="00726670" w:rsidRPr="00774051">
        <w:rPr>
          <w:rFonts w:ascii="Arial" w:eastAsiaTheme="majorEastAsia" w:hAnsi="Arial" w:cstheme="majorBidi"/>
          <w:bCs/>
        </w:rPr>
        <w:t>lease note</w:t>
      </w:r>
      <w:r w:rsidR="006F431D" w:rsidRPr="00774051">
        <w:rPr>
          <w:rFonts w:ascii="Arial" w:eastAsiaTheme="majorEastAsia" w:hAnsi="Arial" w:cstheme="majorBidi"/>
          <w:bCs/>
        </w:rPr>
        <w:t>,</w:t>
      </w:r>
      <w:r w:rsidR="00726670" w:rsidRPr="00774051">
        <w:rPr>
          <w:rFonts w:ascii="Arial" w:eastAsiaTheme="majorEastAsia" w:hAnsi="Arial" w:cstheme="majorBidi"/>
          <w:bCs/>
        </w:rPr>
        <w:t xml:space="preserve"> this provides some of the main functions</w:t>
      </w:r>
      <w:r w:rsidR="00323836" w:rsidRPr="00774051">
        <w:rPr>
          <w:rFonts w:ascii="Arial" w:eastAsiaTheme="majorEastAsia" w:hAnsi="Arial" w:cstheme="majorBidi"/>
          <w:bCs/>
        </w:rPr>
        <w:t xml:space="preserve"> of each organisation</w:t>
      </w:r>
      <w:r w:rsidR="00726670" w:rsidRPr="00774051">
        <w:rPr>
          <w:rFonts w:ascii="Arial" w:eastAsiaTheme="majorEastAsia" w:hAnsi="Arial" w:cstheme="majorBidi"/>
          <w:bCs/>
        </w:rPr>
        <w:t xml:space="preserve"> and is not exhaustive</w:t>
      </w:r>
      <w:r w:rsidRPr="00774051">
        <w:rPr>
          <w:rFonts w:ascii="Arial" w:eastAsiaTheme="majorEastAsia" w:hAnsi="Arial" w:cstheme="majorBidi"/>
          <w:bCs/>
        </w:rPr>
        <w:t>. A</w:t>
      </w:r>
      <w:r w:rsidR="00726670" w:rsidRPr="00774051">
        <w:rPr>
          <w:rFonts w:ascii="Arial" w:eastAsiaTheme="majorEastAsia" w:hAnsi="Arial" w:cstheme="majorBidi"/>
          <w:bCs/>
        </w:rPr>
        <w:t xml:space="preserve"> full overview of duties is set out in the regulations. </w:t>
      </w:r>
    </w:p>
    <w:p w14:paraId="56FBDA77" w14:textId="77777777" w:rsidR="007474D0" w:rsidRPr="00774051" w:rsidRDefault="007474D0" w:rsidP="002E47E1">
      <w:pPr>
        <w:spacing w:after="0" w:line="276" w:lineRule="auto"/>
        <w:rPr>
          <w:rFonts w:ascii="Arial" w:eastAsiaTheme="majorEastAsia" w:hAnsi="Arial" w:cstheme="majorBidi"/>
          <w:b/>
        </w:rPr>
      </w:pPr>
    </w:p>
    <w:p w14:paraId="1F33DE73" w14:textId="77777777" w:rsidR="00ED3D7C" w:rsidRPr="00774051" w:rsidRDefault="00ED3D7C" w:rsidP="002E47E1">
      <w:pPr>
        <w:spacing w:after="0" w:line="276" w:lineRule="auto"/>
        <w:rPr>
          <w:rFonts w:ascii="Arial" w:eastAsiaTheme="majorEastAsia" w:hAnsi="Arial" w:cstheme="majorBidi"/>
          <w:b/>
          <w:bCs/>
          <w:sz w:val="24"/>
          <w:szCs w:val="24"/>
        </w:rPr>
      </w:pPr>
      <w:r w:rsidRPr="00774051">
        <w:rPr>
          <w:rFonts w:ascii="Arial" w:eastAsiaTheme="majorEastAsia" w:hAnsi="Arial" w:cstheme="majorBidi"/>
          <w:b/>
          <w:bCs/>
          <w:sz w:val="24"/>
          <w:szCs w:val="24"/>
        </w:rPr>
        <w:t>Regulators</w:t>
      </w:r>
    </w:p>
    <w:p w14:paraId="23E993C2" w14:textId="175E20AE" w:rsidR="00ED3D7C" w:rsidRPr="00774051" w:rsidRDefault="00ED3D7C" w:rsidP="002E47E1">
      <w:pPr>
        <w:pStyle w:val="ListParagraph"/>
        <w:numPr>
          <w:ilvl w:val="0"/>
          <w:numId w:val="41"/>
        </w:numPr>
        <w:spacing w:line="276" w:lineRule="auto"/>
        <w:rPr>
          <w:rFonts w:ascii="Arial" w:eastAsiaTheme="majorEastAsia" w:hAnsi="Arial" w:cs="Arial"/>
          <w:bCs/>
          <w:sz w:val="22"/>
          <w:szCs w:val="22"/>
        </w:rPr>
      </w:pPr>
      <w:r w:rsidRPr="00774051">
        <w:rPr>
          <w:rFonts w:ascii="Arial" w:eastAsiaTheme="majorEastAsia" w:hAnsi="Arial" w:cs="Arial"/>
          <w:bCs/>
          <w:sz w:val="22"/>
          <w:szCs w:val="22"/>
        </w:rPr>
        <w:t xml:space="preserve">Regulate compliance with </w:t>
      </w:r>
      <w:r w:rsidR="00796C48">
        <w:rPr>
          <w:rFonts w:ascii="Arial" w:eastAsiaTheme="majorEastAsia" w:hAnsi="Arial" w:cs="Arial"/>
          <w:bCs/>
          <w:sz w:val="22"/>
          <w:szCs w:val="22"/>
        </w:rPr>
        <w:t>pEPR R</w:t>
      </w:r>
      <w:r w:rsidRPr="00774051">
        <w:rPr>
          <w:rFonts w:ascii="Arial" w:eastAsiaTheme="majorEastAsia" w:hAnsi="Arial" w:cs="Arial"/>
          <w:bCs/>
          <w:sz w:val="22"/>
          <w:szCs w:val="22"/>
        </w:rPr>
        <w:t>egulations by producers, compliance schemes, reprocessors and exporters, undertaking enforcement action where necessary.</w:t>
      </w:r>
    </w:p>
    <w:p w14:paraId="52D632DF" w14:textId="3A59FB3C" w:rsidR="00ED3D7C" w:rsidRPr="00774051" w:rsidRDefault="00ED3D7C" w:rsidP="002E47E1">
      <w:pPr>
        <w:pStyle w:val="ListParagraph"/>
        <w:numPr>
          <w:ilvl w:val="0"/>
          <w:numId w:val="41"/>
        </w:numPr>
        <w:spacing w:line="276" w:lineRule="auto"/>
        <w:rPr>
          <w:rFonts w:ascii="Arial" w:eastAsiaTheme="majorEastAsia" w:hAnsi="Arial" w:cs="Arial"/>
          <w:bCs/>
          <w:sz w:val="22"/>
          <w:szCs w:val="22"/>
        </w:rPr>
      </w:pPr>
      <w:r w:rsidRPr="00774051">
        <w:rPr>
          <w:rFonts w:ascii="Arial" w:eastAsiaTheme="majorEastAsia" w:hAnsi="Arial" w:cs="Arial"/>
          <w:bCs/>
          <w:sz w:val="22"/>
          <w:szCs w:val="22"/>
        </w:rPr>
        <w:t>Provide technical guidance and advice.</w:t>
      </w:r>
    </w:p>
    <w:p w14:paraId="0276A5E5" w14:textId="77777777" w:rsidR="002E47E1" w:rsidRPr="00774051" w:rsidRDefault="002E47E1" w:rsidP="002E47E1">
      <w:pPr>
        <w:spacing w:after="0" w:line="276" w:lineRule="auto"/>
        <w:rPr>
          <w:rFonts w:ascii="Arial" w:eastAsiaTheme="majorEastAsia" w:hAnsi="Arial" w:cs="Arial"/>
          <w:b/>
          <w:bCs/>
        </w:rPr>
      </w:pPr>
    </w:p>
    <w:p w14:paraId="1DD1F3C6" w14:textId="2ABF2838" w:rsidR="00132368" w:rsidRPr="00774051" w:rsidRDefault="0059044A" w:rsidP="002E47E1">
      <w:pPr>
        <w:spacing w:after="0" w:line="276" w:lineRule="auto"/>
        <w:rPr>
          <w:rFonts w:ascii="Arial" w:eastAsiaTheme="majorEastAsia" w:hAnsi="Arial" w:cs="Arial"/>
          <w:b/>
          <w:bCs/>
        </w:rPr>
      </w:pPr>
      <w:r w:rsidRPr="00774051">
        <w:rPr>
          <w:rFonts w:ascii="Arial" w:eastAsiaTheme="majorEastAsia" w:hAnsi="Arial" w:cs="Arial"/>
          <w:b/>
          <w:bCs/>
        </w:rPr>
        <w:t>For q</w:t>
      </w:r>
      <w:r w:rsidR="00ED3D7C" w:rsidRPr="00774051">
        <w:rPr>
          <w:rFonts w:ascii="Arial" w:eastAsiaTheme="majorEastAsia" w:hAnsi="Arial" w:cs="Arial"/>
          <w:b/>
          <w:bCs/>
        </w:rPr>
        <w:t xml:space="preserve">uestions </w:t>
      </w:r>
      <w:r w:rsidR="00491265" w:rsidRPr="00774051">
        <w:rPr>
          <w:rFonts w:ascii="Arial" w:eastAsiaTheme="majorEastAsia" w:hAnsi="Arial" w:cs="Arial"/>
          <w:b/>
          <w:bCs/>
        </w:rPr>
        <w:t xml:space="preserve">about </w:t>
      </w:r>
      <w:r w:rsidR="008B6C3F" w:rsidRPr="00774051">
        <w:rPr>
          <w:rFonts w:ascii="Arial" w:eastAsiaTheme="majorEastAsia" w:hAnsi="Arial" w:cs="Arial"/>
          <w:b/>
          <w:bCs/>
        </w:rPr>
        <w:t>pEPR</w:t>
      </w:r>
      <w:r w:rsidR="0073027F" w:rsidRPr="00774051">
        <w:rPr>
          <w:rFonts w:ascii="Arial" w:eastAsiaTheme="majorEastAsia" w:hAnsi="Arial" w:cs="Arial"/>
          <w:b/>
          <w:bCs/>
        </w:rPr>
        <w:t xml:space="preserve"> </w:t>
      </w:r>
      <w:r w:rsidR="00ED3D7C" w:rsidRPr="00774051">
        <w:rPr>
          <w:rFonts w:ascii="Arial" w:eastAsiaTheme="majorEastAsia" w:hAnsi="Arial" w:cs="Arial"/>
          <w:b/>
          <w:bCs/>
        </w:rPr>
        <w:t>compliance</w:t>
      </w:r>
      <w:r w:rsidR="0072328D" w:rsidRPr="00774051">
        <w:rPr>
          <w:rFonts w:ascii="Arial" w:eastAsiaTheme="majorEastAsia" w:hAnsi="Arial" w:cs="Arial"/>
          <w:b/>
          <w:bCs/>
        </w:rPr>
        <w:t xml:space="preserve"> </w:t>
      </w:r>
      <w:r w:rsidR="009530AC" w:rsidRPr="00774051">
        <w:rPr>
          <w:rFonts w:ascii="Arial" w:eastAsiaTheme="majorEastAsia" w:hAnsi="Arial" w:cs="Arial"/>
        </w:rPr>
        <w:t>c</w:t>
      </w:r>
      <w:r w:rsidR="00132368" w:rsidRPr="00774051">
        <w:rPr>
          <w:rFonts w:ascii="Arial" w:eastAsiaTheme="majorEastAsia" w:hAnsi="Arial" w:cs="Arial"/>
        </w:rPr>
        <w:t>ontact the relevant Regulator at</w:t>
      </w:r>
      <w:r w:rsidR="009530AC" w:rsidRPr="00774051">
        <w:rPr>
          <w:rFonts w:ascii="Arial" w:eastAsiaTheme="majorEastAsia" w:hAnsi="Arial" w:cs="Arial"/>
        </w:rPr>
        <w:t>:</w:t>
      </w:r>
    </w:p>
    <w:p w14:paraId="68228ADD" w14:textId="77777777" w:rsidR="002E47E1" w:rsidRDefault="002E47E1" w:rsidP="002E47E1">
      <w:pPr>
        <w:spacing w:after="0" w:line="276" w:lineRule="auto"/>
        <w:rPr>
          <w:rFonts w:ascii="Arial" w:eastAsiaTheme="majorEastAsia" w:hAnsi="Arial" w:cs="Arial"/>
          <w:bCs/>
        </w:rPr>
      </w:pPr>
    </w:p>
    <w:p w14:paraId="1F7281E0" w14:textId="077D2C8B" w:rsidR="006F1FD6" w:rsidRPr="00132368" w:rsidRDefault="007D5ABD" w:rsidP="002E47E1">
      <w:pPr>
        <w:spacing w:after="0" w:line="276" w:lineRule="auto"/>
        <w:rPr>
          <w:rFonts w:ascii="Arial" w:eastAsiaTheme="majorEastAsia" w:hAnsi="Arial" w:cs="Arial"/>
          <w:bCs/>
          <w:color w:val="0070C0"/>
        </w:rPr>
      </w:pPr>
      <w:r w:rsidRPr="004F56A1">
        <w:rPr>
          <w:rFonts w:ascii="Arial" w:eastAsiaTheme="majorEastAsia" w:hAnsi="Arial" w:cs="Arial"/>
          <w:bCs/>
        </w:rPr>
        <w:t xml:space="preserve">Environment Agency (England): </w:t>
      </w:r>
      <w:hyperlink r:id="rId20" w:history="1">
        <w:r w:rsidR="00A55BA3" w:rsidRPr="00C951A8">
          <w:rPr>
            <w:rStyle w:val="Hyperlink"/>
            <w:rFonts w:ascii="Arial" w:hAnsi="Arial" w:cs="Arial"/>
          </w:rPr>
          <w:t>packagingproducers@environment-agency.gov.uk</w:t>
        </w:r>
      </w:hyperlink>
    </w:p>
    <w:p w14:paraId="779EDA1C" w14:textId="2462158D" w:rsidR="005E1F23" w:rsidRPr="00132368" w:rsidRDefault="007D5ABD" w:rsidP="002E47E1">
      <w:pPr>
        <w:spacing w:after="0" w:line="276" w:lineRule="auto"/>
        <w:rPr>
          <w:rFonts w:ascii="Arial" w:eastAsiaTheme="majorEastAsia" w:hAnsi="Arial" w:cs="Arial"/>
          <w:bCs/>
          <w:color w:val="0070C0"/>
        </w:rPr>
      </w:pPr>
      <w:r w:rsidRPr="004F56A1">
        <w:rPr>
          <w:rFonts w:ascii="Arial" w:eastAsiaTheme="majorEastAsia" w:hAnsi="Arial" w:cs="Arial"/>
          <w:bCs/>
        </w:rPr>
        <w:t xml:space="preserve">Northern Ireland Environment Agency (Northern Ireland): </w:t>
      </w:r>
      <w:hyperlink r:id="rId21" w:history="1">
        <w:r w:rsidR="00A55BA3" w:rsidRPr="00C951A8">
          <w:rPr>
            <w:rStyle w:val="Hyperlink"/>
            <w:rFonts w:ascii="Arial" w:hAnsi="Arial" w:cs="Arial"/>
          </w:rPr>
          <w:t>packaging@daera-ni.gov.uk</w:t>
        </w:r>
      </w:hyperlink>
    </w:p>
    <w:p w14:paraId="6B50C160" w14:textId="214ED5B3" w:rsidR="005E1F23" w:rsidRPr="00132368" w:rsidRDefault="007D5ABD" w:rsidP="002E47E1">
      <w:pPr>
        <w:spacing w:after="0" w:line="276" w:lineRule="auto"/>
        <w:rPr>
          <w:rFonts w:ascii="Arial" w:eastAsiaTheme="majorEastAsia" w:hAnsi="Arial" w:cs="Arial"/>
          <w:bCs/>
          <w:color w:val="0070C0"/>
        </w:rPr>
      </w:pPr>
      <w:r w:rsidRPr="004F56A1">
        <w:rPr>
          <w:rFonts w:ascii="Arial" w:eastAsiaTheme="majorEastAsia" w:hAnsi="Arial" w:cs="Arial"/>
          <w:bCs/>
        </w:rPr>
        <w:t xml:space="preserve">Natural Resource Wales (Wales): </w:t>
      </w:r>
      <w:hyperlink r:id="rId22" w:history="1">
        <w:r w:rsidR="00A55BA3" w:rsidRPr="00C951A8">
          <w:rPr>
            <w:rStyle w:val="Hyperlink"/>
            <w:rFonts w:ascii="Arial" w:hAnsi="Arial" w:cs="Arial"/>
          </w:rPr>
          <w:t>packaging@naturalresourceswales.gov.uk</w:t>
        </w:r>
      </w:hyperlink>
    </w:p>
    <w:p w14:paraId="1D2F641D" w14:textId="06FD87A2" w:rsidR="00460A51" w:rsidRPr="00132368" w:rsidRDefault="007D5ABD" w:rsidP="002E47E1">
      <w:pPr>
        <w:spacing w:after="0" w:line="276" w:lineRule="auto"/>
        <w:rPr>
          <w:rFonts w:ascii="Arial" w:eastAsiaTheme="majorEastAsia" w:hAnsi="Arial" w:cs="Arial"/>
          <w:bCs/>
          <w:color w:val="0070C0"/>
        </w:rPr>
      </w:pPr>
      <w:r w:rsidRPr="004F56A1">
        <w:rPr>
          <w:rFonts w:ascii="Arial" w:eastAsiaTheme="majorEastAsia" w:hAnsi="Arial" w:cs="Arial"/>
          <w:bCs/>
        </w:rPr>
        <w:t xml:space="preserve">Scottish Environment Protection Agency (Scotland): </w:t>
      </w:r>
      <w:hyperlink r:id="rId23" w:history="1">
        <w:r w:rsidR="00A55BA3" w:rsidRPr="00C951A8">
          <w:rPr>
            <w:rStyle w:val="Hyperlink"/>
            <w:rFonts w:ascii="Arial" w:hAnsi="Arial" w:cs="Arial"/>
          </w:rPr>
          <w:t>producer.responsibility@sepa.org.uk</w:t>
        </w:r>
      </w:hyperlink>
    </w:p>
    <w:p w14:paraId="77BB8256" w14:textId="77777777" w:rsidR="00A55BA3" w:rsidRPr="00104F91" w:rsidRDefault="00A55BA3" w:rsidP="00104F91">
      <w:pPr>
        <w:spacing w:line="276" w:lineRule="auto"/>
        <w:rPr>
          <w:rFonts w:ascii="Arial" w:eastAsiaTheme="majorEastAsia" w:hAnsi="Arial" w:cs="Arial"/>
          <w:bCs/>
          <w:color w:val="0070C0"/>
        </w:rPr>
      </w:pPr>
    </w:p>
    <w:p w14:paraId="248DDF5E" w14:textId="3B722A7D" w:rsidR="002E47E1" w:rsidRPr="00DD3CC3" w:rsidRDefault="008A759E" w:rsidP="002E47E1">
      <w:pPr>
        <w:spacing w:after="0" w:line="276" w:lineRule="auto"/>
        <w:rPr>
          <w:rFonts w:ascii="Arial" w:eastAsiaTheme="majorEastAsia" w:hAnsi="Arial" w:cstheme="majorBidi"/>
          <w:b/>
          <w:bCs/>
          <w:sz w:val="24"/>
          <w:szCs w:val="24"/>
        </w:rPr>
      </w:pPr>
      <w:r w:rsidRPr="00796C48">
        <w:rPr>
          <w:rFonts w:ascii="Arial" w:eastAsiaTheme="majorEastAsia" w:hAnsi="Arial" w:cstheme="majorBidi"/>
          <w:b/>
          <w:bCs/>
          <w:sz w:val="24"/>
          <w:szCs w:val="24"/>
        </w:rPr>
        <w:t>D</w:t>
      </w:r>
      <w:r>
        <w:rPr>
          <w:rFonts w:ascii="Arial" w:eastAsiaTheme="majorEastAsia" w:hAnsi="Arial" w:cstheme="majorBidi"/>
          <w:b/>
          <w:bCs/>
          <w:sz w:val="24"/>
          <w:szCs w:val="24"/>
        </w:rPr>
        <w:t>efra</w:t>
      </w:r>
    </w:p>
    <w:p w14:paraId="7D51EAC4" w14:textId="01CBB0E3" w:rsidR="00460A51" w:rsidRPr="00DD3CC3" w:rsidRDefault="20942754" w:rsidP="22C5ED24">
      <w:pPr>
        <w:numPr>
          <w:ilvl w:val="0"/>
          <w:numId w:val="42"/>
        </w:numPr>
        <w:spacing w:after="0" w:line="276" w:lineRule="auto"/>
        <w:rPr>
          <w:rFonts w:ascii="Arial" w:eastAsiaTheme="majorEastAsia" w:hAnsi="Arial" w:cstheme="majorBidi"/>
        </w:rPr>
      </w:pPr>
      <w:r w:rsidRPr="00DD3CC3">
        <w:rPr>
          <w:rFonts w:ascii="Arial" w:eastAsiaTheme="majorEastAsia" w:hAnsi="Arial" w:cstheme="majorBidi"/>
        </w:rPr>
        <w:t>Alongside the devolved governments</w:t>
      </w:r>
      <w:r w:rsidR="20E6D963" w:rsidRPr="00DD3CC3">
        <w:rPr>
          <w:rFonts w:ascii="Arial" w:eastAsiaTheme="majorEastAsia" w:hAnsi="Arial" w:cstheme="majorBidi"/>
        </w:rPr>
        <w:t>,</w:t>
      </w:r>
      <w:r w:rsidR="00293CDA" w:rsidRPr="00DD3CC3">
        <w:rPr>
          <w:rFonts w:ascii="Arial" w:eastAsiaTheme="majorEastAsia" w:hAnsi="Arial" w:cstheme="majorBidi"/>
        </w:rPr>
        <w:t xml:space="preserve"> </w:t>
      </w:r>
      <w:r w:rsidRPr="00DD3CC3">
        <w:rPr>
          <w:rFonts w:ascii="Arial" w:eastAsiaTheme="majorEastAsia" w:hAnsi="Arial" w:cstheme="majorBidi"/>
        </w:rPr>
        <w:t>develop</w:t>
      </w:r>
      <w:r w:rsidR="66B50E2D" w:rsidRPr="00DD3CC3">
        <w:rPr>
          <w:rFonts w:ascii="Arial" w:eastAsiaTheme="majorEastAsia" w:hAnsi="Arial" w:cstheme="majorBidi"/>
        </w:rPr>
        <w:t>s</w:t>
      </w:r>
      <w:r w:rsidRPr="00DD3CC3">
        <w:rPr>
          <w:rFonts w:ascii="Arial" w:eastAsiaTheme="majorEastAsia" w:hAnsi="Arial" w:cstheme="majorBidi"/>
        </w:rPr>
        <w:t xml:space="preserve"> and agree</w:t>
      </w:r>
      <w:r w:rsidR="66B50E2D" w:rsidRPr="00DD3CC3">
        <w:rPr>
          <w:rFonts w:ascii="Arial" w:eastAsiaTheme="majorEastAsia" w:hAnsi="Arial" w:cstheme="majorBidi"/>
        </w:rPr>
        <w:t>s</w:t>
      </w:r>
      <w:r w:rsidRPr="00DD3CC3">
        <w:rPr>
          <w:rFonts w:ascii="Arial" w:eastAsiaTheme="majorEastAsia" w:hAnsi="Arial" w:cstheme="majorBidi"/>
        </w:rPr>
        <w:t xml:space="preserve"> the associated policy and drafting of the regulations.</w:t>
      </w:r>
    </w:p>
    <w:p w14:paraId="4AA84A41" w14:textId="658BDCCB" w:rsidR="00460A51" w:rsidRPr="00DD3CC3" w:rsidRDefault="00460A51" w:rsidP="002E47E1">
      <w:pPr>
        <w:numPr>
          <w:ilvl w:val="0"/>
          <w:numId w:val="42"/>
        </w:numPr>
        <w:spacing w:after="0" w:line="276" w:lineRule="auto"/>
        <w:rPr>
          <w:rFonts w:ascii="Arial" w:eastAsiaTheme="majorEastAsia" w:hAnsi="Arial" w:cstheme="majorBidi"/>
          <w:bCs/>
        </w:rPr>
      </w:pPr>
      <w:r w:rsidRPr="00DD3CC3">
        <w:rPr>
          <w:rFonts w:ascii="Arial" w:eastAsiaTheme="majorEastAsia" w:hAnsi="Arial" w:cstheme="majorBidi"/>
          <w:bCs/>
        </w:rPr>
        <w:t>Develop</w:t>
      </w:r>
      <w:r w:rsidR="00543479" w:rsidRPr="00DD3CC3">
        <w:rPr>
          <w:rFonts w:ascii="Arial" w:eastAsiaTheme="majorEastAsia" w:hAnsi="Arial" w:cstheme="majorBidi"/>
          <w:bCs/>
        </w:rPr>
        <w:t>s</w:t>
      </w:r>
      <w:r w:rsidRPr="00DD3CC3">
        <w:rPr>
          <w:rFonts w:ascii="Arial" w:eastAsiaTheme="majorEastAsia" w:hAnsi="Arial" w:cstheme="majorBidi"/>
          <w:bCs/>
        </w:rPr>
        <w:t xml:space="preserve"> and host</w:t>
      </w:r>
      <w:r w:rsidR="00543479" w:rsidRPr="00DD3CC3">
        <w:rPr>
          <w:rFonts w:ascii="Arial" w:eastAsiaTheme="majorEastAsia" w:hAnsi="Arial" w:cstheme="majorBidi"/>
          <w:bCs/>
        </w:rPr>
        <w:t>s</w:t>
      </w:r>
      <w:r w:rsidRPr="00DD3CC3">
        <w:rPr>
          <w:rFonts w:ascii="Arial" w:eastAsiaTheme="majorEastAsia" w:hAnsi="Arial" w:cstheme="majorBidi"/>
          <w:bCs/>
        </w:rPr>
        <w:t xml:space="preserve"> the digital platform for pEPR.</w:t>
      </w:r>
    </w:p>
    <w:p w14:paraId="35356C91" w14:textId="79CD3D6D" w:rsidR="00460A51" w:rsidRPr="00A437F9" w:rsidRDefault="00460A51" w:rsidP="00A437F9">
      <w:pPr>
        <w:numPr>
          <w:ilvl w:val="0"/>
          <w:numId w:val="42"/>
        </w:numPr>
        <w:spacing w:after="0" w:line="276" w:lineRule="auto"/>
        <w:rPr>
          <w:rFonts w:ascii="Arial" w:eastAsiaTheme="majorEastAsia" w:hAnsi="Arial" w:cstheme="majorBidi"/>
          <w:bCs/>
        </w:rPr>
      </w:pPr>
      <w:r w:rsidRPr="00A437F9">
        <w:rPr>
          <w:rFonts w:ascii="Arial" w:eastAsiaTheme="majorEastAsia" w:hAnsi="Arial" w:cstheme="majorBidi"/>
          <w:bCs/>
        </w:rPr>
        <w:t>Develop</w:t>
      </w:r>
      <w:r w:rsidR="00543479" w:rsidRPr="00A437F9">
        <w:rPr>
          <w:rFonts w:ascii="Arial" w:eastAsiaTheme="majorEastAsia" w:hAnsi="Arial" w:cstheme="majorBidi"/>
          <w:bCs/>
        </w:rPr>
        <w:t>s</w:t>
      </w:r>
      <w:r w:rsidRPr="00A437F9">
        <w:rPr>
          <w:rFonts w:ascii="Arial" w:eastAsiaTheme="majorEastAsia" w:hAnsi="Arial" w:cstheme="majorBidi"/>
          <w:bCs/>
        </w:rPr>
        <w:t xml:space="preserve"> </w:t>
      </w:r>
      <w:r w:rsidR="00040251" w:rsidRPr="00A437F9">
        <w:rPr>
          <w:rFonts w:ascii="Arial" w:eastAsiaTheme="majorEastAsia" w:hAnsi="Arial" w:cstheme="majorBidi"/>
          <w:bCs/>
        </w:rPr>
        <w:t xml:space="preserve">guidance </w:t>
      </w:r>
      <w:r w:rsidRPr="00A437F9">
        <w:rPr>
          <w:rFonts w:ascii="Arial" w:eastAsiaTheme="majorEastAsia" w:hAnsi="Arial" w:cstheme="majorBidi"/>
          <w:bCs/>
        </w:rPr>
        <w:t>with support of regulators.</w:t>
      </w:r>
      <w:r w:rsidR="00A437F9">
        <w:rPr>
          <w:rFonts w:ascii="Arial" w:eastAsiaTheme="majorEastAsia" w:hAnsi="Arial" w:cstheme="majorBidi"/>
          <w:bCs/>
        </w:rPr>
        <w:t xml:space="preserve"> (</w:t>
      </w:r>
      <w:r w:rsidR="003E5CA4" w:rsidRPr="00A437F9">
        <w:rPr>
          <w:rFonts w:ascii="Arial" w:eastAsiaTheme="majorEastAsia" w:hAnsi="Arial" w:cstheme="majorBidi"/>
          <w:bCs/>
        </w:rPr>
        <w:t xml:space="preserve">See </w:t>
      </w:r>
      <w:hyperlink r:id="rId24" w:history="1">
        <w:r w:rsidR="008B6C3F" w:rsidRPr="00A437F9">
          <w:rPr>
            <w:rStyle w:val="Hyperlink"/>
            <w:rFonts w:ascii="Arial" w:eastAsiaTheme="majorEastAsia" w:hAnsi="Arial" w:cstheme="majorBidi"/>
            <w:bCs/>
          </w:rPr>
          <w:t>pEPR</w:t>
        </w:r>
        <w:r w:rsidR="00150356" w:rsidRPr="00A437F9">
          <w:rPr>
            <w:rStyle w:val="Hyperlink"/>
            <w:rFonts w:ascii="Arial" w:eastAsiaTheme="majorEastAsia" w:hAnsi="Arial" w:cstheme="majorBidi"/>
            <w:bCs/>
          </w:rPr>
          <w:t xml:space="preserve"> guidance collection</w:t>
        </w:r>
      </w:hyperlink>
      <w:r w:rsidR="003E5CA4" w:rsidRPr="00FD25A2">
        <w:rPr>
          <w:rFonts w:ascii="Arial" w:eastAsiaTheme="majorEastAsia" w:hAnsi="Arial" w:cstheme="majorBidi"/>
          <w:bCs/>
        </w:rPr>
        <w:t>)</w:t>
      </w:r>
    </w:p>
    <w:p w14:paraId="331F3DD6" w14:textId="77777777" w:rsidR="00D8687D" w:rsidRDefault="00D8687D" w:rsidP="002E47E1">
      <w:pPr>
        <w:spacing w:after="0" w:line="276" w:lineRule="auto"/>
        <w:rPr>
          <w:rFonts w:ascii="Arial" w:eastAsiaTheme="majorEastAsia" w:hAnsi="Arial" w:cstheme="majorBidi"/>
          <w:b/>
          <w:bCs/>
          <w:color w:val="0070C0"/>
        </w:rPr>
      </w:pPr>
    </w:p>
    <w:p w14:paraId="3BBAF3AA" w14:textId="1A5E2075" w:rsidR="00FD5D1F" w:rsidRPr="00796C48" w:rsidRDefault="003A10EB" w:rsidP="002E47E1">
      <w:pPr>
        <w:spacing w:after="0" w:line="276" w:lineRule="auto"/>
        <w:rPr>
          <w:rFonts w:ascii="Arial" w:eastAsiaTheme="majorEastAsia" w:hAnsi="Arial" w:cs="Arial"/>
        </w:rPr>
      </w:pPr>
      <w:r w:rsidRPr="00796C48">
        <w:rPr>
          <w:rFonts w:ascii="Arial" w:eastAsiaTheme="majorEastAsia" w:hAnsi="Arial" w:cs="Arial"/>
          <w:b/>
          <w:bCs/>
        </w:rPr>
        <w:t>For q</w:t>
      </w:r>
      <w:r w:rsidR="00460A51" w:rsidRPr="00796C48">
        <w:rPr>
          <w:rFonts w:ascii="Arial" w:eastAsiaTheme="majorEastAsia" w:hAnsi="Arial" w:cs="Arial"/>
          <w:b/>
          <w:bCs/>
        </w:rPr>
        <w:t>uestions</w:t>
      </w:r>
      <w:r w:rsidR="007B54F2" w:rsidRPr="00796C48">
        <w:rPr>
          <w:rFonts w:ascii="Arial" w:eastAsiaTheme="majorEastAsia" w:hAnsi="Arial" w:cs="Arial"/>
          <w:b/>
          <w:bCs/>
        </w:rPr>
        <w:t xml:space="preserve"> or </w:t>
      </w:r>
      <w:r w:rsidR="00460A51" w:rsidRPr="00796C48">
        <w:rPr>
          <w:rFonts w:ascii="Arial" w:eastAsiaTheme="majorEastAsia" w:hAnsi="Arial" w:cs="Arial"/>
          <w:b/>
          <w:bCs/>
        </w:rPr>
        <w:t xml:space="preserve">comment on </w:t>
      </w:r>
      <w:r w:rsidR="008B6C3F" w:rsidRPr="00796C48">
        <w:rPr>
          <w:rFonts w:ascii="Arial" w:eastAsiaTheme="majorEastAsia" w:hAnsi="Arial" w:cs="Arial"/>
          <w:b/>
          <w:bCs/>
        </w:rPr>
        <w:t>pEPR</w:t>
      </w:r>
      <w:r w:rsidR="00082C48" w:rsidRPr="00796C48">
        <w:rPr>
          <w:rFonts w:ascii="Arial" w:eastAsiaTheme="majorEastAsia" w:hAnsi="Arial" w:cs="Arial"/>
          <w:b/>
          <w:bCs/>
        </w:rPr>
        <w:t xml:space="preserve"> </w:t>
      </w:r>
      <w:r w:rsidR="00726670" w:rsidRPr="00796C48">
        <w:rPr>
          <w:rFonts w:ascii="Arial" w:eastAsiaTheme="majorEastAsia" w:hAnsi="Arial" w:cs="Arial"/>
          <w:b/>
          <w:bCs/>
        </w:rPr>
        <w:t>p</w:t>
      </w:r>
      <w:r w:rsidR="00460A51" w:rsidRPr="00796C48">
        <w:rPr>
          <w:rFonts w:ascii="Arial" w:eastAsiaTheme="majorEastAsia" w:hAnsi="Arial" w:cs="Arial"/>
          <w:b/>
          <w:bCs/>
        </w:rPr>
        <w:t>olicy and</w:t>
      </w:r>
      <w:r w:rsidR="001C5A39" w:rsidRPr="00796C48">
        <w:rPr>
          <w:rFonts w:ascii="Arial" w:eastAsiaTheme="majorEastAsia" w:hAnsi="Arial" w:cs="Arial"/>
          <w:b/>
          <w:bCs/>
        </w:rPr>
        <w:t xml:space="preserve"> </w:t>
      </w:r>
      <w:r w:rsidR="00460A51" w:rsidRPr="00796C48">
        <w:rPr>
          <w:rFonts w:ascii="Arial" w:eastAsiaTheme="majorEastAsia" w:hAnsi="Arial" w:cs="Arial"/>
          <w:b/>
          <w:bCs/>
        </w:rPr>
        <w:t>using the digital system</w:t>
      </w:r>
      <w:r w:rsidR="00FD5D1F" w:rsidRPr="00796C48">
        <w:rPr>
          <w:rFonts w:ascii="Arial" w:eastAsiaTheme="majorEastAsia" w:hAnsi="Arial" w:cs="Arial"/>
          <w:b/>
          <w:bCs/>
        </w:rPr>
        <w:t>:</w:t>
      </w:r>
      <w:r w:rsidR="00460A51" w:rsidRPr="00796C48">
        <w:rPr>
          <w:rFonts w:ascii="Arial" w:eastAsiaTheme="majorEastAsia" w:hAnsi="Arial" w:cs="Arial"/>
        </w:rPr>
        <w:t xml:space="preserve"> </w:t>
      </w:r>
    </w:p>
    <w:p w14:paraId="7D74143F" w14:textId="2AF256E8" w:rsidR="007B54F2" w:rsidRDefault="00FD5D1F" w:rsidP="002E47E1">
      <w:pPr>
        <w:spacing w:after="0" w:line="276" w:lineRule="auto"/>
        <w:rPr>
          <w:rFonts w:ascii="Arial" w:eastAsiaTheme="majorEastAsia" w:hAnsi="Arial" w:cs="Arial"/>
          <w:color w:val="0070C0"/>
        </w:rPr>
      </w:pPr>
      <w:r w:rsidRPr="00796C48">
        <w:rPr>
          <w:rFonts w:ascii="Arial" w:eastAsiaTheme="majorEastAsia" w:hAnsi="Arial" w:cs="Arial"/>
        </w:rPr>
        <w:t>C</w:t>
      </w:r>
      <w:r w:rsidR="00460A51" w:rsidRPr="00796C48">
        <w:rPr>
          <w:rFonts w:ascii="Arial" w:eastAsiaTheme="majorEastAsia" w:hAnsi="Arial" w:cs="Arial"/>
        </w:rPr>
        <w:t>ontact</w:t>
      </w:r>
      <w:r w:rsidR="00384E6D" w:rsidRPr="00796C48">
        <w:rPr>
          <w:rFonts w:ascii="Arial" w:eastAsiaTheme="majorEastAsia" w:hAnsi="Arial" w:cs="Arial"/>
        </w:rPr>
        <w:t xml:space="preserve"> </w:t>
      </w:r>
      <w:r w:rsidR="00384E6D" w:rsidRPr="00796C48">
        <w:rPr>
          <w:rFonts w:ascii="Arial" w:eastAsiaTheme="majorEastAsia" w:hAnsi="Arial" w:cs="Arial"/>
          <w:bCs/>
        </w:rPr>
        <w:t xml:space="preserve">the </w:t>
      </w:r>
      <w:r w:rsidR="00460A51" w:rsidRPr="00796C48">
        <w:rPr>
          <w:rFonts w:ascii="Arial" w:eastAsiaTheme="majorEastAsia" w:hAnsi="Arial" w:cs="Arial"/>
          <w:bCs/>
        </w:rPr>
        <w:t>D</w:t>
      </w:r>
      <w:r w:rsidR="00EA4EAE" w:rsidRPr="00796C48">
        <w:rPr>
          <w:rFonts w:ascii="Arial" w:eastAsiaTheme="majorEastAsia" w:hAnsi="Arial" w:cs="Arial"/>
          <w:bCs/>
        </w:rPr>
        <w:t>EFRA</w:t>
      </w:r>
      <w:r w:rsidR="00460A51" w:rsidRPr="00796C48">
        <w:rPr>
          <w:rFonts w:ascii="Arial" w:eastAsiaTheme="majorEastAsia" w:hAnsi="Arial" w:cs="Arial"/>
          <w:bCs/>
        </w:rPr>
        <w:t xml:space="preserve"> helpdesk</w:t>
      </w:r>
      <w:r w:rsidR="007B54F2" w:rsidRPr="00796C48">
        <w:rPr>
          <w:rFonts w:ascii="Arial" w:eastAsiaTheme="majorEastAsia" w:hAnsi="Arial" w:cs="Arial"/>
          <w:bCs/>
        </w:rPr>
        <w:t xml:space="preserve"> </w:t>
      </w:r>
      <w:r w:rsidR="00D8687D" w:rsidRPr="00796C48">
        <w:rPr>
          <w:rFonts w:ascii="Arial" w:eastAsiaTheme="majorEastAsia" w:hAnsi="Arial" w:cs="Arial"/>
          <w:bCs/>
        </w:rPr>
        <w:t xml:space="preserve">at </w:t>
      </w:r>
      <w:hyperlink r:id="rId25" w:history="1">
        <w:r w:rsidR="00D8687D" w:rsidRPr="001C5A39">
          <w:rPr>
            <w:rStyle w:val="Hyperlink"/>
            <w:rFonts w:ascii="Arial" w:eastAsiaTheme="majorEastAsia" w:hAnsi="Arial" w:cs="Arial"/>
          </w:rPr>
          <w:t>EPRCustomerService@defra.gov.uk</w:t>
        </w:r>
      </w:hyperlink>
      <w:r w:rsidR="00D8687D" w:rsidRPr="001C5A39">
        <w:rPr>
          <w:rFonts w:ascii="Arial" w:eastAsiaTheme="majorEastAsia" w:hAnsi="Arial" w:cs="Arial"/>
          <w:color w:val="0070C0"/>
        </w:rPr>
        <w:t>.</w:t>
      </w:r>
    </w:p>
    <w:p w14:paraId="2683CC64" w14:textId="51A6C091" w:rsidR="00D8687D" w:rsidRPr="00884DE3" w:rsidRDefault="00BA4B52" w:rsidP="002E47E1">
      <w:pPr>
        <w:spacing w:after="0" w:line="276" w:lineRule="auto"/>
        <w:rPr>
          <w:rFonts w:ascii="Arial" w:eastAsiaTheme="majorEastAsia" w:hAnsi="Arial" w:cstheme="majorBidi"/>
          <w:bCs/>
          <w:color w:val="0070C0"/>
        </w:rPr>
      </w:pPr>
      <w:r w:rsidRPr="00796C48">
        <w:rPr>
          <w:rFonts w:ascii="Arial" w:eastAsiaTheme="majorEastAsia" w:hAnsi="Arial" w:cs="Arial"/>
        </w:rPr>
        <w:t>Telephone: 0300 060 0002</w:t>
      </w:r>
      <w:r w:rsidR="00FD25A2">
        <w:rPr>
          <w:rFonts w:ascii="Arial" w:eastAsiaTheme="majorEastAsia" w:hAnsi="Arial" w:cs="Arial"/>
        </w:rPr>
        <w:t>.</w:t>
      </w:r>
    </w:p>
    <w:p w14:paraId="69496EEE" w14:textId="41472CF1" w:rsidR="00460A51" w:rsidRPr="00FD25A2" w:rsidRDefault="00460A51" w:rsidP="00D95437">
      <w:pPr>
        <w:spacing w:after="0" w:line="276" w:lineRule="auto"/>
        <w:rPr>
          <w:rFonts w:ascii="Arial" w:eastAsiaTheme="majorEastAsia" w:hAnsi="Arial" w:cstheme="majorBidi"/>
          <w:bCs/>
        </w:rPr>
      </w:pPr>
    </w:p>
    <w:p w14:paraId="6CCCE83E" w14:textId="77777777" w:rsidR="002E47E1" w:rsidRPr="00FD25A2" w:rsidRDefault="002E47E1" w:rsidP="002E47E1">
      <w:pPr>
        <w:spacing w:after="0" w:line="276" w:lineRule="auto"/>
        <w:rPr>
          <w:rFonts w:ascii="Arial" w:eastAsiaTheme="majorEastAsia" w:hAnsi="Arial" w:cstheme="majorBidi"/>
          <w:b/>
          <w:bCs/>
          <w:sz w:val="24"/>
          <w:szCs w:val="24"/>
        </w:rPr>
      </w:pPr>
    </w:p>
    <w:p w14:paraId="280FE9E1" w14:textId="329A8429" w:rsidR="00460A51" w:rsidRPr="00FD25A2" w:rsidRDefault="00460A51" w:rsidP="002E47E1">
      <w:pPr>
        <w:spacing w:after="0" w:line="276" w:lineRule="auto"/>
        <w:rPr>
          <w:rFonts w:ascii="Arial" w:eastAsiaTheme="majorEastAsia" w:hAnsi="Arial" w:cstheme="majorBidi"/>
          <w:bCs/>
          <w:sz w:val="24"/>
          <w:szCs w:val="24"/>
        </w:rPr>
      </w:pPr>
      <w:r w:rsidRPr="00FD25A2">
        <w:rPr>
          <w:rFonts w:ascii="Arial" w:eastAsiaTheme="majorEastAsia" w:hAnsi="Arial" w:cstheme="majorBidi"/>
          <w:b/>
          <w:bCs/>
          <w:sz w:val="24"/>
          <w:szCs w:val="24"/>
        </w:rPr>
        <w:t>Scheme Administrator (PackUK)</w:t>
      </w:r>
    </w:p>
    <w:p w14:paraId="058C2B0B" w14:textId="5CFC003C" w:rsidR="00460A51" w:rsidRPr="00FD25A2" w:rsidRDefault="00460A51" w:rsidP="002E47E1">
      <w:pPr>
        <w:numPr>
          <w:ilvl w:val="0"/>
          <w:numId w:val="42"/>
        </w:numPr>
        <w:spacing w:after="0" w:line="276" w:lineRule="auto"/>
        <w:rPr>
          <w:rFonts w:ascii="Arial" w:eastAsiaTheme="majorEastAsia" w:hAnsi="Arial" w:cstheme="majorBidi"/>
          <w:bCs/>
        </w:rPr>
      </w:pPr>
      <w:r w:rsidRPr="00FD25A2">
        <w:rPr>
          <w:rFonts w:ascii="Arial" w:eastAsiaTheme="majorEastAsia" w:hAnsi="Arial" w:cstheme="majorBidi"/>
          <w:bCs/>
        </w:rPr>
        <w:t>Sets the disposal fees payable by producers</w:t>
      </w:r>
      <w:r w:rsidR="00D32AE8" w:rsidRPr="00FD25A2">
        <w:rPr>
          <w:rFonts w:ascii="Arial" w:eastAsiaTheme="majorEastAsia" w:hAnsi="Arial" w:cstheme="majorBidi"/>
          <w:bCs/>
        </w:rPr>
        <w:t xml:space="preserve"> who</w:t>
      </w:r>
      <w:r w:rsidRPr="00FD25A2">
        <w:rPr>
          <w:rFonts w:ascii="Arial" w:eastAsiaTheme="majorEastAsia" w:hAnsi="Arial" w:cstheme="majorBidi"/>
          <w:bCs/>
        </w:rPr>
        <w:t xml:space="preserve"> supply </w:t>
      </w:r>
      <w:r w:rsidR="00FD67CB" w:rsidRPr="00FD25A2">
        <w:rPr>
          <w:rFonts w:ascii="Arial" w:eastAsiaTheme="majorEastAsia" w:hAnsi="Arial" w:cstheme="majorBidi"/>
          <w:bCs/>
        </w:rPr>
        <w:t>liable packaging (</w:t>
      </w:r>
      <w:r w:rsidRPr="00FD25A2">
        <w:rPr>
          <w:rFonts w:ascii="Arial" w:eastAsiaTheme="majorEastAsia" w:hAnsi="Arial" w:cstheme="majorBidi"/>
          <w:bCs/>
        </w:rPr>
        <w:t>household packaging</w:t>
      </w:r>
      <w:r w:rsidR="00D32AE8" w:rsidRPr="00FD25A2">
        <w:rPr>
          <w:rFonts w:ascii="Arial" w:eastAsiaTheme="majorEastAsia" w:hAnsi="Arial" w:cstheme="majorBidi"/>
          <w:bCs/>
        </w:rPr>
        <w:t xml:space="preserve">, </w:t>
      </w:r>
      <w:r w:rsidRPr="00FD25A2">
        <w:rPr>
          <w:rFonts w:ascii="Arial" w:eastAsiaTheme="majorEastAsia" w:hAnsi="Arial" w:cstheme="majorBidi"/>
          <w:bCs/>
        </w:rPr>
        <w:t>binned packaging</w:t>
      </w:r>
      <w:r w:rsidR="00D32AE8" w:rsidRPr="00FD25A2">
        <w:rPr>
          <w:rFonts w:ascii="Arial" w:eastAsiaTheme="majorEastAsia" w:hAnsi="Arial" w:cstheme="majorBidi"/>
          <w:bCs/>
        </w:rPr>
        <w:t xml:space="preserve">, and </w:t>
      </w:r>
      <w:r w:rsidRPr="00FD25A2">
        <w:rPr>
          <w:rFonts w:ascii="Arial" w:eastAsiaTheme="majorEastAsia" w:hAnsi="Arial" w:cstheme="majorBidi"/>
          <w:bCs/>
        </w:rPr>
        <w:t>glass household drinks containers</w:t>
      </w:r>
      <w:r w:rsidR="00FD67CB" w:rsidRPr="00FD25A2">
        <w:rPr>
          <w:rFonts w:ascii="Arial" w:eastAsiaTheme="majorEastAsia" w:hAnsi="Arial" w:cstheme="majorBidi"/>
          <w:bCs/>
        </w:rPr>
        <w:t>)</w:t>
      </w:r>
      <w:r w:rsidRPr="00FD25A2">
        <w:rPr>
          <w:rFonts w:ascii="Arial" w:eastAsiaTheme="majorEastAsia" w:hAnsi="Arial" w:cstheme="majorBidi"/>
          <w:bCs/>
        </w:rPr>
        <w:t>.</w:t>
      </w:r>
    </w:p>
    <w:p w14:paraId="6CA1AD56" w14:textId="767625C6" w:rsidR="00460A51" w:rsidRPr="00FD25A2" w:rsidRDefault="00460A51" w:rsidP="002E47E1">
      <w:pPr>
        <w:numPr>
          <w:ilvl w:val="0"/>
          <w:numId w:val="42"/>
        </w:numPr>
        <w:spacing w:after="0" w:line="276" w:lineRule="auto"/>
        <w:rPr>
          <w:rFonts w:ascii="Arial" w:eastAsiaTheme="majorEastAsia" w:hAnsi="Arial" w:cstheme="majorBidi"/>
          <w:bCs/>
        </w:rPr>
      </w:pPr>
      <w:r w:rsidRPr="00FD25A2">
        <w:rPr>
          <w:rFonts w:ascii="Arial" w:eastAsiaTheme="majorEastAsia" w:hAnsi="Arial" w:cstheme="majorBidi"/>
          <w:bCs/>
        </w:rPr>
        <w:t>Develops and publish</w:t>
      </w:r>
      <w:r w:rsidR="00FD67CB" w:rsidRPr="00FD25A2">
        <w:rPr>
          <w:rFonts w:ascii="Arial" w:eastAsiaTheme="majorEastAsia" w:hAnsi="Arial" w:cstheme="majorBidi"/>
          <w:bCs/>
        </w:rPr>
        <w:t>es</w:t>
      </w:r>
      <w:r w:rsidRPr="00FD25A2">
        <w:rPr>
          <w:rFonts w:ascii="Arial" w:eastAsiaTheme="majorEastAsia" w:hAnsi="Arial" w:cstheme="majorBidi"/>
          <w:bCs/>
        </w:rPr>
        <w:t xml:space="preserve"> the recyclability assessment methodology (RAM).</w:t>
      </w:r>
    </w:p>
    <w:p w14:paraId="1183BAA6" w14:textId="77777777" w:rsidR="00460A51" w:rsidRPr="00FD25A2" w:rsidRDefault="00460A51" w:rsidP="002E47E1">
      <w:pPr>
        <w:numPr>
          <w:ilvl w:val="0"/>
          <w:numId w:val="42"/>
        </w:numPr>
        <w:spacing w:after="0" w:line="276" w:lineRule="auto"/>
        <w:rPr>
          <w:rFonts w:ascii="Arial" w:eastAsiaTheme="majorEastAsia" w:hAnsi="Arial" w:cstheme="majorBidi"/>
          <w:bCs/>
        </w:rPr>
      </w:pPr>
      <w:r w:rsidRPr="00FD25A2">
        <w:rPr>
          <w:rFonts w:ascii="Arial" w:eastAsiaTheme="majorEastAsia" w:hAnsi="Arial" w:cstheme="majorBidi"/>
          <w:bCs/>
        </w:rPr>
        <w:t>Provides guidance on RAM.</w:t>
      </w:r>
    </w:p>
    <w:p w14:paraId="4C903484" w14:textId="77777777" w:rsidR="004A15BD" w:rsidRPr="00FD25A2" w:rsidRDefault="004A15BD" w:rsidP="002E47E1">
      <w:pPr>
        <w:spacing w:after="0" w:line="276" w:lineRule="auto"/>
        <w:rPr>
          <w:rFonts w:ascii="Arial" w:eastAsiaTheme="majorEastAsia" w:hAnsi="Arial" w:cstheme="majorBidi"/>
          <w:b/>
          <w:bCs/>
        </w:rPr>
      </w:pPr>
    </w:p>
    <w:p w14:paraId="1999635D" w14:textId="5E73DEFD" w:rsidR="008F6DAF" w:rsidRPr="00FD25A2" w:rsidRDefault="008F06A9" w:rsidP="002E47E1">
      <w:pPr>
        <w:spacing w:after="0" w:line="276" w:lineRule="auto"/>
        <w:rPr>
          <w:rFonts w:ascii="Arial" w:eastAsiaTheme="majorEastAsia" w:hAnsi="Arial" w:cstheme="majorBidi"/>
          <w:b/>
          <w:bCs/>
        </w:rPr>
      </w:pPr>
      <w:r w:rsidRPr="00FD25A2">
        <w:rPr>
          <w:rFonts w:ascii="Arial" w:eastAsiaTheme="majorEastAsia" w:hAnsi="Arial" w:cstheme="majorBidi"/>
          <w:b/>
          <w:bCs/>
        </w:rPr>
        <w:t>For q</w:t>
      </w:r>
      <w:r w:rsidR="00460A51" w:rsidRPr="00FD25A2">
        <w:rPr>
          <w:rFonts w:ascii="Arial" w:eastAsiaTheme="majorEastAsia" w:hAnsi="Arial" w:cstheme="majorBidi"/>
          <w:b/>
          <w:bCs/>
        </w:rPr>
        <w:t>uestions</w:t>
      </w:r>
      <w:r w:rsidRPr="00FD25A2">
        <w:rPr>
          <w:rFonts w:ascii="Arial" w:eastAsiaTheme="majorEastAsia" w:hAnsi="Arial" w:cstheme="majorBidi"/>
          <w:b/>
          <w:bCs/>
        </w:rPr>
        <w:t xml:space="preserve"> or</w:t>
      </w:r>
      <w:r w:rsidR="00550A84" w:rsidRPr="00FD25A2">
        <w:rPr>
          <w:rFonts w:ascii="Arial" w:eastAsiaTheme="majorEastAsia" w:hAnsi="Arial" w:cstheme="majorBidi"/>
          <w:b/>
          <w:bCs/>
        </w:rPr>
        <w:t xml:space="preserve"> </w:t>
      </w:r>
      <w:r w:rsidR="00460A51" w:rsidRPr="00FD25A2">
        <w:rPr>
          <w:rFonts w:ascii="Arial" w:eastAsiaTheme="majorEastAsia" w:hAnsi="Arial" w:cstheme="majorBidi"/>
          <w:b/>
          <w:bCs/>
        </w:rPr>
        <w:t xml:space="preserve">comment </w:t>
      </w:r>
      <w:r w:rsidR="00550A84" w:rsidRPr="00FD25A2">
        <w:rPr>
          <w:rFonts w:ascii="Arial" w:eastAsiaTheme="majorEastAsia" w:hAnsi="Arial" w:cstheme="majorBidi"/>
          <w:b/>
          <w:bCs/>
        </w:rPr>
        <w:t>about</w:t>
      </w:r>
      <w:r w:rsidR="00460A51" w:rsidRPr="00FD25A2">
        <w:rPr>
          <w:rFonts w:ascii="Arial" w:eastAsiaTheme="majorEastAsia" w:hAnsi="Arial" w:cstheme="majorBidi"/>
          <w:b/>
          <w:bCs/>
        </w:rPr>
        <w:t xml:space="preserve"> disposal fees</w:t>
      </w:r>
      <w:r w:rsidR="008E1E87" w:rsidRPr="002A5FA5">
        <w:rPr>
          <w:rFonts w:ascii="Arial" w:eastAsiaTheme="majorEastAsia" w:hAnsi="Arial" w:cstheme="majorBidi"/>
          <w:b/>
          <w:bCs/>
          <w:color w:val="0070C0"/>
        </w:rPr>
        <w:t>,</w:t>
      </w:r>
      <w:r w:rsidR="00DB52C8" w:rsidRPr="002A5FA5">
        <w:rPr>
          <w:rFonts w:ascii="Arial" w:eastAsiaTheme="majorEastAsia" w:hAnsi="Arial" w:cstheme="majorBidi"/>
          <w:b/>
          <w:bCs/>
          <w:color w:val="0070C0"/>
        </w:rPr>
        <w:t xml:space="preserve"> invoicing</w:t>
      </w:r>
      <w:r w:rsidR="00FD67CB" w:rsidRPr="002A5FA5">
        <w:rPr>
          <w:rFonts w:ascii="Arial" w:eastAsiaTheme="majorEastAsia" w:hAnsi="Arial" w:cstheme="majorBidi"/>
          <w:b/>
          <w:bCs/>
          <w:i/>
          <w:iCs/>
          <w:color w:val="0070C0"/>
        </w:rPr>
        <w:t xml:space="preserve"> </w:t>
      </w:r>
      <w:r w:rsidR="00550A84" w:rsidRPr="00FD25A2">
        <w:rPr>
          <w:rFonts w:ascii="Arial" w:eastAsiaTheme="majorEastAsia" w:hAnsi="Arial" w:cstheme="majorBidi"/>
          <w:b/>
          <w:bCs/>
        </w:rPr>
        <w:t xml:space="preserve">or </w:t>
      </w:r>
      <w:r w:rsidR="00460A51" w:rsidRPr="00FD25A2">
        <w:rPr>
          <w:rFonts w:ascii="Arial" w:eastAsiaTheme="majorEastAsia" w:hAnsi="Arial" w:cstheme="majorBidi"/>
          <w:b/>
          <w:bCs/>
        </w:rPr>
        <w:t>RAM</w:t>
      </w:r>
      <w:r w:rsidR="008F6DAF" w:rsidRPr="00FD25A2">
        <w:rPr>
          <w:rFonts w:ascii="Arial" w:eastAsiaTheme="majorEastAsia" w:hAnsi="Arial" w:cstheme="majorBidi"/>
          <w:b/>
          <w:bCs/>
        </w:rPr>
        <w:t>:</w:t>
      </w:r>
      <w:r w:rsidR="00460A51" w:rsidRPr="00FD25A2">
        <w:rPr>
          <w:rFonts w:ascii="Arial" w:eastAsiaTheme="majorEastAsia" w:hAnsi="Arial" w:cstheme="majorBidi"/>
          <w:b/>
          <w:bCs/>
        </w:rPr>
        <w:t xml:space="preserve"> </w:t>
      </w:r>
    </w:p>
    <w:p w14:paraId="6C9A6C1A" w14:textId="5A550658" w:rsidR="006A7DED" w:rsidRPr="00FD25A2" w:rsidRDefault="008F6DAF" w:rsidP="002E47E1">
      <w:pPr>
        <w:spacing w:after="0" w:line="276" w:lineRule="auto"/>
        <w:rPr>
          <w:rFonts w:ascii="Arial" w:eastAsiaTheme="majorEastAsia" w:hAnsi="Arial" w:cs="Arial"/>
        </w:rPr>
      </w:pPr>
      <w:r w:rsidRPr="00FD25A2">
        <w:rPr>
          <w:rFonts w:ascii="Arial" w:eastAsiaTheme="majorEastAsia" w:hAnsi="Arial" w:cstheme="majorBidi"/>
        </w:rPr>
        <w:t>C</w:t>
      </w:r>
      <w:r w:rsidR="00460A51" w:rsidRPr="00FD25A2">
        <w:rPr>
          <w:rFonts w:ascii="Arial" w:eastAsiaTheme="majorEastAsia" w:hAnsi="Arial" w:cstheme="majorBidi"/>
        </w:rPr>
        <w:t xml:space="preserve">ontact </w:t>
      </w:r>
      <w:hyperlink r:id="rId26" w:history="1">
        <w:r w:rsidR="00FD25A2" w:rsidRPr="001C5A39">
          <w:rPr>
            <w:rStyle w:val="Hyperlink"/>
            <w:rFonts w:ascii="Arial" w:eastAsiaTheme="majorEastAsia" w:hAnsi="Arial" w:cs="Arial"/>
          </w:rPr>
          <w:t>EPRCustomerService@defra.gov.uk</w:t>
        </w:r>
      </w:hyperlink>
      <w:r w:rsidR="00BC15E3" w:rsidRPr="00FD25A2">
        <w:rPr>
          <w:rFonts w:ascii="Arial" w:eastAsiaTheme="majorEastAsia" w:hAnsi="Arial" w:cs="Arial"/>
        </w:rPr>
        <w:t>.</w:t>
      </w:r>
    </w:p>
    <w:p w14:paraId="34ABD448" w14:textId="77777777" w:rsidR="00104F91" w:rsidRDefault="00104F91" w:rsidP="007F4C4B">
      <w:pPr>
        <w:spacing w:after="0" w:line="276" w:lineRule="auto"/>
        <w:rPr>
          <w:rFonts w:ascii="Arial" w:eastAsiaTheme="majorEastAsia" w:hAnsi="Arial" w:cs="Arial"/>
        </w:rPr>
      </w:pPr>
    </w:p>
    <w:p w14:paraId="2529CF8B" w14:textId="55338616" w:rsidR="00E711EC" w:rsidRPr="007F4C4B" w:rsidRDefault="00F559AE" w:rsidP="007F4C4B">
      <w:pPr>
        <w:spacing w:after="0" w:line="276" w:lineRule="auto"/>
        <w:rPr>
          <w:rFonts w:ascii="Arial" w:eastAsiaTheme="majorEastAsia" w:hAnsi="Arial" w:cstheme="majorBidi"/>
          <w:bCs/>
        </w:rPr>
      </w:pPr>
      <w:r w:rsidRPr="00FD25A2">
        <w:rPr>
          <w:rFonts w:ascii="Arial" w:eastAsiaTheme="majorEastAsia" w:hAnsi="Arial" w:cs="Arial"/>
        </w:rPr>
        <w:t>There is m</w:t>
      </w:r>
      <w:r w:rsidR="006A7DED" w:rsidRPr="00FD25A2">
        <w:rPr>
          <w:rFonts w:ascii="Arial" w:eastAsiaTheme="majorEastAsia" w:hAnsi="Arial" w:cs="Arial"/>
        </w:rPr>
        <w:t xml:space="preserve">ore information </w:t>
      </w:r>
      <w:r w:rsidR="001D57EE" w:rsidRPr="00FD25A2">
        <w:rPr>
          <w:rFonts w:ascii="Arial" w:eastAsiaTheme="majorEastAsia" w:hAnsi="Arial" w:cs="Arial"/>
        </w:rPr>
        <w:t>about</w:t>
      </w:r>
      <w:r w:rsidRPr="00FD25A2">
        <w:rPr>
          <w:rFonts w:ascii="Arial" w:eastAsiaTheme="majorEastAsia" w:hAnsi="Arial" w:cs="Arial"/>
        </w:rPr>
        <w:t xml:space="preserve"> </w:t>
      </w:r>
      <w:r w:rsidR="001D57EE" w:rsidRPr="00FD25A2">
        <w:rPr>
          <w:rFonts w:ascii="Arial" w:eastAsiaTheme="majorEastAsia" w:hAnsi="Arial" w:cs="Arial"/>
        </w:rPr>
        <w:t xml:space="preserve">PackUK </w:t>
      </w:r>
      <w:r w:rsidRPr="00FD25A2">
        <w:rPr>
          <w:rFonts w:ascii="Arial" w:eastAsiaTheme="majorEastAsia" w:hAnsi="Arial" w:cs="Arial"/>
        </w:rPr>
        <w:t xml:space="preserve">at </w:t>
      </w:r>
      <w:r w:rsidR="007F4C4B">
        <w:rPr>
          <w:rFonts w:ascii="Arial" w:eastAsiaTheme="majorEastAsia" w:hAnsi="Arial" w:cs="Arial"/>
        </w:rPr>
        <w:t xml:space="preserve"> </w:t>
      </w:r>
      <w:hyperlink r:id="rId27" w:history="1">
        <w:r w:rsidR="007F4C4B" w:rsidRPr="007F4C4B">
          <w:rPr>
            <w:rStyle w:val="Hyperlink"/>
            <w:rFonts w:ascii="Arial" w:eastAsiaTheme="majorEastAsia" w:hAnsi="Arial" w:cs="Arial"/>
          </w:rPr>
          <w:t>PackUK-GOV.UK</w:t>
        </w:r>
      </w:hyperlink>
      <w:r w:rsidR="007F4C4B">
        <w:rPr>
          <w:rFonts w:ascii="Arial" w:eastAsiaTheme="majorEastAsia" w:hAnsi="Arial" w:cs="Arial"/>
        </w:rPr>
        <w:t>.</w:t>
      </w:r>
    </w:p>
    <w:p w14:paraId="6BEA27C7" w14:textId="77777777" w:rsidR="009919CC" w:rsidRDefault="009919CC" w:rsidP="00104F91">
      <w:pPr>
        <w:spacing w:line="276" w:lineRule="auto"/>
        <w:rPr>
          <w:rFonts w:ascii="Arial" w:eastAsiaTheme="majorEastAsia" w:hAnsi="Arial" w:cstheme="majorBidi"/>
          <w:b/>
          <w:color w:val="008631"/>
          <w:sz w:val="32"/>
          <w:szCs w:val="32"/>
          <w:lang w:eastAsia="en-GB"/>
        </w:rPr>
      </w:pPr>
      <w:bookmarkStart w:id="2" w:name="CONTENTS"/>
    </w:p>
    <w:p w14:paraId="3A1BC873" w14:textId="77777777" w:rsidR="00D95437" w:rsidRDefault="00D95437" w:rsidP="00104F91">
      <w:pPr>
        <w:spacing w:line="276" w:lineRule="auto"/>
        <w:rPr>
          <w:rFonts w:ascii="Arial" w:eastAsiaTheme="majorEastAsia" w:hAnsi="Arial" w:cstheme="majorBidi"/>
          <w:b/>
          <w:color w:val="008631"/>
          <w:sz w:val="32"/>
          <w:szCs w:val="32"/>
          <w:lang w:eastAsia="en-GB"/>
        </w:rPr>
      </w:pPr>
    </w:p>
    <w:p w14:paraId="7B66AA25" w14:textId="1A7D9997" w:rsidR="00881D0B" w:rsidRPr="0003396D" w:rsidRDefault="00881D0B" w:rsidP="00104F91">
      <w:pPr>
        <w:spacing w:line="276" w:lineRule="auto"/>
        <w:rPr>
          <w:rFonts w:ascii="Arial" w:eastAsiaTheme="majorEastAsia" w:hAnsi="Arial" w:cstheme="majorBidi"/>
          <w:b/>
          <w:color w:val="008631"/>
          <w:sz w:val="32"/>
          <w:szCs w:val="32"/>
          <w:lang w:eastAsia="en-GB"/>
        </w:rPr>
      </w:pPr>
      <w:r w:rsidRPr="0003396D">
        <w:rPr>
          <w:rFonts w:ascii="Arial" w:eastAsiaTheme="majorEastAsia" w:hAnsi="Arial" w:cstheme="majorBidi"/>
          <w:b/>
          <w:color w:val="008631"/>
          <w:sz w:val="32"/>
          <w:szCs w:val="32"/>
          <w:lang w:eastAsia="en-GB"/>
        </w:rPr>
        <w:t>Contents</w:t>
      </w:r>
    </w:p>
    <w:bookmarkEnd w:id="2"/>
    <w:p w14:paraId="2C9A57B0" w14:textId="77777777" w:rsidR="00881D0B" w:rsidRPr="0080642A" w:rsidRDefault="00881D0B" w:rsidP="00881D0B">
      <w:pPr>
        <w:spacing w:after="0" w:line="276" w:lineRule="auto"/>
        <w:rPr>
          <w:rFonts w:ascii="Calibri" w:eastAsia="Calibri" w:hAnsi="Calibri" w:cs="Times New Roman"/>
          <w:sz w:val="20"/>
          <w:szCs w:val="20"/>
          <w:lang w:eastAsia="en-GB"/>
        </w:rPr>
      </w:pPr>
    </w:p>
    <w:p w14:paraId="3822B35C" w14:textId="7076DD48" w:rsidR="00881D0B" w:rsidRPr="00712EBD" w:rsidRDefault="00712EBD" w:rsidP="005A6B1D">
      <w:pPr>
        <w:spacing w:after="0" w:line="240" w:lineRule="auto"/>
        <w:rPr>
          <w:rStyle w:val="Hyperlink"/>
          <w:rFonts w:ascii="Arial" w:eastAsiaTheme="majorEastAsia" w:hAnsi="Arial" w:cs="Arial"/>
          <w:b/>
          <w:color w:val="auto"/>
          <w:sz w:val="28"/>
          <w:szCs w:val="28"/>
          <w:u w:val="none"/>
        </w:rPr>
      </w:pPr>
      <w:r w:rsidRPr="00712EBD">
        <w:rPr>
          <w:rFonts w:ascii="Arial" w:eastAsiaTheme="majorEastAsia" w:hAnsi="Arial" w:cs="Arial"/>
          <w:b/>
          <w:sz w:val="28"/>
          <w:szCs w:val="28"/>
        </w:rPr>
        <w:fldChar w:fldCharType="begin"/>
      </w:r>
      <w:r w:rsidRPr="00712EBD">
        <w:rPr>
          <w:rFonts w:ascii="Arial" w:eastAsiaTheme="majorEastAsia" w:hAnsi="Arial" w:cs="Arial"/>
          <w:b/>
          <w:sz w:val="28"/>
          <w:szCs w:val="28"/>
        </w:rPr>
        <w:instrText>HYPERLINK  \l "Pt1WhatIsPackaging"</w:instrText>
      </w:r>
      <w:r w:rsidRPr="00712EBD">
        <w:rPr>
          <w:rFonts w:ascii="Arial" w:eastAsiaTheme="majorEastAsia" w:hAnsi="Arial" w:cs="Arial"/>
          <w:b/>
          <w:sz w:val="28"/>
          <w:szCs w:val="28"/>
        </w:rPr>
      </w:r>
      <w:r w:rsidRPr="00712EBD">
        <w:rPr>
          <w:rFonts w:ascii="Arial" w:eastAsiaTheme="majorEastAsia" w:hAnsi="Arial" w:cs="Arial"/>
          <w:b/>
          <w:sz w:val="28"/>
          <w:szCs w:val="28"/>
        </w:rPr>
        <w:fldChar w:fldCharType="separate"/>
      </w:r>
      <w:r w:rsidR="00881D0B" w:rsidRPr="00712EBD">
        <w:rPr>
          <w:rStyle w:val="Hyperlink"/>
          <w:rFonts w:ascii="Arial" w:eastAsiaTheme="majorEastAsia" w:hAnsi="Arial" w:cs="Arial"/>
          <w:b/>
          <w:color w:val="auto"/>
          <w:sz w:val="28"/>
          <w:szCs w:val="28"/>
          <w:u w:val="none"/>
        </w:rPr>
        <w:t>Part 1: What is Packaging?</w:t>
      </w:r>
    </w:p>
    <w:p w14:paraId="2647A1A5" w14:textId="3E2746E5" w:rsidR="00881D0B" w:rsidRPr="00712EBD" w:rsidRDefault="00712EBD" w:rsidP="005A6B1D">
      <w:pPr>
        <w:spacing w:after="0" w:line="240" w:lineRule="auto"/>
        <w:rPr>
          <w:rFonts w:ascii="Calibri" w:eastAsia="Calibri" w:hAnsi="Calibri" w:cs="Times New Roman"/>
          <w:sz w:val="20"/>
          <w:szCs w:val="20"/>
          <w:lang w:eastAsia="en-GB"/>
        </w:rPr>
      </w:pPr>
      <w:r w:rsidRPr="00712EBD">
        <w:rPr>
          <w:rFonts w:ascii="Arial" w:eastAsiaTheme="majorEastAsia" w:hAnsi="Arial" w:cs="Arial"/>
          <w:b/>
          <w:sz w:val="28"/>
          <w:szCs w:val="28"/>
        </w:rPr>
        <w:fldChar w:fldCharType="end"/>
      </w:r>
    </w:p>
    <w:p w14:paraId="25110CE3" w14:textId="5B7865A1" w:rsidR="00881D0B" w:rsidRPr="00712EBD" w:rsidRDefault="00881D0B" w:rsidP="005A6B1D">
      <w:pPr>
        <w:spacing w:after="0" w:line="240" w:lineRule="auto"/>
        <w:rPr>
          <w:rStyle w:val="Hyperlink"/>
          <w:rFonts w:ascii="Arial" w:eastAsiaTheme="majorEastAsia" w:hAnsi="Arial" w:cs="Arial"/>
          <w:bCs/>
          <w:color w:val="auto"/>
          <w:u w:val="none"/>
          <w:lang w:val="en-US"/>
        </w:rPr>
      </w:pPr>
      <w:r w:rsidRPr="00712EBD">
        <w:rPr>
          <w:rStyle w:val="Hyperlink"/>
          <w:rFonts w:ascii="Arial" w:eastAsiaTheme="majorEastAsia" w:hAnsi="Arial" w:cs="Arial"/>
          <w:bCs/>
          <w:color w:val="auto"/>
          <w:u w:val="none"/>
          <w:lang w:val="en-US"/>
        </w:rPr>
        <w:t xml:space="preserve">1:1  </w:t>
      </w:r>
      <w:r w:rsidRPr="00712EBD">
        <w:rPr>
          <w:rStyle w:val="Hyperlink"/>
          <w:rFonts w:ascii="Arial" w:eastAsiaTheme="majorEastAsia" w:hAnsi="Arial" w:cs="Arial"/>
          <w:bCs/>
          <w:color w:val="auto"/>
          <w:u w:val="none"/>
          <w:lang w:val="en-US"/>
        </w:rPr>
        <w:tab/>
      </w:r>
      <w:hyperlink w:anchor="RegulatorInterpofPackaging" w:history="1">
        <w:r w:rsidR="00111A6F">
          <w:rPr>
            <w:rStyle w:val="Hyperlink"/>
            <w:rFonts w:ascii="Arial" w:eastAsiaTheme="majorEastAsia" w:hAnsi="Arial" w:cs="Arial"/>
            <w:bCs/>
            <w:color w:val="auto"/>
            <w:u w:val="none"/>
            <w:lang w:val="en-US"/>
          </w:rPr>
          <w:t>Regulators</w:t>
        </w:r>
        <w:r w:rsidRPr="00712EBD">
          <w:rPr>
            <w:rStyle w:val="Hyperlink"/>
            <w:rFonts w:ascii="Arial" w:eastAsiaTheme="majorEastAsia" w:hAnsi="Arial" w:cs="Arial"/>
            <w:bCs/>
            <w:color w:val="auto"/>
            <w:u w:val="none"/>
            <w:lang w:val="en-US"/>
          </w:rPr>
          <w:t>’ interpretation of packaging</w:t>
        </w:r>
      </w:hyperlink>
    </w:p>
    <w:p w14:paraId="1A28210E" w14:textId="5006E5AC" w:rsidR="00881D0B" w:rsidRDefault="00881D0B" w:rsidP="005A6B1D">
      <w:pPr>
        <w:spacing w:after="0" w:line="240" w:lineRule="auto"/>
      </w:pPr>
      <w:r w:rsidRPr="00712EBD">
        <w:rPr>
          <w:rStyle w:val="Hyperlink"/>
          <w:rFonts w:ascii="Arial" w:eastAsiaTheme="majorEastAsia" w:hAnsi="Arial" w:cs="Arial"/>
          <w:bCs/>
          <w:color w:val="auto"/>
          <w:u w:val="none"/>
          <w:lang w:val="en-US"/>
        </w:rPr>
        <w:t xml:space="preserve">1:2  </w:t>
      </w:r>
      <w:r w:rsidRPr="00712EBD">
        <w:rPr>
          <w:rStyle w:val="Hyperlink"/>
          <w:rFonts w:ascii="Arial" w:eastAsiaTheme="majorEastAsia" w:hAnsi="Arial" w:cs="Arial"/>
          <w:bCs/>
          <w:color w:val="auto"/>
          <w:u w:val="none"/>
          <w:lang w:val="en-US"/>
        </w:rPr>
        <w:tab/>
      </w:r>
      <w:hyperlink w:anchor="Pt1_SixStepDecisionChart" w:history="1">
        <w:r w:rsidRPr="00712EBD">
          <w:rPr>
            <w:rStyle w:val="Hyperlink"/>
            <w:rFonts w:ascii="Arial" w:eastAsiaTheme="majorEastAsia" w:hAnsi="Arial" w:cs="Arial"/>
            <w:bCs/>
            <w:color w:val="auto"/>
            <w:u w:val="none"/>
            <w:lang w:val="en-US"/>
          </w:rPr>
          <w:t>Six steps decision chart</w:t>
        </w:r>
      </w:hyperlink>
    </w:p>
    <w:p w14:paraId="6DF684F6" w14:textId="03788C96" w:rsidR="00881D0B" w:rsidRDefault="00F96D37" w:rsidP="00F96D37">
      <w:pPr>
        <w:spacing w:after="0" w:line="240" w:lineRule="auto"/>
      </w:pPr>
      <w:r>
        <w:rPr>
          <w:rStyle w:val="Hyperlink"/>
          <w:rFonts w:ascii="Arial" w:eastAsiaTheme="majorEastAsia" w:hAnsi="Arial" w:cs="Arial"/>
          <w:bCs/>
          <w:color w:val="auto"/>
          <w:u w:val="none"/>
          <w:lang w:val="en-US"/>
        </w:rPr>
        <w:t>1:3</w:t>
      </w:r>
      <w:r>
        <w:rPr>
          <w:rStyle w:val="Hyperlink"/>
          <w:rFonts w:ascii="Arial" w:eastAsiaTheme="majorEastAsia" w:hAnsi="Arial" w:cs="Arial"/>
          <w:bCs/>
          <w:color w:val="auto"/>
          <w:u w:val="none"/>
          <w:lang w:val="en-US"/>
        </w:rPr>
        <w:tab/>
      </w:r>
      <w:hyperlink w:anchor="Pt1_SixStepExplanation" w:history="1">
        <w:r w:rsidRPr="00132259">
          <w:rPr>
            <w:rStyle w:val="Hyperlink"/>
            <w:rFonts w:ascii="Arial" w:eastAsiaTheme="majorEastAsia" w:hAnsi="Arial" w:cs="Arial"/>
            <w:bCs/>
            <w:color w:val="000000" w:themeColor="text1"/>
            <w:u w:val="none"/>
            <w:lang w:val="en-US"/>
          </w:rPr>
          <w:t>Six steps explanation</w:t>
        </w:r>
      </w:hyperlink>
    </w:p>
    <w:p w14:paraId="5B118373" w14:textId="77777777" w:rsidR="005A6B1D" w:rsidRPr="00712EBD" w:rsidRDefault="005A6B1D" w:rsidP="005A6B1D">
      <w:pPr>
        <w:spacing w:line="240" w:lineRule="auto"/>
        <w:rPr>
          <w:rFonts w:ascii="Arial" w:eastAsiaTheme="majorEastAsia" w:hAnsi="Arial" w:cs="Arial"/>
          <w:bCs/>
          <w:lang w:val="en-US"/>
        </w:rPr>
      </w:pPr>
    </w:p>
    <w:p w14:paraId="31A5C71A" w14:textId="7300163E" w:rsidR="00881D0B" w:rsidRPr="00712EBD" w:rsidRDefault="00712EBD" w:rsidP="005A6B1D">
      <w:pPr>
        <w:spacing w:line="240" w:lineRule="auto"/>
        <w:rPr>
          <w:rStyle w:val="Hyperlink"/>
          <w:color w:val="auto"/>
          <w:u w:val="none"/>
        </w:rPr>
      </w:pPr>
      <w:r w:rsidRPr="00712EBD">
        <w:rPr>
          <w:rFonts w:ascii="Arial" w:eastAsiaTheme="majorEastAsia" w:hAnsi="Arial" w:cs="Arial"/>
          <w:b/>
          <w:sz w:val="28"/>
          <w:szCs w:val="28"/>
        </w:rPr>
        <w:fldChar w:fldCharType="begin"/>
      </w:r>
      <w:r w:rsidRPr="00712EBD">
        <w:rPr>
          <w:rFonts w:ascii="Arial" w:eastAsiaTheme="majorEastAsia" w:hAnsi="Arial" w:cs="Arial"/>
          <w:b/>
          <w:sz w:val="28"/>
          <w:szCs w:val="28"/>
        </w:rPr>
        <w:instrText>HYPERLINK  \l "Pt2ProducerObs"</w:instrText>
      </w:r>
      <w:r w:rsidRPr="00712EBD">
        <w:rPr>
          <w:rFonts w:ascii="Arial" w:eastAsiaTheme="majorEastAsia" w:hAnsi="Arial" w:cs="Arial"/>
          <w:b/>
          <w:sz w:val="28"/>
          <w:szCs w:val="28"/>
        </w:rPr>
      </w:r>
      <w:r w:rsidRPr="00712EBD">
        <w:rPr>
          <w:rFonts w:ascii="Arial" w:eastAsiaTheme="majorEastAsia" w:hAnsi="Arial" w:cs="Arial"/>
          <w:b/>
          <w:sz w:val="28"/>
          <w:szCs w:val="28"/>
        </w:rPr>
        <w:fldChar w:fldCharType="separate"/>
      </w:r>
      <w:r w:rsidR="00881D0B" w:rsidRPr="00712EBD">
        <w:rPr>
          <w:rStyle w:val="Hyperlink"/>
          <w:rFonts w:ascii="Arial" w:eastAsiaTheme="majorEastAsia" w:hAnsi="Arial" w:cs="Arial"/>
          <w:b/>
          <w:color w:val="auto"/>
          <w:sz w:val="28"/>
          <w:szCs w:val="28"/>
          <w:u w:val="none"/>
        </w:rPr>
        <w:t>Part 2: Packaging producer obligations</w:t>
      </w:r>
    </w:p>
    <w:p w14:paraId="3FD4039E" w14:textId="29552F0A" w:rsidR="00881D0B" w:rsidRPr="00F614EC" w:rsidRDefault="00712EBD" w:rsidP="005A6B1D">
      <w:pPr>
        <w:spacing w:after="0" w:line="240" w:lineRule="auto"/>
        <w:rPr>
          <w:rFonts w:ascii="Arial" w:eastAsia="Calibri" w:hAnsi="Arial" w:cs="Arial"/>
          <w:lang w:eastAsia="en-GB"/>
        </w:rPr>
      </w:pPr>
      <w:r w:rsidRPr="00712EBD">
        <w:rPr>
          <w:rFonts w:ascii="Arial" w:eastAsiaTheme="majorEastAsia" w:hAnsi="Arial" w:cs="Arial"/>
          <w:b/>
          <w:sz w:val="28"/>
          <w:szCs w:val="28"/>
        </w:rPr>
        <w:fldChar w:fldCharType="end"/>
      </w:r>
      <w:r w:rsidR="00881D0B" w:rsidRPr="00F614EC">
        <w:rPr>
          <w:rFonts w:ascii="Arial" w:eastAsia="Calibri" w:hAnsi="Arial" w:cs="Arial"/>
          <w:lang w:eastAsia="en-GB"/>
        </w:rPr>
        <w:t xml:space="preserve">2:1  </w:t>
      </w:r>
      <w:r w:rsidR="00881D0B" w:rsidRPr="00F614EC">
        <w:rPr>
          <w:rFonts w:ascii="Arial" w:eastAsia="Calibri" w:hAnsi="Arial" w:cs="Arial"/>
          <w:lang w:eastAsia="en-GB"/>
        </w:rPr>
        <w:tab/>
      </w:r>
      <w:hyperlink w:anchor="Pt2_PackagingProducerFunctions" w:history="1">
        <w:r w:rsidR="00881D0B" w:rsidRPr="00F614EC">
          <w:rPr>
            <w:rStyle w:val="Hyperlink"/>
            <w:rFonts w:ascii="Arial" w:eastAsia="Calibri" w:hAnsi="Arial" w:cs="Arial"/>
            <w:color w:val="auto"/>
            <w:u w:val="none"/>
            <w:lang w:eastAsia="en-GB"/>
          </w:rPr>
          <w:t>Producer functions and reporting terminology</w:t>
        </w:r>
      </w:hyperlink>
      <w:r w:rsidR="00881D0B" w:rsidRPr="00F614EC">
        <w:rPr>
          <w:rFonts w:ascii="Arial" w:eastAsia="Calibri" w:hAnsi="Arial" w:cs="Arial"/>
          <w:lang w:eastAsia="en-GB"/>
        </w:rPr>
        <w:t xml:space="preserve"> </w:t>
      </w:r>
    </w:p>
    <w:p w14:paraId="439B8FB4" w14:textId="3AD33606" w:rsidR="00881D0B" w:rsidRPr="00F614EC" w:rsidRDefault="00881D0B" w:rsidP="005A6B1D">
      <w:pPr>
        <w:spacing w:after="0" w:line="240" w:lineRule="auto"/>
        <w:rPr>
          <w:rFonts w:ascii="Arial" w:hAnsi="Arial" w:cs="Arial"/>
        </w:rPr>
      </w:pPr>
      <w:r w:rsidRPr="00F614EC">
        <w:rPr>
          <w:rFonts w:ascii="Arial" w:eastAsia="Calibri" w:hAnsi="Arial" w:cs="Arial"/>
          <w:lang w:eastAsia="en-GB"/>
        </w:rPr>
        <w:t xml:space="preserve">2:2  </w:t>
      </w:r>
      <w:r w:rsidRPr="00F614EC">
        <w:rPr>
          <w:rFonts w:ascii="Arial" w:eastAsia="Calibri" w:hAnsi="Arial" w:cs="Arial"/>
          <w:lang w:eastAsia="en-GB"/>
        </w:rPr>
        <w:tab/>
      </w:r>
      <w:hyperlink w:anchor="Pt2_ProducerThresholds" w:history="1">
        <w:r w:rsidRPr="00F614EC">
          <w:rPr>
            <w:rStyle w:val="Hyperlink"/>
            <w:rFonts w:ascii="Arial" w:eastAsia="Calibri" w:hAnsi="Arial" w:cs="Arial"/>
            <w:color w:val="auto"/>
            <w:u w:val="none"/>
            <w:lang w:eastAsia="en-GB"/>
          </w:rPr>
          <w:t>Producer threshold criteria</w:t>
        </w:r>
      </w:hyperlink>
    </w:p>
    <w:p w14:paraId="6749E714" w14:textId="7D08B4A2" w:rsidR="00A3136D" w:rsidRPr="00F614EC" w:rsidRDefault="005F1F0A" w:rsidP="005A6B1D">
      <w:pPr>
        <w:spacing w:after="0" w:line="240" w:lineRule="auto"/>
        <w:rPr>
          <w:rFonts w:ascii="Arial" w:hAnsi="Arial" w:cs="Arial"/>
        </w:rPr>
      </w:pPr>
      <w:r w:rsidRPr="00F614EC">
        <w:rPr>
          <w:rFonts w:ascii="Arial" w:eastAsia="Calibri" w:hAnsi="Arial" w:cs="Arial"/>
          <w:lang w:eastAsia="en-GB"/>
        </w:rPr>
        <w:t xml:space="preserve">2:3  </w:t>
      </w:r>
      <w:r w:rsidR="00A3136D" w:rsidRPr="00F614EC">
        <w:rPr>
          <w:rFonts w:ascii="Arial" w:hAnsi="Arial" w:cs="Arial"/>
        </w:rPr>
        <w:tab/>
      </w:r>
      <w:hyperlink w:anchor="ProducerYears" w:history="1">
        <w:r w:rsidR="00A3136D" w:rsidRPr="00F614EC">
          <w:rPr>
            <w:rStyle w:val="Hyperlink"/>
            <w:rFonts w:ascii="Arial" w:hAnsi="Arial" w:cs="Arial"/>
            <w:color w:val="auto"/>
            <w:u w:val="none"/>
          </w:rPr>
          <w:t>Producer years</w:t>
        </w:r>
      </w:hyperlink>
    </w:p>
    <w:p w14:paraId="27556AB0" w14:textId="7D5892EE" w:rsidR="00A3136D" w:rsidRPr="00F614EC" w:rsidRDefault="005F1F0A" w:rsidP="005A6B1D">
      <w:pPr>
        <w:spacing w:after="0" w:line="240" w:lineRule="auto"/>
        <w:rPr>
          <w:rFonts w:ascii="Arial" w:hAnsi="Arial" w:cs="Arial"/>
        </w:rPr>
      </w:pPr>
      <w:r w:rsidRPr="00F614EC">
        <w:rPr>
          <w:rFonts w:ascii="Arial" w:hAnsi="Arial" w:cs="Arial"/>
        </w:rPr>
        <w:t>2:4</w:t>
      </w:r>
      <w:r w:rsidR="00A3136D" w:rsidRPr="00F614EC">
        <w:rPr>
          <w:rFonts w:ascii="Arial" w:hAnsi="Arial" w:cs="Arial"/>
        </w:rPr>
        <w:tab/>
      </w:r>
      <w:hyperlink w:anchor="PackagingSuppliedCalculation" w:history="1">
        <w:r w:rsidR="00A3136D" w:rsidRPr="00F614EC">
          <w:rPr>
            <w:rStyle w:val="Hyperlink"/>
            <w:rFonts w:ascii="Arial" w:hAnsi="Arial" w:cs="Arial"/>
            <w:color w:val="auto"/>
            <w:u w:val="none"/>
          </w:rPr>
          <w:t>Packaging supplied calculation</w:t>
        </w:r>
      </w:hyperlink>
      <w:r w:rsidR="00A025DA" w:rsidRPr="00F614EC">
        <w:rPr>
          <w:rFonts w:ascii="Arial" w:hAnsi="Arial" w:cs="Arial"/>
        </w:rPr>
        <w:t xml:space="preserve"> </w:t>
      </w:r>
    </w:p>
    <w:p w14:paraId="4EABC72B" w14:textId="032A89D1" w:rsidR="00A025DA" w:rsidRPr="00F614EC" w:rsidRDefault="00683722" w:rsidP="00683722">
      <w:pPr>
        <w:spacing w:after="0" w:line="240" w:lineRule="auto"/>
        <w:rPr>
          <w:rFonts w:ascii="Arial" w:hAnsi="Arial" w:cs="Arial"/>
        </w:rPr>
      </w:pPr>
      <w:r w:rsidRPr="00F614EC">
        <w:rPr>
          <w:rFonts w:ascii="Arial" w:hAnsi="Arial" w:cs="Arial"/>
        </w:rPr>
        <w:t>2:5</w:t>
      </w:r>
      <w:r w:rsidRPr="00F614EC">
        <w:rPr>
          <w:rFonts w:ascii="Arial" w:hAnsi="Arial" w:cs="Arial"/>
        </w:rPr>
        <w:tab/>
      </w:r>
      <w:hyperlink w:anchor="TurnoverThreshold" w:history="1">
        <w:r w:rsidR="00A025DA" w:rsidRPr="00F614EC">
          <w:rPr>
            <w:rStyle w:val="Hyperlink"/>
            <w:rFonts w:ascii="Arial" w:hAnsi="Arial" w:cs="Arial"/>
            <w:color w:val="auto"/>
            <w:u w:val="none"/>
          </w:rPr>
          <w:t>Turnover threshold</w:t>
        </w:r>
      </w:hyperlink>
    </w:p>
    <w:p w14:paraId="0B168FE4" w14:textId="335F71F5" w:rsidR="005463E6" w:rsidRPr="00F614EC" w:rsidRDefault="00683722" w:rsidP="005A6B1D">
      <w:pPr>
        <w:spacing w:after="0" w:line="240" w:lineRule="auto"/>
        <w:rPr>
          <w:rFonts w:ascii="Arial" w:eastAsia="Calibri" w:hAnsi="Arial" w:cs="Arial"/>
          <w:lang w:eastAsia="en-GB"/>
        </w:rPr>
      </w:pPr>
      <w:r w:rsidRPr="00F614EC">
        <w:rPr>
          <w:rFonts w:ascii="Arial" w:eastAsia="Calibri" w:hAnsi="Arial" w:cs="Arial"/>
          <w:lang w:eastAsia="en-GB"/>
        </w:rPr>
        <w:t>2:6</w:t>
      </w:r>
      <w:r w:rsidRPr="00F614EC">
        <w:rPr>
          <w:rFonts w:ascii="Arial" w:eastAsia="Calibri" w:hAnsi="Arial" w:cs="Arial"/>
          <w:lang w:eastAsia="en-GB"/>
        </w:rPr>
        <w:tab/>
      </w:r>
      <w:hyperlink w:anchor="CeasestobeaProducer" w:history="1">
        <w:r w:rsidR="008E7E4F" w:rsidRPr="00F614EC">
          <w:rPr>
            <w:rStyle w:val="Hyperlink"/>
            <w:rFonts w:ascii="Arial" w:eastAsia="Calibri" w:hAnsi="Arial" w:cs="Arial"/>
            <w:color w:val="auto"/>
            <w:u w:val="none"/>
            <w:lang w:eastAsia="en-GB"/>
          </w:rPr>
          <w:t>When a person ceases to be a producer</w:t>
        </w:r>
      </w:hyperlink>
    </w:p>
    <w:p w14:paraId="4CB36494" w14:textId="03A5723B" w:rsidR="000401B5" w:rsidRPr="00F614EC" w:rsidRDefault="00F861D4" w:rsidP="00C00927">
      <w:pPr>
        <w:spacing w:after="0" w:line="240" w:lineRule="auto"/>
        <w:rPr>
          <w:rFonts w:ascii="Arial" w:eastAsia="Calibri" w:hAnsi="Arial" w:cs="Arial"/>
          <w:lang w:eastAsia="en-GB"/>
        </w:rPr>
      </w:pPr>
      <w:r w:rsidRPr="6D048108">
        <w:rPr>
          <w:rFonts w:ascii="Arial" w:eastAsia="Calibri" w:hAnsi="Arial" w:cs="Arial"/>
          <w:lang w:eastAsia="en-GB"/>
        </w:rPr>
        <w:t>2:</w:t>
      </w:r>
      <w:r w:rsidR="00683722" w:rsidRPr="6D048108">
        <w:rPr>
          <w:rFonts w:ascii="Arial" w:eastAsia="Calibri" w:hAnsi="Arial" w:cs="Arial"/>
          <w:lang w:eastAsia="en-GB"/>
        </w:rPr>
        <w:t>7</w:t>
      </w:r>
      <w:r>
        <w:tab/>
      </w:r>
      <w:hyperlink w:anchor="SmallProducers" w:history="1">
        <w:r w:rsidRPr="6D048108">
          <w:rPr>
            <w:rStyle w:val="Hyperlink"/>
            <w:rFonts w:ascii="Arial" w:eastAsia="Calibri" w:hAnsi="Arial" w:cs="Arial"/>
            <w:color w:val="auto"/>
            <w:u w:val="none"/>
            <w:lang w:eastAsia="en-GB"/>
          </w:rPr>
          <w:t>Small</w:t>
        </w:r>
        <w:r w:rsidR="000401B5" w:rsidRPr="6D048108">
          <w:rPr>
            <w:rStyle w:val="Hyperlink"/>
            <w:rFonts w:ascii="Arial" w:eastAsia="Calibri" w:hAnsi="Arial" w:cs="Arial"/>
            <w:color w:val="auto"/>
            <w:u w:val="none"/>
            <w:lang w:eastAsia="en-GB"/>
          </w:rPr>
          <w:t xml:space="preserve"> producers</w:t>
        </w:r>
      </w:hyperlink>
    </w:p>
    <w:p w14:paraId="4511CC97" w14:textId="256261FB" w:rsidR="00881D0B" w:rsidRPr="00F614EC" w:rsidRDefault="000401B5" w:rsidP="00C00927">
      <w:pPr>
        <w:spacing w:after="0" w:line="240" w:lineRule="auto"/>
        <w:rPr>
          <w:rFonts w:ascii="Arial" w:hAnsi="Arial" w:cs="Arial"/>
        </w:rPr>
      </w:pPr>
      <w:r w:rsidRPr="00F614EC">
        <w:rPr>
          <w:rFonts w:ascii="Arial" w:eastAsia="Calibri" w:hAnsi="Arial" w:cs="Arial"/>
          <w:lang w:eastAsia="en-GB"/>
        </w:rPr>
        <w:t>2:</w:t>
      </w:r>
      <w:r w:rsidR="00AD3D92" w:rsidRPr="00F614EC">
        <w:rPr>
          <w:rFonts w:ascii="Arial" w:eastAsia="Calibri" w:hAnsi="Arial" w:cs="Arial"/>
          <w:lang w:eastAsia="en-GB"/>
        </w:rPr>
        <w:t>8</w:t>
      </w:r>
      <w:r w:rsidRPr="00F614EC">
        <w:rPr>
          <w:rFonts w:ascii="Arial" w:eastAsia="Calibri" w:hAnsi="Arial" w:cs="Arial"/>
          <w:lang w:eastAsia="en-GB"/>
        </w:rPr>
        <w:tab/>
      </w:r>
      <w:hyperlink w:anchor="Pt2_ProdDataReporting" w:history="1">
        <w:r w:rsidR="00881D0B" w:rsidRPr="00F614EC">
          <w:rPr>
            <w:rStyle w:val="Hyperlink"/>
            <w:rFonts w:ascii="Arial" w:eastAsia="Calibri" w:hAnsi="Arial" w:cs="Arial"/>
            <w:color w:val="auto"/>
            <w:u w:val="none"/>
            <w:lang w:eastAsia="en-GB"/>
          </w:rPr>
          <w:t>Producer data reporting</w:t>
        </w:r>
      </w:hyperlink>
    </w:p>
    <w:p w14:paraId="51FFF706" w14:textId="77777777" w:rsidR="00814EAA" w:rsidRDefault="00814EAA" w:rsidP="005A6B1D">
      <w:pPr>
        <w:spacing w:line="240" w:lineRule="auto"/>
        <w:rPr>
          <w:rFonts w:ascii="Arial" w:eastAsiaTheme="majorEastAsia" w:hAnsi="Arial" w:cs="Arial"/>
          <w:b/>
          <w:sz w:val="28"/>
          <w:szCs w:val="28"/>
        </w:rPr>
      </w:pPr>
    </w:p>
    <w:p w14:paraId="1B4B6722" w14:textId="203951B3" w:rsidR="00881D0B" w:rsidRPr="00712EBD" w:rsidRDefault="00712EBD" w:rsidP="005A6B1D">
      <w:pPr>
        <w:spacing w:line="240" w:lineRule="auto"/>
        <w:rPr>
          <w:rStyle w:val="Hyperlink"/>
          <w:rFonts w:ascii="Arial" w:eastAsiaTheme="majorEastAsia" w:hAnsi="Arial" w:cs="Arial"/>
          <w:b/>
          <w:color w:val="auto"/>
          <w:sz w:val="28"/>
          <w:szCs w:val="28"/>
          <w:u w:val="none"/>
        </w:rPr>
      </w:pPr>
      <w:r w:rsidRPr="00712EBD">
        <w:rPr>
          <w:rFonts w:ascii="Arial" w:eastAsiaTheme="majorEastAsia" w:hAnsi="Arial" w:cs="Arial"/>
          <w:b/>
          <w:sz w:val="28"/>
          <w:szCs w:val="28"/>
        </w:rPr>
        <w:fldChar w:fldCharType="begin"/>
      </w:r>
      <w:r w:rsidRPr="00712EBD">
        <w:rPr>
          <w:rFonts w:ascii="Arial" w:eastAsiaTheme="majorEastAsia" w:hAnsi="Arial" w:cs="Arial"/>
          <w:b/>
          <w:sz w:val="28"/>
          <w:szCs w:val="28"/>
        </w:rPr>
        <w:instrText>HYPERLINK  \l "Pt3AgreedPositions"</w:instrText>
      </w:r>
      <w:r w:rsidRPr="00712EBD">
        <w:rPr>
          <w:rFonts w:ascii="Arial" w:eastAsiaTheme="majorEastAsia" w:hAnsi="Arial" w:cs="Arial"/>
          <w:b/>
          <w:sz w:val="28"/>
          <w:szCs w:val="28"/>
        </w:rPr>
      </w:r>
      <w:r w:rsidRPr="00712EBD">
        <w:rPr>
          <w:rFonts w:ascii="Arial" w:eastAsiaTheme="majorEastAsia" w:hAnsi="Arial" w:cs="Arial"/>
          <w:b/>
          <w:sz w:val="28"/>
          <w:szCs w:val="28"/>
        </w:rPr>
        <w:fldChar w:fldCharType="separate"/>
      </w:r>
      <w:r w:rsidR="00881D0B" w:rsidRPr="00712EBD">
        <w:rPr>
          <w:rStyle w:val="Hyperlink"/>
          <w:rFonts w:ascii="Arial" w:eastAsiaTheme="majorEastAsia" w:hAnsi="Arial" w:cs="Arial"/>
          <w:b/>
          <w:color w:val="auto"/>
          <w:sz w:val="28"/>
          <w:szCs w:val="28"/>
          <w:u w:val="none"/>
        </w:rPr>
        <w:t>Part 3: Agreed Positions</w:t>
      </w:r>
    </w:p>
    <w:p w14:paraId="07E46A9B" w14:textId="4E9D1A30" w:rsidR="00881D0B" w:rsidRPr="00712EBD" w:rsidRDefault="00712EBD" w:rsidP="005A6B1D">
      <w:pPr>
        <w:spacing w:after="0" w:line="240" w:lineRule="auto"/>
        <w:rPr>
          <w:rFonts w:ascii="Arial" w:eastAsiaTheme="majorEastAsia" w:hAnsi="Arial" w:cs="Arial"/>
        </w:rPr>
      </w:pPr>
      <w:r w:rsidRPr="00712EBD">
        <w:rPr>
          <w:rFonts w:ascii="Arial" w:eastAsiaTheme="majorEastAsia" w:hAnsi="Arial" w:cs="Arial"/>
          <w:b/>
          <w:sz w:val="28"/>
          <w:szCs w:val="28"/>
        </w:rPr>
        <w:fldChar w:fldCharType="end"/>
      </w:r>
      <w:r w:rsidR="00881D0B" w:rsidRPr="00712EBD">
        <w:rPr>
          <w:rFonts w:ascii="Arial" w:eastAsiaTheme="majorEastAsia" w:hAnsi="Arial" w:cs="Arial"/>
        </w:rPr>
        <w:t xml:space="preserve">3:1  </w:t>
      </w:r>
      <w:r w:rsidR="00881D0B" w:rsidRPr="00712EBD">
        <w:rPr>
          <w:rFonts w:ascii="Arial" w:eastAsiaTheme="majorEastAsia" w:hAnsi="Arial" w:cs="Arial"/>
        </w:rPr>
        <w:tab/>
      </w:r>
      <w:hyperlink w:anchor="APs_HouseholdPackaging" w:history="1">
        <w:r w:rsidR="00881D0B" w:rsidRPr="00712EBD">
          <w:rPr>
            <w:rStyle w:val="Hyperlink"/>
            <w:rFonts w:ascii="Arial" w:eastAsiaTheme="majorEastAsia" w:hAnsi="Arial" w:cs="Arial"/>
            <w:color w:val="auto"/>
            <w:u w:val="none"/>
          </w:rPr>
          <w:t>Household Packaging</w:t>
        </w:r>
      </w:hyperlink>
    </w:p>
    <w:p w14:paraId="60DA60CC" w14:textId="25DC9F37" w:rsidR="00881D0B" w:rsidRPr="00712EBD" w:rsidRDefault="00881D0B" w:rsidP="005A6B1D">
      <w:pPr>
        <w:spacing w:after="0" w:line="240" w:lineRule="auto"/>
        <w:rPr>
          <w:rFonts w:ascii="Arial" w:eastAsiaTheme="majorEastAsia" w:hAnsi="Arial" w:cs="Arial"/>
        </w:rPr>
      </w:pPr>
      <w:r w:rsidRPr="00712EBD">
        <w:rPr>
          <w:rFonts w:ascii="Arial" w:eastAsiaTheme="majorEastAsia" w:hAnsi="Arial" w:cs="Arial"/>
        </w:rPr>
        <w:t xml:space="preserve">3:2  </w:t>
      </w:r>
      <w:r w:rsidRPr="00712EBD">
        <w:rPr>
          <w:rFonts w:ascii="Arial" w:eastAsiaTheme="majorEastAsia" w:hAnsi="Arial" w:cs="Arial"/>
        </w:rPr>
        <w:tab/>
      </w:r>
      <w:hyperlink w:anchor="APs_Supply" w:history="1">
        <w:r w:rsidRPr="00712EBD">
          <w:rPr>
            <w:rStyle w:val="Hyperlink"/>
            <w:rFonts w:ascii="Arial" w:eastAsiaTheme="majorEastAsia" w:hAnsi="Arial" w:cs="Arial"/>
            <w:color w:val="auto"/>
            <w:u w:val="none"/>
          </w:rPr>
          <w:t>Supply</w:t>
        </w:r>
      </w:hyperlink>
    </w:p>
    <w:p w14:paraId="34C05D8F" w14:textId="3F89C529" w:rsidR="00881D0B" w:rsidRPr="00712EBD" w:rsidRDefault="00881D0B" w:rsidP="005A6B1D">
      <w:pPr>
        <w:spacing w:after="0" w:line="240" w:lineRule="auto"/>
        <w:rPr>
          <w:rFonts w:ascii="Arial" w:eastAsiaTheme="majorEastAsia" w:hAnsi="Arial" w:cs="Arial"/>
        </w:rPr>
      </w:pPr>
      <w:r w:rsidRPr="00712EBD">
        <w:rPr>
          <w:rFonts w:ascii="Arial" w:eastAsiaTheme="majorEastAsia" w:hAnsi="Arial" w:cs="Arial"/>
        </w:rPr>
        <w:t xml:space="preserve">3:3  </w:t>
      </w:r>
      <w:r w:rsidRPr="00712EBD">
        <w:rPr>
          <w:rFonts w:ascii="Arial" w:eastAsiaTheme="majorEastAsia" w:hAnsi="Arial" w:cs="Arial"/>
        </w:rPr>
        <w:tab/>
      </w:r>
      <w:hyperlink w:anchor="APs_EstablishedinUK" w:history="1">
        <w:r w:rsidRPr="00712EBD">
          <w:rPr>
            <w:rStyle w:val="Hyperlink"/>
            <w:rFonts w:ascii="Arial" w:eastAsiaTheme="majorEastAsia" w:hAnsi="Arial" w:cs="Arial"/>
            <w:color w:val="auto"/>
            <w:u w:val="none"/>
          </w:rPr>
          <w:t>Established in the UK</w:t>
        </w:r>
      </w:hyperlink>
    </w:p>
    <w:p w14:paraId="2976304C" w14:textId="77777777" w:rsidR="00083643" w:rsidRDefault="00881D0B" w:rsidP="005A6B1D">
      <w:pPr>
        <w:spacing w:after="0" w:line="240" w:lineRule="auto"/>
        <w:rPr>
          <w:rStyle w:val="Hyperlink"/>
          <w:rFonts w:ascii="Arial" w:eastAsiaTheme="majorEastAsia" w:hAnsi="Arial" w:cs="Arial"/>
          <w:color w:val="auto"/>
          <w:u w:val="none"/>
        </w:rPr>
      </w:pPr>
      <w:r w:rsidRPr="00712EBD">
        <w:rPr>
          <w:rFonts w:ascii="Arial" w:eastAsiaTheme="majorEastAsia" w:hAnsi="Arial" w:cs="Arial"/>
        </w:rPr>
        <w:t xml:space="preserve">3:4  </w:t>
      </w:r>
      <w:r w:rsidRPr="00712EBD">
        <w:rPr>
          <w:rFonts w:ascii="Arial" w:eastAsiaTheme="majorEastAsia" w:hAnsi="Arial" w:cs="Arial"/>
        </w:rPr>
        <w:tab/>
      </w:r>
      <w:hyperlink w:anchor="APs_BrandOwner" w:history="1">
        <w:r w:rsidRPr="00712EBD">
          <w:rPr>
            <w:rStyle w:val="Hyperlink"/>
            <w:rFonts w:ascii="Arial" w:eastAsiaTheme="majorEastAsia" w:hAnsi="Arial" w:cs="Arial"/>
            <w:color w:val="auto"/>
            <w:u w:val="none"/>
          </w:rPr>
          <w:t>B</w:t>
        </w:r>
        <w:r w:rsidR="00571EB4">
          <w:rPr>
            <w:rStyle w:val="Hyperlink"/>
            <w:rFonts w:ascii="Arial" w:eastAsiaTheme="majorEastAsia" w:hAnsi="Arial" w:cs="Arial"/>
            <w:color w:val="auto"/>
            <w:u w:val="none"/>
          </w:rPr>
          <w:t>rands and b</w:t>
        </w:r>
        <w:r w:rsidRPr="00712EBD">
          <w:rPr>
            <w:rStyle w:val="Hyperlink"/>
            <w:rFonts w:ascii="Arial" w:eastAsiaTheme="majorEastAsia" w:hAnsi="Arial" w:cs="Arial"/>
            <w:color w:val="auto"/>
            <w:u w:val="none"/>
          </w:rPr>
          <w:t>rand owner</w:t>
        </w:r>
      </w:hyperlink>
      <w:r w:rsidR="00571EB4">
        <w:rPr>
          <w:rStyle w:val="Hyperlink"/>
          <w:rFonts w:ascii="Arial" w:eastAsiaTheme="majorEastAsia" w:hAnsi="Arial" w:cs="Arial"/>
          <w:color w:val="auto"/>
          <w:u w:val="none"/>
        </w:rPr>
        <w:t>s</w:t>
      </w:r>
    </w:p>
    <w:p w14:paraId="1C378693" w14:textId="548FBDEE" w:rsidR="00A067E9" w:rsidRDefault="00881D0B" w:rsidP="005A6B1D">
      <w:pPr>
        <w:spacing w:after="0" w:line="240" w:lineRule="auto"/>
        <w:rPr>
          <w:rFonts w:ascii="Arial" w:eastAsiaTheme="majorEastAsia" w:hAnsi="Arial" w:cs="Arial"/>
        </w:rPr>
      </w:pPr>
      <w:r w:rsidRPr="00712EBD">
        <w:rPr>
          <w:rFonts w:ascii="Arial" w:eastAsiaTheme="majorEastAsia" w:hAnsi="Arial" w:cs="Arial"/>
        </w:rPr>
        <w:t xml:space="preserve">3:5  </w:t>
      </w:r>
      <w:r w:rsidRPr="00712EBD">
        <w:rPr>
          <w:rFonts w:ascii="Arial" w:eastAsiaTheme="majorEastAsia" w:hAnsi="Arial" w:cs="Arial"/>
        </w:rPr>
        <w:tab/>
      </w:r>
      <w:hyperlink w:anchor="APs_MultiBranded" w:history="1">
        <w:r w:rsidR="00A067E9" w:rsidRPr="002B22A1">
          <w:rPr>
            <w:rStyle w:val="Hyperlink"/>
            <w:rFonts w:ascii="Arial" w:eastAsiaTheme="majorEastAsia" w:hAnsi="Arial" w:cs="Arial"/>
            <w:color w:val="auto"/>
            <w:u w:val="none"/>
          </w:rPr>
          <w:t>Multi branded packaging</w:t>
        </w:r>
      </w:hyperlink>
    </w:p>
    <w:p w14:paraId="23F5946C" w14:textId="6221967C" w:rsidR="000E0712" w:rsidRPr="00712EBD" w:rsidRDefault="00881D0B" w:rsidP="000E0712">
      <w:pPr>
        <w:spacing w:after="0" w:line="240" w:lineRule="auto"/>
        <w:rPr>
          <w:rFonts w:ascii="Arial" w:eastAsiaTheme="majorEastAsia" w:hAnsi="Arial" w:cs="Arial"/>
        </w:rPr>
      </w:pPr>
      <w:r w:rsidRPr="002B22A1">
        <w:rPr>
          <w:rFonts w:ascii="Arial" w:eastAsiaTheme="majorEastAsia" w:hAnsi="Arial" w:cs="Arial"/>
        </w:rPr>
        <w:t xml:space="preserve">3:6  </w:t>
      </w:r>
      <w:r w:rsidRPr="002B22A1">
        <w:rPr>
          <w:rFonts w:ascii="Arial" w:eastAsiaTheme="majorEastAsia" w:hAnsi="Arial" w:cs="Arial"/>
        </w:rPr>
        <w:tab/>
      </w:r>
      <w:hyperlink w:anchor="InterpretationOfBranded" w:history="1">
        <w:r w:rsidR="000E0712" w:rsidRPr="00712EBD">
          <w:rPr>
            <w:rStyle w:val="Hyperlink"/>
            <w:rFonts w:ascii="Arial" w:eastAsiaTheme="majorEastAsia" w:hAnsi="Arial" w:cs="Arial"/>
            <w:color w:val="auto"/>
            <w:u w:val="none"/>
          </w:rPr>
          <w:t>Interpretation of forming part of branded packaging</w:t>
        </w:r>
      </w:hyperlink>
      <w:r w:rsidR="000E0712">
        <w:rPr>
          <w:rStyle w:val="Hyperlink"/>
          <w:rFonts w:ascii="Arial" w:eastAsiaTheme="majorEastAsia" w:hAnsi="Arial" w:cs="Arial"/>
          <w:color w:val="auto"/>
          <w:u w:val="none"/>
        </w:rPr>
        <w:t xml:space="preserve"> </w:t>
      </w:r>
    </w:p>
    <w:p w14:paraId="5CD2C9F9" w14:textId="0D5ECE90" w:rsidR="00D22F03" w:rsidRPr="002B22A1" w:rsidRDefault="000E0712" w:rsidP="00D22F03">
      <w:pPr>
        <w:spacing w:after="0" w:line="240" w:lineRule="auto"/>
        <w:rPr>
          <w:rFonts w:ascii="Arial" w:eastAsiaTheme="majorEastAsia" w:hAnsi="Arial" w:cs="Arial"/>
        </w:rPr>
      </w:pPr>
      <w:r w:rsidRPr="00802B1C">
        <w:rPr>
          <w:rFonts w:ascii="Arial" w:eastAsiaTheme="majorEastAsia" w:hAnsi="Arial" w:cs="Arial"/>
        </w:rPr>
        <w:t>3:7</w:t>
      </w:r>
      <w:r w:rsidR="00802B1C">
        <w:tab/>
      </w:r>
      <w:hyperlink w:anchor="APs_Imports" w:history="1">
        <w:r w:rsidR="00D22F03" w:rsidRPr="002B22A1">
          <w:rPr>
            <w:rStyle w:val="Hyperlink"/>
            <w:rFonts w:ascii="Arial" w:eastAsiaTheme="majorEastAsia" w:hAnsi="Arial" w:cs="Arial"/>
            <w:color w:val="auto"/>
            <w:u w:val="none"/>
          </w:rPr>
          <w:t>Importer</w:t>
        </w:r>
      </w:hyperlink>
    </w:p>
    <w:p w14:paraId="40749369" w14:textId="691B827C" w:rsidR="008E6EB1" w:rsidRDefault="00881D0B" w:rsidP="00544E7A">
      <w:pPr>
        <w:spacing w:after="0" w:line="240" w:lineRule="auto"/>
        <w:rPr>
          <w:rFonts w:ascii="Arial" w:eastAsiaTheme="majorEastAsia" w:hAnsi="Arial" w:cs="Arial"/>
        </w:rPr>
      </w:pPr>
      <w:r w:rsidRPr="002B22A1">
        <w:rPr>
          <w:rFonts w:ascii="Arial" w:eastAsiaTheme="majorEastAsia" w:hAnsi="Arial" w:cs="Arial"/>
        </w:rPr>
        <w:t>3:</w:t>
      </w:r>
      <w:r w:rsidR="00802B1C">
        <w:rPr>
          <w:rFonts w:ascii="Arial" w:eastAsiaTheme="majorEastAsia" w:hAnsi="Arial" w:cs="Arial"/>
        </w:rPr>
        <w:t>8</w:t>
      </w:r>
      <w:r w:rsidRPr="002B22A1">
        <w:rPr>
          <w:rFonts w:ascii="Arial" w:eastAsiaTheme="majorEastAsia" w:hAnsi="Arial" w:cs="Arial"/>
        </w:rPr>
        <w:t xml:space="preserve">  </w:t>
      </w:r>
      <w:r w:rsidRPr="002B22A1">
        <w:rPr>
          <w:rFonts w:ascii="Arial" w:eastAsiaTheme="majorEastAsia" w:hAnsi="Arial" w:cs="Arial"/>
        </w:rPr>
        <w:tab/>
      </w:r>
      <w:hyperlink w:anchor="FirstUKowner" w:history="1">
        <w:r w:rsidR="007328F2" w:rsidRPr="00F9746D">
          <w:rPr>
            <w:rStyle w:val="Hyperlink"/>
            <w:rFonts w:ascii="Arial" w:eastAsiaTheme="majorEastAsia" w:hAnsi="Arial" w:cs="Arial"/>
            <w:color w:val="000000" w:themeColor="text1"/>
            <w:u w:val="none"/>
          </w:rPr>
          <w:t>First UK Owner</w:t>
        </w:r>
      </w:hyperlink>
    </w:p>
    <w:p w14:paraId="1D9B2F00" w14:textId="6A4E5A50" w:rsidR="000A0C5A" w:rsidRPr="00373F4D" w:rsidRDefault="00881D0B" w:rsidP="000A0C5A">
      <w:pPr>
        <w:spacing w:after="0" w:line="240" w:lineRule="auto"/>
        <w:rPr>
          <w:rFonts w:ascii="Arial" w:eastAsiaTheme="majorEastAsia" w:hAnsi="Arial" w:cs="Arial"/>
        </w:rPr>
      </w:pPr>
      <w:r w:rsidRPr="00373F4D">
        <w:rPr>
          <w:rFonts w:ascii="Arial" w:eastAsiaTheme="majorEastAsia" w:hAnsi="Arial" w:cs="Arial"/>
        </w:rPr>
        <w:t>3:</w:t>
      </w:r>
      <w:r w:rsidR="00802B1C" w:rsidRPr="00373F4D">
        <w:rPr>
          <w:rFonts w:ascii="Arial" w:eastAsiaTheme="majorEastAsia" w:hAnsi="Arial" w:cs="Arial"/>
        </w:rPr>
        <w:t>9</w:t>
      </w:r>
      <w:r w:rsidRPr="00373F4D">
        <w:rPr>
          <w:rFonts w:ascii="Arial" w:eastAsiaTheme="majorEastAsia" w:hAnsi="Arial" w:cs="Arial"/>
        </w:rPr>
        <w:t xml:space="preserve">  </w:t>
      </w:r>
      <w:r w:rsidRPr="00373F4D">
        <w:rPr>
          <w:rFonts w:ascii="Arial" w:eastAsiaTheme="majorEastAsia" w:hAnsi="Arial" w:cs="Arial"/>
        </w:rPr>
        <w:tab/>
      </w:r>
      <w:hyperlink w:anchor="APs_OnlineMarketplace" w:history="1">
        <w:r w:rsidR="000A0C5A" w:rsidRPr="00373F4D">
          <w:rPr>
            <w:rStyle w:val="Hyperlink"/>
            <w:rFonts w:ascii="Arial" w:eastAsiaTheme="majorEastAsia" w:hAnsi="Arial" w:cs="Arial"/>
            <w:color w:val="auto"/>
            <w:u w:val="none"/>
          </w:rPr>
          <w:t>Online marketplace (OMP)</w:t>
        </w:r>
      </w:hyperlink>
    </w:p>
    <w:p w14:paraId="57A3A303" w14:textId="56AB83E3" w:rsidR="00722B22" w:rsidRPr="00373F4D" w:rsidRDefault="000A0C5A" w:rsidP="00722B22">
      <w:pPr>
        <w:spacing w:after="0" w:line="240" w:lineRule="auto"/>
        <w:rPr>
          <w:rFonts w:ascii="Arial" w:eastAsiaTheme="majorEastAsia" w:hAnsi="Arial" w:cs="Arial"/>
        </w:rPr>
      </w:pPr>
      <w:r w:rsidRPr="00373F4D">
        <w:rPr>
          <w:rFonts w:ascii="Arial" w:hAnsi="Arial" w:cs="Arial"/>
        </w:rPr>
        <w:t>3:10</w:t>
      </w:r>
      <w:r w:rsidRPr="00373F4D">
        <w:rPr>
          <w:rFonts w:ascii="Arial" w:hAnsi="Arial" w:cs="Arial"/>
        </w:rPr>
        <w:tab/>
      </w:r>
      <w:hyperlink w:anchor="APs_DrinksContainers" w:history="1">
        <w:r w:rsidR="00722B22" w:rsidRPr="00373F4D">
          <w:rPr>
            <w:rStyle w:val="Hyperlink"/>
            <w:rFonts w:ascii="Arial" w:eastAsiaTheme="majorEastAsia" w:hAnsi="Arial" w:cs="Arial"/>
            <w:color w:val="auto"/>
            <w:u w:val="none"/>
          </w:rPr>
          <w:t>Drink containers</w:t>
        </w:r>
      </w:hyperlink>
    </w:p>
    <w:p w14:paraId="333223FC" w14:textId="646A4B7F" w:rsidR="009E739A" w:rsidRPr="00373F4D" w:rsidRDefault="00881D0B" w:rsidP="009E739A">
      <w:pPr>
        <w:spacing w:after="0" w:line="240" w:lineRule="auto"/>
        <w:rPr>
          <w:rFonts w:ascii="Arial" w:eastAsiaTheme="majorEastAsia" w:hAnsi="Arial" w:cs="Arial"/>
        </w:rPr>
      </w:pPr>
      <w:r w:rsidRPr="00373F4D">
        <w:rPr>
          <w:rFonts w:ascii="Arial" w:eastAsiaTheme="majorEastAsia" w:hAnsi="Arial" w:cs="Arial"/>
        </w:rPr>
        <w:t>3:</w:t>
      </w:r>
      <w:r w:rsidR="00802B1C" w:rsidRPr="00373F4D">
        <w:rPr>
          <w:rFonts w:ascii="Arial" w:eastAsiaTheme="majorEastAsia" w:hAnsi="Arial" w:cs="Arial"/>
        </w:rPr>
        <w:t>1</w:t>
      </w:r>
      <w:r w:rsidR="005E6B74" w:rsidRPr="00373F4D">
        <w:rPr>
          <w:rFonts w:ascii="Arial" w:eastAsiaTheme="majorEastAsia" w:hAnsi="Arial" w:cs="Arial"/>
        </w:rPr>
        <w:t>1</w:t>
      </w:r>
      <w:r w:rsidRPr="00373F4D">
        <w:rPr>
          <w:rFonts w:ascii="Arial" w:eastAsiaTheme="majorEastAsia" w:hAnsi="Arial" w:cs="Arial"/>
        </w:rPr>
        <w:t xml:space="preserve">  </w:t>
      </w:r>
      <w:r w:rsidRPr="00373F4D">
        <w:rPr>
          <w:rFonts w:ascii="Arial" w:eastAsiaTheme="majorEastAsia" w:hAnsi="Arial" w:cs="Arial"/>
        </w:rPr>
        <w:tab/>
      </w:r>
      <w:hyperlink w:anchor="APs_PackagingMaterials" w:history="1">
        <w:r w:rsidR="009E739A" w:rsidRPr="00373F4D">
          <w:rPr>
            <w:rStyle w:val="Hyperlink"/>
            <w:rFonts w:ascii="Arial" w:eastAsiaTheme="majorEastAsia" w:hAnsi="Arial" w:cs="Arial"/>
            <w:color w:val="auto"/>
            <w:u w:val="none"/>
          </w:rPr>
          <w:t>Packaging materials</w:t>
        </w:r>
      </w:hyperlink>
    </w:p>
    <w:p w14:paraId="2D2DEA43" w14:textId="5CDF464A" w:rsidR="008E1EE2" w:rsidRPr="00373F4D" w:rsidRDefault="00881D0B" w:rsidP="008E1EE2">
      <w:pPr>
        <w:spacing w:after="0" w:line="240" w:lineRule="auto"/>
        <w:rPr>
          <w:rFonts w:ascii="Arial" w:eastAsiaTheme="majorEastAsia" w:hAnsi="Arial" w:cs="Arial"/>
        </w:rPr>
      </w:pPr>
      <w:r w:rsidRPr="00373F4D">
        <w:rPr>
          <w:rFonts w:ascii="Arial" w:eastAsiaTheme="majorEastAsia" w:hAnsi="Arial" w:cs="Arial"/>
        </w:rPr>
        <w:t>3:1</w:t>
      </w:r>
      <w:r w:rsidR="005E6B74" w:rsidRPr="00373F4D">
        <w:rPr>
          <w:rFonts w:ascii="Arial" w:eastAsiaTheme="majorEastAsia" w:hAnsi="Arial" w:cs="Arial"/>
        </w:rPr>
        <w:t>2</w:t>
      </w:r>
      <w:r w:rsidRPr="00373F4D">
        <w:rPr>
          <w:rFonts w:ascii="Arial" w:eastAsiaTheme="majorEastAsia" w:hAnsi="Arial" w:cs="Arial"/>
        </w:rPr>
        <w:t xml:space="preserve">  </w:t>
      </w:r>
      <w:r w:rsidRPr="00373F4D">
        <w:rPr>
          <w:rFonts w:ascii="Arial" w:eastAsiaTheme="majorEastAsia" w:hAnsi="Arial" w:cs="Arial"/>
        </w:rPr>
        <w:tab/>
      </w:r>
      <w:hyperlink w:anchor="APs_UnfilledP" w:history="1">
        <w:r w:rsidR="008E1EE2" w:rsidRPr="00373F4D">
          <w:rPr>
            <w:rStyle w:val="Hyperlink"/>
            <w:rFonts w:ascii="Arial" w:eastAsiaTheme="majorEastAsia" w:hAnsi="Arial" w:cs="Arial"/>
            <w:color w:val="auto"/>
            <w:u w:val="none"/>
          </w:rPr>
          <w:t>Unfilled packaging</w:t>
        </w:r>
      </w:hyperlink>
    </w:p>
    <w:p w14:paraId="1022FF36" w14:textId="21BC4735" w:rsidR="008E1EE2" w:rsidRPr="002B22A1" w:rsidRDefault="00BF1FDE" w:rsidP="005A6B1D">
      <w:pPr>
        <w:spacing w:after="0" w:line="240" w:lineRule="auto"/>
        <w:rPr>
          <w:rFonts w:ascii="Arial" w:eastAsiaTheme="majorEastAsia" w:hAnsi="Arial" w:cs="Arial"/>
        </w:rPr>
      </w:pPr>
      <w:r w:rsidRPr="002B22A1">
        <w:rPr>
          <w:rFonts w:ascii="Arial" w:eastAsiaTheme="majorEastAsia" w:hAnsi="Arial" w:cs="Arial"/>
        </w:rPr>
        <w:t>3:1</w:t>
      </w:r>
      <w:r w:rsidR="005E6B74">
        <w:rPr>
          <w:rFonts w:ascii="Arial" w:eastAsiaTheme="majorEastAsia" w:hAnsi="Arial" w:cs="Arial"/>
        </w:rPr>
        <w:t>3</w:t>
      </w:r>
      <w:r w:rsidRPr="002B22A1">
        <w:rPr>
          <w:rFonts w:ascii="Arial" w:eastAsiaTheme="majorEastAsia" w:hAnsi="Arial" w:cs="Arial"/>
        </w:rPr>
        <w:tab/>
      </w:r>
      <w:hyperlink w:anchor="ManufacturerInterpetation" w:history="1">
        <w:r w:rsidR="00CB5541">
          <w:rPr>
            <w:rStyle w:val="Hyperlink"/>
            <w:rFonts w:ascii="Arial" w:eastAsiaTheme="majorEastAsia" w:hAnsi="Arial" w:cs="Arial"/>
            <w:color w:val="auto"/>
            <w:u w:val="none"/>
          </w:rPr>
          <w:t>I</w:t>
        </w:r>
        <w:r w:rsidRPr="002B22A1">
          <w:rPr>
            <w:rStyle w:val="Hyperlink"/>
            <w:rFonts w:ascii="Arial" w:eastAsiaTheme="majorEastAsia" w:hAnsi="Arial" w:cs="Arial"/>
            <w:color w:val="auto"/>
            <w:u w:val="none"/>
          </w:rPr>
          <w:t>nterpretation of manufacturer</w:t>
        </w:r>
      </w:hyperlink>
      <w:r w:rsidR="00166262">
        <w:rPr>
          <w:rStyle w:val="Hyperlink"/>
          <w:rFonts w:ascii="Arial" w:eastAsiaTheme="majorEastAsia" w:hAnsi="Arial" w:cs="Arial"/>
          <w:color w:val="auto"/>
          <w:u w:val="none"/>
        </w:rPr>
        <w:t xml:space="preserve"> </w:t>
      </w:r>
    </w:p>
    <w:p w14:paraId="7C030C79" w14:textId="40239F72" w:rsidR="00856105" w:rsidRPr="002B22A1" w:rsidRDefault="00881D0B" w:rsidP="00856105">
      <w:pPr>
        <w:spacing w:after="0" w:line="240" w:lineRule="auto"/>
        <w:rPr>
          <w:rFonts w:ascii="Arial" w:eastAsiaTheme="majorEastAsia" w:hAnsi="Arial" w:cs="Arial"/>
        </w:rPr>
      </w:pPr>
      <w:r w:rsidRPr="002B22A1">
        <w:rPr>
          <w:rFonts w:ascii="Arial" w:eastAsiaTheme="majorEastAsia" w:hAnsi="Arial" w:cs="Arial"/>
        </w:rPr>
        <w:t>3:1</w:t>
      </w:r>
      <w:r w:rsidR="00EC728F">
        <w:rPr>
          <w:rFonts w:ascii="Arial" w:eastAsiaTheme="majorEastAsia" w:hAnsi="Arial" w:cs="Arial"/>
        </w:rPr>
        <w:t>4</w:t>
      </w:r>
      <w:r w:rsidRPr="002B22A1">
        <w:rPr>
          <w:rFonts w:ascii="Arial" w:eastAsiaTheme="majorEastAsia" w:hAnsi="Arial" w:cs="Arial"/>
        </w:rPr>
        <w:t xml:space="preserve">  </w:t>
      </w:r>
      <w:r w:rsidRPr="002B22A1">
        <w:rPr>
          <w:rFonts w:ascii="Arial" w:eastAsiaTheme="majorEastAsia" w:hAnsi="Arial" w:cs="Arial"/>
        </w:rPr>
        <w:tab/>
      </w:r>
      <w:hyperlink w:anchor="APs_Charities" w:history="1">
        <w:r w:rsidR="00856105" w:rsidRPr="002B22A1">
          <w:rPr>
            <w:rStyle w:val="Hyperlink"/>
            <w:rFonts w:ascii="Arial" w:eastAsiaTheme="majorEastAsia" w:hAnsi="Arial" w:cs="Arial"/>
            <w:color w:val="auto"/>
            <w:u w:val="none"/>
          </w:rPr>
          <w:t>Charity exclusion</w:t>
        </w:r>
      </w:hyperlink>
    </w:p>
    <w:p w14:paraId="691D11B9" w14:textId="31A8A61E" w:rsidR="00856105" w:rsidRPr="002B22A1" w:rsidRDefault="00856105" w:rsidP="00856105">
      <w:pPr>
        <w:spacing w:after="0" w:line="240" w:lineRule="auto"/>
        <w:rPr>
          <w:rFonts w:ascii="Arial" w:eastAsiaTheme="majorEastAsia" w:hAnsi="Arial" w:cs="Arial"/>
        </w:rPr>
      </w:pPr>
      <w:r w:rsidRPr="002B22A1">
        <w:rPr>
          <w:rFonts w:ascii="Arial" w:eastAsiaTheme="majorEastAsia" w:hAnsi="Arial" w:cs="Arial"/>
        </w:rPr>
        <w:t>3:1</w:t>
      </w:r>
      <w:r w:rsidR="00EC728F">
        <w:rPr>
          <w:rFonts w:ascii="Arial" w:eastAsiaTheme="majorEastAsia" w:hAnsi="Arial" w:cs="Arial"/>
        </w:rPr>
        <w:t>5</w:t>
      </w:r>
      <w:r w:rsidRPr="002B22A1">
        <w:rPr>
          <w:rFonts w:ascii="Arial" w:eastAsiaTheme="majorEastAsia" w:hAnsi="Arial" w:cs="Arial"/>
        </w:rPr>
        <w:t xml:space="preserve"> </w:t>
      </w:r>
      <w:r w:rsidRPr="002B22A1">
        <w:rPr>
          <w:rFonts w:ascii="Arial" w:eastAsiaTheme="majorEastAsia" w:hAnsi="Arial" w:cs="Arial"/>
        </w:rPr>
        <w:tab/>
      </w:r>
      <w:hyperlink w:anchor="APs_Groups" w:history="1">
        <w:r w:rsidRPr="002B22A1">
          <w:rPr>
            <w:rStyle w:val="Hyperlink"/>
            <w:rFonts w:ascii="Arial" w:eastAsiaTheme="majorEastAsia" w:hAnsi="Arial" w:cs="Arial"/>
            <w:color w:val="auto"/>
            <w:u w:val="none"/>
          </w:rPr>
          <w:t>Holding Companies &amp; Subsidiaries (Groups)</w:t>
        </w:r>
      </w:hyperlink>
    </w:p>
    <w:p w14:paraId="1EEF4B6C" w14:textId="2DF98E3D" w:rsidR="00856105" w:rsidRPr="002B22A1" w:rsidRDefault="00856105" w:rsidP="005A6B1D">
      <w:pPr>
        <w:spacing w:after="0" w:line="240" w:lineRule="auto"/>
        <w:rPr>
          <w:rFonts w:ascii="Arial" w:eastAsiaTheme="majorEastAsia" w:hAnsi="Arial" w:cs="Arial"/>
        </w:rPr>
      </w:pPr>
      <w:r w:rsidRPr="002B22A1">
        <w:rPr>
          <w:rFonts w:ascii="Arial" w:eastAsiaTheme="majorEastAsia" w:hAnsi="Arial" w:cs="Arial"/>
        </w:rPr>
        <w:t>3:1</w:t>
      </w:r>
      <w:r w:rsidR="00EC728F">
        <w:rPr>
          <w:rFonts w:ascii="Arial" w:eastAsiaTheme="majorEastAsia" w:hAnsi="Arial" w:cs="Arial"/>
        </w:rPr>
        <w:t>6</w:t>
      </w:r>
      <w:r w:rsidRPr="002B22A1">
        <w:rPr>
          <w:rFonts w:ascii="Arial" w:eastAsiaTheme="majorEastAsia" w:hAnsi="Arial" w:cs="Arial"/>
        </w:rPr>
        <w:tab/>
      </w:r>
      <w:hyperlink w:anchor="APs_CrossBorder" w:history="1">
        <w:r w:rsidRPr="002B22A1">
          <w:rPr>
            <w:rStyle w:val="Hyperlink"/>
            <w:rFonts w:ascii="Arial" w:eastAsiaTheme="majorEastAsia" w:hAnsi="Arial" w:cs="Arial"/>
            <w:color w:val="auto"/>
            <w:u w:val="none"/>
          </w:rPr>
          <w:t>Cross-border arrangements</w:t>
        </w:r>
      </w:hyperlink>
    </w:p>
    <w:p w14:paraId="48CEEF89" w14:textId="59D27C9F" w:rsidR="009A3197" w:rsidRPr="002B22A1" w:rsidRDefault="009A3197" w:rsidP="009A3197">
      <w:pPr>
        <w:spacing w:after="0" w:line="240" w:lineRule="auto"/>
        <w:rPr>
          <w:rFonts w:ascii="Arial" w:eastAsiaTheme="majorEastAsia" w:hAnsi="Arial" w:cs="Arial"/>
        </w:rPr>
      </w:pPr>
      <w:r w:rsidRPr="002B22A1">
        <w:rPr>
          <w:rFonts w:ascii="Arial" w:eastAsiaTheme="majorEastAsia" w:hAnsi="Arial" w:cs="Arial"/>
        </w:rPr>
        <w:t>3:1</w:t>
      </w:r>
      <w:r w:rsidR="00EC728F">
        <w:rPr>
          <w:rFonts w:ascii="Arial" w:eastAsiaTheme="majorEastAsia" w:hAnsi="Arial" w:cs="Arial"/>
        </w:rPr>
        <w:t>7</w:t>
      </w:r>
      <w:r w:rsidRPr="002B22A1">
        <w:rPr>
          <w:rFonts w:ascii="Arial" w:eastAsiaTheme="majorEastAsia" w:hAnsi="Arial" w:cs="Arial"/>
        </w:rPr>
        <w:tab/>
      </w:r>
      <w:hyperlink w:anchor="APs_Reuseable" w:history="1">
        <w:r w:rsidRPr="002B22A1">
          <w:rPr>
            <w:rStyle w:val="Hyperlink"/>
            <w:rFonts w:ascii="Arial" w:eastAsiaTheme="majorEastAsia" w:hAnsi="Arial" w:cs="Arial"/>
            <w:color w:val="auto"/>
            <w:u w:val="none"/>
          </w:rPr>
          <w:t>Reusable packaging</w:t>
        </w:r>
      </w:hyperlink>
    </w:p>
    <w:p w14:paraId="5104CEF2" w14:textId="7B03BE05" w:rsidR="00881D0B" w:rsidRDefault="00325A16" w:rsidP="005A6B1D">
      <w:pPr>
        <w:spacing w:after="0" w:line="240" w:lineRule="auto"/>
      </w:pPr>
      <w:r w:rsidRPr="002B22A1">
        <w:rPr>
          <w:rFonts w:ascii="Arial" w:eastAsiaTheme="majorEastAsia" w:hAnsi="Arial" w:cs="Arial"/>
        </w:rPr>
        <w:t>3:1</w:t>
      </w:r>
      <w:r w:rsidR="00EC728F">
        <w:rPr>
          <w:rFonts w:ascii="Arial" w:eastAsiaTheme="majorEastAsia" w:hAnsi="Arial" w:cs="Arial"/>
        </w:rPr>
        <w:t>8</w:t>
      </w:r>
      <w:r w:rsidRPr="002B22A1">
        <w:rPr>
          <w:rFonts w:ascii="Arial" w:eastAsiaTheme="majorEastAsia" w:hAnsi="Arial" w:cs="Arial"/>
        </w:rPr>
        <w:tab/>
      </w:r>
      <w:hyperlink w:anchor="APs_ExemptP" w:history="1">
        <w:r w:rsidRPr="002B22A1">
          <w:rPr>
            <w:rStyle w:val="Hyperlink"/>
            <w:rFonts w:ascii="Arial" w:eastAsiaTheme="majorEastAsia" w:hAnsi="Arial" w:cs="Arial"/>
            <w:color w:val="auto"/>
            <w:u w:val="none"/>
          </w:rPr>
          <w:t>Exempt packaging</w:t>
        </w:r>
      </w:hyperlink>
    </w:p>
    <w:p w14:paraId="2F0E518C" w14:textId="3E63268A" w:rsidR="00DA4D5A" w:rsidRPr="00A346B3" w:rsidRDefault="00DA4D5A" w:rsidP="005A6B1D">
      <w:pPr>
        <w:spacing w:after="0" w:line="240" w:lineRule="auto"/>
        <w:rPr>
          <w:rFonts w:ascii="Arial" w:eastAsiaTheme="majorEastAsia" w:hAnsi="Arial" w:cs="Arial"/>
        </w:rPr>
      </w:pPr>
      <w:r w:rsidRPr="00A346B3">
        <w:rPr>
          <w:rFonts w:ascii="Arial" w:hAnsi="Arial" w:cs="Arial"/>
        </w:rPr>
        <w:t>3:19</w:t>
      </w:r>
      <w:r w:rsidRPr="00A346B3">
        <w:rPr>
          <w:rFonts w:ascii="Arial" w:hAnsi="Arial" w:cs="Arial"/>
        </w:rPr>
        <w:tab/>
      </w:r>
      <w:hyperlink w:anchor="PackagingRepairs" w:history="1">
        <w:r w:rsidRPr="00A346B3">
          <w:rPr>
            <w:rStyle w:val="Hyperlink"/>
            <w:rFonts w:ascii="Arial" w:hAnsi="Arial" w:cs="Arial"/>
            <w:color w:val="auto"/>
            <w:u w:val="none"/>
          </w:rPr>
          <w:t>Packaging repairs</w:t>
        </w:r>
      </w:hyperlink>
    </w:p>
    <w:p w14:paraId="07FE46E2" w14:textId="59BDBC7B" w:rsidR="00856105" w:rsidRPr="002B22A1" w:rsidRDefault="00325A16" w:rsidP="005A6B1D">
      <w:pPr>
        <w:spacing w:after="0" w:line="240" w:lineRule="auto"/>
        <w:rPr>
          <w:rFonts w:ascii="Arial" w:eastAsiaTheme="majorEastAsia" w:hAnsi="Arial" w:cs="Arial"/>
        </w:rPr>
      </w:pPr>
      <w:r w:rsidRPr="002B22A1">
        <w:rPr>
          <w:rFonts w:ascii="Arial" w:eastAsiaTheme="majorEastAsia" w:hAnsi="Arial" w:cs="Arial"/>
        </w:rPr>
        <w:t>3:</w:t>
      </w:r>
      <w:r w:rsidR="00DA4D5A">
        <w:rPr>
          <w:rFonts w:ascii="Arial" w:eastAsiaTheme="majorEastAsia" w:hAnsi="Arial" w:cs="Arial"/>
        </w:rPr>
        <w:t>20</w:t>
      </w:r>
      <w:r w:rsidRPr="002B22A1">
        <w:rPr>
          <w:rFonts w:ascii="Arial" w:eastAsiaTheme="majorEastAsia" w:hAnsi="Arial" w:cs="Arial"/>
        </w:rPr>
        <w:tab/>
      </w:r>
      <w:hyperlink w:anchor="ShreddedCardboard" w:history="1">
        <w:r w:rsidRPr="002B22A1">
          <w:rPr>
            <w:rStyle w:val="Hyperlink"/>
            <w:rFonts w:ascii="Arial" w:eastAsiaTheme="majorEastAsia" w:hAnsi="Arial" w:cs="Arial"/>
            <w:color w:val="auto"/>
            <w:u w:val="none"/>
          </w:rPr>
          <w:t>Shredd</w:t>
        </w:r>
        <w:r w:rsidR="00633965" w:rsidRPr="002B22A1">
          <w:rPr>
            <w:rStyle w:val="Hyperlink"/>
            <w:rFonts w:ascii="Arial" w:eastAsiaTheme="majorEastAsia" w:hAnsi="Arial" w:cs="Arial"/>
            <w:color w:val="auto"/>
            <w:u w:val="none"/>
          </w:rPr>
          <w:t>ing</w:t>
        </w:r>
        <w:r w:rsidRPr="002B22A1">
          <w:rPr>
            <w:rStyle w:val="Hyperlink"/>
            <w:rFonts w:ascii="Arial" w:eastAsiaTheme="majorEastAsia" w:hAnsi="Arial" w:cs="Arial"/>
            <w:color w:val="auto"/>
            <w:u w:val="none"/>
          </w:rPr>
          <w:t xml:space="preserve"> cardboard</w:t>
        </w:r>
        <w:r w:rsidR="003A0882" w:rsidRPr="002B22A1">
          <w:rPr>
            <w:rStyle w:val="Hyperlink"/>
            <w:rFonts w:ascii="Arial" w:eastAsiaTheme="majorEastAsia" w:hAnsi="Arial" w:cs="Arial"/>
            <w:color w:val="auto"/>
            <w:u w:val="none"/>
          </w:rPr>
          <w:t xml:space="preserve"> for use as packaging void-fill</w:t>
        </w:r>
      </w:hyperlink>
      <w:r w:rsidR="00166262">
        <w:rPr>
          <w:rStyle w:val="Hyperlink"/>
          <w:rFonts w:ascii="Arial" w:eastAsiaTheme="majorEastAsia" w:hAnsi="Arial" w:cs="Arial"/>
          <w:color w:val="auto"/>
          <w:u w:val="none"/>
        </w:rPr>
        <w:t xml:space="preserve"> </w:t>
      </w:r>
    </w:p>
    <w:p w14:paraId="32BB24B0" w14:textId="5EF4B2B8" w:rsidR="00351860" w:rsidRPr="002B22A1" w:rsidRDefault="00881D0B" w:rsidP="004D7FB4">
      <w:pPr>
        <w:spacing w:after="0" w:line="240" w:lineRule="auto"/>
        <w:rPr>
          <w:rFonts w:ascii="Arial" w:eastAsiaTheme="majorEastAsia" w:hAnsi="Arial" w:cs="Arial"/>
        </w:rPr>
      </w:pPr>
      <w:r w:rsidRPr="002B22A1">
        <w:rPr>
          <w:rFonts w:ascii="Arial" w:eastAsiaTheme="majorEastAsia" w:hAnsi="Arial" w:cs="Arial"/>
        </w:rPr>
        <w:t>3:</w:t>
      </w:r>
      <w:r w:rsidR="00EC728F">
        <w:rPr>
          <w:rFonts w:ascii="Arial" w:eastAsiaTheme="majorEastAsia" w:hAnsi="Arial" w:cs="Arial"/>
        </w:rPr>
        <w:t>2</w:t>
      </w:r>
      <w:r w:rsidR="00336376">
        <w:rPr>
          <w:rFonts w:ascii="Arial" w:eastAsiaTheme="majorEastAsia" w:hAnsi="Arial" w:cs="Arial"/>
        </w:rPr>
        <w:t>1</w:t>
      </w:r>
      <w:r w:rsidR="004D7FB4" w:rsidRPr="002B22A1">
        <w:rPr>
          <w:rFonts w:ascii="Arial" w:eastAsiaTheme="majorEastAsia" w:hAnsi="Arial" w:cs="Arial"/>
        </w:rPr>
        <w:tab/>
      </w:r>
      <w:hyperlink w:anchor="APs_SelfManagedPackagingWaste" w:history="1">
        <w:r w:rsidR="00037618" w:rsidRPr="002B22A1">
          <w:rPr>
            <w:rStyle w:val="Hyperlink"/>
            <w:rFonts w:ascii="Arial" w:eastAsiaTheme="majorEastAsia" w:hAnsi="Arial" w:cs="Arial"/>
            <w:color w:val="auto"/>
            <w:u w:val="none"/>
          </w:rPr>
          <w:t>Self-managed packaging waste</w:t>
        </w:r>
      </w:hyperlink>
      <w:r w:rsidR="00166262">
        <w:rPr>
          <w:rStyle w:val="Hyperlink"/>
          <w:rFonts w:ascii="Arial" w:eastAsiaTheme="majorEastAsia" w:hAnsi="Arial" w:cs="Arial"/>
          <w:color w:val="auto"/>
          <w:u w:val="none"/>
        </w:rPr>
        <w:t xml:space="preserve"> </w:t>
      </w:r>
    </w:p>
    <w:p w14:paraId="1B8170FD" w14:textId="6C79163B" w:rsidR="00881D0B" w:rsidRPr="002B22A1" w:rsidRDefault="00881D0B" w:rsidP="005A6B1D">
      <w:pPr>
        <w:spacing w:after="0" w:line="240" w:lineRule="auto"/>
        <w:rPr>
          <w:rFonts w:ascii="Arial" w:eastAsiaTheme="majorEastAsia" w:hAnsi="Arial" w:cs="Arial"/>
        </w:rPr>
      </w:pPr>
      <w:r w:rsidRPr="002B22A1">
        <w:rPr>
          <w:rFonts w:ascii="Arial" w:eastAsiaTheme="majorEastAsia" w:hAnsi="Arial" w:cs="Arial"/>
        </w:rPr>
        <w:t>3:</w:t>
      </w:r>
      <w:r w:rsidR="008D5E0F" w:rsidRPr="002B22A1">
        <w:rPr>
          <w:rFonts w:ascii="Arial" w:eastAsiaTheme="majorEastAsia" w:hAnsi="Arial" w:cs="Arial"/>
        </w:rPr>
        <w:t>2</w:t>
      </w:r>
      <w:r w:rsidR="00A346B3">
        <w:rPr>
          <w:rFonts w:ascii="Arial" w:eastAsiaTheme="majorEastAsia" w:hAnsi="Arial" w:cs="Arial"/>
        </w:rPr>
        <w:t>2</w:t>
      </w:r>
      <w:r w:rsidRPr="002B22A1">
        <w:rPr>
          <w:rFonts w:ascii="Arial" w:eastAsiaTheme="majorEastAsia" w:hAnsi="Arial" w:cs="Arial"/>
        </w:rPr>
        <w:t xml:space="preserve">  </w:t>
      </w:r>
      <w:r w:rsidRPr="002B22A1">
        <w:rPr>
          <w:rFonts w:ascii="Arial" w:eastAsiaTheme="majorEastAsia" w:hAnsi="Arial" w:cs="Arial"/>
        </w:rPr>
        <w:tab/>
      </w:r>
      <w:hyperlink w:anchor="APs_CateringHospitality" w:history="1">
        <w:r w:rsidRPr="002B22A1">
          <w:rPr>
            <w:rStyle w:val="Hyperlink"/>
            <w:rFonts w:ascii="Arial" w:eastAsiaTheme="majorEastAsia" w:hAnsi="Arial" w:cs="Arial"/>
            <w:color w:val="auto"/>
            <w:u w:val="none"/>
          </w:rPr>
          <w:t>Catering and hospitality</w:t>
        </w:r>
      </w:hyperlink>
    </w:p>
    <w:p w14:paraId="4FD84811" w14:textId="7C56CA05" w:rsidR="00881D0B" w:rsidRPr="002B22A1" w:rsidRDefault="00881D0B" w:rsidP="005A6B1D">
      <w:pPr>
        <w:spacing w:after="0" w:line="240" w:lineRule="auto"/>
        <w:rPr>
          <w:rFonts w:ascii="Arial" w:eastAsiaTheme="majorEastAsia" w:hAnsi="Arial" w:cs="Arial"/>
        </w:rPr>
      </w:pPr>
      <w:r w:rsidRPr="002B22A1">
        <w:rPr>
          <w:rFonts w:ascii="Arial" w:eastAsiaTheme="majorEastAsia" w:hAnsi="Arial" w:cs="Arial"/>
        </w:rPr>
        <w:t>3:</w:t>
      </w:r>
      <w:r w:rsidR="008D5E0F" w:rsidRPr="002B22A1">
        <w:rPr>
          <w:rFonts w:ascii="Arial" w:eastAsiaTheme="majorEastAsia" w:hAnsi="Arial" w:cs="Arial"/>
        </w:rPr>
        <w:t>2</w:t>
      </w:r>
      <w:r w:rsidR="00A346B3">
        <w:rPr>
          <w:rFonts w:ascii="Arial" w:eastAsiaTheme="majorEastAsia" w:hAnsi="Arial" w:cs="Arial"/>
        </w:rPr>
        <w:t>3</w:t>
      </w:r>
      <w:r w:rsidRPr="002B22A1">
        <w:rPr>
          <w:rFonts w:ascii="Arial" w:eastAsiaTheme="majorEastAsia" w:hAnsi="Arial" w:cs="Arial"/>
        </w:rPr>
        <w:t xml:space="preserve">  </w:t>
      </w:r>
      <w:r w:rsidRPr="002B22A1">
        <w:rPr>
          <w:rFonts w:ascii="Arial" w:eastAsiaTheme="majorEastAsia" w:hAnsi="Arial" w:cs="Arial"/>
        </w:rPr>
        <w:tab/>
      </w:r>
      <w:hyperlink w:anchor="APs_Labels" w:history="1">
        <w:r w:rsidRPr="00401494">
          <w:rPr>
            <w:rStyle w:val="Hyperlink"/>
            <w:rFonts w:ascii="Arial" w:eastAsiaTheme="majorEastAsia" w:hAnsi="Arial" w:cs="Arial"/>
            <w:color w:val="auto"/>
            <w:u w:val="none"/>
          </w:rPr>
          <w:t>Labels</w:t>
        </w:r>
      </w:hyperlink>
      <w:r w:rsidRPr="00401494">
        <w:rPr>
          <w:rFonts w:ascii="Arial" w:eastAsiaTheme="majorEastAsia" w:hAnsi="Arial" w:cs="Arial"/>
        </w:rPr>
        <w:t xml:space="preserve"> </w:t>
      </w:r>
    </w:p>
    <w:p w14:paraId="375189D2" w14:textId="289113EF" w:rsidR="00881D0B" w:rsidRPr="002B22A1" w:rsidRDefault="00881D0B" w:rsidP="005A6B1D">
      <w:pPr>
        <w:spacing w:after="0" w:line="240" w:lineRule="auto"/>
        <w:rPr>
          <w:rFonts w:ascii="Arial" w:eastAsiaTheme="majorEastAsia" w:hAnsi="Arial" w:cs="Arial"/>
        </w:rPr>
      </w:pPr>
      <w:r w:rsidRPr="002B22A1">
        <w:rPr>
          <w:rFonts w:ascii="Arial" w:eastAsiaTheme="majorEastAsia" w:hAnsi="Arial" w:cs="Arial"/>
        </w:rPr>
        <w:t>3:</w:t>
      </w:r>
      <w:r w:rsidR="002B22A1" w:rsidRPr="002B22A1">
        <w:rPr>
          <w:rFonts w:ascii="Arial" w:eastAsiaTheme="majorEastAsia" w:hAnsi="Arial" w:cs="Arial"/>
        </w:rPr>
        <w:t>2</w:t>
      </w:r>
      <w:r w:rsidR="00A346B3">
        <w:rPr>
          <w:rFonts w:ascii="Arial" w:eastAsiaTheme="majorEastAsia" w:hAnsi="Arial" w:cs="Arial"/>
        </w:rPr>
        <w:t>4</w:t>
      </w:r>
      <w:r w:rsidRPr="002B22A1">
        <w:rPr>
          <w:rFonts w:ascii="Arial" w:eastAsiaTheme="majorEastAsia" w:hAnsi="Arial" w:cs="Arial"/>
        </w:rPr>
        <w:t xml:space="preserve">  </w:t>
      </w:r>
      <w:r w:rsidRPr="002B22A1">
        <w:rPr>
          <w:rFonts w:ascii="Arial" w:eastAsiaTheme="majorEastAsia" w:hAnsi="Arial" w:cs="Arial"/>
        </w:rPr>
        <w:tab/>
      </w:r>
      <w:hyperlink w:anchor="APs_PackagingaroundWaste" w:history="1">
        <w:r w:rsidRPr="002B22A1">
          <w:rPr>
            <w:rStyle w:val="Hyperlink"/>
            <w:rFonts w:ascii="Arial" w:eastAsiaTheme="majorEastAsia" w:hAnsi="Arial" w:cs="Arial"/>
            <w:color w:val="auto"/>
            <w:u w:val="none"/>
          </w:rPr>
          <w:t>Packaging around waste</w:t>
        </w:r>
      </w:hyperlink>
    </w:p>
    <w:p w14:paraId="3E19A56D" w14:textId="60B683E0" w:rsidR="0021138B" w:rsidRPr="00144467" w:rsidRDefault="00881D0B" w:rsidP="005A6B1D">
      <w:pPr>
        <w:spacing w:after="0" w:line="240" w:lineRule="auto"/>
      </w:pPr>
      <w:r w:rsidRPr="002B22A1">
        <w:rPr>
          <w:rFonts w:ascii="Arial" w:eastAsiaTheme="majorEastAsia" w:hAnsi="Arial" w:cs="Arial"/>
        </w:rPr>
        <w:t>3:</w:t>
      </w:r>
      <w:r w:rsidR="002B22A1" w:rsidRPr="002B22A1">
        <w:rPr>
          <w:rFonts w:ascii="Arial" w:eastAsiaTheme="majorEastAsia" w:hAnsi="Arial" w:cs="Arial"/>
        </w:rPr>
        <w:t>2</w:t>
      </w:r>
      <w:r w:rsidR="00A346B3">
        <w:rPr>
          <w:rFonts w:ascii="Arial" w:eastAsiaTheme="majorEastAsia" w:hAnsi="Arial" w:cs="Arial"/>
        </w:rPr>
        <w:t>5</w:t>
      </w:r>
      <w:r w:rsidRPr="002B22A1">
        <w:rPr>
          <w:rFonts w:ascii="Arial" w:eastAsiaTheme="majorEastAsia" w:hAnsi="Arial" w:cs="Arial"/>
        </w:rPr>
        <w:t xml:space="preserve">  </w:t>
      </w:r>
      <w:r w:rsidRPr="002B22A1">
        <w:rPr>
          <w:rFonts w:ascii="Arial" w:eastAsiaTheme="majorEastAsia" w:hAnsi="Arial" w:cs="Arial"/>
        </w:rPr>
        <w:tab/>
      </w:r>
      <w:hyperlink w:anchor="APs_Incapacity" w:history="1">
        <w:r w:rsidRPr="002B22A1">
          <w:rPr>
            <w:rStyle w:val="Hyperlink"/>
            <w:rFonts w:ascii="Arial" w:eastAsiaTheme="majorEastAsia" w:hAnsi="Arial" w:cs="Arial"/>
            <w:color w:val="auto"/>
            <w:u w:val="none"/>
          </w:rPr>
          <w:t>I</w:t>
        </w:r>
        <w:r w:rsidR="008F5DAF">
          <w:rPr>
            <w:rStyle w:val="Hyperlink"/>
            <w:rFonts w:ascii="Arial" w:eastAsiaTheme="majorEastAsia" w:hAnsi="Arial" w:cs="Arial"/>
            <w:color w:val="auto"/>
            <w:u w:val="none"/>
          </w:rPr>
          <w:t>nsolvency and i</w:t>
        </w:r>
        <w:r w:rsidRPr="002B22A1">
          <w:rPr>
            <w:rStyle w:val="Hyperlink"/>
            <w:rFonts w:ascii="Arial" w:eastAsiaTheme="majorEastAsia" w:hAnsi="Arial" w:cs="Arial"/>
            <w:color w:val="auto"/>
            <w:u w:val="none"/>
          </w:rPr>
          <w:t>ncapacity</w:t>
        </w:r>
      </w:hyperlink>
    </w:p>
    <w:p w14:paraId="644AD823" w14:textId="54EE103A" w:rsidR="00881D0B" w:rsidRPr="00442847" w:rsidRDefault="00881D0B" w:rsidP="005A6B1D">
      <w:pPr>
        <w:spacing w:after="0" w:line="240" w:lineRule="auto"/>
        <w:rPr>
          <w:rFonts w:ascii="Arial" w:eastAsiaTheme="majorEastAsia" w:hAnsi="Arial" w:cs="Arial"/>
        </w:rPr>
      </w:pPr>
      <w:r w:rsidRPr="002B22A1">
        <w:rPr>
          <w:rFonts w:ascii="Arial" w:eastAsiaTheme="majorEastAsia" w:hAnsi="Arial" w:cs="Arial"/>
        </w:rPr>
        <w:t>3:2</w:t>
      </w:r>
      <w:r w:rsidR="00A346B3">
        <w:rPr>
          <w:rFonts w:ascii="Arial" w:eastAsiaTheme="majorEastAsia" w:hAnsi="Arial" w:cs="Arial"/>
        </w:rPr>
        <w:t>6</w:t>
      </w:r>
      <w:r w:rsidR="00020D22">
        <w:rPr>
          <w:rFonts w:ascii="Arial" w:eastAsiaTheme="majorEastAsia" w:hAnsi="Arial" w:cs="Arial"/>
        </w:rPr>
        <w:tab/>
      </w:r>
      <w:hyperlink w:anchor="APs_LicensorsFranchsPOBs" w:history="1">
        <w:r w:rsidRPr="00442847">
          <w:rPr>
            <w:rStyle w:val="Hyperlink"/>
            <w:rFonts w:ascii="Arial" w:eastAsiaTheme="majorEastAsia" w:hAnsi="Arial" w:cs="Arial"/>
            <w:color w:val="auto"/>
            <w:u w:val="none"/>
          </w:rPr>
          <w:t>Licensors, franchisors, and pub operating businesses</w:t>
        </w:r>
      </w:hyperlink>
    </w:p>
    <w:p w14:paraId="63C8DCE1" w14:textId="4BF15178" w:rsidR="00881D0B" w:rsidRPr="00442847" w:rsidRDefault="00881D0B" w:rsidP="005A6B1D">
      <w:pPr>
        <w:spacing w:line="240" w:lineRule="auto"/>
        <w:rPr>
          <w:rFonts w:ascii="Arial" w:eastAsiaTheme="majorEastAsia" w:hAnsi="Arial" w:cs="Arial"/>
          <w:strike/>
        </w:rPr>
      </w:pPr>
      <w:r w:rsidRPr="00442847">
        <w:rPr>
          <w:rFonts w:ascii="Arial" w:eastAsiaTheme="majorEastAsia" w:hAnsi="Arial" w:cs="Arial"/>
        </w:rPr>
        <w:t>3:2</w:t>
      </w:r>
      <w:r w:rsidR="00A346B3">
        <w:rPr>
          <w:rFonts w:ascii="Arial" w:eastAsiaTheme="majorEastAsia" w:hAnsi="Arial" w:cs="Arial"/>
        </w:rPr>
        <w:t>7</w:t>
      </w:r>
      <w:r w:rsidRPr="00442847">
        <w:rPr>
          <w:rFonts w:ascii="Arial" w:eastAsiaTheme="majorEastAsia" w:hAnsi="Arial" w:cs="Arial"/>
        </w:rPr>
        <w:t xml:space="preserve">  </w:t>
      </w:r>
      <w:r w:rsidRPr="00442847">
        <w:rPr>
          <w:rFonts w:ascii="Arial" w:eastAsiaTheme="majorEastAsia" w:hAnsi="Arial" w:cs="Arial"/>
        </w:rPr>
        <w:tab/>
      </w:r>
      <w:hyperlink w:anchor="APs_TransitionalPAckaging" w:history="1">
        <w:r w:rsidR="00AB2D5B" w:rsidRPr="00442847">
          <w:rPr>
            <w:rStyle w:val="Hyperlink"/>
            <w:rFonts w:ascii="Arial" w:eastAsiaTheme="majorEastAsia" w:hAnsi="Arial" w:cs="Arial"/>
            <w:color w:val="auto"/>
            <w:u w:val="none"/>
          </w:rPr>
          <w:t>Transitional packaging reports</w:t>
        </w:r>
      </w:hyperlink>
      <w:r w:rsidR="00AB2D5B" w:rsidRPr="00442847">
        <w:rPr>
          <w:rFonts w:ascii="Arial" w:eastAsiaTheme="majorEastAsia" w:hAnsi="Arial" w:cs="Arial"/>
        </w:rPr>
        <w:t xml:space="preserve"> </w:t>
      </w:r>
    </w:p>
    <w:p w14:paraId="78962E66" w14:textId="77777777" w:rsidR="00E72A1A" w:rsidRDefault="00E72A1A" w:rsidP="005A6B1D">
      <w:pPr>
        <w:spacing w:line="240" w:lineRule="auto"/>
      </w:pPr>
    </w:p>
    <w:p w14:paraId="644D1ACF" w14:textId="77777777" w:rsidR="00E72A1A" w:rsidRDefault="00E72A1A" w:rsidP="005A6B1D">
      <w:pPr>
        <w:spacing w:line="240" w:lineRule="auto"/>
      </w:pPr>
    </w:p>
    <w:p w14:paraId="692BCCDD" w14:textId="77777777" w:rsidR="006E0487" w:rsidRDefault="006E0487" w:rsidP="005A6B1D">
      <w:pPr>
        <w:spacing w:line="240" w:lineRule="auto"/>
      </w:pPr>
    </w:p>
    <w:p w14:paraId="365C7D38" w14:textId="77777777" w:rsidR="006E0487" w:rsidRDefault="006E0487" w:rsidP="005A6B1D">
      <w:pPr>
        <w:spacing w:line="240" w:lineRule="auto"/>
      </w:pPr>
    </w:p>
    <w:p w14:paraId="7AE4B1F9" w14:textId="60B70AF2" w:rsidR="00881D0B" w:rsidRPr="004110E0" w:rsidRDefault="00881D0B" w:rsidP="005A6B1D">
      <w:pPr>
        <w:spacing w:line="240" w:lineRule="auto"/>
      </w:pPr>
      <w:hyperlink w:anchor="Appendices" w:history="1">
        <w:r w:rsidRPr="004110E0">
          <w:rPr>
            <w:rStyle w:val="Hyperlink"/>
            <w:rFonts w:ascii="Arial" w:eastAsiaTheme="majorEastAsia" w:hAnsi="Arial" w:cs="Arial"/>
            <w:b/>
            <w:color w:val="auto"/>
            <w:sz w:val="28"/>
            <w:szCs w:val="28"/>
            <w:u w:val="none"/>
          </w:rPr>
          <w:t>Part 4: Appendices</w:t>
        </w:r>
      </w:hyperlink>
      <w:r w:rsidRPr="004110E0">
        <w:t xml:space="preserve"> </w:t>
      </w:r>
    </w:p>
    <w:p w14:paraId="6B8A91DE" w14:textId="6730D435" w:rsidR="00881D0B" w:rsidRPr="00442847" w:rsidRDefault="00881D0B" w:rsidP="005A6B1D">
      <w:pPr>
        <w:spacing w:after="0" w:line="240" w:lineRule="auto"/>
        <w:rPr>
          <w:rFonts w:ascii="Arial" w:eastAsiaTheme="majorEastAsia" w:hAnsi="Arial" w:cs="Arial"/>
        </w:rPr>
      </w:pPr>
      <w:hyperlink w:anchor="App1_HH_NonHH" w:history="1">
        <w:r w:rsidRPr="00442847">
          <w:rPr>
            <w:rFonts w:ascii="Arial" w:eastAsiaTheme="majorEastAsia" w:hAnsi="Arial" w:cs="Arial"/>
          </w:rPr>
          <w:t>Appendix 1</w:t>
        </w:r>
        <w:r w:rsidRPr="00442847">
          <w:rPr>
            <w:rFonts w:ascii="Arial" w:eastAsiaTheme="majorEastAsia" w:hAnsi="Arial" w:cs="Arial"/>
          </w:rPr>
          <w:tab/>
          <w:t>Determining household and non-household packaging</w:t>
        </w:r>
      </w:hyperlink>
    </w:p>
    <w:p w14:paraId="3E0AE304" w14:textId="0BFE9E88" w:rsidR="00881D0B" w:rsidRPr="006958AD" w:rsidRDefault="006958AD" w:rsidP="005A6B1D">
      <w:pPr>
        <w:spacing w:after="0" w:line="240" w:lineRule="auto"/>
        <w:rPr>
          <w:rStyle w:val="Hyperlink"/>
          <w:rFonts w:ascii="Arial" w:eastAsiaTheme="majorEastAsia" w:hAnsi="Arial" w:cs="Arial"/>
          <w:color w:val="auto"/>
          <w:u w:val="none"/>
        </w:rPr>
      </w:pPr>
      <w:r w:rsidRPr="006958AD">
        <w:rPr>
          <w:rFonts w:ascii="Arial" w:eastAsiaTheme="majorEastAsia" w:hAnsi="Arial" w:cs="Arial"/>
        </w:rPr>
        <w:fldChar w:fldCharType="begin"/>
      </w:r>
      <w:r w:rsidRPr="006958AD">
        <w:rPr>
          <w:rFonts w:ascii="Arial" w:eastAsiaTheme="majorEastAsia" w:hAnsi="Arial" w:cs="Arial"/>
        </w:rPr>
        <w:instrText>HYPERLINK  \l "App2_SupplyRoutesTable"</w:instrText>
      </w:r>
      <w:r w:rsidRPr="006958AD">
        <w:rPr>
          <w:rFonts w:ascii="Arial" w:eastAsiaTheme="majorEastAsia" w:hAnsi="Arial" w:cs="Arial"/>
        </w:rPr>
      </w:r>
      <w:r w:rsidRPr="006958AD">
        <w:rPr>
          <w:rFonts w:ascii="Arial" w:eastAsiaTheme="majorEastAsia" w:hAnsi="Arial" w:cs="Arial"/>
        </w:rPr>
        <w:fldChar w:fldCharType="separate"/>
      </w:r>
      <w:r w:rsidR="00881D0B" w:rsidRPr="006958AD">
        <w:rPr>
          <w:rStyle w:val="Hyperlink"/>
          <w:rFonts w:ascii="Arial" w:eastAsiaTheme="majorEastAsia" w:hAnsi="Arial" w:cs="Arial"/>
          <w:color w:val="auto"/>
          <w:u w:val="none"/>
        </w:rPr>
        <w:t>Appendix 2</w:t>
      </w:r>
      <w:r w:rsidR="00881D0B" w:rsidRPr="006958AD">
        <w:rPr>
          <w:rStyle w:val="Hyperlink"/>
          <w:rFonts w:ascii="Arial" w:eastAsiaTheme="majorEastAsia" w:hAnsi="Arial" w:cs="Arial"/>
          <w:color w:val="auto"/>
          <w:u w:val="none"/>
        </w:rPr>
        <w:tab/>
        <w:t xml:space="preserve">Potential supply routes </w:t>
      </w:r>
      <w:r w:rsidR="00D61723" w:rsidRPr="006958AD">
        <w:rPr>
          <w:rStyle w:val="Hyperlink"/>
          <w:rFonts w:ascii="Arial" w:eastAsiaTheme="majorEastAsia" w:hAnsi="Arial" w:cs="Arial"/>
          <w:color w:val="auto"/>
          <w:u w:val="none"/>
        </w:rPr>
        <w:t xml:space="preserve">for </w:t>
      </w:r>
      <w:r w:rsidR="004D175D" w:rsidRPr="006958AD">
        <w:rPr>
          <w:rStyle w:val="Hyperlink"/>
          <w:rFonts w:ascii="Arial" w:eastAsiaTheme="majorEastAsia" w:hAnsi="Arial" w:cs="Arial"/>
          <w:color w:val="auto"/>
          <w:u w:val="none"/>
        </w:rPr>
        <w:t xml:space="preserve">small and </w:t>
      </w:r>
      <w:r w:rsidR="00D61723" w:rsidRPr="006958AD">
        <w:rPr>
          <w:rStyle w:val="Hyperlink"/>
          <w:rFonts w:ascii="Arial" w:eastAsiaTheme="majorEastAsia" w:hAnsi="Arial" w:cs="Arial"/>
          <w:color w:val="auto"/>
          <w:u w:val="none"/>
        </w:rPr>
        <w:t>large producers</w:t>
      </w:r>
    </w:p>
    <w:p w14:paraId="42B3E38C" w14:textId="4B6D212C" w:rsidR="00881D0B" w:rsidRPr="00442847" w:rsidRDefault="006958AD" w:rsidP="005A6B1D">
      <w:pPr>
        <w:spacing w:after="0" w:line="240" w:lineRule="auto"/>
        <w:rPr>
          <w:rFonts w:ascii="Arial" w:eastAsiaTheme="majorEastAsia" w:hAnsi="Arial" w:cs="Arial"/>
        </w:rPr>
      </w:pPr>
      <w:r w:rsidRPr="006958AD">
        <w:rPr>
          <w:rFonts w:ascii="Arial" w:eastAsiaTheme="majorEastAsia" w:hAnsi="Arial" w:cs="Arial"/>
        </w:rPr>
        <w:fldChar w:fldCharType="end"/>
      </w:r>
      <w:r w:rsidR="00881D0B" w:rsidRPr="00442847">
        <w:rPr>
          <w:rFonts w:ascii="Arial" w:eastAsiaTheme="majorEastAsia" w:hAnsi="Arial" w:cs="Arial"/>
        </w:rPr>
        <w:fldChar w:fldCharType="begin"/>
      </w:r>
      <w:r w:rsidR="00712EBD" w:rsidRPr="00442847">
        <w:rPr>
          <w:rFonts w:ascii="Arial" w:eastAsiaTheme="majorEastAsia" w:hAnsi="Arial" w:cs="Arial"/>
        </w:rPr>
        <w:instrText>HYPERLINK  \l "App3_PackagingTable"</w:instrText>
      </w:r>
      <w:r w:rsidR="00881D0B" w:rsidRPr="00442847">
        <w:rPr>
          <w:rFonts w:ascii="Arial" w:eastAsiaTheme="majorEastAsia" w:hAnsi="Arial" w:cs="Arial"/>
        </w:rPr>
      </w:r>
      <w:r w:rsidR="00881D0B" w:rsidRPr="00442847">
        <w:rPr>
          <w:rFonts w:ascii="Arial" w:eastAsiaTheme="majorEastAsia" w:hAnsi="Arial" w:cs="Arial"/>
        </w:rPr>
        <w:fldChar w:fldCharType="separate"/>
      </w:r>
      <w:r w:rsidR="00881D0B" w:rsidRPr="00442847">
        <w:rPr>
          <w:rFonts w:ascii="Arial" w:eastAsiaTheme="majorEastAsia" w:hAnsi="Arial" w:cs="Arial"/>
        </w:rPr>
        <w:t>Appendix 3</w:t>
      </w:r>
      <w:r w:rsidR="00881D0B" w:rsidRPr="00442847">
        <w:rPr>
          <w:rFonts w:ascii="Arial" w:eastAsiaTheme="majorEastAsia" w:hAnsi="Arial" w:cs="Arial"/>
        </w:rPr>
        <w:tab/>
        <w:t>Packaging obligations of specific items</w:t>
      </w:r>
    </w:p>
    <w:p w14:paraId="0A2D5C90" w14:textId="0388B419" w:rsidR="00881D0B" w:rsidRPr="00442847" w:rsidRDefault="00881D0B" w:rsidP="005A6B1D">
      <w:pPr>
        <w:spacing w:after="0" w:line="240" w:lineRule="auto"/>
        <w:rPr>
          <w:rFonts w:ascii="Arial" w:eastAsiaTheme="majorEastAsia" w:hAnsi="Arial" w:cs="Arial"/>
        </w:rPr>
      </w:pPr>
      <w:r w:rsidRPr="00442847">
        <w:rPr>
          <w:rFonts w:ascii="Arial" w:eastAsiaTheme="majorEastAsia" w:hAnsi="Arial" w:cs="Arial"/>
        </w:rPr>
        <w:fldChar w:fldCharType="end"/>
      </w:r>
      <w:hyperlink w:anchor="App4_Labels" w:history="1">
        <w:r w:rsidRPr="00442847">
          <w:rPr>
            <w:rFonts w:ascii="Arial" w:eastAsiaTheme="majorEastAsia" w:hAnsi="Arial" w:cs="Arial"/>
          </w:rPr>
          <w:t>Appendix 4</w:t>
        </w:r>
        <w:r w:rsidRPr="00442847">
          <w:rPr>
            <w:rFonts w:ascii="Arial" w:eastAsiaTheme="majorEastAsia" w:hAnsi="Arial" w:cs="Arial"/>
          </w:rPr>
          <w:tab/>
          <w:t>Labels</w:t>
        </w:r>
      </w:hyperlink>
    </w:p>
    <w:p w14:paraId="0944A69B" w14:textId="3EA5A1D5" w:rsidR="00881D0B" w:rsidRPr="00442847" w:rsidRDefault="00217732" w:rsidP="005A6B1D">
      <w:pPr>
        <w:spacing w:after="0" w:line="240" w:lineRule="auto"/>
        <w:rPr>
          <w:rStyle w:val="Hyperlink"/>
          <w:rFonts w:ascii="Arial" w:eastAsiaTheme="majorEastAsia" w:hAnsi="Arial" w:cs="Arial"/>
          <w:color w:val="auto"/>
          <w:u w:val="none"/>
        </w:rPr>
      </w:pPr>
      <w:r w:rsidRPr="00442847">
        <w:rPr>
          <w:rFonts w:ascii="Arial" w:eastAsiaTheme="majorEastAsia" w:hAnsi="Arial" w:cs="Arial"/>
        </w:rPr>
        <w:fldChar w:fldCharType="begin"/>
      </w:r>
      <w:r w:rsidR="00712EBD" w:rsidRPr="00442847">
        <w:rPr>
          <w:rFonts w:ascii="Arial" w:eastAsiaTheme="majorEastAsia" w:hAnsi="Arial" w:cs="Arial"/>
        </w:rPr>
        <w:instrText>HYPERLINK  \l "App5_PackagingMaterials"</w:instrText>
      </w:r>
      <w:r w:rsidRPr="00442847">
        <w:rPr>
          <w:rFonts w:ascii="Arial" w:eastAsiaTheme="majorEastAsia" w:hAnsi="Arial" w:cs="Arial"/>
        </w:rPr>
      </w:r>
      <w:r w:rsidRPr="00442847">
        <w:rPr>
          <w:rFonts w:ascii="Arial" w:eastAsiaTheme="majorEastAsia" w:hAnsi="Arial" w:cs="Arial"/>
        </w:rPr>
        <w:fldChar w:fldCharType="separate"/>
      </w:r>
      <w:r w:rsidR="00881D0B" w:rsidRPr="00442847">
        <w:rPr>
          <w:rStyle w:val="Hyperlink"/>
          <w:rFonts w:ascii="Arial" w:eastAsiaTheme="majorEastAsia" w:hAnsi="Arial" w:cs="Arial"/>
          <w:color w:val="auto"/>
          <w:u w:val="none"/>
        </w:rPr>
        <w:t>Appendix 5</w:t>
      </w:r>
      <w:r w:rsidR="00881D0B" w:rsidRPr="00442847">
        <w:rPr>
          <w:rStyle w:val="Hyperlink"/>
          <w:rFonts w:ascii="Arial" w:eastAsiaTheme="majorEastAsia" w:hAnsi="Arial" w:cs="Arial"/>
          <w:color w:val="auto"/>
          <w:u w:val="none"/>
        </w:rPr>
        <w:tab/>
        <w:t>Packaging materials</w:t>
      </w:r>
    </w:p>
    <w:p w14:paraId="29B834D1" w14:textId="5DDFE2C0" w:rsidR="00881D0B" w:rsidRPr="00442847" w:rsidRDefault="00217732" w:rsidP="005A6B1D">
      <w:pPr>
        <w:spacing w:after="0" w:line="240" w:lineRule="auto"/>
        <w:rPr>
          <w:rStyle w:val="Hyperlink"/>
          <w:rFonts w:ascii="Arial" w:eastAsiaTheme="majorEastAsia" w:hAnsi="Arial" w:cs="Arial"/>
          <w:color w:val="auto"/>
          <w:u w:val="none"/>
        </w:rPr>
      </w:pPr>
      <w:r w:rsidRPr="00442847">
        <w:rPr>
          <w:rFonts w:ascii="Arial" w:eastAsiaTheme="majorEastAsia" w:hAnsi="Arial" w:cs="Arial"/>
        </w:rPr>
        <w:fldChar w:fldCharType="end"/>
      </w:r>
      <w:r w:rsidRPr="00442847">
        <w:rPr>
          <w:rFonts w:ascii="Arial" w:eastAsiaTheme="majorEastAsia" w:hAnsi="Arial" w:cs="Arial"/>
        </w:rPr>
        <w:fldChar w:fldCharType="begin"/>
      </w:r>
      <w:r w:rsidR="00712EBD" w:rsidRPr="00442847">
        <w:rPr>
          <w:rFonts w:ascii="Arial" w:eastAsiaTheme="majorEastAsia" w:hAnsi="Arial" w:cs="Arial"/>
        </w:rPr>
        <w:instrText>HYPERLINK  \l "App7_StreetBinPackaging"</w:instrText>
      </w:r>
      <w:r w:rsidRPr="00442847">
        <w:rPr>
          <w:rFonts w:ascii="Arial" w:eastAsiaTheme="majorEastAsia" w:hAnsi="Arial" w:cs="Arial"/>
        </w:rPr>
      </w:r>
      <w:r w:rsidRPr="00442847">
        <w:rPr>
          <w:rFonts w:ascii="Arial" w:eastAsiaTheme="majorEastAsia" w:hAnsi="Arial" w:cs="Arial"/>
        </w:rPr>
        <w:fldChar w:fldCharType="separate"/>
      </w:r>
      <w:r w:rsidR="00881D0B" w:rsidRPr="00442847">
        <w:rPr>
          <w:rStyle w:val="Hyperlink"/>
          <w:rFonts w:ascii="Arial" w:eastAsiaTheme="majorEastAsia" w:hAnsi="Arial" w:cs="Arial"/>
          <w:color w:val="auto"/>
          <w:u w:val="none"/>
        </w:rPr>
        <w:t>Appendix 6</w:t>
      </w:r>
      <w:r w:rsidR="00881D0B" w:rsidRPr="00442847">
        <w:rPr>
          <w:rStyle w:val="Hyperlink"/>
          <w:rFonts w:ascii="Arial" w:eastAsiaTheme="majorEastAsia" w:hAnsi="Arial" w:cs="Arial"/>
          <w:color w:val="auto"/>
          <w:u w:val="none"/>
        </w:rPr>
        <w:tab/>
        <w:t>Commonly binned packaging</w:t>
      </w:r>
    </w:p>
    <w:p w14:paraId="03D73C33" w14:textId="1BFFF002" w:rsidR="00FE0A31" w:rsidRPr="00442847" w:rsidRDefault="00217732" w:rsidP="00BC409F">
      <w:pPr>
        <w:spacing w:after="0" w:line="240" w:lineRule="auto"/>
        <w:jc w:val="both"/>
        <w:textAlignment w:val="baseline"/>
        <w:rPr>
          <w:rFonts w:ascii="Arial" w:eastAsiaTheme="majorEastAsia" w:hAnsi="Arial" w:cs="Arial"/>
        </w:rPr>
      </w:pPr>
      <w:r w:rsidRPr="00442847">
        <w:rPr>
          <w:rFonts w:ascii="Arial" w:eastAsiaTheme="majorEastAsia" w:hAnsi="Arial" w:cs="Arial"/>
        </w:rPr>
        <w:fldChar w:fldCharType="end"/>
      </w:r>
      <w:r w:rsidR="00FE0A31" w:rsidRPr="00442847">
        <w:rPr>
          <w:rFonts w:ascii="Arial" w:eastAsiaTheme="majorEastAsia" w:hAnsi="Arial" w:cstheme="majorBidi"/>
        </w:rPr>
        <w:t xml:space="preserve">Appendix </w:t>
      </w:r>
      <w:r w:rsidR="00FE0A31" w:rsidRPr="00442847">
        <w:rPr>
          <w:rFonts w:ascii="Arial" w:eastAsiaTheme="majorEastAsia" w:hAnsi="Arial" w:cs="Arial"/>
        </w:rPr>
        <w:t>7</w:t>
      </w:r>
      <w:r w:rsidR="00FE0A31" w:rsidRPr="00442847">
        <w:rPr>
          <w:rFonts w:ascii="Arial" w:eastAsiaTheme="majorEastAsia" w:hAnsi="Arial" w:cs="Arial"/>
        </w:rPr>
        <w:tab/>
      </w:r>
      <w:hyperlink w:anchor="AppendixSMPWFlow" w:history="1">
        <w:r w:rsidR="00FB496E" w:rsidRPr="00442847">
          <w:rPr>
            <w:rStyle w:val="Hyperlink"/>
            <w:rFonts w:ascii="Arial" w:eastAsiaTheme="majorEastAsia" w:hAnsi="Arial" w:cs="Arial"/>
            <w:color w:val="auto"/>
            <w:u w:val="none"/>
          </w:rPr>
          <w:t>Self-managed</w:t>
        </w:r>
        <w:r w:rsidR="00FE0A31" w:rsidRPr="00442847">
          <w:rPr>
            <w:rStyle w:val="Hyperlink"/>
            <w:rFonts w:ascii="Arial" w:eastAsiaTheme="majorEastAsia" w:hAnsi="Arial" w:cs="Arial"/>
            <w:color w:val="auto"/>
            <w:u w:val="none"/>
          </w:rPr>
          <w:t xml:space="preserve"> packaging waste</w:t>
        </w:r>
      </w:hyperlink>
    </w:p>
    <w:p w14:paraId="030D857B" w14:textId="0CF80BD0" w:rsidR="00FE0A31" w:rsidRPr="005B4CB2" w:rsidRDefault="00FE0A31" w:rsidP="00BC409F">
      <w:pPr>
        <w:spacing w:after="0" w:line="240" w:lineRule="auto"/>
        <w:jc w:val="both"/>
        <w:textAlignment w:val="baseline"/>
        <w:rPr>
          <w:rFonts w:ascii="Arial" w:eastAsiaTheme="majorEastAsia" w:hAnsi="Arial" w:cs="Arial"/>
        </w:rPr>
      </w:pPr>
      <w:r w:rsidRPr="005B4CB2">
        <w:rPr>
          <w:rFonts w:ascii="Arial" w:eastAsiaTheme="majorEastAsia" w:hAnsi="Arial" w:cs="Arial"/>
        </w:rPr>
        <w:t>Appendix 8</w:t>
      </w:r>
      <w:r w:rsidR="007A1459" w:rsidRPr="005B4CB2">
        <w:rPr>
          <w:rFonts w:ascii="Arial" w:eastAsiaTheme="majorEastAsia" w:hAnsi="Arial" w:cs="Arial"/>
        </w:rPr>
        <w:tab/>
      </w:r>
      <w:hyperlink w:anchor="AppendixRepObsofSPsandLPs" w:history="1">
        <w:r w:rsidR="007A1459" w:rsidRPr="005B4CB2">
          <w:rPr>
            <w:rStyle w:val="Hyperlink"/>
            <w:rFonts w:ascii="Arial" w:eastAsiaTheme="majorEastAsia" w:hAnsi="Arial" w:cs="Arial"/>
            <w:color w:val="auto"/>
            <w:u w:val="none"/>
          </w:rPr>
          <w:t>Reporting ob</w:t>
        </w:r>
        <w:r w:rsidR="0071058C" w:rsidRPr="005B4CB2">
          <w:rPr>
            <w:rStyle w:val="Hyperlink"/>
            <w:rFonts w:ascii="Arial" w:eastAsiaTheme="majorEastAsia" w:hAnsi="Arial" w:cs="Arial"/>
            <w:color w:val="auto"/>
            <w:u w:val="none"/>
          </w:rPr>
          <w:t>ligations of large and small producers</w:t>
        </w:r>
      </w:hyperlink>
    </w:p>
    <w:p w14:paraId="30332794" w14:textId="77777777" w:rsidR="005B4CB2" w:rsidRDefault="0071058C" w:rsidP="00BC409F">
      <w:pPr>
        <w:spacing w:after="0" w:line="240" w:lineRule="auto"/>
        <w:jc w:val="both"/>
        <w:textAlignment w:val="baseline"/>
        <w:rPr>
          <w:rFonts w:ascii="Arial" w:eastAsiaTheme="majorEastAsia" w:hAnsi="Arial" w:cstheme="majorBidi"/>
          <w:bCs/>
        </w:rPr>
      </w:pPr>
      <w:r w:rsidRPr="005B4CB2">
        <w:rPr>
          <w:rFonts w:ascii="Arial" w:eastAsiaTheme="majorEastAsia" w:hAnsi="Arial" w:cstheme="majorBidi"/>
        </w:rPr>
        <w:t>Appendix 9</w:t>
      </w:r>
      <w:r w:rsidR="00D61723" w:rsidRPr="005B4CB2">
        <w:rPr>
          <w:rFonts w:ascii="Arial" w:eastAsiaTheme="majorEastAsia" w:hAnsi="Arial" w:cstheme="majorBidi"/>
        </w:rPr>
        <w:tab/>
      </w:r>
      <w:hyperlink w:anchor="GrpMidYearChanges" w:history="1">
        <w:r w:rsidR="00BC409F" w:rsidRPr="005B4CB2">
          <w:rPr>
            <w:rStyle w:val="Hyperlink"/>
            <w:rFonts w:ascii="Arial" w:eastAsiaTheme="majorEastAsia" w:hAnsi="Arial" w:cstheme="majorBidi"/>
            <w:bCs/>
            <w:color w:val="auto"/>
            <w:u w:val="none"/>
          </w:rPr>
          <w:t>Regulator approach to mid-year changes</w:t>
        </w:r>
      </w:hyperlink>
      <w:r w:rsidR="005F17F0" w:rsidRPr="005B4CB2">
        <w:rPr>
          <w:rFonts w:ascii="Arial" w:eastAsiaTheme="majorEastAsia" w:hAnsi="Arial" w:cstheme="majorBidi"/>
          <w:bCs/>
        </w:rPr>
        <w:t xml:space="preserve"> </w:t>
      </w:r>
    </w:p>
    <w:p w14:paraId="11B0C90C" w14:textId="713242A2" w:rsidR="002D0F15" w:rsidRPr="005B4CB2" w:rsidRDefault="002D0F15" w:rsidP="00BC409F">
      <w:pPr>
        <w:spacing w:after="0" w:line="240" w:lineRule="auto"/>
        <w:jc w:val="both"/>
        <w:textAlignment w:val="baseline"/>
        <w:rPr>
          <w:rFonts w:ascii="Arial" w:eastAsiaTheme="majorEastAsia" w:hAnsi="Arial" w:cstheme="majorBidi"/>
          <w:bCs/>
        </w:rPr>
      </w:pPr>
      <w:hyperlink w:anchor="App10DistribGuidance" w:history="1">
        <w:r w:rsidRPr="005B4CB2">
          <w:rPr>
            <w:rStyle w:val="Hyperlink"/>
            <w:rFonts w:ascii="Arial" w:eastAsiaTheme="majorEastAsia" w:hAnsi="Arial" w:cstheme="majorBidi"/>
            <w:bCs/>
            <w:color w:val="auto"/>
            <w:u w:val="none"/>
          </w:rPr>
          <w:t>Appendix10</w:t>
        </w:r>
        <w:r w:rsidR="006C6490" w:rsidRPr="005B4CB2">
          <w:rPr>
            <w:rStyle w:val="Hyperlink"/>
            <w:rFonts w:ascii="Arial" w:eastAsiaTheme="majorEastAsia" w:hAnsi="Arial" w:cstheme="majorBidi"/>
            <w:bCs/>
            <w:color w:val="auto"/>
            <w:u w:val="none"/>
          </w:rPr>
          <w:tab/>
          <w:t>Distributor Guidance</w:t>
        </w:r>
      </w:hyperlink>
    </w:p>
    <w:p w14:paraId="644F2F0B" w14:textId="1B2211F5" w:rsidR="00E72A1A" w:rsidRPr="005B4CB2" w:rsidRDefault="00553491" w:rsidP="00C675B2">
      <w:pPr>
        <w:spacing w:after="0" w:line="240" w:lineRule="auto"/>
        <w:rPr>
          <w:rStyle w:val="Hyperlink"/>
          <w:rFonts w:ascii="Arial" w:eastAsiaTheme="majorEastAsia" w:hAnsi="Arial" w:cstheme="majorBidi"/>
          <w:b/>
          <w:color w:val="auto"/>
          <w:sz w:val="40"/>
          <w:szCs w:val="40"/>
          <w:u w:val="none"/>
        </w:rPr>
      </w:pPr>
      <w:r w:rsidRPr="005B4CB2">
        <w:rPr>
          <w:rFonts w:ascii="Arial" w:eastAsiaTheme="majorEastAsia" w:hAnsi="Arial" w:cs="Arial"/>
          <w:u w:val="single"/>
        </w:rPr>
        <w:fldChar w:fldCharType="begin"/>
      </w:r>
      <w:r w:rsidRPr="005B4CB2">
        <w:rPr>
          <w:rFonts w:ascii="Arial" w:eastAsiaTheme="majorEastAsia" w:hAnsi="Arial" w:cs="Arial"/>
          <w:u w:val="single"/>
        </w:rPr>
        <w:instrText>HYPERLINK  \l "App10DocVersionControlTable"</w:instrText>
      </w:r>
      <w:r w:rsidRPr="005B4CB2">
        <w:rPr>
          <w:rFonts w:ascii="Arial" w:eastAsiaTheme="majorEastAsia" w:hAnsi="Arial" w:cs="Arial"/>
          <w:u w:val="single"/>
        </w:rPr>
      </w:r>
      <w:r w:rsidRPr="005B4CB2">
        <w:rPr>
          <w:rFonts w:ascii="Arial" w:eastAsiaTheme="majorEastAsia" w:hAnsi="Arial" w:cs="Arial"/>
          <w:u w:val="single"/>
        </w:rPr>
        <w:fldChar w:fldCharType="separate"/>
      </w:r>
      <w:r w:rsidR="00881D0B" w:rsidRPr="005B4CB2">
        <w:rPr>
          <w:rStyle w:val="Hyperlink"/>
          <w:rFonts w:ascii="Arial" w:eastAsiaTheme="majorEastAsia" w:hAnsi="Arial" w:cs="Arial"/>
          <w:color w:val="auto"/>
          <w:u w:val="none"/>
        </w:rPr>
        <w:t xml:space="preserve">Appendix </w:t>
      </w:r>
      <w:r w:rsidR="00E72A1A" w:rsidRPr="005B4CB2">
        <w:rPr>
          <w:rStyle w:val="Hyperlink"/>
          <w:rFonts w:ascii="Arial" w:eastAsiaTheme="majorEastAsia" w:hAnsi="Arial" w:cs="Arial"/>
          <w:color w:val="auto"/>
          <w:u w:val="none"/>
        </w:rPr>
        <w:t>1</w:t>
      </w:r>
      <w:r w:rsidR="006C6490" w:rsidRPr="005B4CB2">
        <w:rPr>
          <w:rStyle w:val="Hyperlink"/>
          <w:rFonts w:ascii="Arial" w:eastAsiaTheme="majorEastAsia" w:hAnsi="Arial" w:cs="Arial"/>
          <w:color w:val="auto"/>
          <w:u w:val="none"/>
        </w:rPr>
        <w:t>1</w:t>
      </w:r>
      <w:r w:rsidR="00881D0B" w:rsidRPr="005B4CB2">
        <w:rPr>
          <w:rStyle w:val="Hyperlink"/>
          <w:rFonts w:ascii="Arial" w:eastAsiaTheme="majorEastAsia" w:hAnsi="Arial" w:cs="Arial"/>
          <w:color w:val="auto"/>
          <w:u w:val="none"/>
        </w:rPr>
        <w:tab/>
        <w:t>Document version control table</w:t>
      </w:r>
      <w:bookmarkStart w:id="3" w:name="Pt1WhatIsPackaging"/>
    </w:p>
    <w:p w14:paraId="6E50BE0F" w14:textId="10578543" w:rsidR="00C6687B" w:rsidRPr="006958AD" w:rsidRDefault="00553491" w:rsidP="00C00927">
      <w:pPr>
        <w:spacing w:after="0" w:line="240" w:lineRule="auto"/>
        <w:rPr>
          <w:rFonts w:ascii="Arial" w:eastAsiaTheme="majorEastAsia" w:hAnsi="Arial" w:cstheme="majorBidi"/>
          <w:b/>
          <w:color w:val="008631"/>
        </w:rPr>
      </w:pPr>
      <w:r w:rsidRPr="005B4CB2">
        <w:rPr>
          <w:rFonts w:ascii="Arial" w:eastAsiaTheme="majorEastAsia" w:hAnsi="Arial" w:cs="Arial"/>
          <w:u w:val="single"/>
        </w:rPr>
        <w:fldChar w:fldCharType="end"/>
      </w:r>
    </w:p>
    <w:p w14:paraId="2DF357DD" w14:textId="77777777" w:rsidR="00765ED9" w:rsidRPr="006958AD" w:rsidRDefault="00765ED9">
      <w:pPr>
        <w:rPr>
          <w:rFonts w:ascii="Arial" w:eastAsiaTheme="majorEastAsia" w:hAnsi="Arial" w:cstheme="majorBidi"/>
          <w:b/>
          <w:color w:val="008631"/>
        </w:rPr>
      </w:pPr>
    </w:p>
    <w:p w14:paraId="7F3E0B50" w14:textId="23AC8EE9" w:rsidR="00C6687B" w:rsidRDefault="00C6687B">
      <w:pPr>
        <w:rPr>
          <w:rFonts w:ascii="Arial" w:eastAsiaTheme="majorEastAsia" w:hAnsi="Arial" w:cstheme="majorBidi"/>
          <w:b/>
          <w:color w:val="008631"/>
          <w:sz w:val="40"/>
          <w:szCs w:val="40"/>
        </w:rPr>
      </w:pPr>
      <w:r>
        <w:rPr>
          <w:rFonts w:ascii="Arial" w:eastAsiaTheme="majorEastAsia" w:hAnsi="Arial" w:cstheme="majorBidi"/>
          <w:b/>
          <w:color w:val="008631"/>
          <w:sz w:val="40"/>
          <w:szCs w:val="40"/>
        </w:rPr>
        <w:br w:type="page"/>
      </w:r>
    </w:p>
    <w:p w14:paraId="4E5298E8" w14:textId="1392BBDF" w:rsidR="00133B13" w:rsidRDefault="004E07C7" w:rsidP="00C00927">
      <w:pPr>
        <w:spacing w:after="0" w:line="240" w:lineRule="auto"/>
        <w:rPr>
          <w:rFonts w:ascii="Arial" w:eastAsiaTheme="majorEastAsia" w:hAnsi="Arial" w:cstheme="majorBidi"/>
          <w:b/>
          <w:color w:val="008631"/>
          <w:sz w:val="40"/>
          <w:szCs w:val="40"/>
        </w:rPr>
      </w:pPr>
      <w:r w:rsidRPr="000B0920">
        <w:rPr>
          <w:rFonts w:ascii="Arial" w:eastAsiaTheme="majorEastAsia" w:hAnsi="Arial" w:cstheme="majorBidi"/>
          <w:b/>
          <w:color w:val="008631"/>
          <w:sz w:val="40"/>
          <w:szCs w:val="40"/>
        </w:rPr>
        <w:t xml:space="preserve">Part </w:t>
      </w:r>
      <w:r w:rsidR="00C774BB" w:rsidRPr="000B0920">
        <w:rPr>
          <w:rFonts w:ascii="Arial" w:eastAsiaTheme="majorEastAsia" w:hAnsi="Arial" w:cstheme="majorBidi"/>
          <w:b/>
          <w:color w:val="008631"/>
          <w:sz w:val="40"/>
          <w:szCs w:val="40"/>
        </w:rPr>
        <w:t>1</w:t>
      </w:r>
      <w:r w:rsidR="00584B49" w:rsidRPr="000B0920">
        <w:rPr>
          <w:rFonts w:ascii="Arial" w:eastAsiaTheme="majorEastAsia" w:hAnsi="Arial" w:cstheme="majorBidi"/>
          <w:b/>
          <w:color w:val="008631"/>
          <w:sz w:val="40"/>
          <w:szCs w:val="40"/>
        </w:rPr>
        <w:t xml:space="preserve">: </w:t>
      </w:r>
      <w:r w:rsidR="00F80A38" w:rsidRPr="000B0920">
        <w:rPr>
          <w:rFonts w:ascii="Arial" w:eastAsiaTheme="majorEastAsia" w:hAnsi="Arial" w:cstheme="majorBidi"/>
          <w:b/>
          <w:color w:val="008631"/>
          <w:sz w:val="40"/>
          <w:szCs w:val="40"/>
        </w:rPr>
        <w:t>What is Packaging</w:t>
      </w:r>
      <w:r w:rsidR="00C774BB" w:rsidRPr="000B0920">
        <w:rPr>
          <w:rFonts w:ascii="Arial" w:eastAsiaTheme="majorEastAsia" w:hAnsi="Arial" w:cstheme="majorBidi"/>
          <w:b/>
          <w:color w:val="008631"/>
          <w:sz w:val="40"/>
          <w:szCs w:val="40"/>
        </w:rPr>
        <w:t>?</w:t>
      </w:r>
    </w:p>
    <w:p w14:paraId="1BE05FD5" w14:textId="77777777" w:rsidR="00415EF2" w:rsidRPr="000F540C" w:rsidRDefault="00415EF2" w:rsidP="000B0920">
      <w:pPr>
        <w:widowControl w:val="0"/>
        <w:autoSpaceDE w:val="0"/>
        <w:autoSpaceDN w:val="0"/>
        <w:adjustRightInd w:val="0"/>
        <w:spacing w:line="276" w:lineRule="auto"/>
        <w:rPr>
          <w:rFonts w:ascii="Arial" w:eastAsiaTheme="majorEastAsia" w:hAnsi="Arial" w:cstheme="majorBidi"/>
          <w:b/>
          <w:color w:val="008631"/>
          <w:sz w:val="28"/>
          <w:szCs w:val="28"/>
        </w:rPr>
      </w:pPr>
    </w:p>
    <w:p w14:paraId="606C6392" w14:textId="409585AF" w:rsidR="008A0113" w:rsidRPr="000B0920" w:rsidRDefault="00C47AB4" w:rsidP="00FD5ECA">
      <w:pPr>
        <w:pStyle w:val="ListParagraph"/>
        <w:widowControl w:val="0"/>
        <w:numPr>
          <w:ilvl w:val="1"/>
          <w:numId w:val="3"/>
        </w:numPr>
        <w:autoSpaceDE w:val="0"/>
        <w:autoSpaceDN w:val="0"/>
        <w:adjustRightInd w:val="0"/>
        <w:spacing w:line="276" w:lineRule="auto"/>
        <w:rPr>
          <w:rFonts w:ascii="Arial" w:eastAsiaTheme="majorEastAsia" w:hAnsi="Arial" w:cstheme="majorBidi"/>
          <w:b/>
          <w:color w:val="008631"/>
          <w:sz w:val="32"/>
          <w:szCs w:val="32"/>
        </w:rPr>
      </w:pPr>
      <w:bookmarkStart w:id="4" w:name="RegulatorInterpofPackaging"/>
      <w:bookmarkEnd w:id="3"/>
      <w:r>
        <w:rPr>
          <w:rFonts w:ascii="Arial" w:eastAsiaTheme="majorEastAsia" w:hAnsi="Arial" w:cstheme="majorBidi"/>
          <w:b/>
          <w:color w:val="008631"/>
          <w:sz w:val="32"/>
          <w:szCs w:val="32"/>
        </w:rPr>
        <w:t>Regulator</w:t>
      </w:r>
      <w:r w:rsidR="00C409FD" w:rsidRPr="000B0920">
        <w:rPr>
          <w:rFonts w:ascii="Arial" w:eastAsiaTheme="majorEastAsia" w:hAnsi="Arial" w:cstheme="majorBidi"/>
          <w:b/>
          <w:color w:val="008631"/>
          <w:sz w:val="32"/>
          <w:szCs w:val="32"/>
        </w:rPr>
        <w:t>s’ interpretation of packaging</w:t>
      </w:r>
    </w:p>
    <w:bookmarkEnd w:id="4"/>
    <w:p w14:paraId="40B0D895" w14:textId="77777777" w:rsidR="00F61E33" w:rsidRDefault="00F61E33" w:rsidP="00C409FD">
      <w:pPr>
        <w:rPr>
          <w:rFonts w:ascii="Arial" w:eastAsiaTheme="majorEastAsia" w:hAnsi="Arial" w:cs="Arial"/>
          <w:lang w:val="en-US"/>
        </w:rPr>
      </w:pPr>
    </w:p>
    <w:p w14:paraId="484F71F2" w14:textId="3C290079" w:rsidR="00BD5F78" w:rsidRPr="00BC6E34" w:rsidRDefault="00C409FD" w:rsidP="3237F363">
      <w:pPr>
        <w:spacing w:line="276" w:lineRule="auto"/>
        <w:jc w:val="both"/>
        <w:rPr>
          <w:rFonts w:ascii="Arial" w:eastAsiaTheme="majorEastAsia" w:hAnsi="Arial" w:cs="Arial"/>
          <w:lang w:val="en-US"/>
        </w:rPr>
      </w:pPr>
      <w:r w:rsidRPr="3237F363">
        <w:rPr>
          <w:rFonts w:ascii="Arial" w:eastAsiaTheme="majorEastAsia" w:hAnsi="Arial" w:cs="Arial"/>
          <w:lang w:val="en-US"/>
        </w:rPr>
        <w:t>For the purpose</w:t>
      </w:r>
      <w:r w:rsidR="27592184" w:rsidRPr="3237F363">
        <w:rPr>
          <w:rFonts w:ascii="Arial" w:eastAsiaTheme="majorEastAsia" w:hAnsi="Arial" w:cs="Arial"/>
          <w:lang w:val="en-US"/>
        </w:rPr>
        <w:t>s</w:t>
      </w:r>
      <w:r w:rsidRPr="3237F363">
        <w:rPr>
          <w:rFonts w:ascii="Arial" w:eastAsiaTheme="majorEastAsia" w:hAnsi="Arial" w:cs="Arial"/>
          <w:lang w:val="en-US"/>
        </w:rPr>
        <w:t xml:space="preserve"> of the </w:t>
      </w:r>
      <w:r w:rsidR="008B6C3F">
        <w:rPr>
          <w:rFonts w:ascii="Arial" w:eastAsiaTheme="majorEastAsia" w:hAnsi="Arial" w:cs="Arial"/>
          <w:lang w:val="en-US"/>
        </w:rPr>
        <w:t>pEPR</w:t>
      </w:r>
      <w:r w:rsidR="00A579CB" w:rsidRPr="3237F363">
        <w:rPr>
          <w:rFonts w:ascii="Arial" w:eastAsiaTheme="majorEastAsia" w:hAnsi="Arial" w:cs="Arial"/>
          <w:lang w:val="en-US"/>
        </w:rPr>
        <w:t xml:space="preserve"> </w:t>
      </w:r>
      <w:r w:rsidR="2807BAB7" w:rsidRPr="3237F363">
        <w:rPr>
          <w:rFonts w:ascii="Arial" w:eastAsiaTheme="majorEastAsia" w:hAnsi="Arial" w:cs="Arial"/>
          <w:lang w:val="en-US"/>
        </w:rPr>
        <w:t>R</w:t>
      </w:r>
      <w:r w:rsidRPr="3237F363">
        <w:rPr>
          <w:rFonts w:ascii="Arial" w:eastAsiaTheme="majorEastAsia" w:hAnsi="Arial" w:cs="Arial"/>
          <w:lang w:val="en-US"/>
        </w:rPr>
        <w:t>egulations, packaging means all products made of any materials, of any nature</w:t>
      </w:r>
      <w:r w:rsidR="008B07C5" w:rsidRPr="3237F363">
        <w:rPr>
          <w:rFonts w:ascii="Arial" w:eastAsiaTheme="majorEastAsia" w:hAnsi="Arial" w:cs="Arial"/>
          <w:lang w:val="en-US"/>
        </w:rPr>
        <w:t xml:space="preserve">, </w:t>
      </w:r>
      <w:r w:rsidRPr="3237F363">
        <w:rPr>
          <w:rFonts w:ascii="Arial" w:eastAsiaTheme="majorEastAsia" w:hAnsi="Arial" w:cs="Arial"/>
          <w:lang w:val="en-US"/>
        </w:rPr>
        <w:t xml:space="preserve">where the products </w:t>
      </w:r>
      <w:r w:rsidR="00BC77AF">
        <w:rPr>
          <w:rFonts w:ascii="Arial" w:eastAsiaTheme="majorEastAsia" w:hAnsi="Arial" w:cs="Arial"/>
          <w:lang w:val="en-US"/>
        </w:rPr>
        <w:t xml:space="preserve">are </w:t>
      </w:r>
      <w:r w:rsidR="00E3502B">
        <w:rPr>
          <w:rFonts w:ascii="Arial" w:eastAsiaTheme="majorEastAsia" w:hAnsi="Arial" w:cs="Arial"/>
          <w:lang w:val="en-US"/>
        </w:rPr>
        <w:t xml:space="preserve">intended </w:t>
      </w:r>
      <w:r w:rsidR="00BC77AF">
        <w:rPr>
          <w:rFonts w:ascii="Arial" w:eastAsiaTheme="majorEastAsia" w:hAnsi="Arial" w:cs="Arial"/>
          <w:lang w:val="en-US"/>
        </w:rPr>
        <w:t xml:space="preserve">to be </w:t>
      </w:r>
      <w:r w:rsidR="00B5311C">
        <w:rPr>
          <w:rFonts w:ascii="Arial" w:eastAsiaTheme="majorEastAsia" w:hAnsi="Arial" w:cs="Arial"/>
          <w:lang w:val="en-US"/>
        </w:rPr>
        <w:t xml:space="preserve">used to </w:t>
      </w:r>
      <w:r w:rsidRPr="3237F363">
        <w:rPr>
          <w:rFonts w:ascii="Arial" w:eastAsiaTheme="majorEastAsia" w:hAnsi="Arial" w:cs="Arial"/>
          <w:lang w:val="en-US"/>
        </w:rPr>
        <w:t>perform at least one packaging function</w:t>
      </w:r>
      <w:r w:rsidR="421CF563" w:rsidRPr="3237F363">
        <w:rPr>
          <w:rFonts w:ascii="Arial" w:eastAsiaTheme="majorEastAsia" w:hAnsi="Arial" w:cs="Arial"/>
          <w:lang w:val="en-US"/>
        </w:rPr>
        <w:t xml:space="preserve"> in relation to </w:t>
      </w:r>
      <w:r w:rsidR="00A56157">
        <w:rPr>
          <w:rFonts w:ascii="Arial" w:eastAsiaTheme="majorEastAsia" w:hAnsi="Arial" w:cs="Arial"/>
          <w:lang w:val="en-US"/>
        </w:rPr>
        <w:t xml:space="preserve">the supply of </w:t>
      </w:r>
      <w:r w:rsidR="421CF563" w:rsidRPr="3237F363">
        <w:rPr>
          <w:rFonts w:ascii="Arial" w:eastAsiaTheme="majorEastAsia" w:hAnsi="Arial" w:cs="Arial"/>
          <w:lang w:val="en-US"/>
        </w:rPr>
        <w:t>goods</w:t>
      </w:r>
      <w:r w:rsidRPr="3237F363">
        <w:rPr>
          <w:rFonts w:ascii="Arial" w:eastAsiaTheme="majorEastAsia" w:hAnsi="Arial" w:cs="Arial"/>
          <w:lang w:val="en-US"/>
        </w:rPr>
        <w:t xml:space="preserve">, and are in one of four packaging </w:t>
      </w:r>
      <w:r w:rsidR="002701F4" w:rsidRPr="00BD5F78">
        <w:rPr>
          <w:rFonts w:ascii="Arial" w:eastAsiaTheme="majorEastAsia" w:hAnsi="Arial" w:cs="Arial"/>
          <w:lang w:val="en-US"/>
        </w:rPr>
        <w:t>types</w:t>
      </w:r>
      <w:r w:rsidRPr="00BD5F78">
        <w:rPr>
          <w:rFonts w:ascii="Arial" w:eastAsiaTheme="majorEastAsia" w:hAnsi="Arial" w:cs="Arial"/>
          <w:lang w:val="en-US"/>
        </w:rPr>
        <w:t>.</w:t>
      </w:r>
    </w:p>
    <w:p w14:paraId="6293B152" w14:textId="3B8BA1C1" w:rsidR="00C409FD" w:rsidRPr="00917243" w:rsidRDefault="00C409FD" w:rsidP="00EF3E0C">
      <w:pPr>
        <w:spacing w:line="276" w:lineRule="auto"/>
        <w:jc w:val="both"/>
        <w:rPr>
          <w:rFonts w:ascii="Arial" w:eastAsiaTheme="majorEastAsia" w:hAnsi="Arial" w:cs="Arial"/>
          <w:b/>
          <w:bCs/>
          <w:sz w:val="24"/>
          <w:szCs w:val="24"/>
          <w:lang w:val="en-US"/>
        </w:rPr>
      </w:pPr>
      <w:r w:rsidRPr="005F412A">
        <w:rPr>
          <w:rFonts w:ascii="Arial" w:eastAsiaTheme="majorEastAsia" w:hAnsi="Arial" w:cs="Arial"/>
          <w:b/>
          <w:bCs/>
          <w:sz w:val="24"/>
          <w:szCs w:val="24"/>
          <w:lang w:val="en-US"/>
        </w:rPr>
        <w:t>Packaging function</w:t>
      </w:r>
      <w:r w:rsidR="00720315">
        <w:rPr>
          <w:rFonts w:ascii="Arial" w:eastAsiaTheme="majorEastAsia" w:hAnsi="Arial" w:cs="Arial"/>
          <w:b/>
          <w:bCs/>
          <w:sz w:val="24"/>
          <w:szCs w:val="24"/>
          <w:lang w:val="en-US"/>
        </w:rPr>
        <w:t>s</w:t>
      </w:r>
    </w:p>
    <w:p w14:paraId="56B8F337" w14:textId="77777777" w:rsidR="00B44B37" w:rsidRPr="00B2354B" w:rsidRDefault="39D2553B" w:rsidP="003D252B">
      <w:pPr>
        <w:pStyle w:val="BulletText1"/>
        <w:numPr>
          <w:ilvl w:val="0"/>
          <w:numId w:val="45"/>
        </w:numPr>
        <w:spacing w:line="276" w:lineRule="auto"/>
        <w:jc w:val="both"/>
        <w:rPr>
          <w:rFonts w:ascii="Arial" w:hAnsi="Arial" w:cs="Arial"/>
        </w:rPr>
      </w:pPr>
      <w:r w:rsidRPr="00B2354B">
        <w:rPr>
          <w:rFonts w:ascii="Arial" w:hAnsi="Arial" w:cs="Arial"/>
        </w:rPr>
        <w:t>Containment: restraining or enclosing, for example, bottles and cans.</w:t>
      </w:r>
    </w:p>
    <w:p w14:paraId="7A570DD6" w14:textId="77777777" w:rsidR="00B44B37" w:rsidRPr="00B2354B" w:rsidRDefault="39D2553B" w:rsidP="003D252B">
      <w:pPr>
        <w:pStyle w:val="BulletText1"/>
        <w:numPr>
          <w:ilvl w:val="0"/>
          <w:numId w:val="45"/>
        </w:numPr>
        <w:spacing w:line="276" w:lineRule="auto"/>
        <w:jc w:val="both"/>
        <w:rPr>
          <w:rFonts w:ascii="Arial" w:hAnsi="Arial" w:cs="Arial"/>
        </w:rPr>
      </w:pPr>
      <w:r w:rsidRPr="00B2354B">
        <w:rPr>
          <w:rFonts w:ascii="Arial" w:hAnsi="Arial" w:cs="Arial"/>
        </w:rPr>
        <w:t>Protection: defence from harm, for example, bubble wrap.</w:t>
      </w:r>
    </w:p>
    <w:p w14:paraId="3EF8988E" w14:textId="77777777" w:rsidR="00B2354B" w:rsidRDefault="39D2553B" w:rsidP="003D252B">
      <w:pPr>
        <w:pStyle w:val="BulletText1"/>
        <w:numPr>
          <w:ilvl w:val="0"/>
          <w:numId w:val="45"/>
        </w:numPr>
        <w:spacing w:line="276" w:lineRule="auto"/>
        <w:jc w:val="both"/>
        <w:rPr>
          <w:rFonts w:ascii="Arial" w:hAnsi="Arial" w:cs="Arial"/>
        </w:rPr>
      </w:pPr>
      <w:r w:rsidRPr="00B2354B">
        <w:rPr>
          <w:rFonts w:ascii="Arial" w:hAnsi="Arial" w:cs="Arial"/>
        </w:rPr>
        <w:t>Handling: facilitating movement, for example carpet cores.</w:t>
      </w:r>
    </w:p>
    <w:p w14:paraId="06260037" w14:textId="77777777" w:rsidR="00D07EC0" w:rsidRDefault="39D2553B" w:rsidP="003D252B">
      <w:pPr>
        <w:pStyle w:val="BulletText1"/>
        <w:numPr>
          <w:ilvl w:val="0"/>
          <w:numId w:val="45"/>
        </w:numPr>
        <w:spacing w:line="276" w:lineRule="auto"/>
        <w:jc w:val="both"/>
        <w:rPr>
          <w:rFonts w:ascii="Arial" w:hAnsi="Arial" w:cs="Arial"/>
        </w:rPr>
      </w:pPr>
      <w:r w:rsidRPr="00B2354B">
        <w:rPr>
          <w:rFonts w:ascii="Arial" w:hAnsi="Arial" w:cs="Arial"/>
        </w:rPr>
        <w:t>Delivery: aiding the conveyance of products to the final user or consumer, for example a pallet.</w:t>
      </w:r>
    </w:p>
    <w:p w14:paraId="2DAD35B6" w14:textId="56A1BED1" w:rsidR="00AD352C" w:rsidRPr="00E6006C" w:rsidRDefault="39D2553B" w:rsidP="00BD5F78">
      <w:pPr>
        <w:pStyle w:val="BulletText1"/>
        <w:numPr>
          <w:ilvl w:val="0"/>
          <w:numId w:val="45"/>
        </w:numPr>
        <w:spacing w:line="276" w:lineRule="auto"/>
        <w:jc w:val="both"/>
        <w:rPr>
          <w:rFonts w:ascii="Arial" w:eastAsiaTheme="majorEastAsia" w:hAnsi="Arial" w:cs="Arial"/>
          <w:lang w:val="en-US"/>
        </w:rPr>
      </w:pPr>
      <w:r w:rsidRPr="00B2354B">
        <w:rPr>
          <w:rFonts w:ascii="Arial" w:hAnsi="Arial" w:cs="Arial"/>
        </w:rPr>
        <w:t>Presentation: for exhibition or display, including attracting attention, for example, a label or a brightly coloured box.</w:t>
      </w:r>
    </w:p>
    <w:p w14:paraId="34954DF2" w14:textId="77777777" w:rsidR="00E6006C" w:rsidRPr="00BD5F78" w:rsidRDefault="00E6006C" w:rsidP="00E6006C">
      <w:pPr>
        <w:pStyle w:val="BulletText1"/>
        <w:numPr>
          <w:ilvl w:val="0"/>
          <w:numId w:val="0"/>
        </w:numPr>
        <w:spacing w:line="276" w:lineRule="auto"/>
        <w:ind w:left="360"/>
        <w:jc w:val="both"/>
        <w:rPr>
          <w:rFonts w:ascii="Arial" w:eastAsiaTheme="majorEastAsia" w:hAnsi="Arial" w:cs="Arial"/>
          <w:lang w:val="en-US"/>
        </w:rPr>
      </w:pPr>
    </w:p>
    <w:p w14:paraId="23754438" w14:textId="16224014" w:rsidR="00F3504B" w:rsidRPr="00B2354B" w:rsidRDefault="00F3504B" w:rsidP="00EF3E0C">
      <w:pPr>
        <w:spacing w:line="276" w:lineRule="auto"/>
        <w:jc w:val="both"/>
        <w:rPr>
          <w:rFonts w:ascii="Arial" w:eastAsiaTheme="majorEastAsia" w:hAnsi="Arial" w:cs="Arial"/>
          <w:b/>
          <w:bCs/>
          <w:sz w:val="24"/>
          <w:szCs w:val="24"/>
          <w:lang w:val="en-US"/>
        </w:rPr>
      </w:pPr>
      <w:r w:rsidRPr="00B2354B">
        <w:rPr>
          <w:rFonts w:ascii="Arial" w:eastAsiaTheme="majorEastAsia" w:hAnsi="Arial" w:cs="Arial"/>
          <w:b/>
          <w:bCs/>
          <w:sz w:val="24"/>
          <w:szCs w:val="24"/>
          <w:lang w:val="en-US"/>
        </w:rPr>
        <w:t xml:space="preserve">Packaging </w:t>
      </w:r>
      <w:r w:rsidR="003D58C1" w:rsidRPr="00B2354B">
        <w:rPr>
          <w:rFonts w:ascii="Arial" w:eastAsiaTheme="majorEastAsia" w:hAnsi="Arial" w:cs="Arial"/>
          <w:b/>
          <w:bCs/>
          <w:sz w:val="24"/>
          <w:szCs w:val="24"/>
          <w:lang w:val="en-US"/>
        </w:rPr>
        <w:t>type</w:t>
      </w:r>
    </w:p>
    <w:p w14:paraId="57EB6988" w14:textId="341A0FF6" w:rsidR="0074636A" w:rsidRPr="00FD6328" w:rsidRDefault="0074636A" w:rsidP="0074636A">
      <w:pPr>
        <w:spacing w:line="276" w:lineRule="auto"/>
        <w:jc w:val="both"/>
        <w:rPr>
          <w:rFonts w:ascii="Arial" w:hAnsi="Arial" w:cs="Arial"/>
        </w:rPr>
      </w:pPr>
      <w:r w:rsidRPr="00FD6328">
        <w:rPr>
          <w:rFonts w:ascii="Arial" w:hAnsi="Arial" w:cs="Arial"/>
        </w:rPr>
        <w:t xml:space="preserve">Producers must specify the </w:t>
      </w:r>
      <w:r w:rsidR="00A4761B" w:rsidRPr="00FD6328">
        <w:rPr>
          <w:rFonts w:ascii="Arial" w:hAnsi="Arial" w:cs="Arial"/>
        </w:rPr>
        <w:t xml:space="preserve">type </w:t>
      </w:r>
      <w:r w:rsidRPr="00FD6328">
        <w:rPr>
          <w:rFonts w:ascii="Arial" w:hAnsi="Arial" w:cs="Arial"/>
        </w:rPr>
        <w:t xml:space="preserve">(sometimes referred to as packaging </w:t>
      </w:r>
      <w:r w:rsidR="00A4761B" w:rsidRPr="00FD6328">
        <w:rPr>
          <w:rFonts w:ascii="Arial" w:hAnsi="Arial" w:cs="Arial"/>
        </w:rPr>
        <w:t>class</w:t>
      </w:r>
      <w:r w:rsidRPr="00FD6328">
        <w:rPr>
          <w:rFonts w:ascii="Arial" w:hAnsi="Arial" w:cs="Arial"/>
        </w:rPr>
        <w:t xml:space="preserve">) of packaging that they supply. The Regulations define the four packaging </w:t>
      </w:r>
      <w:r w:rsidR="00A4761B" w:rsidRPr="00FD6328">
        <w:rPr>
          <w:rFonts w:ascii="Arial" w:hAnsi="Arial" w:cs="Arial"/>
        </w:rPr>
        <w:t xml:space="preserve">types </w:t>
      </w:r>
      <w:r w:rsidRPr="00FD6328">
        <w:rPr>
          <w:rFonts w:ascii="Arial" w:hAnsi="Arial" w:cs="Arial"/>
        </w:rPr>
        <w:t>as follows:</w:t>
      </w:r>
    </w:p>
    <w:p w14:paraId="6BAF5FA7" w14:textId="2C99098A" w:rsidR="001570F6" w:rsidRPr="00FD6328" w:rsidRDefault="0074636A" w:rsidP="00DA3D1B">
      <w:pPr>
        <w:pStyle w:val="N3"/>
        <w:ind w:left="360"/>
        <w:rPr>
          <w:rFonts w:ascii="Arial" w:hAnsi="Arial" w:cs="Arial"/>
          <w:sz w:val="22"/>
          <w:szCs w:val="22"/>
        </w:rPr>
      </w:pPr>
      <w:bookmarkStart w:id="5" w:name="_Ref85011731"/>
      <w:r w:rsidRPr="00FD6328">
        <w:rPr>
          <w:rFonts w:ascii="Arial" w:hAnsi="Arial" w:cs="Arial"/>
          <w:b/>
          <w:bCs/>
          <w:sz w:val="22"/>
          <w:szCs w:val="22"/>
        </w:rPr>
        <w:t>Primary packaging</w:t>
      </w:r>
      <w:r w:rsidRPr="00FD6328">
        <w:rPr>
          <w:rFonts w:ascii="Arial" w:hAnsi="Arial" w:cs="Arial"/>
          <w:sz w:val="22"/>
          <w:szCs w:val="22"/>
        </w:rPr>
        <w:t>, is packaging conceived so as to constitute a sales unit to the final user or consumer at the point of purchase;</w:t>
      </w:r>
      <w:bookmarkStart w:id="6" w:name="_Ref86932839"/>
      <w:bookmarkEnd w:id="5"/>
    </w:p>
    <w:p w14:paraId="10987ED0" w14:textId="77777777" w:rsidR="0074636A" w:rsidRPr="00FD6328" w:rsidRDefault="0074636A" w:rsidP="002F4DE7">
      <w:pPr>
        <w:pStyle w:val="N3"/>
        <w:rPr>
          <w:rFonts w:ascii="Arial" w:hAnsi="Arial" w:cs="Arial"/>
          <w:sz w:val="22"/>
          <w:szCs w:val="22"/>
        </w:rPr>
      </w:pPr>
    </w:p>
    <w:p w14:paraId="4545A03E" w14:textId="7865A98B" w:rsidR="0074636A" w:rsidRPr="00FD6328" w:rsidRDefault="0074636A" w:rsidP="00DA3D1B">
      <w:pPr>
        <w:pStyle w:val="N3"/>
        <w:ind w:left="360"/>
        <w:rPr>
          <w:rFonts w:ascii="Arial" w:hAnsi="Arial" w:cs="Arial"/>
          <w:sz w:val="22"/>
          <w:szCs w:val="22"/>
        </w:rPr>
      </w:pPr>
      <w:r w:rsidRPr="00FD6328">
        <w:rPr>
          <w:rFonts w:ascii="Arial" w:hAnsi="Arial" w:cs="Arial"/>
          <w:b/>
          <w:bCs/>
          <w:sz w:val="22"/>
          <w:szCs w:val="22"/>
        </w:rPr>
        <w:t>Secondary packaging</w:t>
      </w:r>
      <w:r w:rsidRPr="00FD6328">
        <w:rPr>
          <w:rFonts w:ascii="Arial" w:hAnsi="Arial" w:cs="Arial"/>
          <w:sz w:val="22"/>
          <w:szCs w:val="22"/>
        </w:rPr>
        <w:t>, is packaging that</w:t>
      </w:r>
    </w:p>
    <w:p w14:paraId="29503669" w14:textId="5DE0FBCD" w:rsidR="00B47D8B" w:rsidRPr="00FD6328" w:rsidRDefault="0074636A" w:rsidP="00CD6FD3">
      <w:pPr>
        <w:pStyle w:val="BulletText1"/>
        <w:numPr>
          <w:ilvl w:val="0"/>
          <w:numId w:val="184"/>
        </w:numPr>
        <w:rPr>
          <w:rFonts w:ascii="Arial" w:hAnsi="Arial" w:cs="Arial"/>
        </w:rPr>
      </w:pPr>
      <w:r w:rsidRPr="00FD6328">
        <w:rPr>
          <w:rFonts w:ascii="Arial" w:hAnsi="Arial" w:cs="Arial"/>
        </w:rPr>
        <w:t>is conceived so as to constitute at the point of purchase a grouping of a certain number of sales units, whether that grouping is supplied as such to the final user or consumer or whether it serves only as a means to replenish the shelves at the point of sale; and</w:t>
      </w:r>
    </w:p>
    <w:p w14:paraId="67370AB9" w14:textId="77777777" w:rsidR="0074636A" w:rsidRPr="00FD6328" w:rsidRDefault="0074636A" w:rsidP="00CD6FD3">
      <w:pPr>
        <w:pStyle w:val="BulletText1"/>
        <w:numPr>
          <w:ilvl w:val="0"/>
          <w:numId w:val="184"/>
        </w:numPr>
        <w:rPr>
          <w:rFonts w:ascii="Arial" w:hAnsi="Arial" w:cs="Arial"/>
        </w:rPr>
      </w:pPr>
      <w:r w:rsidRPr="00FD6328">
        <w:rPr>
          <w:rFonts w:ascii="Arial" w:hAnsi="Arial" w:cs="Arial"/>
        </w:rPr>
        <w:t>can be removed from the product without affecting the product’s characteristics;</w:t>
      </w:r>
      <w:bookmarkEnd w:id="6"/>
      <w:r w:rsidRPr="00FD6328">
        <w:rPr>
          <w:rFonts w:ascii="Arial" w:hAnsi="Arial" w:cs="Arial"/>
        </w:rPr>
        <w:t xml:space="preserve"> </w:t>
      </w:r>
      <w:bookmarkStart w:id="7" w:name="_Ref86932895"/>
    </w:p>
    <w:p w14:paraId="21A13A40" w14:textId="77777777" w:rsidR="0074636A" w:rsidRPr="00FD6328" w:rsidRDefault="0074636A" w:rsidP="00DA3D1B">
      <w:pPr>
        <w:pStyle w:val="N4"/>
        <w:numPr>
          <w:ilvl w:val="0"/>
          <w:numId w:val="0"/>
        </w:numPr>
        <w:ind w:left="360"/>
        <w:rPr>
          <w:rFonts w:ascii="Arial" w:hAnsi="Arial" w:cs="Arial"/>
          <w:sz w:val="22"/>
          <w:szCs w:val="22"/>
        </w:rPr>
      </w:pPr>
      <w:r w:rsidRPr="00FD6328">
        <w:rPr>
          <w:rFonts w:ascii="Arial" w:hAnsi="Arial" w:cs="Arial"/>
          <w:b/>
          <w:bCs/>
          <w:sz w:val="22"/>
          <w:szCs w:val="22"/>
        </w:rPr>
        <w:t>Tertiary packaging</w:t>
      </w:r>
      <w:r w:rsidRPr="00FD6328">
        <w:rPr>
          <w:rFonts w:ascii="Arial" w:hAnsi="Arial" w:cs="Arial"/>
          <w:sz w:val="22"/>
          <w:szCs w:val="22"/>
        </w:rPr>
        <w:t>, is packaging that—</w:t>
      </w:r>
    </w:p>
    <w:p w14:paraId="41445D40" w14:textId="77777777" w:rsidR="0074636A" w:rsidRPr="00FD6328" w:rsidRDefault="0074636A" w:rsidP="00CD6FD3">
      <w:pPr>
        <w:pStyle w:val="N4"/>
        <w:numPr>
          <w:ilvl w:val="0"/>
          <w:numId w:val="185"/>
        </w:numPr>
        <w:rPr>
          <w:rFonts w:ascii="Arial" w:hAnsi="Arial" w:cs="Arial"/>
          <w:sz w:val="22"/>
          <w:szCs w:val="22"/>
        </w:rPr>
      </w:pPr>
      <w:r w:rsidRPr="00FD6328">
        <w:rPr>
          <w:rFonts w:ascii="Arial" w:hAnsi="Arial" w:cs="Arial"/>
          <w:sz w:val="22"/>
          <w:szCs w:val="22"/>
        </w:rPr>
        <w:t xml:space="preserve">is conceived so as to facilitate the handling and transport of one or more sales units, or secondary packaging, for example by preventing damage from physical handling and transport damage; and </w:t>
      </w:r>
    </w:p>
    <w:p w14:paraId="76BA3C55" w14:textId="26E96869" w:rsidR="0074636A" w:rsidRPr="00FD6328" w:rsidRDefault="0074636A" w:rsidP="00CD6FD3">
      <w:pPr>
        <w:pStyle w:val="N4"/>
        <w:numPr>
          <w:ilvl w:val="0"/>
          <w:numId w:val="185"/>
        </w:numPr>
        <w:rPr>
          <w:rFonts w:ascii="Arial" w:hAnsi="Arial" w:cs="Arial"/>
          <w:sz w:val="22"/>
          <w:szCs w:val="22"/>
        </w:rPr>
      </w:pPr>
      <w:r w:rsidRPr="00FD6328">
        <w:rPr>
          <w:rFonts w:ascii="Arial" w:hAnsi="Arial" w:cs="Arial"/>
          <w:sz w:val="22"/>
          <w:szCs w:val="22"/>
        </w:rPr>
        <w:t>is not a road, rail, ship or air container</w:t>
      </w:r>
      <w:r w:rsidR="00B35691" w:rsidRPr="00FD6328">
        <w:rPr>
          <w:rFonts w:ascii="Arial" w:hAnsi="Arial" w:cs="Arial"/>
          <w:sz w:val="22"/>
          <w:szCs w:val="22"/>
        </w:rPr>
        <w:t>;</w:t>
      </w:r>
    </w:p>
    <w:p w14:paraId="61A99225" w14:textId="77777777" w:rsidR="0074636A" w:rsidRPr="00FD6328" w:rsidRDefault="0074636A" w:rsidP="00CD6FD3">
      <w:pPr>
        <w:pStyle w:val="N4"/>
        <w:numPr>
          <w:ilvl w:val="0"/>
          <w:numId w:val="0"/>
        </w:numPr>
        <w:ind w:left="414"/>
        <w:rPr>
          <w:rFonts w:ascii="Arial" w:hAnsi="Arial" w:cs="Arial"/>
          <w:sz w:val="22"/>
          <w:szCs w:val="22"/>
        </w:rPr>
      </w:pPr>
    </w:p>
    <w:p w14:paraId="41588CA7" w14:textId="696CE781" w:rsidR="0074636A" w:rsidRDefault="0074636A" w:rsidP="00DA3D1B">
      <w:pPr>
        <w:pStyle w:val="N2"/>
        <w:numPr>
          <w:ilvl w:val="0"/>
          <w:numId w:val="0"/>
        </w:numPr>
        <w:ind w:left="360"/>
        <w:rPr>
          <w:rFonts w:ascii="Arial" w:hAnsi="Arial" w:cs="Arial"/>
          <w:sz w:val="22"/>
          <w:szCs w:val="22"/>
        </w:rPr>
      </w:pPr>
      <w:bookmarkStart w:id="8" w:name="_Ref172187822"/>
      <w:bookmarkEnd w:id="7"/>
      <w:r w:rsidRPr="00FD6328">
        <w:rPr>
          <w:rFonts w:ascii="Arial" w:hAnsi="Arial" w:cs="Arial"/>
          <w:b/>
          <w:bCs/>
          <w:sz w:val="22"/>
          <w:szCs w:val="22"/>
        </w:rPr>
        <w:t>Shipment packaging</w:t>
      </w:r>
      <w:r w:rsidR="00B47D8B" w:rsidRPr="00FD6328">
        <w:rPr>
          <w:rFonts w:ascii="Arial" w:hAnsi="Arial" w:cs="Arial"/>
          <w:b/>
          <w:bCs/>
          <w:sz w:val="22"/>
          <w:szCs w:val="22"/>
        </w:rPr>
        <w:t>*</w:t>
      </w:r>
      <w:r w:rsidRPr="00FD6328">
        <w:rPr>
          <w:rFonts w:ascii="Arial" w:hAnsi="Arial" w:cs="Arial"/>
          <w:sz w:val="22"/>
          <w:szCs w:val="22"/>
        </w:rPr>
        <w:t xml:space="preserve"> means tertiary packaging on, or that is used to contain, items which are supplied or are intended to be supplied to a consumer.</w:t>
      </w:r>
      <w:bookmarkEnd w:id="8"/>
    </w:p>
    <w:p w14:paraId="08DA5F42" w14:textId="77777777" w:rsidR="008C028F" w:rsidRPr="00FD6328" w:rsidRDefault="008C028F" w:rsidP="00DA3D1B">
      <w:pPr>
        <w:pStyle w:val="N2"/>
        <w:numPr>
          <w:ilvl w:val="0"/>
          <w:numId w:val="0"/>
        </w:numPr>
        <w:ind w:left="360"/>
        <w:rPr>
          <w:rFonts w:ascii="Arial" w:hAnsi="Arial" w:cs="Arial"/>
          <w:sz w:val="22"/>
          <w:szCs w:val="22"/>
        </w:rPr>
      </w:pPr>
    </w:p>
    <w:p w14:paraId="582835CF" w14:textId="5C072E16" w:rsidR="00E942BE" w:rsidRPr="006F6ABD" w:rsidRDefault="00E942BE" w:rsidP="00B42A26">
      <w:pPr>
        <w:ind w:left="360"/>
        <w:rPr>
          <w:rFonts w:ascii="Arial" w:hAnsi="Arial" w:cs="Arial"/>
          <w:color w:val="0070C0"/>
        </w:rPr>
      </w:pPr>
      <w:r w:rsidRPr="006848CB">
        <w:rPr>
          <w:rFonts w:ascii="Arial" w:eastAsiaTheme="majorEastAsia" w:hAnsi="Arial" w:cs="Arial"/>
        </w:rPr>
        <w:t xml:space="preserve">*The definition of shipment packaging in the </w:t>
      </w:r>
      <w:r w:rsidR="008B6C3F" w:rsidRPr="006848CB">
        <w:rPr>
          <w:rFonts w:ascii="Arial" w:eastAsiaTheme="majorEastAsia" w:hAnsi="Arial" w:cs="Arial"/>
        </w:rPr>
        <w:t>pEPR</w:t>
      </w:r>
      <w:r w:rsidRPr="006848CB">
        <w:rPr>
          <w:rFonts w:ascii="Arial" w:eastAsiaTheme="majorEastAsia" w:hAnsi="Arial" w:cs="Arial"/>
        </w:rPr>
        <w:t xml:space="preserve"> Regulations differs from that in the Data Regulations. Producers can amend previous submissions of 2024 packaging data to align with the definition in the </w:t>
      </w:r>
      <w:r w:rsidR="008B6C3F" w:rsidRPr="006848CB">
        <w:rPr>
          <w:rFonts w:ascii="Arial" w:eastAsiaTheme="majorEastAsia" w:hAnsi="Arial" w:cs="Arial"/>
        </w:rPr>
        <w:t>pEPR</w:t>
      </w:r>
      <w:r w:rsidRPr="006848CB">
        <w:rPr>
          <w:rFonts w:ascii="Arial" w:eastAsiaTheme="majorEastAsia" w:hAnsi="Arial" w:cs="Arial"/>
        </w:rPr>
        <w:t xml:space="preserve"> Regulations</w:t>
      </w:r>
      <w:r w:rsidRPr="006848CB">
        <w:rPr>
          <w:rFonts w:ascii="Arial" w:eastAsiaTheme="majorEastAsia" w:hAnsi="Arial" w:cs="Arial"/>
          <w:color w:val="0070C0"/>
        </w:rPr>
        <w:t>.</w:t>
      </w:r>
      <w:r w:rsidRPr="006F6ABD">
        <w:rPr>
          <w:rFonts w:ascii="Arial" w:eastAsiaTheme="majorEastAsia" w:hAnsi="Arial" w:cs="Arial"/>
          <w:color w:val="0070C0"/>
        </w:rPr>
        <w:t xml:space="preserve"> </w:t>
      </w:r>
    </w:p>
    <w:p w14:paraId="6FDADCC6" w14:textId="2171C352" w:rsidR="45C89D91" w:rsidRDefault="4F1B7C1C" w:rsidP="2458FA85">
      <w:pPr>
        <w:pStyle w:val="BulletText1"/>
        <w:numPr>
          <w:ilvl w:val="2"/>
          <w:numId w:val="0"/>
        </w:numPr>
        <w:spacing w:line="276" w:lineRule="auto"/>
        <w:jc w:val="both"/>
        <w:rPr>
          <w:rFonts w:ascii="Arial" w:eastAsiaTheme="majorEastAsia" w:hAnsi="Arial" w:cs="Arial"/>
        </w:rPr>
      </w:pPr>
      <w:r w:rsidRPr="2458FA85">
        <w:rPr>
          <w:rFonts w:ascii="Arial" w:eastAsiaTheme="majorEastAsia" w:hAnsi="Arial" w:cs="Arial"/>
          <w:b/>
          <w:bCs/>
        </w:rPr>
        <w:t>Example</w:t>
      </w:r>
      <w:r w:rsidR="001329D8" w:rsidRPr="2458FA85">
        <w:rPr>
          <w:rFonts w:ascii="Arial" w:eastAsiaTheme="majorEastAsia" w:hAnsi="Arial" w:cs="Arial"/>
          <w:b/>
          <w:bCs/>
        </w:rPr>
        <w:t xml:space="preserve">: </w:t>
      </w:r>
      <w:r w:rsidR="78ACAB00" w:rsidRPr="2458FA85">
        <w:rPr>
          <w:rFonts w:ascii="Arial" w:eastAsiaTheme="majorEastAsia" w:hAnsi="Arial" w:cs="Arial"/>
        </w:rPr>
        <w:t xml:space="preserve">A </w:t>
      </w:r>
      <w:r w:rsidR="659310B9" w:rsidRPr="2458FA85">
        <w:rPr>
          <w:rFonts w:ascii="Arial" w:eastAsiaTheme="majorEastAsia" w:hAnsi="Arial" w:cs="Arial"/>
        </w:rPr>
        <w:t>shrink</w:t>
      </w:r>
      <w:r w:rsidR="1A28E1EF" w:rsidRPr="2458FA85">
        <w:rPr>
          <w:rFonts w:ascii="Arial" w:eastAsiaTheme="majorEastAsia" w:hAnsi="Arial" w:cs="Arial"/>
        </w:rPr>
        <w:t>-</w:t>
      </w:r>
      <w:r w:rsidR="659310B9" w:rsidRPr="2458FA85">
        <w:rPr>
          <w:rFonts w:ascii="Arial" w:eastAsiaTheme="majorEastAsia" w:hAnsi="Arial" w:cs="Arial"/>
        </w:rPr>
        <w:t xml:space="preserve">wrapped </w:t>
      </w:r>
      <w:r w:rsidR="78ACAB00" w:rsidRPr="2458FA85">
        <w:rPr>
          <w:rFonts w:ascii="Arial" w:eastAsiaTheme="majorEastAsia" w:hAnsi="Arial" w:cs="Arial"/>
        </w:rPr>
        <w:t xml:space="preserve">pallet </w:t>
      </w:r>
      <w:r w:rsidR="00121B8F">
        <w:rPr>
          <w:rFonts w:ascii="Arial" w:eastAsiaTheme="majorEastAsia" w:hAnsi="Arial" w:cs="Arial"/>
        </w:rPr>
        <w:t xml:space="preserve">is supplied to a supermarket that </w:t>
      </w:r>
      <w:r w:rsidR="78ACAB00" w:rsidRPr="2458FA85">
        <w:rPr>
          <w:rFonts w:ascii="Arial" w:eastAsiaTheme="majorEastAsia" w:hAnsi="Arial" w:cs="Arial"/>
        </w:rPr>
        <w:t>contains 50 boxes</w:t>
      </w:r>
      <w:r w:rsidR="2EC47BDE" w:rsidRPr="2458FA85">
        <w:rPr>
          <w:rFonts w:ascii="Arial" w:eastAsiaTheme="majorEastAsia" w:hAnsi="Arial" w:cs="Arial"/>
        </w:rPr>
        <w:t>, each</w:t>
      </w:r>
      <w:r w:rsidR="78ACAB00" w:rsidRPr="2458FA85">
        <w:rPr>
          <w:rFonts w:ascii="Arial" w:eastAsiaTheme="majorEastAsia" w:hAnsi="Arial" w:cs="Arial"/>
        </w:rPr>
        <w:t xml:space="preserve"> contain</w:t>
      </w:r>
      <w:r w:rsidR="23E57911" w:rsidRPr="2458FA85">
        <w:rPr>
          <w:rFonts w:ascii="Arial" w:eastAsiaTheme="majorEastAsia" w:hAnsi="Arial" w:cs="Arial"/>
        </w:rPr>
        <w:t>ing</w:t>
      </w:r>
      <w:r w:rsidR="00EB093A" w:rsidRPr="2458FA85">
        <w:rPr>
          <w:rFonts w:ascii="Arial" w:eastAsiaTheme="majorEastAsia" w:hAnsi="Arial" w:cs="Arial"/>
        </w:rPr>
        <w:t xml:space="preserve"> 100 pack</w:t>
      </w:r>
      <w:r w:rsidR="7921DFAE" w:rsidRPr="2458FA85">
        <w:rPr>
          <w:rFonts w:ascii="Arial" w:eastAsiaTheme="majorEastAsia" w:hAnsi="Arial" w:cs="Arial"/>
        </w:rPr>
        <w:t>et</w:t>
      </w:r>
      <w:r w:rsidR="00EB093A" w:rsidRPr="2458FA85">
        <w:rPr>
          <w:rFonts w:ascii="Arial" w:eastAsiaTheme="majorEastAsia" w:hAnsi="Arial" w:cs="Arial"/>
        </w:rPr>
        <w:t xml:space="preserve">s of biscuits. </w:t>
      </w:r>
      <w:r w:rsidR="003D4E7E" w:rsidRPr="2458FA85">
        <w:rPr>
          <w:rFonts w:ascii="Arial" w:eastAsiaTheme="majorEastAsia" w:hAnsi="Arial" w:cs="Arial"/>
        </w:rPr>
        <w:t xml:space="preserve">Each </w:t>
      </w:r>
      <w:r w:rsidR="00F95CA2" w:rsidRPr="2458FA85">
        <w:rPr>
          <w:rFonts w:ascii="Arial" w:eastAsiaTheme="majorEastAsia" w:hAnsi="Arial" w:cs="Arial"/>
        </w:rPr>
        <w:t xml:space="preserve">individual </w:t>
      </w:r>
      <w:r w:rsidR="003D4E7E" w:rsidRPr="2458FA85">
        <w:rPr>
          <w:rFonts w:ascii="Arial" w:eastAsiaTheme="majorEastAsia" w:hAnsi="Arial" w:cs="Arial"/>
        </w:rPr>
        <w:t>pack</w:t>
      </w:r>
      <w:r w:rsidR="46791540" w:rsidRPr="2458FA85">
        <w:rPr>
          <w:rFonts w:ascii="Arial" w:eastAsiaTheme="majorEastAsia" w:hAnsi="Arial" w:cs="Arial"/>
        </w:rPr>
        <w:t>et</w:t>
      </w:r>
      <w:r w:rsidR="003D4E7E" w:rsidRPr="2458FA85">
        <w:rPr>
          <w:rFonts w:ascii="Arial" w:eastAsiaTheme="majorEastAsia" w:hAnsi="Arial" w:cs="Arial"/>
        </w:rPr>
        <w:t xml:space="preserve"> of </w:t>
      </w:r>
      <w:r w:rsidR="00EB093A" w:rsidRPr="2458FA85">
        <w:rPr>
          <w:rFonts w:ascii="Arial" w:eastAsiaTheme="majorEastAsia" w:hAnsi="Arial" w:cs="Arial"/>
        </w:rPr>
        <w:t xml:space="preserve">biscuits </w:t>
      </w:r>
      <w:r w:rsidR="00F95CA2" w:rsidRPr="2458FA85">
        <w:rPr>
          <w:rFonts w:ascii="Arial" w:eastAsiaTheme="majorEastAsia" w:hAnsi="Arial" w:cs="Arial"/>
        </w:rPr>
        <w:t xml:space="preserve">is </w:t>
      </w:r>
      <w:r w:rsidR="00596BC0" w:rsidRPr="2458FA85">
        <w:rPr>
          <w:rFonts w:ascii="Arial" w:eastAsiaTheme="majorEastAsia" w:hAnsi="Arial" w:cs="Arial"/>
        </w:rPr>
        <w:t xml:space="preserve">the </w:t>
      </w:r>
      <w:r w:rsidR="00EB093A" w:rsidRPr="2458FA85">
        <w:rPr>
          <w:rFonts w:ascii="Arial" w:eastAsiaTheme="majorEastAsia" w:hAnsi="Arial" w:cs="Arial"/>
        </w:rPr>
        <w:t>sales unit</w:t>
      </w:r>
      <w:r w:rsidR="003D4E7E" w:rsidRPr="2458FA85">
        <w:rPr>
          <w:rFonts w:ascii="Arial" w:eastAsiaTheme="majorEastAsia" w:hAnsi="Arial" w:cs="Arial"/>
        </w:rPr>
        <w:t xml:space="preserve"> </w:t>
      </w:r>
      <w:r w:rsidR="00A0755B" w:rsidRPr="2458FA85">
        <w:rPr>
          <w:rFonts w:ascii="Arial" w:eastAsiaTheme="majorEastAsia" w:hAnsi="Arial" w:cs="Arial"/>
        </w:rPr>
        <w:t xml:space="preserve">to the </w:t>
      </w:r>
      <w:r w:rsidR="007D10A0">
        <w:rPr>
          <w:rFonts w:ascii="Arial" w:eastAsiaTheme="majorEastAsia" w:hAnsi="Arial" w:cs="Arial"/>
        </w:rPr>
        <w:t>consumer</w:t>
      </w:r>
      <w:r w:rsidR="000D0AA3">
        <w:rPr>
          <w:rFonts w:ascii="Arial" w:eastAsiaTheme="majorEastAsia" w:hAnsi="Arial" w:cs="Arial"/>
        </w:rPr>
        <w:t xml:space="preserve"> </w:t>
      </w:r>
      <w:r w:rsidR="007A70FE" w:rsidRPr="2458FA85">
        <w:rPr>
          <w:rFonts w:ascii="Arial" w:eastAsiaTheme="majorEastAsia" w:hAnsi="Arial" w:cs="Arial"/>
        </w:rPr>
        <w:t>and</w:t>
      </w:r>
      <w:r w:rsidR="003D4E7E" w:rsidRPr="2458FA85">
        <w:rPr>
          <w:rFonts w:ascii="Arial" w:eastAsiaTheme="majorEastAsia" w:hAnsi="Arial" w:cs="Arial"/>
        </w:rPr>
        <w:t xml:space="preserve"> comprises</w:t>
      </w:r>
      <w:r w:rsidR="002B61FD" w:rsidRPr="2458FA85">
        <w:rPr>
          <w:rFonts w:ascii="Arial" w:eastAsiaTheme="majorEastAsia" w:hAnsi="Arial" w:cs="Arial"/>
        </w:rPr>
        <w:t xml:space="preserve"> an outer </w:t>
      </w:r>
      <w:r w:rsidR="7280D060" w:rsidRPr="2458FA85">
        <w:rPr>
          <w:rFonts w:ascii="Arial" w:eastAsiaTheme="majorEastAsia" w:hAnsi="Arial" w:cs="Arial"/>
        </w:rPr>
        <w:t>wrapper and an inner tray.</w:t>
      </w:r>
      <w:r w:rsidR="002B61FD" w:rsidRPr="2458FA85">
        <w:rPr>
          <w:rFonts w:ascii="Arial" w:eastAsiaTheme="majorEastAsia" w:hAnsi="Arial" w:cs="Arial"/>
        </w:rPr>
        <w:t xml:space="preserve"> </w:t>
      </w:r>
      <w:r w:rsidR="00F724AB" w:rsidRPr="2458FA85">
        <w:rPr>
          <w:rFonts w:ascii="Arial" w:eastAsiaTheme="majorEastAsia" w:hAnsi="Arial" w:cs="Arial"/>
        </w:rPr>
        <w:t>Each element of packaging on the pallet is categorised as follows:</w:t>
      </w:r>
    </w:p>
    <w:p w14:paraId="5F9E4CE7" w14:textId="77777777" w:rsidR="00B524A5" w:rsidRDefault="00B524A5" w:rsidP="003D252B">
      <w:pPr>
        <w:pStyle w:val="BulletText1"/>
        <w:numPr>
          <w:ilvl w:val="0"/>
          <w:numId w:val="47"/>
        </w:numPr>
        <w:spacing w:line="276" w:lineRule="auto"/>
        <w:jc w:val="both"/>
        <w:rPr>
          <w:rFonts w:ascii="Arial" w:eastAsiaTheme="majorEastAsia" w:hAnsi="Arial" w:cs="Arial"/>
        </w:rPr>
      </w:pPr>
      <w:r w:rsidRPr="3FD6E1ED">
        <w:rPr>
          <w:rFonts w:ascii="Arial" w:eastAsiaTheme="majorEastAsia" w:hAnsi="Arial" w:cs="Arial"/>
        </w:rPr>
        <w:t>Biscuit pack wrapper – primary packaging</w:t>
      </w:r>
    </w:p>
    <w:p w14:paraId="56F93387" w14:textId="77777777" w:rsidR="00B524A5" w:rsidRDefault="00B524A5" w:rsidP="003D252B">
      <w:pPr>
        <w:pStyle w:val="BulletText1"/>
        <w:numPr>
          <w:ilvl w:val="0"/>
          <w:numId w:val="47"/>
        </w:numPr>
        <w:spacing w:line="276" w:lineRule="auto"/>
        <w:jc w:val="both"/>
        <w:rPr>
          <w:rFonts w:ascii="Arial" w:eastAsiaTheme="majorEastAsia" w:hAnsi="Arial" w:cs="Arial"/>
        </w:rPr>
      </w:pPr>
      <w:r w:rsidRPr="4658FBC4">
        <w:rPr>
          <w:rFonts w:ascii="Arial" w:eastAsiaTheme="majorEastAsia" w:hAnsi="Arial" w:cs="Arial"/>
        </w:rPr>
        <w:t>Biscuit pack inner tray – primary packaging</w:t>
      </w:r>
    </w:p>
    <w:p w14:paraId="2234B65B" w14:textId="0D23551E" w:rsidR="45C89D91" w:rsidRDefault="38CB6286" w:rsidP="003D252B">
      <w:pPr>
        <w:pStyle w:val="BulletText1"/>
        <w:numPr>
          <w:ilvl w:val="0"/>
          <w:numId w:val="47"/>
        </w:numPr>
        <w:spacing w:line="276" w:lineRule="auto"/>
        <w:jc w:val="both"/>
        <w:rPr>
          <w:rFonts w:ascii="Arial" w:eastAsiaTheme="majorEastAsia" w:hAnsi="Arial" w:cs="Arial"/>
        </w:rPr>
      </w:pPr>
      <w:r w:rsidRPr="3FD6E1ED">
        <w:rPr>
          <w:rFonts w:ascii="Arial" w:eastAsiaTheme="majorEastAsia" w:hAnsi="Arial" w:cs="Arial"/>
        </w:rPr>
        <w:t>Boxes</w:t>
      </w:r>
      <w:r w:rsidR="135D20D5" w:rsidRPr="3FD6E1ED">
        <w:rPr>
          <w:rFonts w:ascii="Arial" w:eastAsiaTheme="majorEastAsia" w:hAnsi="Arial" w:cs="Arial"/>
        </w:rPr>
        <w:t xml:space="preserve"> – </w:t>
      </w:r>
      <w:r w:rsidR="7E40B13C" w:rsidRPr="3FD6E1ED">
        <w:rPr>
          <w:rFonts w:ascii="Arial" w:eastAsiaTheme="majorEastAsia" w:hAnsi="Arial" w:cs="Arial"/>
        </w:rPr>
        <w:t>s</w:t>
      </w:r>
      <w:r w:rsidR="135D20D5" w:rsidRPr="3FD6E1ED">
        <w:rPr>
          <w:rFonts w:ascii="Arial" w:eastAsiaTheme="majorEastAsia" w:hAnsi="Arial" w:cs="Arial"/>
        </w:rPr>
        <w:t xml:space="preserve">econdary </w:t>
      </w:r>
      <w:r w:rsidR="46116F59" w:rsidRPr="3FD6E1ED">
        <w:rPr>
          <w:rFonts w:ascii="Arial" w:eastAsiaTheme="majorEastAsia" w:hAnsi="Arial" w:cs="Arial"/>
        </w:rPr>
        <w:t>p</w:t>
      </w:r>
      <w:r w:rsidR="135D20D5" w:rsidRPr="3FD6E1ED">
        <w:rPr>
          <w:rFonts w:ascii="Arial" w:eastAsiaTheme="majorEastAsia" w:hAnsi="Arial" w:cs="Arial"/>
        </w:rPr>
        <w:t>ackaging</w:t>
      </w:r>
    </w:p>
    <w:p w14:paraId="0F2E68B7" w14:textId="77777777" w:rsidR="00B524A5" w:rsidRDefault="00B524A5" w:rsidP="003D252B">
      <w:pPr>
        <w:pStyle w:val="BulletText1"/>
        <w:numPr>
          <w:ilvl w:val="0"/>
          <w:numId w:val="47"/>
        </w:numPr>
        <w:spacing w:line="276" w:lineRule="auto"/>
        <w:jc w:val="both"/>
        <w:rPr>
          <w:rFonts w:ascii="Arial" w:eastAsiaTheme="majorEastAsia" w:hAnsi="Arial" w:cs="Arial"/>
        </w:rPr>
      </w:pPr>
      <w:r w:rsidRPr="4658FBC4">
        <w:rPr>
          <w:rFonts w:ascii="Arial" w:eastAsiaTheme="majorEastAsia" w:hAnsi="Arial" w:cs="Arial"/>
        </w:rPr>
        <w:t>Pallet – tertiary packaging</w:t>
      </w:r>
    </w:p>
    <w:p w14:paraId="0273FDB1" w14:textId="77777777" w:rsidR="00B524A5" w:rsidRDefault="00B524A5" w:rsidP="003D252B">
      <w:pPr>
        <w:pStyle w:val="BulletText1"/>
        <w:numPr>
          <w:ilvl w:val="0"/>
          <w:numId w:val="47"/>
        </w:numPr>
        <w:spacing w:line="276" w:lineRule="auto"/>
        <w:jc w:val="both"/>
        <w:rPr>
          <w:rFonts w:ascii="Arial" w:eastAsiaTheme="majorEastAsia" w:hAnsi="Arial" w:cs="Arial"/>
        </w:rPr>
      </w:pPr>
      <w:r w:rsidRPr="3FD6E1ED">
        <w:rPr>
          <w:rFonts w:ascii="Arial" w:eastAsiaTheme="majorEastAsia" w:hAnsi="Arial" w:cs="Arial"/>
        </w:rPr>
        <w:t>Pallet wrap – tertiary packaging</w:t>
      </w:r>
    </w:p>
    <w:p w14:paraId="17CD4885" w14:textId="43DC2CB6" w:rsidR="1B6FA926" w:rsidRDefault="1B6FA926" w:rsidP="00EF3E0C">
      <w:pPr>
        <w:pStyle w:val="BulletText1"/>
        <w:numPr>
          <w:ilvl w:val="0"/>
          <w:numId w:val="0"/>
        </w:numPr>
        <w:spacing w:line="276" w:lineRule="auto"/>
        <w:jc w:val="both"/>
        <w:rPr>
          <w:rFonts w:ascii="Arial" w:eastAsiaTheme="majorEastAsia" w:hAnsi="Arial" w:cs="Arial"/>
        </w:rPr>
      </w:pPr>
    </w:p>
    <w:p w14:paraId="4C91F491" w14:textId="7C7A19AE" w:rsidR="00206248" w:rsidRPr="003E1F0A" w:rsidRDefault="00240C2C" w:rsidP="730C33D4">
      <w:pPr>
        <w:pStyle w:val="BulletText1"/>
        <w:numPr>
          <w:ilvl w:val="2"/>
          <w:numId w:val="0"/>
        </w:numPr>
        <w:spacing w:line="276" w:lineRule="auto"/>
        <w:jc w:val="both"/>
        <w:rPr>
          <w:rFonts w:ascii="Arial" w:eastAsiaTheme="majorEastAsia" w:hAnsi="Arial" w:cs="Arial"/>
        </w:rPr>
      </w:pPr>
      <w:r w:rsidRPr="003E1F0A">
        <w:rPr>
          <w:rFonts w:ascii="Arial" w:eastAsiaTheme="majorEastAsia" w:hAnsi="Arial" w:cs="Arial"/>
          <w:b/>
          <w:bCs/>
        </w:rPr>
        <w:t>Example:</w:t>
      </w:r>
      <w:r w:rsidRPr="003E1F0A">
        <w:rPr>
          <w:rFonts w:ascii="Arial" w:eastAsiaTheme="majorEastAsia" w:hAnsi="Arial" w:cs="Arial"/>
        </w:rPr>
        <w:t xml:space="preserve"> </w:t>
      </w:r>
      <w:r w:rsidR="78A5A644" w:rsidRPr="003E1F0A">
        <w:rPr>
          <w:rFonts w:ascii="Arial" w:eastAsiaTheme="majorEastAsia" w:hAnsi="Arial" w:cs="Arial"/>
        </w:rPr>
        <w:t xml:space="preserve">A DVD purchased from an online </w:t>
      </w:r>
      <w:r w:rsidR="3451E01D" w:rsidRPr="003E1F0A">
        <w:rPr>
          <w:rFonts w:ascii="Arial" w:eastAsiaTheme="majorEastAsia" w:hAnsi="Arial" w:cs="Arial"/>
        </w:rPr>
        <w:t>retailer</w:t>
      </w:r>
      <w:r w:rsidR="78A5A644" w:rsidRPr="003E1F0A">
        <w:rPr>
          <w:rFonts w:ascii="Arial" w:eastAsiaTheme="majorEastAsia" w:hAnsi="Arial" w:cs="Arial"/>
        </w:rPr>
        <w:t xml:space="preserve"> </w:t>
      </w:r>
      <w:r w:rsidR="00A11C31" w:rsidRPr="003E1F0A">
        <w:rPr>
          <w:rFonts w:ascii="Arial" w:eastAsiaTheme="majorEastAsia" w:hAnsi="Arial" w:cs="Arial"/>
        </w:rPr>
        <w:t>is packag</w:t>
      </w:r>
      <w:r w:rsidR="008E0737" w:rsidRPr="003E1F0A">
        <w:rPr>
          <w:rFonts w:ascii="Arial" w:eastAsiaTheme="majorEastAsia" w:hAnsi="Arial" w:cs="Arial"/>
        </w:rPr>
        <w:t>ed</w:t>
      </w:r>
      <w:r w:rsidR="00A11C31" w:rsidRPr="003E1F0A">
        <w:rPr>
          <w:rFonts w:ascii="Arial" w:eastAsiaTheme="majorEastAsia" w:hAnsi="Arial" w:cs="Arial"/>
        </w:rPr>
        <w:t xml:space="preserve"> in a durable plastic case </w:t>
      </w:r>
      <w:r w:rsidR="001709E6" w:rsidRPr="003E1F0A">
        <w:rPr>
          <w:rFonts w:ascii="Arial" w:eastAsiaTheme="majorEastAsia" w:hAnsi="Arial" w:cs="Arial"/>
        </w:rPr>
        <w:t>that is wrapped in a thin</w:t>
      </w:r>
      <w:r w:rsidR="005D0F70" w:rsidRPr="003E1F0A">
        <w:rPr>
          <w:rFonts w:ascii="Arial" w:eastAsiaTheme="majorEastAsia" w:hAnsi="Arial" w:cs="Arial"/>
        </w:rPr>
        <w:t xml:space="preserve"> </w:t>
      </w:r>
      <w:r w:rsidR="001709E6" w:rsidRPr="003E1F0A">
        <w:rPr>
          <w:rFonts w:ascii="Arial" w:eastAsiaTheme="majorEastAsia" w:hAnsi="Arial" w:cs="Arial"/>
        </w:rPr>
        <w:t xml:space="preserve">plastic film. </w:t>
      </w:r>
      <w:r w:rsidR="00E868A3" w:rsidRPr="003E1F0A">
        <w:rPr>
          <w:rFonts w:ascii="Arial" w:eastAsiaTheme="majorEastAsia" w:hAnsi="Arial" w:cs="Arial"/>
        </w:rPr>
        <w:t xml:space="preserve">It </w:t>
      </w:r>
      <w:r w:rsidR="78A5A644" w:rsidRPr="003E1F0A">
        <w:rPr>
          <w:rFonts w:ascii="Arial" w:eastAsiaTheme="majorEastAsia" w:hAnsi="Arial" w:cs="Arial"/>
        </w:rPr>
        <w:t xml:space="preserve">is placed in a padded </w:t>
      </w:r>
      <w:r w:rsidR="00392CB6" w:rsidRPr="003E1F0A">
        <w:rPr>
          <w:rFonts w:ascii="Arial" w:eastAsiaTheme="majorEastAsia" w:hAnsi="Arial" w:cs="Arial"/>
        </w:rPr>
        <w:t xml:space="preserve">mailing </w:t>
      </w:r>
      <w:r w:rsidR="78A5A644" w:rsidRPr="003E1F0A">
        <w:rPr>
          <w:rFonts w:ascii="Arial" w:eastAsiaTheme="majorEastAsia" w:hAnsi="Arial" w:cs="Arial"/>
        </w:rPr>
        <w:t xml:space="preserve">envelope </w:t>
      </w:r>
      <w:r w:rsidR="37A718EF" w:rsidRPr="003E1F0A">
        <w:rPr>
          <w:rFonts w:ascii="Arial" w:eastAsiaTheme="majorEastAsia" w:hAnsi="Arial" w:cs="Arial"/>
        </w:rPr>
        <w:t>and an unbranded address label is applied</w:t>
      </w:r>
      <w:r w:rsidR="78A5A644" w:rsidRPr="003E1F0A">
        <w:rPr>
          <w:rFonts w:ascii="Arial" w:eastAsiaTheme="majorEastAsia" w:hAnsi="Arial" w:cs="Arial"/>
        </w:rPr>
        <w:t xml:space="preserve"> ready </w:t>
      </w:r>
      <w:r w:rsidR="59395F66" w:rsidRPr="003E1F0A">
        <w:rPr>
          <w:rFonts w:ascii="Arial" w:eastAsiaTheme="majorEastAsia" w:hAnsi="Arial" w:cs="Arial"/>
        </w:rPr>
        <w:t>for dispatch</w:t>
      </w:r>
      <w:r w:rsidR="007D145B">
        <w:rPr>
          <w:rFonts w:ascii="Arial" w:eastAsiaTheme="majorEastAsia" w:hAnsi="Arial" w:cs="Arial"/>
        </w:rPr>
        <w:t xml:space="preserve"> to </w:t>
      </w:r>
      <w:r w:rsidR="00B44706">
        <w:rPr>
          <w:rFonts w:ascii="Arial" w:eastAsiaTheme="majorEastAsia" w:hAnsi="Arial" w:cs="Arial"/>
        </w:rPr>
        <w:t>a</w:t>
      </w:r>
      <w:r w:rsidR="007D145B">
        <w:rPr>
          <w:rFonts w:ascii="Arial" w:eastAsiaTheme="majorEastAsia" w:hAnsi="Arial" w:cs="Arial"/>
        </w:rPr>
        <w:t xml:space="preserve"> consumer</w:t>
      </w:r>
      <w:r w:rsidR="51BE8EBD" w:rsidRPr="003E1F0A">
        <w:rPr>
          <w:rFonts w:ascii="Arial" w:eastAsiaTheme="majorEastAsia" w:hAnsi="Arial" w:cs="Arial"/>
        </w:rPr>
        <w:t>.</w:t>
      </w:r>
    </w:p>
    <w:p w14:paraId="725C3118" w14:textId="524FF77D" w:rsidR="51BE8EBD" w:rsidRPr="003E1F0A" w:rsidRDefault="448828FA" w:rsidP="003D252B">
      <w:pPr>
        <w:pStyle w:val="BulletText1"/>
        <w:numPr>
          <w:ilvl w:val="0"/>
          <w:numId w:val="48"/>
        </w:numPr>
        <w:spacing w:line="276" w:lineRule="auto"/>
        <w:jc w:val="both"/>
        <w:rPr>
          <w:rFonts w:ascii="Arial" w:eastAsiaTheme="majorEastAsia" w:hAnsi="Arial" w:cs="Arial"/>
        </w:rPr>
      </w:pPr>
      <w:r w:rsidRPr="003E1F0A">
        <w:rPr>
          <w:rFonts w:ascii="Arial" w:eastAsiaTheme="majorEastAsia" w:hAnsi="Arial" w:cs="Arial"/>
        </w:rPr>
        <w:t xml:space="preserve">DVD </w:t>
      </w:r>
      <w:r w:rsidR="21CDFC27" w:rsidRPr="003E1F0A">
        <w:rPr>
          <w:rFonts w:ascii="Arial" w:eastAsiaTheme="majorEastAsia" w:hAnsi="Arial" w:cs="Arial"/>
        </w:rPr>
        <w:t>c</w:t>
      </w:r>
      <w:r w:rsidRPr="003E1F0A">
        <w:rPr>
          <w:rFonts w:ascii="Arial" w:eastAsiaTheme="majorEastAsia" w:hAnsi="Arial" w:cs="Arial"/>
        </w:rPr>
        <w:t>ase</w:t>
      </w:r>
      <w:r w:rsidR="00AB05FA" w:rsidRPr="003E1F0A">
        <w:rPr>
          <w:rFonts w:ascii="Arial" w:eastAsiaTheme="majorEastAsia" w:hAnsi="Arial" w:cs="Arial"/>
        </w:rPr>
        <w:t xml:space="preserve"> - </w:t>
      </w:r>
      <w:r w:rsidR="3DF46F72" w:rsidRPr="003E1F0A">
        <w:rPr>
          <w:rFonts w:ascii="Arial" w:eastAsiaTheme="majorEastAsia" w:hAnsi="Arial" w:cs="Arial"/>
        </w:rPr>
        <w:t>n</w:t>
      </w:r>
      <w:r w:rsidRPr="003E1F0A">
        <w:rPr>
          <w:rFonts w:ascii="Arial" w:eastAsiaTheme="majorEastAsia" w:hAnsi="Arial" w:cs="Arial"/>
        </w:rPr>
        <w:t xml:space="preserve">ot </w:t>
      </w:r>
      <w:r w:rsidR="48E37F89" w:rsidRPr="003E1F0A">
        <w:rPr>
          <w:rFonts w:ascii="Arial" w:eastAsiaTheme="majorEastAsia" w:hAnsi="Arial" w:cs="Arial"/>
        </w:rPr>
        <w:t>packaging</w:t>
      </w:r>
      <w:r w:rsidRPr="003E1F0A">
        <w:rPr>
          <w:rFonts w:ascii="Arial" w:eastAsiaTheme="majorEastAsia" w:hAnsi="Arial" w:cs="Arial"/>
        </w:rPr>
        <w:t xml:space="preserve"> (long term storage)</w:t>
      </w:r>
    </w:p>
    <w:p w14:paraId="6CBD49BF" w14:textId="10E9F6BE" w:rsidR="51BE8EBD" w:rsidRPr="003E1F0A" w:rsidRDefault="51BE8EBD" w:rsidP="003D252B">
      <w:pPr>
        <w:pStyle w:val="BulletText1"/>
        <w:numPr>
          <w:ilvl w:val="0"/>
          <w:numId w:val="48"/>
        </w:numPr>
        <w:spacing w:line="276" w:lineRule="auto"/>
        <w:jc w:val="both"/>
        <w:rPr>
          <w:rFonts w:ascii="Arial" w:eastAsiaTheme="majorEastAsia" w:hAnsi="Arial" w:cs="Arial"/>
        </w:rPr>
      </w:pPr>
      <w:r w:rsidRPr="003E1F0A">
        <w:rPr>
          <w:rFonts w:ascii="Arial" w:eastAsiaTheme="majorEastAsia" w:hAnsi="Arial" w:cs="Arial"/>
        </w:rPr>
        <w:t>Thin film</w:t>
      </w:r>
      <w:r w:rsidR="00AC6936" w:rsidRPr="003E1F0A">
        <w:rPr>
          <w:rFonts w:ascii="Arial" w:eastAsiaTheme="majorEastAsia" w:hAnsi="Arial" w:cs="Arial"/>
        </w:rPr>
        <w:t xml:space="preserve"> </w:t>
      </w:r>
      <w:r w:rsidRPr="003E1F0A">
        <w:rPr>
          <w:rFonts w:ascii="Arial" w:eastAsiaTheme="majorEastAsia" w:hAnsi="Arial" w:cs="Arial"/>
        </w:rPr>
        <w:t xml:space="preserve">- </w:t>
      </w:r>
      <w:r w:rsidR="164AF009" w:rsidRPr="003E1F0A">
        <w:rPr>
          <w:rFonts w:ascii="Arial" w:eastAsiaTheme="majorEastAsia" w:hAnsi="Arial" w:cs="Arial"/>
        </w:rPr>
        <w:t>p</w:t>
      </w:r>
      <w:r w:rsidRPr="003E1F0A">
        <w:rPr>
          <w:rFonts w:ascii="Arial" w:eastAsiaTheme="majorEastAsia" w:hAnsi="Arial" w:cs="Arial"/>
        </w:rPr>
        <w:t>rimary packaging</w:t>
      </w:r>
      <w:r w:rsidR="00AC6936" w:rsidRPr="003E1F0A">
        <w:rPr>
          <w:rFonts w:ascii="Arial" w:eastAsiaTheme="majorEastAsia" w:hAnsi="Arial" w:cs="Arial"/>
        </w:rPr>
        <w:t xml:space="preserve"> (part of sales unit)</w:t>
      </w:r>
    </w:p>
    <w:p w14:paraId="49379F32" w14:textId="65DD0368" w:rsidR="51BE8EBD" w:rsidRPr="003E1F0A" w:rsidRDefault="6E3417C9" w:rsidP="003D252B">
      <w:pPr>
        <w:pStyle w:val="BulletText1"/>
        <w:numPr>
          <w:ilvl w:val="0"/>
          <w:numId w:val="48"/>
        </w:numPr>
        <w:spacing w:line="276" w:lineRule="auto"/>
        <w:jc w:val="both"/>
        <w:rPr>
          <w:rFonts w:ascii="Arial" w:eastAsiaTheme="majorEastAsia" w:hAnsi="Arial" w:cs="Arial"/>
        </w:rPr>
      </w:pPr>
      <w:r w:rsidRPr="003E1F0A">
        <w:rPr>
          <w:rFonts w:ascii="Arial" w:eastAsiaTheme="majorEastAsia" w:hAnsi="Arial" w:cs="Arial"/>
        </w:rPr>
        <w:t xml:space="preserve">Padded </w:t>
      </w:r>
      <w:r w:rsidR="00392CB6" w:rsidRPr="003E1F0A">
        <w:rPr>
          <w:rFonts w:ascii="Arial" w:eastAsiaTheme="majorEastAsia" w:hAnsi="Arial" w:cs="Arial"/>
        </w:rPr>
        <w:t>mai</w:t>
      </w:r>
      <w:r w:rsidR="006D1731" w:rsidRPr="003E1F0A">
        <w:rPr>
          <w:rFonts w:ascii="Arial" w:eastAsiaTheme="majorEastAsia" w:hAnsi="Arial" w:cs="Arial"/>
        </w:rPr>
        <w:t>l</w:t>
      </w:r>
      <w:r w:rsidR="00392CB6" w:rsidRPr="003E1F0A">
        <w:rPr>
          <w:rFonts w:ascii="Arial" w:eastAsiaTheme="majorEastAsia" w:hAnsi="Arial" w:cs="Arial"/>
        </w:rPr>
        <w:t xml:space="preserve">ing </w:t>
      </w:r>
      <w:r w:rsidRPr="003E1F0A">
        <w:rPr>
          <w:rFonts w:ascii="Arial" w:eastAsiaTheme="majorEastAsia" w:hAnsi="Arial" w:cs="Arial"/>
        </w:rPr>
        <w:t xml:space="preserve">envelope – </w:t>
      </w:r>
      <w:r w:rsidR="3077DB59" w:rsidRPr="003E1F0A">
        <w:rPr>
          <w:rFonts w:ascii="Arial" w:eastAsiaTheme="majorEastAsia" w:hAnsi="Arial" w:cs="Arial"/>
        </w:rPr>
        <w:t>s</w:t>
      </w:r>
      <w:r w:rsidRPr="003E1F0A">
        <w:rPr>
          <w:rFonts w:ascii="Arial" w:eastAsiaTheme="majorEastAsia" w:hAnsi="Arial" w:cs="Arial"/>
        </w:rPr>
        <w:t xml:space="preserve">hipment </w:t>
      </w:r>
      <w:r w:rsidR="0FBA7554" w:rsidRPr="003E1F0A">
        <w:rPr>
          <w:rFonts w:ascii="Arial" w:eastAsiaTheme="majorEastAsia" w:hAnsi="Arial" w:cs="Arial"/>
        </w:rPr>
        <w:t>p</w:t>
      </w:r>
      <w:r w:rsidRPr="003E1F0A">
        <w:rPr>
          <w:rFonts w:ascii="Arial" w:eastAsiaTheme="majorEastAsia" w:hAnsi="Arial" w:cs="Arial"/>
        </w:rPr>
        <w:t>ackaging</w:t>
      </w:r>
    </w:p>
    <w:p w14:paraId="711DBB27" w14:textId="4563AA70" w:rsidR="51BE8EBD" w:rsidRPr="003E1F0A" w:rsidRDefault="12BAFD25" w:rsidP="003D252B">
      <w:pPr>
        <w:pStyle w:val="BulletText1"/>
        <w:numPr>
          <w:ilvl w:val="0"/>
          <w:numId w:val="48"/>
        </w:numPr>
        <w:spacing w:line="276" w:lineRule="auto"/>
        <w:jc w:val="both"/>
        <w:rPr>
          <w:rFonts w:ascii="Arial" w:eastAsiaTheme="majorEastAsia" w:hAnsi="Arial" w:cs="Arial"/>
        </w:rPr>
      </w:pPr>
      <w:r w:rsidRPr="003E1F0A">
        <w:rPr>
          <w:rFonts w:ascii="Arial" w:eastAsiaTheme="majorEastAsia" w:hAnsi="Arial" w:cs="Arial"/>
        </w:rPr>
        <w:t>Unbranded address label</w:t>
      </w:r>
      <w:r w:rsidR="6040E559" w:rsidRPr="003E1F0A">
        <w:rPr>
          <w:rFonts w:ascii="Arial" w:eastAsiaTheme="majorEastAsia" w:hAnsi="Arial" w:cs="Arial"/>
        </w:rPr>
        <w:t xml:space="preserve"> – </w:t>
      </w:r>
      <w:r w:rsidR="001319C1">
        <w:rPr>
          <w:rFonts w:ascii="Arial" w:eastAsiaTheme="majorEastAsia" w:hAnsi="Arial" w:cs="Arial"/>
        </w:rPr>
        <w:t>s</w:t>
      </w:r>
      <w:r w:rsidR="00831424" w:rsidRPr="003E1F0A">
        <w:rPr>
          <w:rFonts w:ascii="Arial" w:eastAsiaTheme="majorEastAsia" w:hAnsi="Arial" w:cs="Arial"/>
        </w:rPr>
        <w:t>hipment Packaging</w:t>
      </w:r>
      <w:r w:rsidR="6040E559" w:rsidRPr="003E1F0A">
        <w:rPr>
          <w:rFonts w:ascii="Arial" w:eastAsiaTheme="majorEastAsia" w:hAnsi="Arial" w:cs="Arial"/>
        </w:rPr>
        <w:t xml:space="preserve"> </w:t>
      </w:r>
    </w:p>
    <w:p w14:paraId="34CFD72D" w14:textId="26453FD6" w:rsidR="00871A37" w:rsidRPr="003E1F0A" w:rsidRDefault="00871A37" w:rsidP="00053997">
      <w:pPr>
        <w:pStyle w:val="BulletText1"/>
        <w:numPr>
          <w:ilvl w:val="2"/>
          <w:numId w:val="0"/>
        </w:numPr>
        <w:spacing w:line="276" w:lineRule="auto"/>
        <w:jc w:val="both"/>
        <w:rPr>
          <w:rFonts w:ascii="Arial" w:eastAsiaTheme="majorEastAsia" w:hAnsi="Arial" w:cs="Arial"/>
        </w:rPr>
      </w:pPr>
    </w:p>
    <w:p w14:paraId="5895DF8D" w14:textId="590D9E29" w:rsidR="00053997" w:rsidRPr="003E1F0A" w:rsidRDefault="00053997" w:rsidP="00053997">
      <w:pPr>
        <w:pStyle w:val="BulletText1"/>
        <w:numPr>
          <w:ilvl w:val="2"/>
          <w:numId w:val="0"/>
        </w:numPr>
        <w:spacing w:line="276" w:lineRule="auto"/>
        <w:jc w:val="both"/>
        <w:rPr>
          <w:rFonts w:ascii="Arial" w:eastAsiaTheme="majorEastAsia" w:hAnsi="Arial" w:cs="Arial"/>
        </w:rPr>
      </w:pPr>
      <w:r w:rsidRPr="003E1F0A">
        <w:rPr>
          <w:rFonts w:ascii="Arial" w:hAnsi="Arial" w:cs="Arial"/>
          <w:b/>
          <w:bCs/>
        </w:rPr>
        <w:t>Example</w:t>
      </w:r>
      <w:r w:rsidRPr="003E1F0A">
        <w:rPr>
          <w:rFonts w:ascii="Arial" w:eastAsiaTheme="majorEastAsia" w:hAnsi="Arial" w:cs="Arial"/>
          <w:b/>
          <w:bCs/>
        </w:rPr>
        <w:t>:</w:t>
      </w:r>
      <w:r w:rsidRPr="003E1F0A">
        <w:rPr>
          <w:rFonts w:ascii="Arial" w:eastAsiaTheme="majorEastAsia" w:hAnsi="Arial" w:cs="Arial"/>
        </w:rPr>
        <w:t xml:space="preserve"> A retailer orders 100 headphones online. Each headphone set is in a small box. The headphones are packed in groups of ten into</w:t>
      </w:r>
      <w:r w:rsidRPr="003E1F0A">
        <w:rPr>
          <w:rFonts w:ascii="Arial" w:eastAsiaTheme="majorEastAsia" w:hAnsi="Arial" w:cs="Arial"/>
          <w:i/>
          <w:iCs/>
        </w:rPr>
        <w:t xml:space="preserve"> </w:t>
      </w:r>
      <w:r w:rsidRPr="003E1F0A">
        <w:rPr>
          <w:rFonts w:ascii="Arial" w:eastAsiaTheme="majorEastAsia" w:hAnsi="Arial" w:cs="Arial"/>
        </w:rPr>
        <w:t>larger boxes and these larger boxes are shrink wrapped onto a small pallet.</w:t>
      </w:r>
    </w:p>
    <w:p w14:paraId="08AE10A6" w14:textId="77777777" w:rsidR="00053997" w:rsidRPr="003E1F0A" w:rsidRDefault="00053997" w:rsidP="00053997">
      <w:pPr>
        <w:pStyle w:val="BulletText1"/>
        <w:numPr>
          <w:ilvl w:val="2"/>
          <w:numId w:val="0"/>
        </w:numPr>
        <w:spacing w:line="276" w:lineRule="auto"/>
        <w:jc w:val="both"/>
        <w:rPr>
          <w:rFonts w:ascii="Arial" w:eastAsiaTheme="majorEastAsia" w:hAnsi="Arial" w:cs="Arial"/>
        </w:rPr>
      </w:pPr>
    </w:p>
    <w:p w14:paraId="18C15D6A" w14:textId="77777777" w:rsidR="00053997" w:rsidRPr="003E1F0A" w:rsidRDefault="00053997" w:rsidP="003D252B">
      <w:pPr>
        <w:pStyle w:val="BulletText1"/>
        <w:numPr>
          <w:ilvl w:val="0"/>
          <w:numId w:val="49"/>
        </w:numPr>
        <w:spacing w:line="276" w:lineRule="auto"/>
        <w:jc w:val="both"/>
        <w:rPr>
          <w:rFonts w:ascii="Arial" w:eastAsiaTheme="majorEastAsia" w:hAnsi="Arial" w:cs="Arial"/>
        </w:rPr>
      </w:pPr>
      <w:r w:rsidRPr="003E1F0A">
        <w:rPr>
          <w:rFonts w:ascii="Arial" w:eastAsiaTheme="majorEastAsia" w:hAnsi="Arial" w:cs="Arial"/>
        </w:rPr>
        <w:t>The 100 individual headphone boxes are primary packaging, because each small box is the sales unit to the final user of the headphones.</w:t>
      </w:r>
    </w:p>
    <w:p w14:paraId="4D296C52" w14:textId="7C62E841" w:rsidR="00053997" w:rsidRDefault="00053997" w:rsidP="003D252B">
      <w:pPr>
        <w:pStyle w:val="BulletText1"/>
        <w:numPr>
          <w:ilvl w:val="0"/>
          <w:numId w:val="49"/>
        </w:numPr>
        <w:spacing w:line="276" w:lineRule="auto"/>
        <w:jc w:val="both"/>
        <w:rPr>
          <w:rFonts w:ascii="Arial" w:eastAsiaTheme="majorEastAsia" w:hAnsi="Arial" w:cs="Arial"/>
        </w:rPr>
      </w:pPr>
      <w:r w:rsidRPr="003E1F0A">
        <w:rPr>
          <w:rFonts w:ascii="Arial" w:eastAsiaTheme="majorEastAsia" w:hAnsi="Arial" w:cs="Arial"/>
        </w:rPr>
        <w:t>The 10 larger boxes, and the shr</w:t>
      </w:r>
      <w:r w:rsidRPr="00906146">
        <w:rPr>
          <w:rFonts w:ascii="Arial" w:eastAsiaTheme="majorEastAsia" w:hAnsi="Arial" w:cs="Arial"/>
        </w:rPr>
        <w:t xml:space="preserve">ink wrap and pallet are </w:t>
      </w:r>
      <w:r w:rsidR="00E3545D">
        <w:rPr>
          <w:rFonts w:ascii="Arial" w:eastAsiaTheme="majorEastAsia" w:hAnsi="Arial" w:cs="Arial"/>
        </w:rPr>
        <w:t>tertiary</w:t>
      </w:r>
      <w:r w:rsidR="00E3545D" w:rsidRPr="00906146">
        <w:rPr>
          <w:rFonts w:ascii="Arial" w:eastAsiaTheme="majorEastAsia" w:hAnsi="Arial" w:cs="Arial"/>
        </w:rPr>
        <w:t xml:space="preserve"> </w:t>
      </w:r>
      <w:r w:rsidRPr="00906146">
        <w:rPr>
          <w:rFonts w:ascii="Arial" w:eastAsiaTheme="majorEastAsia" w:hAnsi="Arial" w:cs="Arial"/>
        </w:rPr>
        <w:t xml:space="preserve">packaging, because this packaging was added for the purpose </w:t>
      </w:r>
      <w:r w:rsidR="009F5F6C">
        <w:rPr>
          <w:rFonts w:ascii="Arial" w:eastAsiaTheme="majorEastAsia" w:hAnsi="Arial" w:cs="Arial"/>
        </w:rPr>
        <w:t xml:space="preserve">of </w:t>
      </w:r>
      <w:r w:rsidRPr="00906146">
        <w:rPr>
          <w:rFonts w:ascii="Arial" w:eastAsiaTheme="majorEastAsia" w:hAnsi="Arial" w:cs="Arial"/>
        </w:rPr>
        <w:t>shipping the goods to the retailer.</w:t>
      </w:r>
    </w:p>
    <w:p w14:paraId="521BBEC5" w14:textId="77777777" w:rsidR="00BC6818" w:rsidRDefault="00BC6818" w:rsidP="00D26545">
      <w:pPr>
        <w:rPr>
          <w:rFonts w:ascii="Arial" w:eastAsiaTheme="majorEastAsia" w:hAnsi="Arial" w:cstheme="majorBidi"/>
          <w:color w:val="0070C0"/>
          <w:lang w:val="en-US"/>
        </w:rPr>
      </w:pPr>
    </w:p>
    <w:p w14:paraId="65E7D75C" w14:textId="18F4252B" w:rsidR="00A4509E" w:rsidRDefault="7AE233FC" w:rsidP="00957FD4">
      <w:pPr>
        <w:rPr>
          <w:rFonts w:ascii="Arial" w:eastAsiaTheme="majorEastAsia" w:hAnsi="Arial" w:cstheme="majorBidi"/>
          <w:b/>
          <w:bCs/>
          <w:color w:val="008631"/>
          <w:sz w:val="32"/>
          <w:szCs w:val="32"/>
          <w:highlight w:val="lightGray"/>
          <w:lang w:val="en-US"/>
        </w:rPr>
      </w:pPr>
      <w:r w:rsidRPr="72E306BE">
        <w:rPr>
          <w:rFonts w:ascii="Arial" w:eastAsiaTheme="majorEastAsia" w:hAnsi="Arial" w:cstheme="majorBidi"/>
          <w:b/>
          <w:bCs/>
          <w:color w:val="008631"/>
          <w:sz w:val="32"/>
          <w:szCs w:val="32"/>
          <w:highlight w:val="lightGray"/>
          <w:lang w:val="en-US"/>
        </w:rPr>
        <w:br w:type="page"/>
      </w:r>
    </w:p>
    <w:p w14:paraId="3000FF39" w14:textId="1B5462D2" w:rsidR="00863A96" w:rsidRDefault="004B6CC9" w:rsidP="00863A96">
      <w:pPr>
        <w:pStyle w:val="ListParagraph"/>
        <w:widowControl w:val="0"/>
        <w:numPr>
          <w:ilvl w:val="1"/>
          <w:numId w:val="3"/>
        </w:numPr>
        <w:autoSpaceDE w:val="0"/>
        <w:autoSpaceDN w:val="0"/>
        <w:adjustRightInd w:val="0"/>
        <w:spacing w:line="276" w:lineRule="auto"/>
        <w:rPr>
          <w:rFonts w:ascii="Arial" w:eastAsiaTheme="majorEastAsia" w:hAnsi="Arial" w:cstheme="majorBidi"/>
          <w:b/>
          <w:color w:val="008631"/>
          <w:sz w:val="32"/>
          <w:szCs w:val="32"/>
        </w:rPr>
      </w:pPr>
      <w:bookmarkStart w:id="9" w:name="Pt1_SixStepDecisionChart"/>
      <w:r w:rsidRPr="00400388">
        <w:rPr>
          <w:rFonts w:ascii="Arial" w:eastAsiaTheme="majorEastAsia" w:hAnsi="Arial" w:cstheme="majorBidi"/>
          <w:b/>
          <w:color w:val="008631"/>
          <w:sz w:val="32"/>
          <w:szCs w:val="32"/>
        </w:rPr>
        <w:t>Six</w:t>
      </w:r>
      <w:r w:rsidR="00E377FE" w:rsidRPr="00400388">
        <w:rPr>
          <w:rFonts w:ascii="Arial" w:eastAsiaTheme="majorEastAsia" w:hAnsi="Arial" w:cstheme="majorBidi"/>
          <w:b/>
          <w:color w:val="008631"/>
          <w:sz w:val="32"/>
          <w:szCs w:val="32"/>
        </w:rPr>
        <w:t xml:space="preserve"> steps decision chart</w:t>
      </w:r>
      <w:r w:rsidR="00872282">
        <w:rPr>
          <w:rFonts w:ascii="Arial" w:eastAsiaTheme="majorEastAsia" w:hAnsi="Arial" w:cstheme="majorBidi"/>
          <w:b/>
          <w:color w:val="008631"/>
          <w:sz w:val="32"/>
          <w:szCs w:val="32"/>
        </w:rPr>
        <w:t xml:space="preserve"> </w:t>
      </w:r>
    </w:p>
    <w:p w14:paraId="589B6D4B" w14:textId="77777777" w:rsidR="00937087" w:rsidRPr="004143CF" w:rsidRDefault="00937087" w:rsidP="00937087">
      <w:pPr>
        <w:pStyle w:val="ListParagraph"/>
        <w:widowControl w:val="0"/>
        <w:autoSpaceDE w:val="0"/>
        <w:autoSpaceDN w:val="0"/>
        <w:adjustRightInd w:val="0"/>
        <w:spacing w:line="276" w:lineRule="auto"/>
        <w:ind w:left="360"/>
        <w:rPr>
          <w:rFonts w:ascii="Arial" w:eastAsiaTheme="majorEastAsia" w:hAnsi="Arial" w:cs="Arial"/>
          <w:b/>
          <w:color w:val="FF0000"/>
          <w:sz w:val="22"/>
          <w:szCs w:val="22"/>
        </w:rPr>
      </w:pPr>
    </w:p>
    <w:p w14:paraId="782DE50F" w14:textId="3246CDBA" w:rsidR="00C534AC" w:rsidRPr="00937087" w:rsidRDefault="00C534AC" w:rsidP="00271EA4">
      <w:pPr>
        <w:widowControl w:val="0"/>
        <w:autoSpaceDE w:val="0"/>
        <w:autoSpaceDN w:val="0"/>
        <w:adjustRightInd w:val="0"/>
        <w:spacing w:line="276" w:lineRule="auto"/>
        <w:rPr>
          <w:rFonts w:ascii="Arial" w:eastAsiaTheme="majorEastAsia" w:hAnsi="Arial" w:cstheme="majorBidi"/>
          <w:b/>
          <w:color w:val="008631"/>
          <w:sz w:val="32"/>
          <w:szCs w:val="32"/>
        </w:rPr>
      </w:pPr>
      <w:r w:rsidRPr="00494BBC">
        <w:rPr>
          <w:rFonts w:ascii="Arial" w:eastAsiaTheme="majorEastAsia" w:hAnsi="Arial" w:cs="Arial"/>
          <w:b/>
          <w:color w:val="000000" w:themeColor="text1"/>
        </w:rPr>
        <w:t>Note</w:t>
      </w:r>
      <w:r w:rsidRPr="00494BBC">
        <w:rPr>
          <w:rFonts w:ascii="Arial" w:eastAsiaTheme="majorEastAsia" w:hAnsi="Arial" w:cs="Arial"/>
          <w:bCs/>
          <w:color w:val="000000" w:themeColor="text1"/>
        </w:rPr>
        <w:t xml:space="preserve">: this decision chart applies to filled packaging only. When considering whether unfilled packaging is obligated, please refer to </w:t>
      </w:r>
      <w:r w:rsidR="0097417B" w:rsidRPr="00494BBC">
        <w:rPr>
          <w:rFonts w:ascii="Arial" w:eastAsiaTheme="majorEastAsia" w:hAnsi="Arial" w:cs="Arial"/>
          <w:bCs/>
          <w:color w:val="000000" w:themeColor="text1"/>
        </w:rPr>
        <w:t>the</w:t>
      </w:r>
      <w:r w:rsidRPr="00494BBC">
        <w:rPr>
          <w:rFonts w:ascii="Arial" w:eastAsiaTheme="majorEastAsia" w:hAnsi="Arial" w:cs="Arial"/>
          <w:bCs/>
          <w:color w:val="000000" w:themeColor="text1"/>
        </w:rPr>
        <w:t xml:space="preserve"> packaging functions</w:t>
      </w:r>
      <w:r w:rsidR="0097417B" w:rsidRPr="00494BBC">
        <w:rPr>
          <w:rFonts w:ascii="Arial" w:eastAsiaTheme="majorEastAsia" w:hAnsi="Arial" w:cs="Arial"/>
          <w:bCs/>
          <w:color w:val="000000" w:themeColor="text1"/>
        </w:rPr>
        <w:t xml:space="preserve"> guidance</w:t>
      </w:r>
      <w:r w:rsidR="001E6282" w:rsidRPr="00494BBC">
        <w:rPr>
          <w:rFonts w:ascii="Arial" w:eastAsiaTheme="majorEastAsia" w:hAnsi="Arial" w:cs="Arial"/>
          <w:bCs/>
          <w:color w:val="000000" w:themeColor="text1"/>
        </w:rPr>
        <w:t xml:space="preserve"> in</w:t>
      </w:r>
      <w:r w:rsidRPr="00494BBC">
        <w:rPr>
          <w:rFonts w:ascii="Arial" w:eastAsiaTheme="majorEastAsia" w:hAnsi="Arial" w:cs="Arial"/>
          <w:bCs/>
          <w:color w:val="000000" w:themeColor="text1"/>
        </w:rPr>
        <w:t xml:space="preserve"> </w:t>
      </w:r>
      <w:r w:rsidR="0097417B" w:rsidRPr="00494BBC">
        <w:rPr>
          <w:rFonts w:ascii="Arial" w:eastAsiaTheme="majorEastAsia" w:hAnsi="Arial" w:cs="Arial"/>
          <w:bCs/>
          <w:color w:val="000000" w:themeColor="text1"/>
        </w:rPr>
        <w:t>S</w:t>
      </w:r>
      <w:r w:rsidRPr="00494BBC">
        <w:rPr>
          <w:rFonts w:ascii="Arial" w:eastAsiaTheme="majorEastAsia" w:hAnsi="Arial" w:cs="Arial"/>
          <w:bCs/>
          <w:color w:val="000000" w:themeColor="text1"/>
        </w:rPr>
        <w:t>ection 1:1</w:t>
      </w:r>
      <w:r w:rsidR="00E26387" w:rsidRPr="00494BBC">
        <w:rPr>
          <w:rFonts w:ascii="Arial" w:eastAsiaTheme="majorEastAsia" w:hAnsi="Arial" w:cs="Arial"/>
          <w:bCs/>
          <w:color w:val="000000" w:themeColor="text1"/>
        </w:rPr>
        <w:t>.</w:t>
      </w:r>
      <w:bookmarkEnd w:id="9"/>
    </w:p>
    <w:p w14:paraId="398693D4" w14:textId="6DA0FD96" w:rsidR="00A1700E" w:rsidRDefault="00AF3CF4" w:rsidP="00BB0215">
      <w:pPr>
        <w:rPr>
          <w:rFonts w:ascii="Arial" w:hAnsi="Arial" w:cs="Arial"/>
          <w:b/>
          <w:sz w:val="32"/>
          <w:szCs w:val="32"/>
        </w:rPr>
      </w:pPr>
      <w:r>
        <w:rPr>
          <w:noProof/>
          <w:color w:val="2B579A"/>
          <w:shd w:val="clear" w:color="auto" w:fill="E6E6E6"/>
        </w:rPr>
        <w:drawing>
          <wp:inline distT="0" distB="0" distL="0" distR="0" wp14:anchorId="60D4711D" wp14:editId="5F7F2632">
            <wp:extent cx="5553075" cy="764213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0251" cy="7665769"/>
                    </a:xfrm>
                    <a:prstGeom prst="rect">
                      <a:avLst/>
                    </a:prstGeom>
                    <a:noFill/>
                    <a:ln>
                      <a:noFill/>
                    </a:ln>
                    <a:effectLst/>
                  </pic:spPr>
                </pic:pic>
              </a:graphicData>
            </a:graphic>
          </wp:inline>
        </w:drawing>
      </w:r>
    </w:p>
    <w:p w14:paraId="435364A1" w14:textId="6748F2E5" w:rsidR="00427E29" w:rsidRPr="00400388" w:rsidRDefault="00B64133" w:rsidP="00FD5ECA">
      <w:pPr>
        <w:pStyle w:val="ListParagraph"/>
        <w:numPr>
          <w:ilvl w:val="1"/>
          <w:numId w:val="3"/>
        </w:numPr>
        <w:rPr>
          <w:rFonts w:ascii="Arial" w:eastAsiaTheme="majorEastAsia" w:hAnsi="Arial" w:cstheme="majorBidi"/>
          <w:b/>
          <w:color w:val="008631"/>
          <w:sz w:val="32"/>
          <w:szCs w:val="32"/>
        </w:rPr>
      </w:pPr>
      <w:bookmarkStart w:id="10" w:name="Pt1_SixStepExplanation"/>
      <w:r w:rsidRPr="00400388">
        <w:rPr>
          <w:rFonts w:ascii="Arial" w:eastAsiaTheme="majorEastAsia" w:hAnsi="Arial" w:cstheme="majorBidi"/>
          <w:b/>
          <w:color w:val="008631"/>
          <w:sz w:val="32"/>
          <w:szCs w:val="32"/>
        </w:rPr>
        <w:t>Six</w:t>
      </w:r>
      <w:r w:rsidR="00D30D36" w:rsidRPr="00400388">
        <w:rPr>
          <w:rFonts w:ascii="Arial" w:eastAsiaTheme="majorEastAsia" w:hAnsi="Arial" w:cstheme="majorBidi"/>
          <w:b/>
          <w:color w:val="008631"/>
          <w:sz w:val="32"/>
          <w:szCs w:val="32"/>
        </w:rPr>
        <w:t xml:space="preserve"> s</w:t>
      </w:r>
      <w:r w:rsidR="00E377FE" w:rsidRPr="00400388">
        <w:rPr>
          <w:rFonts w:ascii="Arial" w:eastAsiaTheme="majorEastAsia" w:hAnsi="Arial" w:cstheme="majorBidi"/>
          <w:b/>
          <w:color w:val="008631"/>
          <w:sz w:val="32"/>
          <w:szCs w:val="32"/>
        </w:rPr>
        <w:t xml:space="preserve">teps </w:t>
      </w:r>
      <w:r w:rsidR="00D30D36" w:rsidRPr="00400388">
        <w:rPr>
          <w:rFonts w:ascii="Arial" w:eastAsiaTheme="majorEastAsia" w:hAnsi="Arial" w:cstheme="majorBidi"/>
          <w:b/>
          <w:color w:val="008631"/>
          <w:sz w:val="32"/>
          <w:szCs w:val="32"/>
        </w:rPr>
        <w:t>e</w:t>
      </w:r>
      <w:r w:rsidR="00E377FE" w:rsidRPr="00400388">
        <w:rPr>
          <w:rFonts w:ascii="Arial" w:eastAsiaTheme="majorEastAsia" w:hAnsi="Arial" w:cstheme="majorBidi"/>
          <w:b/>
          <w:color w:val="008631"/>
          <w:sz w:val="32"/>
          <w:szCs w:val="32"/>
        </w:rPr>
        <w:t>xplanation</w:t>
      </w:r>
    </w:p>
    <w:bookmarkEnd w:id="10"/>
    <w:p w14:paraId="64334F31" w14:textId="77777777" w:rsidR="00650808" w:rsidRPr="00650808" w:rsidRDefault="00650808" w:rsidP="00C774BB">
      <w:pPr>
        <w:pStyle w:val="Subtitle"/>
        <w:spacing w:before="240" w:after="0"/>
        <w:jc w:val="left"/>
        <w:rPr>
          <w:rFonts w:ascii="Arial" w:eastAsiaTheme="minorHAnsi" w:hAnsi="Arial" w:cs="Arial"/>
          <w:sz w:val="22"/>
          <w:szCs w:val="22"/>
          <w:lang w:val="en-GB"/>
        </w:rPr>
      </w:pPr>
    </w:p>
    <w:p w14:paraId="7ED02D28" w14:textId="5651C1A3" w:rsidR="00C774BB" w:rsidRPr="009914C5" w:rsidRDefault="00E377FE" w:rsidP="009914C5">
      <w:pPr>
        <w:rPr>
          <w:rFonts w:ascii="Arial" w:eastAsiaTheme="majorEastAsia" w:hAnsi="Arial" w:cs="Arial"/>
          <w:b/>
          <w:bCs/>
          <w:sz w:val="24"/>
          <w:szCs w:val="24"/>
          <w:lang w:val="en-US"/>
        </w:rPr>
      </w:pPr>
      <w:r w:rsidRPr="009914C5">
        <w:rPr>
          <w:rFonts w:ascii="Arial" w:eastAsiaTheme="majorEastAsia" w:hAnsi="Arial" w:cs="Arial"/>
          <w:b/>
          <w:bCs/>
          <w:sz w:val="24"/>
          <w:szCs w:val="24"/>
          <w:lang w:val="en-US"/>
        </w:rPr>
        <w:t>Step 1</w:t>
      </w:r>
      <w:r w:rsidR="00061FEA" w:rsidRPr="009914C5">
        <w:rPr>
          <w:rFonts w:ascii="Arial" w:eastAsiaTheme="majorEastAsia" w:hAnsi="Arial" w:cs="Arial"/>
          <w:b/>
          <w:bCs/>
          <w:sz w:val="24"/>
          <w:szCs w:val="24"/>
          <w:lang w:val="en-US"/>
        </w:rPr>
        <w:t xml:space="preserve">: </w:t>
      </w:r>
      <w:r w:rsidRPr="009914C5">
        <w:rPr>
          <w:rFonts w:ascii="Arial" w:eastAsiaTheme="majorEastAsia" w:hAnsi="Arial" w:cs="Arial"/>
          <w:b/>
          <w:bCs/>
          <w:sz w:val="24"/>
          <w:szCs w:val="24"/>
          <w:lang w:val="en-US"/>
        </w:rPr>
        <w:t>Identify the Sales Unit</w:t>
      </w:r>
    </w:p>
    <w:p w14:paraId="690A24E3" w14:textId="5E6B1330" w:rsidR="00E377FE" w:rsidRPr="00BB708E" w:rsidRDefault="7789DF05" w:rsidP="00C774BB">
      <w:pPr>
        <w:pStyle w:val="Subtitle"/>
        <w:spacing w:before="240" w:after="0"/>
        <w:jc w:val="left"/>
        <w:rPr>
          <w:rFonts w:ascii="Arial" w:hAnsi="Arial" w:cs="Arial"/>
          <w:sz w:val="22"/>
          <w:szCs w:val="22"/>
        </w:rPr>
      </w:pPr>
      <w:r w:rsidRPr="72E306BE">
        <w:rPr>
          <w:rFonts w:ascii="Arial" w:hAnsi="Arial" w:cs="Arial"/>
          <w:sz w:val="22"/>
          <w:szCs w:val="22"/>
        </w:rPr>
        <w:t xml:space="preserve">Identify the sales unit </w:t>
      </w:r>
      <w:r w:rsidR="55BA7BBC" w:rsidRPr="72E306BE">
        <w:rPr>
          <w:rFonts w:ascii="Arial" w:hAnsi="Arial" w:cs="Arial"/>
          <w:sz w:val="22"/>
          <w:szCs w:val="22"/>
        </w:rPr>
        <w:t>(</w:t>
      </w:r>
      <w:r w:rsidR="07DADF4E" w:rsidRPr="72E306BE">
        <w:rPr>
          <w:rFonts w:ascii="Arial" w:hAnsi="Arial" w:cs="Arial"/>
          <w:sz w:val="22"/>
          <w:szCs w:val="22"/>
        </w:rPr>
        <w:t xml:space="preserve">packaged goods at the point of sale </w:t>
      </w:r>
      <w:r w:rsidR="55BA7BBC" w:rsidRPr="72E306BE">
        <w:rPr>
          <w:rFonts w:ascii="Arial" w:hAnsi="Arial" w:cs="Arial"/>
          <w:sz w:val="22"/>
          <w:szCs w:val="22"/>
        </w:rPr>
        <w:t xml:space="preserve">to the final user) </w:t>
      </w:r>
      <w:r w:rsidRPr="72E306BE">
        <w:rPr>
          <w:rFonts w:ascii="Arial" w:hAnsi="Arial" w:cs="Arial"/>
          <w:sz w:val="22"/>
          <w:szCs w:val="22"/>
        </w:rPr>
        <w:t>which comprises the product and its packaging. For example, spoon, preserves, jars, caps, labels, plastic sleeve, and price label all comprise the sales unit of a presentation pack of preserves with serving spoon.</w:t>
      </w:r>
    </w:p>
    <w:p w14:paraId="171C8F5C" w14:textId="77777777" w:rsidR="00650808" w:rsidRPr="00BB708E" w:rsidRDefault="00650808" w:rsidP="00650808">
      <w:pPr>
        <w:rPr>
          <w:rFonts w:ascii="Arial" w:hAnsi="Arial" w:cs="Arial"/>
        </w:rPr>
      </w:pPr>
    </w:p>
    <w:p w14:paraId="6AE32BDE" w14:textId="1084B0D4" w:rsidR="00C774BB" w:rsidRPr="001F58B5" w:rsidRDefault="00E377FE" w:rsidP="00650808">
      <w:pPr>
        <w:rPr>
          <w:rFonts w:ascii="Arial" w:eastAsiaTheme="majorEastAsia" w:hAnsi="Arial" w:cs="Arial"/>
          <w:b/>
          <w:bCs/>
          <w:sz w:val="24"/>
          <w:szCs w:val="24"/>
          <w:lang w:val="en-US"/>
        </w:rPr>
      </w:pPr>
      <w:r w:rsidRPr="001F58B5">
        <w:rPr>
          <w:rFonts w:ascii="Arial" w:eastAsiaTheme="majorEastAsia" w:hAnsi="Arial" w:cs="Arial"/>
          <w:b/>
          <w:bCs/>
          <w:sz w:val="24"/>
          <w:szCs w:val="24"/>
          <w:lang w:val="en-US"/>
        </w:rPr>
        <w:t>Step 2</w:t>
      </w:r>
      <w:r w:rsidR="00061FEA" w:rsidRPr="001F58B5">
        <w:rPr>
          <w:rFonts w:ascii="Arial" w:eastAsiaTheme="majorEastAsia" w:hAnsi="Arial" w:cs="Arial"/>
          <w:b/>
          <w:bCs/>
          <w:sz w:val="24"/>
          <w:szCs w:val="24"/>
          <w:lang w:val="en-US"/>
        </w:rPr>
        <w:t xml:space="preserve">: </w:t>
      </w:r>
      <w:r w:rsidRPr="001F58B5">
        <w:rPr>
          <w:rFonts w:ascii="Arial" w:eastAsiaTheme="majorEastAsia" w:hAnsi="Arial" w:cs="Arial"/>
          <w:b/>
          <w:bCs/>
          <w:sz w:val="24"/>
          <w:szCs w:val="24"/>
          <w:lang w:val="en-US"/>
        </w:rPr>
        <w:t>Remove the product</w:t>
      </w:r>
    </w:p>
    <w:p w14:paraId="3F410E21" w14:textId="25AE7BBC" w:rsidR="00E377FE" w:rsidRPr="001F58B5" w:rsidRDefault="7789DF05" w:rsidP="00C774BB">
      <w:pPr>
        <w:spacing w:before="240"/>
        <w:rPr>
          <w:rFonts w:ascii="Arial" w:hAnsi="Arial" w:cs="Arial"/>
        </w:rPr>
      </w:pPr>
      <w:r w:rsidRPr="001F58B5">
        <w:rPr>
          <w:rFonts w:ascii="Arial" w:hAnsi="Arial" w:cs="Arial"/>
        </w:rPr>
        <w:t xml:space="preserve">The product (or products if grouped) is used or consumed after purchase.  In the example given in Step 1, this is the preserves and the spoon. </w:t>
      </w:r>
    </w:p>
    <w:p w14:paraId="6B31E458" w14:textId="77777777" w:rsidR="006A3EAD" w:rsidRDefault="7789DF05" w:rsidP="00C774BB">
      <w:pPr>
        <w:pStyle w:val="Subtitle"/>
        <w:spacing w:before="240" w:after="0"/>
        <w:jc w:val="left"/>
        <w:rPr>
          <w:rFonts w:ascii="Arial" w:hAnsi="Arial" w:cs="Arial"/>
          <w:sz w:val="22"/>
          <w:szCs w:val="22"/>
        </w:rPr>
      </w:pPr>
      <w:r w:rsidRPr="001F58B5">
        <w:rPr>
          <w:rFonts w:ascii="Arial" w:hAnsi="Arial" w:cs="Arial"/>
          <w:sz w:val="22"/>
          <w:szCs w:val="22"/>
        </w:rPr>
        <w:t xml:space="preserve">Some products cannot be removed from an outer layer that could be considered to be </w:t>
      </w:r>
      <w:r w:rsidR="4E0F4D43" w:rsidRPr="001F58B5">
        <w:rPr>
          <w:rFonts w:ascii="Arial" w:hAnsi="Arial" w:cs="Arial"/>
          <w:sz w:val="22"/>
          <w:szCs w:val="22"/>
        </w:rPr>
        <w:t>packaging</w:t>
      </w:r>
      <w:r w:rsidR="2A11EFD8" w:rsidRPr="001F58B5">
        <w:rPr>
          <w:rFonts w:ascii="Arial" w:hAnsi="Arial" w:cs="Arial"/>
          <w:sz w:val="22"/>
          <w:szCs w:val="22"/>
        </w:rPr>
        <w:t>,</w:t>
      </w:r>
      <w:r w:rsidR="4E0F4D43" w:rsidRPr="001F58B5">
        <w:rPr>
          <w:rFonts w:ascii="Arial" w:hAnsi="Arial" w:cs="Arial"/>
          <w:sz w:val="22"/>
          <w:szCs w:val="22"/>
        </w:rPr>
        <w:t xml:space="preserve"> but</w:t>
      </w:r>
      <w:r w:rsidRPr="001F58B5">
        <w:rPr>
          <w:rFonts w:ascii="Arial" w:hAnsi="Arial" w:cs="Arial"/>
          <w:sz w:val="22"/>
          <w:szCs w:val="22"/>
        </w:rPr>
        <w:t xml:space="preserve"> is actually an integral part of the product. Examples include tea bags for tea, wood </w:t>
      </w:r>
      <w:r w:rsidR="2F5EB2BA" w:rsidRPr="001F58B5">
        <w:rPr>
          <w:rFonts w:ascii="Arial" w:hAnsi="Arial" w:cs="Arial"/>
          <w:sz w:val="22"/>
          <w:szCs w:val="22"/>
        </w:rPr>
        <w:t xml:space="preserve">around a </w:t>
      </w:r>
      <w:r w:rsidRPr="001F58B5">
        <w:rPr>
          <w:rFonts w:ascii="Arial" w:hAnsi="Arial" w:cs="Arial"/>
          <w:sz w:val="22"/>
          <w:szCs w:val="22"/>
        </w:rPr>
        <w:t>pencil lead, and cartridges containing ink.</w:t>
      </w:r>
    </w:p>
    <w:p w14:paraId="67047461" w14:textId="07204AE6" w:rsidR="007E77B0" w:rsidRPr="008F0298" w:rsidRDefault="006A3EAD" w:rsidP="00E62D44">
      <w:pPr>
        <w:pStyle w:val="Subtitle"/>
        <w:spacing w:before="240" w:after="0"/>
        <w:jc w:val="left"/>
        <w:rPr>
          <w:rFonts w:ascii="Arial" w:hAnsi="Arial" w:cs="Arial"/>
          <w:color w:val="000000" w:themeColor="text1"/>
          <w:sz w:val="22"/>
          <w:szCs w:val="22"/>
        </w:rPr>
      </w:pPr>
      <w:r w:rsidRPr="008F0298">
        <w:rPr>
          <w:rFonts w:ascii="Arial" w:hAnsi="Arial" w:cs="Arial"/>
          <w:b/>
          <w:bCs/>
          <w:color w:val="000000" w:themeColor="text1"/>
          <w:sz w:val="22"/>
          <w:szCs w:val="22"/>
        </w:rPr>
        <w:t>Note:</w:t>
      </w:r>
      <w:r w:rsidRPr="008F0298">
        <w:rPr>
          <w:rFonts w:ascii="Arial" w:hAnsi="Arial" w:cs="Arial"/>
          <w:color w:val="000000" w:themeColor="text1"/>
          <w:sz w:val="22"/>
          <w:szCs w:val="22"/>
        </w:rPr>
        <w:t xml:space="preserve"> an exception to this is where the product </w:t>
      </w:r>
      <w:r w:rsidR="00E62D44" w:rsidRPr="008F0298">
        <w:rPr>
          <w:rFonts w:ascii="Arial" w:hAnsi="Arial" w:cs="Arial"/>
          <w:color w:val="000000" w:themeColor="text1"/>
          <w:sz w:val="22"/>
          <w:szCs w:val="22"/>
        </w:rPr>
        <w:t xml:space="preserve">itself is unfilled packaging that </w:t>
      </w:r>
      <w:r w:rsidRPr="008F0298">
        <w:rPr>
          <w:rFonts w:ascii="Arial" w:hAnsi="Arial" w:cs="Arial"/>
          <w:color w:val="000000" w:themeColor="text1"/>
          <w:sz w:val="22"/>
          <w:szCs w:val="22"/>
        </w:rPr>
        <w:t xml:space="preserve">will go on to </w:t>
      </w:r>
      <w:r w:rsidR="005139E5" w:rsidRPr="008F0298">
        <w:rPr>
          <w:rFonts w:ascii="Arial" w:hAnsi="Arial" w:cs="Arial"/>
          <w:color w:val="000000" w:themeColor="text1"/>
          <w:sz w:val="22"/>
          <w:szCs w:val="22"/>
        </w:rPr>
        <w:t>perform a packaging function when it is supplied</w:t>
      </w:r>
      <w:r w:rsidR="00E62D44" w:rsidRPr="008F0298">
        <w:rPr>
          <w:rFonts w:ascii="Arial" w:hAnsi="Arial" w:cs="Arial"/>
          <w:color w:val="000000" w:themeColor="text1"/>
          <w:sz w:val="22"/>
          <w:szCs w:val="22"/>
        </w:rPr>
        <w:t>.</w:t>
      </w:r>
      <w:r w:rsidR="00254288" w:rsidRPr="008F0298">
        <w:rPr>
          <w:rFonts w:ascii="Arial" w:hAnsi="Arial" w:cs="Arial"/>
          <w:color w:val="000000" w:themeColor="text1"/>
          <w:sz w:val="22"/>
          <w:szCs w:val="22"/>
        </w:rPr>
        <w:t xml:space="preserve"> Th</w:t>
      </w:r>
      <w:r w:rsidR="00AA4F3B" w:rsidRPr="008F0298">
        <w:rPr>
          <w:rFonts w:ascii="Arial" w:hAnsi="Arial" w:cs="Arial"/>
          <w:color w:val="000000" w:themeColor="text1"/>
          <w:sz w:val="22"/>
          <w:szCs w:val="22"/>
        </w:rPr>
        <w:t>is</w:t>
      </w:r>
      <w:r w:rsidR="00254288" w:rsidRPr="008F0298">
        <w:rPr>
          <w:rFonts w:ascii="Arial" w:hAnsi="Arial" w:cs="Arial"/>
          <w:color w:val="000000" w:themeColor="text1"/>
          <w:sz w:val="22"/>
          <w:szCs w:val="22"/>
        </w:rPr>
        <w:t xml:space="preserve"> packaging must be reported in accordance with the </w:t>
      </w:r>
      <w:r w:rsidR="008B6C3F">
        <w:rPr>
          <w:rFonts w:ascii="Arial" w:hAnsi="Arial" w:cs="Arial"/>
          <w:color w:val="000000" w:themeColor="text1"/>
          <w:sz w:val="22"/>
          <w:szCs w:val="22"/>
        </w:rPr>
        <w:t>pEPR</w:t>
      </w:r>
      <w:r w:rsidR="00441CAE">
        <w:rPr>
          <w:rFonts w:ascii="Arial" w:hAnsi="Arial" w:cs="Arial"/>
          <w:color w:val="000000" w:themeColor="text1"/>
          <w:sz w:val="22"/>
          <w:szCs w:val="22"/>
        </w:rPr>
        <w:t xml:space="preserve"> </w:t>
      </w:r>
      <w:r w:rsidR="00254288" w:rsidRPr="008F0298">
        <w:rPr>
          <w:rFonts w:ascii="Arial" w:hAnsi="Arial" w:cs="Arial"/>
          <w:color w:val="000000" w:themeColor="text1"/>
          <w:sz w:val="22"/>
          <w:szCs w:val="22"/>
        </w:rPr>
        <w:t>Regulations.</w:t>
      </w:r>
    </w:p>
    <w:p w14:paraId="64AFF51B" w14:textId="77777777" w:rsidR="006B3D20" w:rsidRPr="006B3D20" w:rsidRDefault="006B3D20" w:rsidP="006B3D20">
      <w:pPr>
        <w:rPr>
          <w:lang w:val="en-US"/>
        </w:rPr>
      </w:pPr>
    </w:p>
    <w:p w14:paraId="453E44BE" w14:textId="755CC13B" w:rsidR="00E377FE" w:rsidRPr="00917243" w:rsidRDefault="00E377FE" w:rsidP="007E77B0">
      <w:pPr>
        <w:rPr>
          <w:rFonts w:ascii="Arial" w:eastAsiaTheme="majorEastAsia" w:hAnsi="Arial" w:cs="Arial"/>
          <w:b/>
          <w:bCs/>
          <w:sz w:val="24"/>
          <w:szCs w:val="24"/>
          <w:lang w:val="en-US"/>
        </w:rPr>
      </w:pPr>
      <w:r w:rsidRPr="001F58B5">
        <w:rPr>
          <w:rFonts w:ascii="Arial" w:eastAsiaTheme="majorEastAsia" w:hAnsi="Arial" w:cs="Arial"/>
          <w:b/>
          <w:bCs/>
          <w:sz w:val="24"/>
          <w:szCs w:val="24"/>
          <w:lang w:val="en-US"/>
        </w:rPr>
        <w:t>Step 3</w:t>
      </w:r>
      <w:r w:rsidR="00061FEA" w:rsidRPr="001F58B5">
        <w:rPr>
          <w:rFonts w:ascii="Arial" w:eastAsiaTheme="majorEastAsia" w:hAnsi="Arial" w:cs="Arial"/>
          <w:b/>
          <w:bCs/>
          <w:sz w:val="24"/>
          <w:szCs w:val="24"/>
          <w:lang w:val="en-US"/>
        </w:rPr>
        <w:t>:</w:t>
      </w:r>
      <w:r w:rsidR="00061FEA" w:rsidRPr="00917243">
        <w:rPr>
          <w:rFonts w:ascii="Arial" w:eastAsiaTheme="majorEastAsia" w:hAnsi="Arial" w:cs="Arial"/>
          <w:b/>
          <w:bCs/>
          <w:sz w:val="24"/>
          <w:szCs w:val="24"/>
          <w:lang w:val="en-US"/>
        </w:rPr>
        <w:t xml:space="preserve"> </w:t>
      </w:r>
      <w:r w:rsidRPr="00917243">
        <w:rPr>
          <w:rFonts w:ascii="Arial" w:eastAsiaTheme="majorEastAsia" w:hAnsi="Arial" w:cs="Arial"/>
          <w:b/>
          <w:bCs/>
          <w:sz w:val="24"/>
          <w:szCs w:val="24"/>
          <w:lang w:val="en-US"/>
        </w:rPr>
        <w:t xml:space="preserve">Exclude Durable Packaging </w:t>
      </w:r>
    </w:p>
    <w:p w14:paraId="00DFF8C8" w14:textId="4B837ED9" w:rsidR="00E377FE" w:rsidRDefault="7789DF05" w:rsidP="00C774BB">
      <w:pPr>
        <w:pStyle w:val="Subtitle"/>
        <w:spacing w:before="240" w:after="0"/>
        <w:jc w:val="left"/>
        <w:rPr>
          <w:rFonts w:ascii="Arial" w:hAnsi="Arial" w:cs="Arial"/>
          <w:sz w:val="22"/>
          <w:szCs w:val="22"/>
        </w:rPr>
      </w:pPr>
      <w:r w:rsidRPr="72E306BE">
        <w:rPr>
          <w:rFonts w:ascii="Arial" w:hAnsi="Arial" w:cs="Arial"/>
          <w:sz w:val="22"/>
          <w:szCs w:val="22"/>
        </w:rPr>
        <w:t xml:space="preserve">Long-lasting </w:t>
      </w:r>
      <w:r w:rsidR="2518FD78" w:rsidRPr="72E306BE">
        <w:rPr>
          <w:rFonts w:ascii="Arial" w:hAnsi="Arial" w:cs="Arial"/>
          <w:sz w:val="22"/>
          <w:szCs w:val="22"/>
        </w:rPr>
        <w:t>dur</w:t>
      </w:r>
      <w:r w:rsidR="2C05B00E" w:rsidRPr="72E306BE">
        <w:rPr>
          <w:rFonts w:ascii="Arial" w:hAnsi="Arial" w:cs="Arial"/>
          <w:sz w:val="22"/>
          <w:szCs w:val="22"/>
        </w:rPr>
        <w:t xml:space="preserve">able </w:t>
      </w:r>
      <w:r w:rsidRPr="72E306BE">
        <w:rPr>
          <w:rFonts w:ascii="Arial" w:hAnsi="Arial" w:cs="Arial"/>
          <w:sz w:val="22"/>
          <w:szCs w:val="22"/>
        </w:rPr>
        <w:t xml:space="preserve">products may </w:t>
      </w:r>
      <w:r w:rsidR="26234BCC" w:rsidRPr="72E306BE">
        <w:rPr>
          <w:rFonts w:ascii="Arial" w:hAnsi="Arial" w:cs="Arial"/>
          <w:sz w:val="22"/>
          <w:szCs w:val="22"/>
        </w:rPr>
        <w:t>be supplied with</w:t>
      </w:r>
      <w:r w:rsidRPr="72E306BE">
        <w:rPr>
          <w:rFonts w:ascii="Arial" w:hAnsi="Arial" w:cs="Arial"/>
          <w:sz w:val="22"/>
          <w:szCs w:val="22"/>
        </w:rPr>
        <w:t xml:space="preserve"> durable</w:t>
      </w:r>
      <w:r w:rsidR="00C622BA">
        <w:rPr>
          <w:rFonts w:ascii="Arial" w:hAnsi="Arial" w:cs="Arial"/>
          <w:sz w:val="22"/>
          <w:szCs w:val="22"/>
        </w:rPr>
        <w:t xml:space="preserve"> </w:t>
      </w:r>
      <w:r w:rsidRPr="72E306BE">
        <w:rPr>
          <w:rFonts w:ascii="Arial" w:hAnsi="Arial" w:cs="Arial"/>
          <w:sz w:val="22"/>
          <w:szCs w:val="22"/>
        </w:rPr>
        <w:t xml:space="preserve">packaging </w:t>
      </w:r>
      <w:r w:rsidR="023B56A6" w:rsidRPr="72E306BE">
        <w:rPr>
          <w:rFonts w:ascii="Arial" w:hAnsi="Arial" w:cs="Arial"/>
          <w:sz w:val="22"/>
          <w:szCs w:val="22"/>
        </w:rPr>
        <w:t xml:space="preserve">that is intended to be used </w:t>
      </w:r>
      <w:r w:rsidRPr="72E306BE">
        <w:rPr>
          <w:rFonts w:ascii="Arial" w:hAnsi="Arial" w:cs="Arial"/>
          <w:sz w:val="22"/>
          <w:szCs w:val="22"/>
        </w:rPr>
        <w:t>for storage</w:t>
      </w:r>
      <w:r w:rsidR="17B6662E" w:rsidRPr="72E306BE">
        <w:rPr>
          <w:rFonts w:ascii="Arial" w:hAnsi="Arial" w:cs="Arial"/>
          <w:sz w:val="22"/>
          <w:szCs w:val="22"/>
        </w:rPr>
        <w:t xml:space="preserve"> of that item</w:t>
      </w:r>
      <w:r w:rsidR="2A772F98" w:rsidRPr="72E306BE">
        <w:rPr>
          <w:rFonts w:ascii="Arial" w:hAnsi="Arial" w:cs="Arial"/>
          <w:sz w:val="22"/>
          <w:szCs w:val="22"/>
        </w:rPr>
        <w:t xml:space="preserve"> throughout the life of the durable product</w:t>
      </w:r>
      <w:r w:rsidRPr="72E306BE">
        <w:rPr>
          <w:rFonts w:ascii="Arial" w:hAnsi="Arial" w:cs="Arial"/>
          <w:sz w:val="22"/>
          <w:szCs w:val="22"/>
        </w:rPr>
        <w:t xml:space="preserve">.  </w:t>
      </w:r>
      <w:r w:rsidR="0DA73DB1" w:rsidRPr="72E306BE">
        <w:rPr>
          <w:rFonts w:ascii="Arial" w:hAnsi="Arial" w:cs="Arial"/>
          <w:sz w:val="22"/>
          <w:szCs w:val="22"/>
        </w:rPr>
        <w:t xml:space="preserve">This </w:t>
      </w:r>
      <w:r w:rsidR="28A55839" w:rsidRPr="72E306BE">
        <w:rPr>
          <w:rFonts w:ascii="Arial" w:hAnsi="Arial" w:cs="Arial"/>
          <w:sz w:val="22"/>
          <w:szCs w:val="22"/>
        </w:rPr>
        <w:t>d</w:t>
      </w:r>
      <w:r w:rsidRPr="72E306BE">
        <w:rPr>
          <w:rFonts w:ascii="Arial" w:hAnsi="Arial" w:cs="Arial"/>
          <w:sz w:val="22"/>
          <w:szCs w:val="22"/>
        </w:rPr>
        <w:t xml:space="preserve">urable packaging is not obligated. Long-lasting </w:t>
      </w:r>
      <w:r w:rsidR="5774E803" w:rsidRPr="72E306BE">
        <w:rPr>
          <w:rFonts w:ascii="Arial" w:hAnsi="Arial" w:cs="Arial"/>
          <w:sz w:val="22"/>
          <w:szCs w:val="22"/>
        </w:rPr>
        <w:t xml:space="preserve">durable </w:t>
      </w:r>
      <w:r w:rsidR="0084761A">
        <w:rPr>
          <w:rFonts w:ascii="Arial" w:hAnsi="Arial" w:cs="Arial"/>
          <w:sz w:val="22"/>
          <w:szCs w:val="22"/>
        </w:rPr>
        <w:t>i</w:t>
      </w:r>
      <w:r w:rsidRPr="72E306BE">
        <w:rPr>
          <w:rFonts w:ascii="Arial" w:hAnsi="Arial" w:cs="Arial"/>
          <w:sz w:val="22"/>
          <w:szCs w:val="22"/>
        </w:rPr>
        <w:t xml:space="preserve">tems are those that a majority of </w:t>
      </w:r>
      <w:r w:rsidR="38281170" w:rsidRPr="72E306BE">
        <w:rPr>
          <w:rFonts w:ascii="Arial" w:hAnsi="Arial" w:cs="Arial"/>
          <w:sz w:val="22"/>
          <w:szCs w:val="22"/>
        </w:rPr>
        <w:t>users</w:t>
      </w:r>
      <w:r w:rsidR="20A87903" w:rsidRPr="72E306BE">
        <w:rPr>
          <w:rFonts w:ascii="Arial" w:hAnsi="Arial" w:cs="Arial"/>
          <w:sz w:val="22"/>
          <w:szCs w:val="22"/>
        </w:rPr>
        <w:t xml:space="preserve"> </w:t>
      </w:r>
      <w:r w:rsidRPr="72E306BE">
        <w:rPr>
          <w:rFonts w:ascii="Arial" w:hAnsi="Arial" w:cs="Arial"/>
          <w:sz w:val="22"/>
          <w:szCs w:val="22"/>
        </w:rPr>
        <w:t xml:space="preserve"> would </w:t>
      </w:r>
      <w:r w:rsidR="5544CE98" w:rsidRPr="72E306BE">
        <w:rPr>
          <w:rFonts w:ascii="Arial" w:hAnsi="Arial" w:cs="Arial"/>
          <w:sz w:val="22"/>
          <w:szCs w:val="22"/>
        </w:rPr>
        <w:t xml:space="preserve">keep </w:t>
      </w:r>
      <w:r w:rsidRPr="72E306BE">
        <w:rPr>
          <w:rFonts w:ascii="Arial" w:hAnsi="Arial" w:cs="Arial"/>
          <w:sz w:val="22"/>
          <w:szCs w:val="22"/>
        </w:rPr>
        <w:t xml:space="preserve">for longer than 5 years. </w:t>
      </w:r>
    </w:p>
    <w:p w14:paraId="1DC75311" w14:textId="34B823F1" w:rsidR="007E77B0" w:rsidRPr="00C96AF6" w:rsidRDefault="7789DF05" w:rsidP="00C96AF6">
      <w:pPr>
        <w:pStyle w:val="Subtitle"/>
        <w:spacing w:before="240" w:after="0"/>
        <w:jc w:val="left"/>
        <w:rPr>
          <w:rFonts w:ascii="Arial" w:hAnsi="Arial" w:cs="Arial"/>
          <w:sz w:val="22"/>
          <w:szCs w:val="22"/>
        </w:rPr>
      </w:pPr>
      <w:r w:rsidRPr="72E306BE">
        <w:rPr>
          <w:rFonts w:ascii="Arial" w:hAnsi="Arial" w:cs="Arial"/>
          <w:sz w:val="22"/>
          <w:szCs w:val="22"/>
        </w:rPr>
        <w:t xml:space="preserve">For example, power tools are durable products. </w:t>
      </w:r>
      <w:r w:rsidR="42B95DD9" w:rsidRPr="72E306BE">
        <w:rPr>
          <w:rFonts w:ascii="Arial" w:hAnsi="Arial" w:cs="Arial"/>
          <w:sz w:val="22"/>
          <w:szCs w:val="22"/>
        </w:rPr>
        <w:t>T</w:t>
      </w:r>
      <w:r w:rsidRPr="72E306BE">
        <w:rPr>
          <w:rFonts w:ascii="Arial" w:hAnsi="Arial" w:cs="Arial"/>
          <w:sz w:val="22"/>
          <w:szCs w:val="22"/>
        </w:rPr>
        <w:t>heir cases provide long-term storage.  This also applies to durable cases or containers designed to last the lifetime of durable items</w:t>
      </w:r>
      <w:r w:rsidR="1C033A33" w:rsidRPr="72E306BE">
        <w:rPr>
          <w:rFonts w:ascii="Arial" w:hAnsi="Arial" w:cs="Arial"/>
          <w:sz w:val="22"/>
          <w:szCs w:val="22"/>
        </w:rPr>
        <w:t>,</w:t>
      </w:r>
      <w:r w:rsidRPr="72E306BE">
        <w:rPr>
          <w:rFonts w:ascii="Arial" w:hAnsi="Arial" w:cs="Arial"/>
          <w:sz w:val="22"/>
          <w:szCs w:val="22"/>
        </w:rPr>
        <w:t xml:space="preserve"> </w:t>
      </w:r>
      <w:r w:rsidR="56FEEEFB" w:rsidRPr="72E306BE">
        <w:rPr>
          <w:rFonts w:ascii="Arial" w:hAnsi="Arial" w:cs="Arial"/>
          <w:sz w:val="22"/>
          <w:szCs w:val="22"/>
        </w:rPr>
        <w:t>for example</w:t>
      </w:r>
      <w:r w:rsidR="5F2C9819" w:rsidRPr="72E306BE">
        <w:rPr>
          <w:rFonts w:ascii="Arial" w:hAnsi="Arial" w:cs="Arial"/>
          <w:sz w:val="22"/>
          <w:szCs w:val="22"/>
        </w:rPr>
        <w:t xml:space="preserve"> hard </w:t>
      </w:r>
      <w:r w:rsidR="06C94582" w:rsidRPr="72E306BE">
        <w:rPr>
          <w:rFonts w:ascii="Arial" w:hAnsi="Arial" w:cs="Arial"/>
          <w:sz w:val="22"/>
          <w:szCs w:val="22"/>
        </w:rPr>
        <w:t xml:space="preserve"> </w:t>
      </w:r>
      <w:r w:rsidR="0D0409F0" w:rsidRPr="72E306BE">
        <w:rPr>
          <w:rFonts w:ascii="Arial" w:hAnsi="Arial" w:cs="Arial"/>
          <w:sz w:val="22"/>
          <w:szCs w:val="22"/>
        </w:rPr>
        <w:t xml:space="preserve">glasses </w:t>
      </w:r>
      <w:r w:rsidR="06C94582" w:rsidRPr="72E306BE">
        <w:rPr>
          <w:rFonts w:ascii="Arial" w:hAnsi="Arial" w:cs="Arial"/>
          <w:sz w:val="22"/>
          <w:szCs w:val="22"/>
        </w:rPr>
        <w:t>case</w:t>
      </w:r>
      <w:r w:rsidR="643CC7AA" w:rsidRPr="72E306BE">
        <w:rPr>
          <w:rFonts w:ascii="Arial" w:hAnsi="Arial" w:cs="Arial"/>
          <w:sz w:val="22"/>
          <w:szCs w:val="22"/>
        </w:rPr>
        <w:t>s</w:t>
      </w:r>
      <w:r w:rsidRPr="72E306BE">
        <w:rPr>
          <w:rFonts w:ascii="Arial" w:hAnsi="Arial" w:cs="Arial"/>
          <w:sz w:val="22"/>
          <w:szCs w:val="22"/>
        </w:rPr>
        <w:t>,</w:t>
      </w:r>
      <w:r w:rsidR="001A2289" w:rsidRPr="72E306BE" w:rsidDel="001A2289">
        <w:rPr>
          <w:rFonts w:ascii="Arial" w:hAnsi="Arial" w:cs="Arial"/>
          <w:sz w:val="22"/>
          <w:szCs w:val="22"/>
        </w:rPr>
        <w:t xml:space="preserve"> </w:t>
      </w:r>
      <w:r w:rsidRPr="72E306BE">
        <w:rPr>
          <w:rFonts w:ascii="Arial" w:hAnsi="Arial" w:cs="Arial"/>
          <w:sz w:val="22"/>
          <w:szCs w:val="22"/>
        </w:rPr>
        <w:t>board game</w:t>
      </w:r>
      <w:r w:rsidR="672B1859" w:rsidRPr="72E306BE">
        <w:rPr>
          <w:rFonts w:ascii="Arial" w:hAnsi="Arial" w:cs="Arial"/>
          <w:sz w:val="22"/>
          <w:szCs w:val="22"/>
        </w:rPr>
        <w:t xml:space="preserve"> box</w:t>
      </w:r>
      <w:r w:rsidR="7167C1A9" w:rsidRPr="72E306BE">
        <w:rPr>
          <w:rFonts w:ascii="Arial" w:hAnsi="Arial" w:cs="Arial"/>
          <w:sz w:val="22"/>
          <w:szCs w:val="22"/>
        </w:rPr>
        <w:t>es</w:t>
      </w:r>
      <w:r w:rsidRPr="72E306BE">
        <w:rPr>
          <w:rFonts w:ascii="Arial" w:hAnsi="Arial" w:cs="Arial"/>
          <w:sz w:val="22"/>
          <w:szCs w:val="22"/>
        </w:rPr>
        <w:t xml:space="preserve">, </w:t>
      </w:r>
      <w:r w:rsidR="13A2843B" w:rsidRPr="72E306BE">
        <w:rPr>
          <w:rFonts w:ascii="Arial" w:hAnsi="Arial" w:cs="Arial"/>
          <w:sz w:val="22"/>
          <w:szCs w:val="22"/>
        </w:rPr>
        <w:t xml:space="preserve">hard </w:t>
      </w:r>
      <w:r w:rsidR="0C6CF7AB" w:rsidRPr="72E306BE">
        <w:rPr>
          <w:rFonts w:ascii="Arial" w:hAnsi="Arial" w:cs="Arial"/>
          <w:sz w:val="22"/>
          <w:szCs w:val="22"/>
        </w:rPr>
        <w:t xml:space="preserve">carrying cases for </w:t>
      </w:r>
      <w:r w:rsidRPr="72E306BE">
        <w:rPr>
          <w:rFonts w:ascii="Arial" w:hAnsi="Arial" w:cs="Arial"/>
          <w:sz w:val="22"/>
          <w:szCs w:val="22"/>
        </w:rPr>
        <w:t xml:space="preserve">electric razors, </w:t>
      </w:r>
      <w:r w:rsidR="136FB470" w:rsidRPr="72E306BE">
        <w:rPr>
          <w:rFonts w:ascii="Arial" w:hAnsi="Arial" w:cs="Arial"/>
          <w:sz w:val="22"/>
          <w:szCs w:val="22"/>
        </w:rPr>
        <w:t xml:space="preserve">wooden </w:t>
      </w:r>
      <w:r w:rsidR="7993D2E8" w:rsidRPr="72E306BE">
        <w:rPr>
          <w:rFonts w:ascii="Arial" w:hAnsi="Arial" w:cs="Arial"/>
          <w:sz w:val="22"/>
          <w:szCs w:val="22"/>
        </w:rPr>
        <w:t>cutlery</w:t>
      </w:r>
      <w:r w:rsidR="2511CD1A" w:rsidRPr="72E306BE">
        <w:rPr>
          <w:rFonts w:ascii="Arial" w:hAnsi="Arial" w:cs="Arial"/>
          <w:sz w:val="22"/>
          <w:szCs w:val="22"/>
        </w:rPr>
        <w:t xml:space="preserve"> box</w:t>
      </w:r>
      <w:r w:rsidR="350D0BC4" w:rsidRPr="72E306BE">
        <w:rPr>
          <w:rFonts w:ascii="Arial" w:hAnsi="Arial" w:cs="Arial"/>
          <w:sz w:val="22"/>
          <w:szCs w:val="22"/>
        </w:rPr>
        <w:t>es</w:t>
      </w:r>
      <w:r w:rsidRPr="72E306BE">
        <w:rPr>
          <w:rFonts w:ascii="Arial" w:hAnsi="Arial" w:cs="Arial"/>
          <w:sz w:val="22"/>
          <w:szCs w:val="22"/>
        </w:rPr>
        <w:t xml:space="preserve"> and </w:t>
      </w:r>
      <w:r w:rsidR="27102495" w:rsidRPr="72E306BE">
        <w:rPr>
          <w:rFonts w:ascii="Arial" w:hAnsi="Arial" w:cs="Arial"/>
          <w:sz w:val="22"/>
          <w:szCs w:val="22"/>
        </w:rPr>
        <w:t xml:space="preserve">hard </w:t>
      </w:r>
      <w:r w:rsidR="769CD609" w:rsidRPr="72E306BE">
        <w:rPr>
          <w:rFonts w:ascii="Arial" w:hAnsi="Arial" w:cs="Arial"/>
          <w:sz w:val="22"/>
          <w:szCs w:val="22"/>
        </w:rPr>
        <w:t xml:space="preserve">carrying cases for </w:t>
      </w:r>
      <w:r w:rsidRPr="72E306BE">
        <w:rPr>
          <w:rFonts w:ascii="Arial" w:hAnsi="Arial" w:cs="Arial"/>
          <w:sz w:val="22"/>
          <w:szCs w:val="22"/>
        </w:rPr>
        <w:t>cameras.</w:t>
      </w:r>
    </w:p>
    <w:p w14:paraId="7A490358" w14:textId="47CCE52C" w:rsidR="00851951" w:rsidRDefault="00851951" w:rsidP="007E77B0">
      <w:pPr>
        <w:rPr>
          <w:rFonts w:ascii="Arial" w:hAnsi="Arial" w:cs="Arial"/>
          <w:b/>
        </w:rPr>
      </w:pPr>
    </w:p>
    <w:p w14:paraId="1FB7E6DE" w14:textId="4BC6E597" w:rsidR="00E377FE" w:rsidRPr="00E3108E" w:rsidRDefault="00E377FE" w:rsidP="007E77B0">
      <w:pPr>
        <w:rPr>
          <w:rFonts w:ascii="Arial" w:eastAsia="Times New Roman" w:hAnsi="Arial" w:cs="Arial"/>
          <w:b/>
          <w:sz w:val="28"/>
          <w:szCs w:val="28"/>
          <w:lang w:val="en-US"/>
        </w:rPr>
      </w:pPr>
      <w:r w:rsidRPr="00917243">
        <w:rPr>
          <w:rFonts w:ascii="Arial" w:eastAsiaTheme="majorEastAsia" w:hAnsi="Arial" w:cs="Arial"/>
          <w:b/>
          <w:bCs/>
          <w:sz w:val="24"/>
          <w:szCs w:val="24"/>
          <w:lang w:val="en-US"/>
        </w:rPr>
        <w:t>Step 4</w:t>
      </w:r>
      <w:r w:rsidR="00061FEA" w:rsidRPr="00917243">
        <w:rPr>
          <w:rFonts w:ascii="Arial" w:eastAsiaTheme="majorEastAsia" w:hAnsi="Arial" w:cs="Arial"/>
          <w:b/>
          <w:bCs/>
          <w:sz w:val="24"/>
          <w:szCs w:val="24"/>
          <w:lang w:val="en-US"/>
        </w:rPr>
        <w:t xml:space="preserve">: </w:t>
      </w:r>
      <w:r w:rsidRPr="00917243">
        <w:rPr>
          <w:rFonts w:ascii="Arial" w:eastAsiaTheme="majorEastAsia" w:hAnsi="Arial" w:cs="Arial"/>
          <w:b/>
          <w:bCs/>
          <w:sz w:val="24"/>
          <w:szCs w:val="24"/>
          <w:lang w:val="en-US"/>
        </w:rPr>
        <w:t xml:space="preserve">The </w:t>
      </w:r>
      <w:r w:rsidR="00AC55F2" w:rsidRPr="00917243">
        <w:rPr>
          <w:rFonts w:ascii="Arial" w:eastAsiaTheme="majorEastAsia" w:hAnsi="Arial" w:cs="Arial"/>
          <w:b/>
          <w:bCs/>
          <w:sz w:val="24"/>
          <w:szCs w:val="24"/>
          <w:lang w:val="en-US"/>
        </w:rPr>
        <w:t>p</w:t>
      </w:r>
      <w:r w:rsidR="00742377" w:rsidRPr="00917243">
        <w:rPr>
          <w:rFonts w:ascii="Arial" w:eastAsiaTheme="majorEastAsia" w:hAnsi="Arial" w:cs="Arial"/>
          <w:b/>
          <w:bCs/>
          <w:sz w:val="24"/>
          <w:szCs w:val="24"/>
          <w:lang w:val="en-US"/>
        </w:rPr>
        <w:t xml:space="preserve">ackaging </w:t>
      </w:r>
      <w:r w:rsidR="00AC55F2" w:rsidRPr="00917243">
        <w:rPr>
          <w:rFonts w:ascii="Arial" w:eastAsiaTheme="majorEastAsia" w:hAnsi="Arial" w:cs="Arial"/>
          <w:b/>
          <w:bCs/>
          <w:sz w:val="24"/>
          <w:szCs w:val="24"/>
          <w:lang w:val="en-US"/>
        </w:rPr>
        <w:t>f</w:t>
      </w:r>
      <w:r w:rsidRPr="00917243">
        <w:rPr>
          <w:rFonts w:ascii="Arial" w:eastAsiaTheme="majorEastAsia" w:hAnsi="Arial" w:cs="Arial"/>
          <w:b/>
          <w:bCs/>
          <w:sz w:val="24"/>
          <w:szCs w:val="24"/>
          <w:lang w:val="en-US"/>
        </w:rPr>
        <w:t xml:space="preserve">unction </w:t>
      </w:r>
      <w:r w:rsidR="00AC55F2" w:rsidRPr="00917243">
        <w:rPr>
          <w:rFonts w:ascii="Arial" w:eastAsiaTheme="majorEastAsia" w:hAnsi="Arial" w:cs="Arial"/>
          <w:b/>
          <w:bCs/>
          <w:sz w:val="24"/>
          <w:szCs w:val="24"/>
          <w:lang w:val="en-US"/>
        </w:rPr>
        <w:t>t</w:t>
      </w:r>
      <w:r w:rsidRPr="00917243">
        <w:rPr>
          <w:rFonts w:ascii="Arial" w:eastAsiaTheme="majorEastAsia" w:hAnsi="Arial" w:cs="Arial"/>
          <w:b/>
          <w:bCs/>
          <w:sz w:val="24"/>
          <w:szCs w:val="24"/>
          <w:lang w:val="en-US"/>
        </w:rPr>
        <w:t>est</w:t>
      </w:r>
    </w:p>
    <w:p w14:paraId="03F103F5" w14:textId="366AF91A" w:rsidR="00AE1D96" w:rsidRPr="008C22AB" w:rsidRDefault="00AE1D96" w:rsidP="00144547">
      <w:pPr>
        <w:pStyle w:val="Subtitle"/>
        <w:spacing w:before="240" w:after="0"/>
        <w:jc w:val="left"/>
        <w:rPr>
          <w:rFonts w:ascii="Arial" w:hAnsi="Arial" w:cs="Arial"/>
          <w:sz w:val="22"/>
          <w:szCs w:val="22"/>
        </w:rPr>
      </w:pPr>
      <w:r w:rsidRPr="008C22AB">
        <w:rPr>
          <w:rFonts w:ascii="Arial" w:hAnsi="Arial" w:cs="Arial"/>
          <w:sz w:val="22"/>
          <w:szCs w:val="22"/>
        </w:rPr>
        <w:t xml:space="preserve">Does the packaging </w:t>
      </w:r>
      <w:r w:rsidR="00900105" w:rsidRPr="008C22AB">
        <w:rPr>
          <w:rFonts w:ascii="Arial" w:hAnsi="Arial" w:cs="Arial"/>
          <w:sz w:val="22"/>
          <w:szCs w:val="22"/>
        </w:rPr>
        <w:t>perform</w:t>
      </w:r>
      <w:r w:rsidRPr="008C22AB">
        <w:rPr>
          <w:rFonts w:ascii="Arial" w:hAnsi="Arial" w:cs="Arial"/>
          <w:sz w:val="22"/>
          <w:szCs w:val="22"/>
        </w:rPr>
        <w:t xml:space="preserve"> at least one packaging function </w:t>
      </w:r>
      <w:r w:rsidR="008C22AB" w:rsidRPr="008C22AB">
        <w:rPr>
          <w:rFonts w:ascii="Arial" w:hAnsi="Arial" w:cs="Arial"/>
          <w:sz w:val="22"/>
          <w:szCs w:val="22"/>
        </w:rPr>
        <w:t xml:space="preserve">as outlined </w:t>
      </w:r>
      <w:r w:rsidRPr="008C22AB">
        <w:rPr>
          <w:rFonts w:ascii="Arial" w:hAnsi="Arial" w:cs="Arial"/>
          <w:sz w:val="22"/>
          <w:szCs w:val="22"/>
        </w:rPr>
        <w:t xml:space="preserve">in </w:t>
      </w:r>
      <w:r w:rsidR="00900105" w:rsidRPr="008C22AB">
        <w:rPr>
          <w:rFonts w:ascii="Arial" w:hAnsi="Arial" w:cs="Arial"/>
          <w:sz w:val="22"/>
          <w:szCs w:val="22"/>
        </w:rPr>
        <w:t>part 1</w:t>
      </w:r>
      <w:r w:rsidR="00B61184" w:rsidRPr="008C22AB">
        <w:rPr>
          <w:rFonts w:ascii="Arial" w:hAnsi="Arial" w:cs="Arial"/>
          <w:sz w:val="22"/>
          <w:szCs w:val="22"/>
        </w:rPr>
        <w:t>.1</w:t>
      </w:r>
      <w:r w:rsidR="00900105" w:rsidRPr="008C22AB">
        <w:rPr>
          <w:rFonts w:ascii="Arial" w:hAnsi="Arial" w:cs="Arial"/>
          <w:sz w:val="22"/>
          <w:szCs w:val="22"/>
        </w:rPr>
        <w:t>?</w:t>
      </w:r>
    </w:p>
    <w:p w14:paraId="5BA1A18B" w14:textId="77777777" w:rsidR="00144547" w:rsidRPr="00144547" w:rsidRDefault="00144547" w:rsidP="00144547">
      <w:pPr>
        <w:pStyle w:val="Subtitle"/>
        <w:spacing w:before="240" w:after="0"/>
        <w:jc w:val="left"/>
        <w:rPr>
          <w:rFonts w:ascii="Arial" w:hAnsi="Arial" w:cs="Arial"/>
          <w:sz w:val="22"/>
          <w:szCs w:val="22"/>
        </w:rPr>
      </w:pPr>
    </w:p>
    <w:p w14:paraId="368B9BEE" w14:textId="6FBF4511" w:rsidR="00E377FE" w:rsidRPr="00917243" w:rsidRDefault="00E377FE" w:rsidP="007E77B0">
      <w:pPr>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Step 5</w:t>
      </w:r>
      <w:r w:rsidR="00061FEA" w:rsidRPr="00917243">
        <w:rPr>
          <w:rFonts w:ascii="Arial" w:eastAsiaTheme="majorEastAsia" w:hAnsi="Arial" w:cs="Arial"/>
          <w:b/>
          <w:bCs/>
          <w:sz w:val="24"/>
          <w:szCs w:val="24"/>
          <w:lang w:val="en-US"/>
        </w:rPr>
        <w:t xml:space="preserve">: </w:t>
      </w:r>
      <w:r w:rsidRPr="00917243">
        <w:rPr>
          <w:rFonts w:ascii="Arial" w:eastAsiaTheme="majorEastAsia" w:hAnsi="Arial" w:cs="Arial"/>
          <w:b/>
          <w:bCs/>
          <w:sz w:val="24"/>
          <w:szCs w:val="24"/>
          <w:lang w:val="en-US"/>
        </w:rPr>
        <w:t>The</w:t>
      </w:r>
      <w:r w:rsidR="00B37B08" w:rsidRPr="00917243">
        <w:rPr>
          <w:rFonts w:ascii="Arial" w:eastAsiaTheme="majorEastAsia" w:hAnsi="Arial" w:cs="Arial"/>
          <w:b/>
          <w:bCs/>
          <w:sz w:val="24"/>
          <w:szCs w:val="24"/>
          <w:lang w:val="en-US"/>
        </w:rPr>
        <w:t xml:space="preserve"> packaging</w:t>
      </w:r>
      <w:r w:rsidRPr="00917243">
        <w:rPr>
          <w:rFonts w:ascii="Arial" w:eastAsiaTheme="majorEastAsia" w:hAnsi="Arial" w:cs="Arial"/>
          <w:b/>
          <w:bCs/>
          <w:sz w:val="24"/>
          <w:szCs w:val="24"/>
          <w:lang w:val="en-US"/>
        </w:rPr>
        <w:t xml:space="preserve"> </w:t>
      </w:r>
      <w:r w:rsidR="002B4A98">
        <w:rPr>
          <w:rFonts w:ascii="Arial" w:eastAsiaTheme="majorEastAsia" w:hAnsi="Arial" w:cs="Arial"/>
          <w:b/>
          <w:bCs/>
          <w:sz w:val="24"/>
          <w:szCs w:val="24"/>
          <w:lang w:val="en-US"/>
        </w:rPr>
        <w:t xml:space="preserve">type </w:t>
      </w:r>
      <w:r w:rsidR="00AC55F2" w:rsidRPr="00917243">
        <w:rPr>
          <w:rFonts w:ascii="Arial" w:eastAsiaTheme="majorEastAsia" w:hAnsi="Arial" w:cs="Arial"/>
          <w:b/>
          <w:bCs/>
          <w:sz w:val="24"/>
          <w:szCs w:val="24"/>
          <w:lang w:val="en-US"/>
        </w:rPr>
        <w:t>t</w:t>
      </w:r>
      <w:r w:rsidRPr="00917243">
        <w:rPr>
          <w:rFonts w:ascii="Arial" w:eastAsiaTheme="majorEastAsia" w:hAnsi="Arial" w:cs="Arial"/>
          <w:b/>
          <w:bCs/>
          <w:sz w:val="24"/>
          <w:szCs w:val="24"/>
          <w:lang w:val="en-US"/>
        </w:rPr>
        <w:t>est</w:t>
      </w:r>
    </w:p>
    <w:p w14:paraId="32F2D2A5" w14:textId="6136F7D2" w:rsidR="00B4582A" w:rsidRPr="008C22AB" w:rsidRDefault="00B4582A" w:rsidP="00144547">
      <w:pPr>
        <w:pStyle w:val="Subtitle"/>
        <w:spacing w:before="240" w:after="0"/>
        <w:jc w:val="left"/>
        <w:rPr>
          <w:rFonts w:ascii="Arial" w:hAnsi="Arial" w:cs="Arial"/>
          <w:sz w:val="22"/>
          <w:szCs w:val="22"/>
        </w:rPr>
      </w:pPr>
      <w:r w:rsidRPr="008C22AB">
        <w:rPr>
          <w:rFonts w:ascii="Arial" w:hAnsi="Arial" w:cs="Arial"/>
          <w:sz w:val="22"/>
          <w:szCs w:val="22"/>
        </w:rPr>
        <w:t xml:space="preserve">Is the item in one of the packaging </w:t>
      </w:r>
      <w:r w:rsidR="002B4A98">
        <w:rPr>
          <w:rFonts w:ascii="Arial" w:hAnsi="Arial" w:cs="Arial"/>
          <w:sz w:val="22"/>
          <w:szCs w:val="22"/>
        </w:rPr>
        <w:t>types</w:t>
      </w:r>
      <w:r w:rsidR="002B4A98" w:rsidRPr="008C22AB">
        <w:rPr>
          <w:rFonts w:ascii="Arial" w:hAnsi="Arial" w:cs="Arial"/>
          <w:sz w:val="22"/>
          <w:szCs w:val="22"/>
        </w:rPr>
        <w:t xml:space="preserve"> </w:t>
      </w:r>
      <w:r w:rsidRPr="008C22AB">
        <w:rPr>
          <w:rFonts w:ascii="Arial" w:hAnsi="Arial" w:cs="Arial"/>
          <w:sz w:val="22"/>
          <w:szCs w:val="22"/>
        </w:rPr>
        <w:t>listed in part 1</w:t>
      </w:r>
      <w:r w:rsidR="00B61184" w:rsidRPr="008C22AB">
        <w:rPr>
          <w:rFonts w:ascii="Arial" w:hAnsi="Arial" w:cs="Arial"/>
          <w:sz w:val="22"/>
          <w:szCs w:val="22"/>
        </w:rPr>
        <w:t>.1</w:t>
      </w:r>
      <w:r w:rsidRPr="008C22AB">
        <w:rPr>
          <w:rFonts w:ascii="Arial" w:hAnsi="Arial" w:cs="Arial"/>
          <w:sz w:val="22"/>
          <w:szCs w:val="22"/>
        </w:rPr>
        <w:t>?</w:t>
      </w:r>
    </w:p>
    <w:p w14:paraId="45CC6907" w14:textId="77777777" w:rsidR="007E77B0" w:rsidRPr="00144547" w:rsidRDefault="007E77B0" w:rsidP="00144547">
      <w:pPr>
        <w:pStyle w:val="Subtitle"/>
        <w:spacing w:before="240" w:after="0"/>
        <w:jc w:val="left"/>
        <w:rPr>
          <w:rFonts w:ascii="Arial" w:hAnsi="Arial" w:cs="Arial"/>
          <w:sz w:val="22"/>
          <w:szCs w:val="22"/>
        </w:rPr>
      </w:pPr>
    </w:p>
    <w:p w14:paraId="75199732" w14:textId="6F6FF449" w:rsidR="00E377FE" w:rsidRPr="00917243" w:rsidRDefault="00E377FE" w:rsidP="007E77B0">
      <w:pPr>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Step 6</w:t>
      </w:r>
      <w:r w:rsidR="00061FEA" w:rsidRPr="00917243">
        <w:rPr>
          <w:rFonts w:ascii="Arial" w:eastAsiaTheme="majorEastAsia" w:hAnsi="Arial" w:cs="Arial"/>
          <w:b/>
          <w:bCs/>
          <w:sz w:val="24"/>
          <w:szCs w:val="24"/>
          <w:lang w:val="en-US"/>
        </w:rPr>
        <w:t xml:space="preserve">: </w:t>
      </w:r>
      <w:r w:rsidRPr="00917243">
        <w:rPr>
          <w:rFonts w:ascii="Arial" w:eastAsiaTheme="majorEastAsia" w:hAnsi="Arial" w:cs="Arial"/>
          <w:b/>
          <w:bCs/>
          <w:sz w:val="24"/>
          <w:szCs w:val="24"/>
          <w:lang w:val="en-US"/>
        </w:rPr>
        <w:t>Packaging</w:t>
      </w:r>
    </w:p>
    <w:p w14:paraId="2CFA0EB3" w14:textId="7CE5FB1F" w:rsidR="00E377FE" w:rsidRPr="00466AB9" w:rsidRDefault="7789DF05" w:rsidP="00EE6145">
      <w:pPr>
        <w:pStyle w:val="AgencySideHeadings"/>
      </w:pPr>
      <w:r w:rsidRPr="00AB3B2F">
        <w:rPr>
          <w:sz w:val="22"/>
          <w:szCs w:val="22"/>
        </w:rPr>
        <w:t xml:space="preserve">All items which have reached this point in the flow diagram are considered to be packaging for the purposes of the </w:t>
      </w:r>
      <w:r w:rsidR="008B6C3F">
        <w:rPr>
          <w:sz w:val="22"/>
          <w:szCs w:val="22"/>
        </w:rPr>
        <w:t>pEPR</w:t>
      </w:r>
      <w:r w:rsidR="001C73D0" w:rsidRPr="00AB3B2F">
        <w:rPr>
          <w:sz w:val="22"/>
          <w:szCs w:val="22"/>
        </w:rPr>
        <w:t xml:space="preserve"> </w:t>
      </w:r>
      <w:r w:rsidR="36000690" w:rsidRPr="00AB3B2F">
        <w:rPr>
          <w:sz w:val="22"/>
          <w:szCs w:val="22"/>
        </w:rPr>
        <w:t>R</w:t>
      </w:r>
      <w:r w:rsidRPr="00AB3B2F">
        <w:rPr>
          <w:sz w:val="22"/>
          <w:szCs w:val="22"/>
        </w:rPr>
        <w:t xml:space="preserve">egulations. </w:t>
      </w:r>
    </w:p>
    <w:p w14:paraId="236BFC4D" w14:textId="77777777" w:rsidR="00CA0425" w:rsidRDefault="00CA0425">
      <w:pPr>
        <w:rPr>
          <w:rFonts w:ascii="Arial" w:eastAsiaTheme="majorEastAsia" w:hAnsi="Arial" w:cstheme="majorBidi"/>
          <w:b/>
          <w:color w:val="008631"/>
          <w:sz w:val="40"/>
          <w:szCs w:val="40"/>
        </w:rPr>
      </w:pPr>
      <w:bookmarkStart w:id="11" w:name="Pt2ProducerObs"/>
      <w:r>
        <w:rPr>
          <w:rFonts w:ascii="Arial" w:eastAsiaTheme="majorEastAsia" w:hAnsi="Arial" w:cstheme="majorBidi"/>
          <w:b/>
          <w:color w:val="008631"/>
          <w:sz w:val="40"/>
          <w:szCs w:val="40"/>
        </w:rPr>
        <w:br w:type="page"/>
      </w:r>
    </w:p>
    <w:p w14:paraId="5EAD8982" w14:textId="4ACF1C3A" w:rsidR="000A2CBC" w:rsidRPr="00587ECC" w:rsidRDefault="004E07C7" w:rsidP="00731240">
      <w:pPr>
        <w:rPr>
          <w:rFonts w:ascii="Arial" w:hAnsi="Arial" w:cs="Arial"/>
        </w:rPr>
      </w:pPr>
      <w:r w:rsidRPr="00FF4514">
        <w:rPr>
          <w:rFonts w:ascii="Arial" w:eastAsiaTheme="majorEastAsia" w:hAnsi="Arial" w:cstheme="majorBidi"/>
          <w:b/>
          <w:color w:val="008631"/>
          <w:sz w:val="40"/>
          <w:szCs w:val="40"/>
        </w:rPr>
        <w:t>Part 2</w:t>
      </w:r>
      <w:r w:rsidR="00584B49">
        <w:rPr>
          <w:rFonts w:ascii="Arial" w:eastAsiaTheme="majorEastAsia" w:hAnsi="Arial" w:cstheme="majorBidi"/>
          <w:b/>
          <w:color w:val="008631"/>
          <w:sz w:val="40"/>
          <w:szCs w:val="40"/>
        </w:rPr>
        <w:t>:</w:t>
      </w:r>
      <w:r w:rsidRPr="00FF4514">
        <w:rPr>
          <w:rFonts w:ascii="Arial" w:eastAsiaTheme="majorEastAsia" w:hAnsi="Arial" w:cstheme="majorBidi"/>
          <w:b/>
          <w:color w:val="008631"/>
          <w:sz w:val="40"/>
          <w:szCs w:val="40"/>
        </w:rPr>
        <w:t xml:space="preserve"> Packaging </w:t>
      </w:r>
      <w:r w:rsidR="00720115">
        <w:rPr>
          <w:rFonts w:ascii="Arial" w:eastAsiaTheme="majorEastAsia" w:hAnsi="Arial" w:cstheme="majorBidi"/>
          <w:b/>
          <w:color w:val="008631"/>
          <w:sz w:val="40"/>
          <w:szCs w:val="40"/>
        </w:rPr>
        <w:t>p</w:t>
      </w:r>
      <w:r w:rsidRPr="00FF4514">
        <w:rPr>
          <w:rFonts w:ascii="Arial" w:eastAsiaTheme="majorEastAsia" w:hAnsi="Arial" w:cstheme="majorBidi"/>
          <w:b/>
          <w:color w:val="008631"/>
          <w:sz w:val="40"/>
          <w:szCs w:val="40"/>
        </w:rPr>
        <w:t>roducer</w:t>
      </w:r>
      <w:r w:rsidR="00720115">
        <w:rPr>
          <w:rFonts w:ascii="Arial" w:eastAsiaTheme="majorEastAsia" w:hAnsi="Arial" w:cstheme="majorBidi"/>
          <w:b/>
          <w:color w:val="008631"/>
          <w:sz w:val="40"/>
          <w:szCs w:val="40"/>
        </w:rPr>
        <w:t xml:space="preserve"> obligations</w:t>
      </w:r>
    </w:p>
    <w:bookmarkEnd w:id="11"/>
    <w:p w14:paraId="06E13CE9" w14:textId="77777777" w:rsidR="00610356" w:rsidRPr="00587ECC" w:rsidRDefault="00610356" w:rsidP="00610356">
      <w:pPr>
        <w:rPr>
          <w:rFonts w:ascii="Arial" w:hAnsi="Arial" w:cs="Arial"/>
        </w:rPr>
      </w:pPr>
    </w:p>
    <w:p w14:paraId="09EA6AB9" w14:textId="5902078F" w:rsidR="00610356" w:rsidRPr="00480169" w:rsidRDefault="00B43A9B" w:rsidP="009C67F6">
      <w:pPr>
        <w:pStyle w:val="ListParagraph"/>
        <w:numPr>
          <w:ilvl w:val="1"/>
          <w:numId w:val="5"/>
        </w:numPr>
        <w:rPr>
          <w:rFonts w:ascii="Arial" w:eastAsiaTheme="majorEastAsia" w:hAnsi="Arial" w:cstheme="majorBidi"/>
          <w:b/>
          <w:color w:val="008631"/>
          <w:sz w:val="32"/>
          <w:szCs w:val="32"/>
        </w:rPr>
      </w:pPr>
      <w:bookmarkStart w:id="12" w:name="Pt2_PackagingProducerFunctions"/>
      <w:r>
        <w:rPr>
          <w:rFonts w:ascii="Arial" w:eastAsiaTheme="majorEastAsia" w:hAnsi="Arial" w:cstheme="majorBidi"/>
          <w:b/>
          <w:color w:val="008631"/>
          <w:sz w:val="32"/>
          <w:szCs w:val="32"/>
        </w:rPr>
        <w:t>P</w:t>
      </w:r>
      <w:r w:rsidR="00610356" w:rsidRPr="00480169">
        <w:rPr>
          <w:rFonts w:ascii="Arial" w:eastAsiaTheme="majorEastAsia" w:hAnsi="Arial" w:cstheme="majorBidi"/>
          <w:b/>
          <w:color w:val="008631"/>
          <w:sz w:val="32"/>
          <w:szCs w:val="32"/>
        </w:rPr>
        <w:t xml:space="preserve">roducer </w:t>
      </w:r>
      <w:r w:rsidR="00BA091F">
        <w:rPr>
          <w:rFonts w:ascii="Arial" w:eastAsiaTheme="majorEastAsia" w:hAnsi="Arial" w:cstheme="majorBidi"/>
          <w:b/>
          <w:color w:val="008631"/>
          <w:sz w:val="32"/>
          <w:szCs w:val="32"/>
        </w:rPr>
        <w:t>functions</w:t>
      </w:r>
      <w:r w:rsidR="002962AA">
        <w:rPr>
          <w:rFonts w:ascii="Arial" w:eastAsiaTheme="majorEastAsia" w:hAnsi="Arial" w:cstheme="majorBidi"/>
          <w:b/>
          <w:color w:val="008631"/>
          <w:sz w:val="32"/>
          <w:szCs w:val="32"/>
        </w:rPr>
        <w:t xml:space="preserve"> and reporting terminology</w:t>
      </w:r>
      <w:r w:rsidR="00BA091F" w:rsidRPr="00480169">
        <w:rPr>
          <w:rFonts w:ascii="Arial" w:eastAsiaTheme="majorEastAsia" w:hAnsi="Arial" w:cstheme="majorBidi"/>
          <w:b/>
          <w:color w:val="008631"/>
          <w:sz w:val="32"/>
          <w:szCs w:val="32"/>
        </w:rPr>
        <w:t xml:space="preserve"> </w:t>
      </w:r>
    </w:p>
    <w:bookmarkEnd w:id="12"/>
    <w:p w14:paraId="010CF7E7" w14:textId="71F4C0C2" w:rsidR="00610356" w:rsidRDefault="00610356" w:rsidP="00610356">
      <w:pPr>
        <w:rPr>
          <w:rFonts w:ascii="Arial" w:hAnsi="Arial" w:cs="Arial"/>
          <w:highlight w:val="yellow"/>
        </w:rPr>
      </w:pPr>
    </w:p>
    <w:p w14:paraId="5C52CC57" w14:textId="3127A9E7" w:rsidR="001B3618" w:rsidRPr="00442847" w:rsidRDefault="001B3618" w:rsidP="001B3618">
      <w:pPr>
        <w:spacing w:line="276" w:lineRule="auto"/>
        <w:jc w:val="both"/>
        <w:rPr>
          <w:rFonts w:ascii="Arial" w:hAnsi="Arial" w:cs="Arial"/>
        </w:rPr>
      </w:pPr>
      <w:r w:rsidRPr="00442847">
        <w:rPr>
          <w:rFonts w:ascii="Arial" w:hAnsi="Arial" w:cs="Arial"/>
        </w:rPr>
        <w:t xml:space="preserve">The packaging producer function describes the role of the producer when the packaging was supplied. </w:t>
      </w:r>
      <w:r w:rsidR="0015530A" w:rsidRPr="00442847">
        <w:rPr>
          <w:rFonts w:ascii="Arial" w:hAnsi="Arial" w:cs="Arial"/>
        </w:rPr>
        <w:t>(</w:t>
      </w:r>
      <w:r w:rsidR="006B3C0B" w:rsidRPr="00442847">
        <w:rPr>
          <w:rFonts w:ascii="Arial" w:hAnsi="Arial" w:cs="Arial"/>
        </w:rPr>
        <w:t>Producer functions are also</w:t>
      </w:r>
      <w:r w:rsidR="00D04926" w:rsidRPr="00442847">
        <w:rPr>
          <w:rFonts w:ascii="Arial" w:hAnsi="Arial" w:cs="Arial"/>
        </w:rPr>
        <w:t xml:space="preserve"> referred to as </w:t>
      </w:r>
      <w:r w:rsidR="0015530A" w:rsidRPr="00442847">
        <w:rPr>
          <w:rFonts w:ascii="Arial" w:hAnsi="Arial" w:cs="Arial"/>
        </w:rPr>
        <w:t>‘</w:t>
      </w:r>
      <w:r w:rsidR="00D04926" w:rsidRPr="00442847">
        <w:rPr>
          <w:rFonts w:ascii="Arial" w:hAnsi="Arial" w:cs="Arial"/>
        </w:rPr>
        <w:t>packaging activit</w:t>
      </w:r>
      <w:r w:rsidR="0015530A" w:rsidRPr="00442847">
        <w:rPr>
          <w:rFonts w:ascii="Arial" w:hAnsi="Arial" w:cs="Arial"/>
        </w:rPr>
        <w:t>ies’</w:t>
      </w:r>
      <w:r w:rsidR="00F821AC" w:rsidRPr="00442847">
        <w:rPr>
          <w:rFonts w:ascii="Arial" w:hAnsi="Arial" w:cs="Arial"/>
        </w:rPr>
        <w:t>)</w:t>
      </w:r>
      <w:r w:rsidR="00A45334" w:rsidRPr="00442847">
        <w:rPr>
          <w:rFonts w:ascii="Arial" w:hAnsi="Arial" w:cs="Arial"/>
        </w:rPr>
        <w:t>.</w:t>
      </w:r>
    </w:p>
    <w:p w14:paraId="15607CE2" w14:textId="340FE51B" w:rsidR="56815FA3" w:rsidRDefault="5D93C8B2" w:rsidP="007A6DFC">
      <w:pPr>
        <w:spacing w:line="276" w:lineRule="auto"/>
        <w:jc w:val="both"/>
        <w:rPr>
          <w:rFonts w:ascii="Arial" w:hAnsi="Arial" w:cs="Arial"/>
        </w:rPr>
      </w:pPr>
      <w:r w:rsidRPr="72E306BE">
        <w:rPr>
          <w:rFonts w:ascii="Arial" w:hAnsi="Arial" w:cs="Arial"/>
        </w:rPr>
        <w:t>A</w:t>
      </w:r>
      <w:r w:rsidR="5D4EEBD9" w:rsidRPr="72E306BE">
        <w:rPr>
          <w:rFonts w:ascii="Arial" w:hAnsi="Arial" w:cs="Arial"/>
        </w:rPr>
        <w:t xml:space="preserve"> business may perfo</w:t>
      </w:r>
      <w:r w:rsidR="68C9013C" w:rsidRPr="72E306BE">
        <w:rPr>
          <w:rFonts w:ascii="Arial" w:hAnsi="Arial" w:cs="Arial"/>
        </w:rPr>
        <w:t>r</w:t>
      </w:r>
      <w:r w:rsidR="5D4EEBD9" w:rsidRPr="72E306BE">
        <w:rPr>
          <w:rFonts w:ascii="Arial" w:hAnsi="Arial" w:cs="Arial"/>
        </w:rPr>
        <w:t xml:space="preserve">m more than one producer </w:t>
      </w:r>
      <w:r w:rsidR="5B5D1478" w:rsidRPr="72E306BE">
        <w:rPr>
          <w:rFonts w:ascii="Arial" w:hAnsi="Arial" w:cs="Arial"/>
        </w:rPr>
        <w:t>function</w:t>
      </w:r>
      <w:r w:rsidR="4D3DB157" w:rsidRPr="72E306BE">
        <w:rPr>
          <w:rFonts w:ascii="Arial" w:hAnsi="Arial" w:cs="Arial"/>
        </w:rPr>
        <w:t xml:space="preserve"> in relation to the same item of packaging</w:t>
      </w:r>
      <w:r w:rsidR="139CDD5E" w:rsidRPr="72E306BE">
        <w:rPr>
          <w:rFonts w:ascii="Arial" w:hAnsi="Arial" w:cs="Arial"/>
        </w:rPr>
        <w:t>.</w:t>
      </w:r>
      <w:r w:rsidR="7D35B536" w:rsidRPr="72E306BE">
        <w:rPr>
          <w:rFonts w:ascii="Arial" w:hAnsi="Arial" w:cs="Arial"/>
        </w:rPr>
        <w:t xml:space="preserve"> When calculating the amount of packaging that a producer </w:t>
      </w:r>
      <w:r w:rsidR="009D0CC1">
        <w:rPr>
          <w:rFonts w:ascii="Arial" w:hAnsi="Arial" w:cs="Arial"/>
        </w:rPr>
        <w:t>supplie</w:t>
      </w:r>
      <w:r w:rsidR="009D0CC1" w:rsidRPr="72E306BE">
        <w:rPr>
          <w:rFonts w:ascii="Arial" w:hAnsi="Arial" w:cs="Arial"/>
        </w:rPr>
        <w:t xml:space="preserve">s </w:t>
      </w:r>
      <w:r w:rsidR="7D35B536" w:rsidRPr="72E306BE">
        <w:rPr>
          <w:rFonts w:ascii="Arial" w:hAnsi="Arial" w:cs="Arial"/>
        </w:rPr>
        <w:t xml:space="preserve">for the purposes of the packaging threshold it is important to ensure that an item of packaging is only counted </w:t>
      </w:r>
      <w:r w:rsidR="7D35B536" w:rsidRPr="006848CB">
        <w:rPr>
          <w:rFonts w:ascii="Arial" w:hAnsi="Arial" w:cs="Arial"/>
        </w:rPr>
        <w:t>once</w:t>
      </w:r>
      <w:r w:rsidR="4BEC19B1" w:rsidRPr="006848CB">
        <w:rPr>
          <w:rFonts w:ascii="Arial" w:hAnsi="Arial" w:cs="Arial"/>
        </w:rPr>
        <w:t xml:space="preserve"> by a producer</w:t>
      </w:r>
      <w:r w:rsidR="7D35B536" w:rsidRPr="006848CB">
        <w:rPr>
          <w:rFonts w:ascii="Arial" w:hAnsi="Arial" w:cs="Arial"/>
        </w:rPr>
        <w:t>, even if the</w:t>
      </w:r>
      <w:r w:rsidR="4BEC19B1" w:rsidRPr="006848CB">
        <w:rPr>
          <w:rFonts w:ascii="Arial" w:hAnsi="Arial" w:cs="Arial"/>
        </w:rPr>
        <w:t>y</w:t>
      </w:r>
      <w:r w:rsidR="7D35B536" w:rsidRPr="006848CB">
        <w:rPr>
          <w:rFonts w:ascii="Arial" w:hAnsi="Arial" w:cs="Arial"/>
        </w:rPr>
        <w:t xml:space="preserve"> perform more than one packaging </w:t>
      </w:r>
      <w:r w:rsidR="52EDC000" w:rsidRPr="006848CB">
        <w:rPr>
          <w:rFonts w:ascii="Arial" w:hAnsi="Arial" w:cs="Arial"/>
        </w:rPr>
        <w:t xml:space="preserve">function </w:t>
      </w:r>
      <w:r w:rsidR="7B62AD4B" w:rsidRPr="006848CB">
        <w:rPr>
          <w:rFonts w:ascii="Arial" w:hAnsi="Arial" w:cs="Arial"/>
        </w:rPr>
        <w:t>in relation to</w:t>
      </w:r>
      <w:r w:rsidR="146FCBDC" w:rsidRPr="006848CB">
        <w:rPr>
          <w:rFonts w:ascii="Arial" w:hAnsi="Arial" w:cs="Arial"/>
        </w:rPr>
        <w:t xml:space="preserve"> it</w:t>
      </w:r>
      <w:r w:rsidR="7D35B536" w:rsidRPr="006848CB">
        <w:rPr>
          <w:rFonts w:ascii="Arial" w:hAnsi="Arial" w:cs="Arial"/>
        </w:rPr>
        <w:t xml:space="preserve">. </w:t>
      </w:r>
      <w:r w:rsidR="2C762EC6" w:rsidRPr="006848CB">
        <w:rPr>
          <w:rFonts w:ascii="Arial" w:hAnsi="Arial" w:cs="Arial"/>
        </w:rPr>
        <w:t xml:space="preserve">More </w:t>
      </w:r>
      <w:r w:rsidR="44AC6EA4" w:rsidRPr="006848CB">
        <w:rPr>
          <w:rFonts w:ascii="Arial" w:hAnsi="Arial" w:cs="Arial"/>
        </w:rPr>
        <w:t xml:space="preserve">information about the packaging </w:t>
      </w:r>
      <w:r w:rsidR="00D6465C" w:rsidRPr="006848CB">
        <w:rPr>
          <w:rFonts w:ascii="Arial" w:hAnsi="Arial" w:cs="Arial"/>
        </w:rPr>
        <w:t xml:space="preserve">supplied </w:t>
      </w:r>
      <w:r w:rsidR="44AC6EA4" w:rsidRPr="006848CB">
        <w:rPr>
          <w:rFonts w:ascii="Arial" w:hAnsi="Arial" w:cs="Arial"/>
        </w:rPr>
        <w:t>threshold is in Se</w:t>
      </w:r>
      <w:r w:rsidR="07E3DF89" w:rsidRPr="006848CB">
        <w:rPr>
          <w:rFonts w:ascii="Arial" w:hAnsi="Arial" w:cs="Arial"/>
        </w:rPr>
        <w:t>ction 2</w:t>
      </w:r>
      <w:r w:rsidR="005E57F5" w:rsidRPr="006848CB">
        <w:rPr>
          <w:rFonts w:ascii="Arial" w:hAnsi="Arial" w:cs="Arial"/>
        </w:rPr>
        <w:t>:</w:t>
      </w:r>
      <w:r w:rsidR="006848CB" w:rsidRPr="006848CB">
        <w:rPr>
          <w:rFonts w:ascii="Arial" w:hAnsi="Arial" w:cs="Arial"/>
        </w:rPr>
        <w:t>4</w:t>
      </w:r>
      <w:r w:rsidR="2C762EC6" w:rsidRPr="006848CB">
        <w:rPr>
          <w:rFonts w:ascii="Arial" w:hAnsi="Arial" w:cs="Arial"/>
        </w:rPr>
        <w:t>.</w:t>
      </w:r>
    </w:p>
    <w:tbl>
      <w:tblPr>
        <w:tblStyle w:val="TableGrid"/>
        <w:tblW w:w="9067" w:type="dxa"/>
        <w:tblLayout w:type="fixed"/>
        <w:tblCellMar>
          <w:top w:w="57" w:type="dxa"/>
          <w:bottom w:w="57" w:type="dxa"/>
        </w:tblCellMar>
        <w:tblLook w:val="04A0" w:firstRow="1" w:lastRow="0" w:firstColumn="1" w:lastColumn="0" w:noHBand="0" w:noVBand="1"/>
      </w:tblPr>
      <w:tblGrid>
        <w:gridCol w:w="1555"/>
        <w:gridCol w:w="2126"/>
        <w:gridCol w:w="5386"/>
      </w:tblGrid>
      <w:tr w:rsidR="00970E17" w14:paraId="040AB010" w14:textId="77777777" w:rsidTr="006F220D">
        <w:tc>
          <w:tcPr>
            <w:tcW w:w="1555" w:type="dxa"/>
            <w:shd w:val="clear" w:color="auto" w:fill="008000"/>
          </w:tcPr>
          <w:p w14:paraId="473E8691" w14:textId="6DCF36F8" w:rsidR="00593C5E" w:rsidRPr="00844CD1" w:rsidRDefault="00855253" w:rsidP="00593C5E">
            <w:pPr>
              <w:rPr>
                <w:rFonts w:ascii="Arial" w:hAnsi="Arial" w:cs="Arial"/>
                <w:color w:val="FFFFFF" w:themeColor="background1"/>
                <w:sz w:val="22"/>
                <w:szCs w:val="22"/>
              </w:rPr>
            </w:pPr>
            <w:r w:rsidRPr="00844CD1">
              <w:rPr>
                <w:rFonts w:ascii="Arial" w:eastAsia="Times New Roman" w:hAnsi="Arial" w:cs="Arial"/>
                <w:b/>
                <w:bCs/>
                <w:color w:val="FFFFFF" w:themeColor="background1"/>
                <w:sz w:val="22"/>
                <w:szCs w:val="22"/>
              </w:rPr>
              <w:t>Producer function</w:t>
            </w:r>
            <w:r w:rsidR="00844F26">
              <w:rPr>
                <w:rFonts w:ascii="Arial" w:eastAsia="Times New Roman" w:hAnsi="Arial" w:cs="Arial"/>
                <w:b/>
                <w:bCs/>
                <w:color w:val="FFFFFF" w:themeColor="background1"/>
                <w:sz w:val="22"/>
                <w:szCs w:val="22"/>
              </w:rPr>
              <w:t xml:space="preserve">/ </w:t>
            </w:r>
            <w:r w:rsidR="21C8F99B" w:rsidRPr="749658F4">
              <w:rPr>
                <w:rFonts w:ascii="Arial" w:eastAsia="Times New Roman" w:hAnsi="Arial" w:cs="Arial"/>
                <w:b/>
                <w:bCs/>
                <w:color w:val="FFFFFF" w:themeColor="background1"/>
                <w:sz w:val="22"/>
                <w:szCs w:val="22"/>
              </w:rPr>
              <w:t xml:space="preserve">reporting </w:t>
            </w:r>
            <w:r w:rsidR="00D70849">
              <w:rPr>
                <w:rFonts w:ascii="Arial" w:eastAsia="Times New Roman" w:hAnsi="Arial" w:cs="Arial"/>
                <w:b/>
                <w:bCs/>
                <w:color w:val="FFFFFF" w:themeColor="background1"/>
                <w:sz w:val="22"/>
                <w:szCs w:val="22"/>
              </w:rPr>
              <w:t>code</w:t>
            </w:r>
          </w:p>
        </w:tc>
        <w:tc>
          <w:tcPr>
            <w:tcW w:w="2126" w:type="dxa"/>
            <w:shd w:val="clear" w:color="auto" w:fill="008000"/>
          </w:tcPr>
          <w:p w14:paraId="44BD3D58" w14:textId="77777777" w:rsidR="00855253" w:rsidRPr="00844CD1" w:rsidRDefault="00855253" w:rsidP="00593C5E">
            <w:pPr>
              <w:rPr>
                <w:rFonts w:ascii="Arial" w:hAnsi="Arial" w:cs="Arial"/>
                <w:color w:val="FFFFFF" w:themeColor="background1"/>
                <w:sz w:val="22"/>
                <w:szCs w:val="22"/>
              </w:rPr>
            </w:pPr>
            <w:r w:rsidRPr="00844CD1">
              <w:rPr>
                <w:rFonts w:ascii="Arial" w:eastAsia="Times New Roman" w:hAnsi="Arial" w:cs="Arial"/>
                <w:b/>
                <w:bCs/>
                <w:color w:val="FFFFFF" w:themeColor="background1"/>
                <w:sz w:val="22"/>
                <w:szCs w:val="22"/>
              </w:rPr>
              <w:t>Reporting terminology</w:t>
            </w:r>
          </w:p>
        </w:tc>
        <w:tc>
          <w:tcPr>
            <w:tcW w:w="5386" w:type="dxa"/>
            <w:shd w:val="clear" w:color="auto" w:fill="008000"/>
          </w:tcPr>
          <w:p w14:paraId="2AE73C8D" w14:textId="77777777" w:rsidR="00855253" w:rsidRPr="00844CD1" w:rsidRDefault="00855253" w:rsidP="00593C5E">
            <w:pPr>
              <w:rPr>
                <w:rFonts w:ascii="Arial" w:hAnsi="Arial" w:cs="Arial"/>
                <w:color w:val="FFFFFF" w:themeColor="background1"/>
                <w:sz w:val="22"/>
                <w:szCs w:val="22"/>
              </w:rPr>
            </w:pPr>
            <w:r w:rsidRPr="00844CD1">
              <w:rPr>
                <w:rFonts w:ascii="Arial" w:eastAsia="Times New Roman" w:hAnsi="Arial" w:cs="Arial"/>
                <w:b/>
                <w:bCs/>
                <w:color w:val="FFFFFF" w:themeColor="background1"/>
                <w:sz w:val="22"/>
                <w:szCs w:val="22"/>
              </w:rPr>
              <w:t>Description</w:t>
            </w:r>
          </w:p>
        </w:tc>
      </w:tr>
      <w:tr w:rsidR="00970E17" w14:paraId="3A55FC7B" w14:textId="77777777" w:rsidTr="006F220D">
        <w:tc>
          <w:tcPr>
            <w:tcW w:w="1555" w:type="dxa"/>
          </w:tcPr>
          <w:p w14:paraId="29110A30" w14:textId="2CB889DC" w:rsidR="00593C5E" w:rsidRPr="0036413B" w:rsidRDefault="00855253" w:rsidP="0062378F">
            <w:pPr>
              <w:rPr>
                <w:rFonts w:ascii="Arial" w:hAnsi="Arial" w:cs="Arial"/>
              </w:rPr>
            </w:pPr>
            <w:r w:rsidRPr="0036413B">
              <w:rPr>
                <w:rFonts w:ascii="Arial" w:eastAsia="Times New Roman" w:hAnsi="Arial" w:cs="Arial"/>
                <w:color w:val="0B0C0C"/>
              </w:rPr>
              <w:t>Brand owner</w:t>
            </w:r>
            <w:r w:rsidR="006E5F23">
              <w:rPr>
                <w:rFonts w:ascii="Arial" w:eastAsia="Times New Roman" w:hAnsi="Arial" w:cs="Arial"/>
                <w:color w:val="0B0C0C"/>
              </w:rPr>
              <w:t xml:space="preserve"> </w:t>
            </w:r>
            <w:r w:rsidR="006E5F23" w:rsidRPr="00A45334">
              <w:rPr>
                <w:rFonts w:ascii="Arial" w:eastAsia="Times New Roman" w:hAnsi="Arial" w:cs="Arial"/>
                <w:color w:val="0B0C0C"/>
              </w:rPr>
              <w:t>(SO)</w:t>
            </w:r>
          </w:p>
        </w:tc>
        <w:tc>
          <w:tcPr>
            <w:tcW w:w="2126" w:type="dxa"/>
          </w:tcPr>
          <w:p w14:paraId="0DC0AC02" w14:textId="77777777" w:rsidR="00855253" w:rsidRPr="00442847" w:rsidRDefault="00855253" w:rsidP="0062378F">
            <w:pPr>
              <w:rPr>
                <w:rFonts w:ascii="Arial" w:hAnsi="Arial" w:cs="Arial"/>
              </w:rPr>
            </w:pPr>
            <w:r w:rsidRPr="00442847">
              <w:rPr>
                <w:rFonts w:ascii="Arial" w:eastAsia="Times New Roman" w:hAnsi="Arial" w:cs="Arial"/>
              </w:rPr>
              <w:t>Supplied under your brand</w:t>
            </w:r>
          </w:p>
        </w:tc>
        <w:tc>
          <w:tcPr>
            <w:tcW w:w="5386" w:type="dxa"/>
          </w:tcPr>
          <w:p w14:paraId="339370AA" w14:textId="15F8E157" w:rsidR="006D2EE1" w:rsidRPr="00442847" w:rsidRDefault="00855253" w:rsidP="0062378F">
            <w:pPr>
              <w:rPr>
                <w:rFonts w:ascii="Arial" w:eastAsia="Times New Roman" w:hAnsi="Arial" w:cs="Arial"/>
              </w:rPr>
            </w:pPr>
            <w:r w:rsidRPr="00442847">
              <w:rPr>
                <w:rFonts w:ascii="Arial" w:eastAsia="Times New Roman" w:hAnsi="Arial" w:cs="Arial"/>
              </w:rPr>
              <w:t>Packaging for goods supplied under your own brand</w:t>
            </w:r>
            <w:r w:rsidR="005A43B2" w:rsidRPr="00442847">
              <w:rPr>
                <w:rFonts w:ascii="Arial" w:eastAsia="Times New Roman" w:hAnsi="Arial" w:cs="Arial"/>
              </w:rPr>
              <w:t xml:space="preserve">, </w:t>
            </w:r>
            <w:r w:rsidR="00A42D8D" w:rsidRPr="00442847">
              <w:rPr>
                <w:rFonts w:ascii="Arial" w:eastAsia="Times New Roman" w:hAnsi="Arial" w:cs="Arial"/>
              </w:rPr>
              <w:t>or</w:t>
            </w:r>
            <w:r w:rsidR="00A1040B" w:rsidRPr="00442847">
              <w:rPr>
                <w:rFonts w:ascii="Arial" w:eastAsia="Times New Roman" w:hAnsi="Arial" w:cs="Arial"/>
              </w:rPr>
              <w:t xml:space="preserve"> packaging for </w:t>
            </w:r>
            <w:r w:rsidR="001F2191" w:rsidRPr="00442847">
              <w:rPr>
                <w:rFonts w:ascii="Arial" w:eastAsia="Times New Roman" w:hAnsi="Arial" w:cs="Arial"/>
              </w:rPr>
              <w:t xml:space="preserve">branded </w:t>
            </w:r>
            <w:r w:rsidR="00A1040B" w:rsidRPr="00442847">
              <w:rPr>
                <w:rFonts w:ascii="Arial" w:eastAsia="Times New Roman" w:hAnsi="Arial" w:cs="Arial"/>
              </w:rPr>
              <w:t xml:space="preserve">goods you </w:t>
            </w:r>
            <w:r w:rsidR="00295F69" w:rsidRPr="00442847">
              <w:rPr>
                <w:rFonts w:ascii="Arial" w:eastAsia="Times New Roman" w:hAnsi="Arial" w:cs="Arial"/>
              </w:rPr>
              <w:t xml:space="preserve">have </w:t>
            </w:r>
            <w:r w:rsidR="00A1040B" w:rsidRPr="00442847">
              <w:rPr>
                <w:rFonts w:ascii="Arial" w:eastAsia="Times New Roman" w:hAnsi="Arial" w:cs="Arial"/>
              </w:rPr>
              <w:t xml:space="preserve">supplied in the UK where the brand owner </w:t>
            </w:r>
            <w:r w:rsidR="00295F69" w:rsidRPr="00442847">
              <w:rPr>
                <w:rFonts w:ascii="Arial" w:eastAsia="Times New Roman" w:hAnsi="Arial" w:cs="Arial"/>
              </w:rPr>
              <w:t>is not established in the UK and is a member of the same corporate group.</w:t>
            </w:r>
          </w:p>
        </w:tc>
      </w:tr>
      <w:tr w:rsidR="00970E17" w14:paraId="7DEFE18D" w14:textId="77777777" w:rsidTr="006F220D">
        <w:tc>
          <w:tcPr>
            <w:tcW w:w="1555" w:type="dxa"/>
          </w:tcPr>
          <w:p w14:paraId="0FC3C28B" w14:textId="177860F3" w:rsidR="00855253" w:rsidRPr="0036413B" w:rsidRDefault="00855253" w:rsidP="0062378F">
            <w:pPr>
              <w:rPr>
                <w:rFonts w:ascii="Arial" w:hAnsi="Arial" w:cs="Arial"/>
              </w:rPr>
            </w:pPr>
            <w:r w:rsidRPr="0036413B">
              <w:rPr>
                <w:rFonts w:ascii="Arial" w:eastAsia="Times New Roman" w:hAnsi="Arial" w:cs="Arial"/>
                <w:color w:val="0B0C0C"/>
              </w:rPr>
              <w:t>Packer/filler</w:t>
            </w:r>
            <w:r w:rsidR="006E5F23">
              <w:rPr>
                <w:rFonts w:ascii="Arial" w:eastAsia="Times New Roman" w:hAnsi="Arial" w:cs="Arial"/>
                <w:color w:val="0B0C0C"/>
              </w:rPr>
              <w:t xml:space="preserve"> (</w:t>
            </w:r>
            <w:r w:rsidR="001A2532">
              <w:rPr>
                <w:rFonts w:ascii="Arial" w:eastAsia="Times New Roman" w:hAnsi="Arial" w:cs="Arial"/>
                <w:color w:val="0B0C0C"/>
              </w:rPr>
              <w:t>PF)</w:t>
            </w:r>
          </w:p>
        </w:tc>
        <w:tc>
          <w:tcPr>
            <w:tcW w:w="2126" w:type="dxa"/>
          </w:tcPr>
          <w:p w14:paraId="2350CAF0" w14:textId="5980E160" w:rsidR="00A7423A" w:rsidRPr="00442847" w:rsidRDefault="00855253" w:rsidP="0062378F">
            <w:pPr>
              <w:rPr>
                <w:rFonts w:ascii="Arial" w:eastAsia="Times New Roman" w:hAnsi="Arial" w:cs="Arial"/>
              </w:rPr>
            </w:pPr>
            <w:r w:rsidRPr="00442847">
              <w:rPr>
                <w:rFonts w:ascii="Arial" w:eastAsia="Times New Roman" w:hAnsi="Arial" w:cs="Arial"/>
              </w:rPr>
              <w:t>Packed or filled as unbranded</w:t>
            </w:r>
            <w:r w:rsidR="00307FF0" w:rsidRPr="00442847">
              <w:rPr>
                <w:rFonts w:ascii="Arial" w:eastAsia="Times New Roman" w:hAnsi="Arial" w:cs="Arial"/>
              </w:rPr>
              <w:t xml:space="preserve"> (includes</w:t>
            </w:r>
            <w:r w:rsidR="004C14DB" w:rsidRPr="00442847">
              <w:rPr>
                <w:rFonts w:ascii="Arial" w:eastAsia="Times New Roman" w:hAnsi="Arial" w:cs="Arial"/>
              </w:rPr>
              <w:t xml:space="preserve"> </w:t>
            </w:r>
          </w:p>
          <w:p w14:paraId="640B0963" w14:textId="383D8A43" w:rsidR="00855253" w:rsidRPr="00442847" w:rsidRDefault="00A7423A" w:rsidP="0062378F">
            <w:pPr>
              <w:rPr>
                <w:rFonts w:ascii="Arial" w:hAnsi="Arial" w:cs="Arial"/>
              </w:rPr>
            </w:pPr>
            <w:r w:rsidRPr="00442847">
              <w:rPr>
                <w:rFonts w:ascii="Arial" w:eastAsia="Times New Roman" w:hAnsi="Arial" w:cs="Arial"/>
              </w:rPr>
              <w:t>p</w:t>
            </w:r>
            <w:r w:rsidR="004C14DB" w:rsidRPr="00442847">
              <w:rPr>
                <w:rFonts w:ascii="Arial" w:eastAsia="Times New Roman" w:hAnsi="Arial" w:cs="Arial"/>
              </w:rPr>
              <w:t>acked</w:t>
            </w:r>
            <w:r w:rsidR="00C93B1D" w:rsidRPr="00442847">
              <w:rPr>
                <w:rFonts w:ascii="Arial" w:eastAsia="Times New Roman" w:hAnsi="Arial" w:cs="Arial"/>
              </w:rPr>
              <w:t xml:space="preserve"> or filled as branded where the brand owner is not a large producer</w:t>
            </w:r>
            <w:r w:rsidR="003743C2" w:rsidRPr="00442847">
              <w:rPr>
                <w:rFonts w:ascii="Arial" w:eastAsia="Times New Roman" w:hAnsi="Arial" w:cs="Arial"/>
              </w:rPr>
              <w:t>)</w:t>
            </w:r>
          </w:p>
        </w:tc>
        <w:tc>
          <w:tcPr>
            <w:tcW w:w="5386" w:type="dxa"/>
          </w:tcPr>
          <w:p w14:paraId="16741254" w14:textId="24FE6BDA" w:rsidR="00DA0169" w:rsidRPr="00442847" w:rsidRDefault="00855253" w:rsidP="0062378F">
            <w:pPr>
              <w:rPr>
                <w:rFonts w:ascii="Arial" w:hAnsi="Arial" w:cs="Arial"/>
              </w:rPr>
            </w:pPr>
            <w:r w:rsidRPr="00442847">
              <w:rPr>
                <w:rFonts w:ascii="Arial" w:eastAsia="Times New Roman" w:hAnsi="Arial" w:cs="Arial"/>
              </w:rPr>
              <w:t>Packaging you have placed goods into, for your own organisation or another organisation, that is unbranded when the filled packaging is supplied</w:t>
            </w:r>
            <w:r w:rsidR="00A7423A" w:rsidRPr="00442847">
              <w:rPr>
                <w:rFonts w:ascii="Arial" w:eastAsia="Times New Roman" w:hAnsi="Arial" w:cs="Arial"/>
              </w:rPr>
              <w:t>,</w:t>
            </w:r>
            <w:r w:rsidR="00C93B1D" w:rsidRPr="00442847">
              <w:rPr>
                <w:rFonts w:ascii="Arial" w:eastAsia="Times New Roman" w:hAnsi="Arial" w:cs="Arial"/>
              </w:rPr>
              <w:t xml:space="preserve"> </w:t>
            </w:r>
            <w:r w:rsidR="00BC4537" w:rsidRPr="00442847">
              <w:rPr>
                <w:rFonts w:ascii="Arial" w:eastAsia="Times New Roman" w:hAnsi="Arial" w:cs="Arial"/>
              </w:rPr>
              <w:t xml:space="preserve">or </w:t>
            </w:r>
            <w:r w:rsidR="00C24650" w:rsidRPr="00442847">
              <w:rPr>
                <w:rFonts w:ascii="Arial" w:eastAsia="Times New Roman" w:hAnsi="Arial" w:cs="Arial"/>
              </w:rPr>
              <w:t xml:space="preserve">packaging that is branded </w:t>
            </w:r>
            <w:r w:rsidR="00BC4537" w:rsidRPr="00442847">
              <w:rPr>
                <w:rFonts w:ascii="Arial" w:eastAsia="Times New Roman" w:hAnsi="Arial" w:cs="Arial"/>
              </w:rPr>
              <w:t xml:space="preserve">when </w:t>
            </w:r>
            <w:r w:rsidR="00C24650" w:rsidRPr="00442847">
              <w:rPr>
                <w:rFonts w:ascii="Arial" w:eastAsia="Times New Roman" w:hAnsi="Arial" w:cs="Arial"/>
              </w:rPr>
              <w:t xml:space="preserve">it is </w:t>
            </w:r>
            <w:r w:rsidR="006462EB" w:rsidRPr="00442847">
              <w:rPr>
                <w:rFonts w:ascii="Arial" w:eastAsia="Times New Roman" w:hAnsi="Arial" w:cs="Arial"/>
              </w:rPr>
              <w:t>suppl</w:t>
            </w:r>
            <w:r w:rsidR="00C24650" w:rsidRPr="00442847">
              <w:rPr>
                <w:rFonts w:ascii="Arial" w:eastAsia="Times New Roman" w:hAnsi="Arial" w:cs="Arial"/>
              </w:rPr>
              <w:t>ied</w:t>
            </w:r>
            <w:r w:rsidR="006462EB" w:rsidRPr="00442847">
              <w:rPr>
                <w:rFonts w:ascii="Arial" w:eastAsia="Times New Roman" w:hAnsi="Arial" w:cs="Arial"/>
              </w:rPr>
              <w:t xml:space="preserve"> and the brand owner is not a large producer.</w:t>
            </w:r>
          </w:p>
        </w:tc>
      </w:tr>
      <w:tr w:rsidR="00970E17" w14:paraId="6F0C1F94" w14:textId="77777777" w:rsidTr="006F220D">
        <w:trPr>
          <w:trHeight w:val="1889"/>
        </w:trPr>
        <w:tc>
          <w:tcPr>
            <w:tcW w:w="1555" w:type="dxa"/>
          </w:tcPr>
          <w:p w14:paraId="76ACD189" w14:textId="6E7BEC2E" w:rsidR="00855253" w:rsidRPr="00CE5469" w:rsidRDefault="00855253" w:rsidP="0062378F">
            <w:pPr>
              <w:rPr>
                <w:rFonts w:ascii="Arial" w:eastAsia="Times New Roman" w:hAnsi="Arial" w:cs="Arial"/>
                <w:color w:val="0B0C0C"/>
                <w:highlight w:val="yellow"/>
              </w:rPr>
            </w:pPr>
            <w:r w:rsidRPr="00CE5469">
              <w:rPr>
                <w:rFonts w:ascii="Arial" w:eastAsia="Times New Roman" w:hAnsi="Arial" w:cs="Arial"/>
                <w:color w:val="0B0C0C"/>
              </w:rPr>
              <w:t>Importer</w:t>
            </w:r>
            <w:r w:rsidR="00753012" w:rsidRPr="00CE5469">
              <w:rPr>
                <w:rFonts w:ascii="Arial" w:eastAsia="Times New Roman" w:hAnsi="Arial" w:cs="Arial"/>
                <w:color w:val="0B0C0C"/>
              </w:rPr>
              <w:t>/First UK Owner</w:t>
            </w:r>
            <w:r w:rsidR="001A2532">
              <w:rPr>
                <w:rFonts w:ascii="Arial" w:eastAsia="Times New Roman" w:hAnsi="Arial" w:cs="Arial"/>
                <w:color w:val="0B0C0C"/>
              </w:rPr>
              <w:t xml:space="preserve"> (IM)</w:t>
            </w:r>
          </w:p>
        </w:tc>
        <w:tc>
          <w:tcPr>
            <w:tcW w:w="2126" w:type="dxa"/>
          </w:tcPr>
          <w:p w14:paraId="5EEF6396" w14:textId="58D7A197" w:rsidR="00855253" w:rsidRPr="00442847" w:rsidRDefault="00855253" w:rsidP="0062378F">
            <w:pPr>
              <w:rPr>
                <w:rFonts w:ascii="Arial" w:hAnsi="Arial" w:cs="Arial"/>
              </w:rPr>
            </w:pPr>
            <w:r w:rsidRPr="00442847">
              <w:rPr>
                <w:rFonts w:ascii="Arial" w:eastAsia="Times New Roman" w:hAnsi="Arial" w:cs="Arial"/>
              </w:rPr>
              <w:t>Imported</w:t>
            </w:r>
          </w:p>
        </w:tc>
        <w:tc>
          <w:tcPr>
            <w:tcW w:w="5386" w:type="dxa"/>
          </w:tcPr>
          <w:p w14:paraId="20CC6436" w14:textId="797AB2B7" w:rsidR="00855253" w:rsidRPr="00442847" w:rsidRDefault="2F8AB286" w:rsidP="0062378F">
            <w:pPr>
              <w:rPr>
                <w:rFonts w:ascii="Arial" w:eastAsia="Times New Roman" w:hAnsi="Arial" w:cs="Arial"/>
              </w:rPr>
            </w:pPr>
            <w:r w:rsidRPr="00442847">
              <w:rPr>
                <w:rFonts w:ascii="Arial" w:eastAsia="Times New Roman" w:hAnsi="Arial" w:cs="Arial"/>
              </w:rPr>
              <w:t>Certain packaging around goods you have imported and gone on to supply or discard in the UK</w:t>
            </w:r>
            <w:r w:rsidR="77D095DA" w:rsidRPr="00442847">
              <w:rPr>
                <w:rFonts w:ascii="Arial" w:eastAsia="Times New Roman" w:hAnsi="Arial" w:cs="Arial"/>
              </w:rPr>
              <w:t xml:space="preserve">, or </w:t>
            </w:r>
            <w:r w:rsidR="008E1064" w:rsidRPr="00442847">
              <w:rPr>
                <w:rFonts w:ascii="Arial" w:eastAsia="Times New Roman" w:hAnsi="Arial" w:cs="Arial"/>
              </w:rPr>
              <w:t xml:space="preserve">UK </w:t>
            </w:r>
            <w:r w:rsidR="77D095DA" w:rsidRPr="00442847">
              <w:rPr>
                <w:rFonts w:ascii="Arial" w:eastAsia="Times New Roman" w:hAnsi="Arial" w:cs="Arial"/>
              </w:rPr>
              <w:t xml:space="preserve">packaging filled on behalf </w:t>
            </w:r>
            <w:r w:rsidR="000B06BF" w:rsidRPr="00442847">
              <w:rPr>
                <w:rFonts w:ascii="Arial" w:eastAsia="Times New Roman" w:hAnsi="Arial" w:cs="Arial"/>
              </w:rPr>
              <w:t xml:space="preserve">of </w:t>
            </w:r>
            <w:r w:rsidR="00F72698" w:rsidRPr="00442847">
              <w:rPr>
                <w:rFonts w:ascii="Arial" w:eastAsia="Times New Roman" w:hAnsi="Arial" w:cs="Arial"/>
              </w:rPr>
              <w:t xml:space="preserve">and owned by </w:t>
            </w:r>
            <w:r w:rsidR="77D095DA" w:rsidRPr="00442847">
              <w:rPr>
                <w:rFonts w:ascii="Arial" w:eastAsia="Times New Roman" w:hAnsi="Arial" w:cs="Arial"/>
              </w:rPr>
              <w:t xml:space="preserve">a person not established in the UK and supplied to the </w:t>
            </w:r>
            <w:r w:rsidR="00E70718" w:rsidRPr="00442847">
              <w:rPr>
                <w:rFonts w:ascii="Arial" w:eastAsia="Times New Roman" w:hAnsi="Arial" w:cs="Arial"/>
              </w:rPr>
              <w:t>‘</w:t>
            </w:r>
            <w:r w:rsidR="77D095DA" w:rsidRPr="00442847">
              <w:rPr>
                <w:rFonts w:ascii="Arial" w:eastAsia="Times New Roman" w:hAnsi="Arial" w:cs="Arial"/>
              </w:rPr>
              <w:t>first UK owner</w:t>
            </w:r>
            <w:r w:rsidR="00E70718" w:rsidRPr="00442847">
              <w:rPr>
                <w:rFonts w:ascii="Arial" w:eastAsia="Times New Roman" w:hAnsi="Arial" w:cs="Arial"/>
              </w:rPr>
              <w:t>’</w:t>
            </w:r>
            <w:r w:rsidR="77D095DA" w:rsidRPr="00442847">
              <w:rPr>
                <w:rFonts w:ascii="Arial" w:eastAsia="Times New Roman" w:hAnsi="Arial" w:cs="Arial"/>
              </w:rPr>
              <w:t xml:space="preserve"> of the </w:t>
            </w:r>
            <w:r w:rsidR="002B5F3C" w:rsidRPr="00442847">
              <w:rPr>
                <w:rFonts w:ascii="Arial" w:eastAsia="Times New Roman" w:hAnsi="Arial" w:cs="Arial"/>
              </w:rPr>
              <w:t xml:space="preserve">filled </w:t>
            </w:r>
            <w:r w:rsidR="77D095DA" w:rsidRPr="00442847">
              <w:rPr>
                <w:rFonts w:ascii="Arial" w:eastAsia="Times New Roman" w:hAnsi="Arial" w:cs="Arial"/>
              </w:rPr>
              <w:t>packaging.</w:t>
            </w:r>
          </w:p>
          <w:p w14:paraId="5C2D229D" w14:textId="7CDA6AB9" w:rsidR="00855253" w:rsidRPr="00442847" w:rsidRDefault="15CD531D" w:rsidP="0062378F">
            <w:pPr>
              <w:rPr>
                <w:rFonts w:ascii="Arial" w:eastAsia="Times New Roman" w:hAnsi="Arial" w:cs="Arial"/>
              </w:rPr>
            </w:pPr>
            <w:r w:rsidRPr="00442847">
              <w:rPr>
                <w:rFonts w:ascii="Arial" w:eastAsia="Times New Roman" w:hAnsi="Arial" w:cs="Arial"/>
              </w:rPr>
              <w:t xml:space="preserve"> </w:t>
            </w:r>
          </w:p>
          <w:p w14:paraId="4A95C750" w14:textId="336C7162" w:rsidR="00E70718" w:rsidRPr="00442847" w:rsidRDefault="00855253" w:rsidP="0062378F">
            <w:pPr>
              <w:rPr>
                <w:rFonts w:ascii="Arial" w:hAnsi="Arial" w:cs="Arial"/>
              </w:rPr>
            </w:pPr>
            <w:r w:rsidRPr="00442847">
              <w:rPr>
                <w:rFonts w:ascii="Arial" w:eastAsia="Times New Roman" w:hAnsi="Arial" w:cs="Arial"/>
              </w:rPr>
              <w:t xml:space="preserve">For more information about the imported packaging that must be reported, refer to guidance at </w:t>
            </w:r>
            <w:hyperlink r:id="rId29">
              <w:r w:rsidRPr="006C4F61">
                <w:rPr>
                  <w:rStyle w:val="Hyperlink"/>
                  <w:rFonts w:ascii="Arial" w:hAnsi="Arial" w:cs="Arial"/>
                </w:rPr>
                <w:t>Packaging data: what to collect for EPR - GOV.UK</w:t>
              </w:r>
            </w:hyperlink>
          </w:p>
        </w:tc>
      </w:tr>
      <w:tr w:rsidR="00970E17" w14:paraId="240C42E4" w14:textId="77777777" w:rsidTr="006F220D">
        <w:trPr>
          <w:trHeight w:val="715"/>
        </w:trPr>
        <w:tc>
          <w:tcPr>
            <w:tcW w:w="1555" w:type="dxa"/>
          </w:tcPr>
          <w:p w14:paraId="3F245099" w14:textId="15EFBC69" w:rsidR="00855253" w:rsidRPr="00CE5469" w:rsidRDefault="00855253" w:rsidP="0062378F">
            <w:pPr>
              <w:rPr>
                <w:rFonts w:ascii="Arial" w:hAnsi="Arial" w:cs="Arial"/>
              </w:rPr>
            </w:pPr>
            <w:r w:rsidRPr="00CE5469">
              <w:rPr>
                <w:rFonts w:ascii="Arial" w:eastAsia="Times New Roman" w:hAnsi="Arial" w:cs="Arial"/>
                <w:color w:val="0B0C0C"/>
              </w:rPr>
              <w:t>Distributor</w:t>
            </w:r>
            <w:r w:rsidR="001A2532">
              <w:rPr>
                <w:rFonts w:ascii="Arial" w:eastAsia="Times New Roman" w:hAnsi="Arial" w:cs="Arial"/>
                <w:color w:val="0B0C0C"/>
              </w:rPr>
              <w:t xml:space="preserve"> (SE)</w:t>
            </w:r>
          </w:p>
        </w:tc>
        <w:tc>
          <w:tcPr>
            <w:tcW w:w="2126" w:type="dxa"/>
          </w:tcPr>
          <w:p w14:paraId="6F34E3B5" w14:textId="77777777" w:rsidR="00855253" w:rsidRPr="00442847" w:rsidRDefault="00855253" w:rsidP="0062378F">
            <w:pPr>
              <w:rPr>
                <w:rFonts w:ascii="Arial" w:hAnsi="Arial" w:cs="Arial"/>
              </w:rPr>
            </w:pPr>
            <w:r w:rsidRPr="00442847">
              <w:rPr>
                <w:rFonts w:ascii="Arial" w:eastAsia="Times New Roman" w:hAnsi="Arial" w:cs="Arial"/>
              </w:rPr>
              <w:t>Supplied as empty</w:t>
            </w:r>
          </w:p>
        </w:tc>
        <w:tc>
          <w:tcPr>
            <w:tcW w:w="5386" w:type="dxa"/>
          </w:tcPr>
          <w:p w14:paraId="5B1086B2" w14:textId="346AA765" w:rsidR="001A408F" w:rsidRPr="00442847" w:rsidRDefault="00DB6314" w:rsidP="0062378F">
            <w:pPr>
              <w:rPr>
                <w:rStyle w:val="cf01"/>
                <w:i/>
              </w:rPr>
            </w:pPr>
            <w:r w:rsidRPr="00442847">
              <w:rPr>
                <w:rFonts w:ascii="Arial" w:eastAsia="Times New Roman" w:hAnsi="Arial" w:cs="Arial"/>
              </w:rPr>
              <w:t xml:space="preserve">Unfilled </w:t>
            </w:r>
            <w:r w:rsidR="001932DD" w:rsidRPr="00442847">
              <w:rPr>
                <w:rFonts w:ascii="Arial" w:eastAsia="Times New Roman" w:hAnsi="Arial" w:cs="Arial"/>
              </w:rPr>
              <w:t xml:space="preserve">packaging </w:t>
            </w:r>
            <w:r w:rsidR="7AB1B023" w:rsidRPr="00442847">
              <w:rPr>
                <w:rFonts w:ascii="Arial" w:eastAsia="Times New Roman" w:hAnsi="Arial" w:cs="Arial"/>
              </w:rPr>
              <w:t xml:space="preserve">that the distributor manufactures or imports, except packaging that </w:t>
            </w:r>
            <w:r w:rsidR="75F54C40" w:rsidRPr="00442847">
              <w:rPr>
                <w:rFonts w:ascii="Arial" w:eastAsia="Times New Roman" w:hAnsi="Arial" w:cs="Arial"/>
              </w:rPr>
              <w:t xml:space="preserve">will </w:t>
            </w:r>
            <w:r w:rsidR="7AB1B023" w:rsidRPr="00442847">
              <w:rPr>
                <w:rFonts w:ascii="Arial" w:eastAsia="Times New Roman" w:hAnsi="Arial" w:cs="Arial"/>
              </w:rPr>
              <w:t xml:space="preserve">be </w:t>
            </w:r>
            <w:r w:rsidR="4E7AF5AD" w:rsidRPr="00442847">
              <w:rPr>
                <w:rFonts w:ascii="Arial" w:eastAsia="Times New Roman" w:hAnsi="Arial" w:cs="Arial"/>
              </w:rPr>
              <w:t>the</w:t>
            </w:r>
            <w:r w:rsidR="74E1DD29" w:rsidRPr="00442847">
              <w:rPr>
                <w:rFonts w:ascii="Arial" w:eastAsia="Times New Roman" w:hAnsi="Arial" w:cs="Arial"/>
              </w:rPr>
              <w:t xml:space="preserve"> responsibility of</w:t>
            </w:r>
            <w:r w:rsidR="7AB1B023" w:rsidRPr="00442847">
              <w:rPr>
                <w:rFonts w:ascii="Arial" w:eastAsia="Times New Roman" w:hAnsi="Arial" w:cs="Arial"/>
              </w:rPr>
              <w:t xml:space="preserve"> a large packer/filler or large brand owner</w:t>
            </w:r>
            <w:r w:rsidR="00A7423A" w:rsidRPr="00442847">
              <w:rPr>
                <w:rFonts w:ascii="Arial" w:eastAsia="Times New Roman" w:hAnsi="Arial" w:cs="Arial"/>
              </w:rPr>
              <w:t>.</w:t>
            </w:r>
          </w:p>
        </w:tc>
      </w:tr>
      <w:tr w:rsidR="00970E17" w14:paraId="58AC99DC" w14:textId="77777777" w:rsidTr="006F220D">
        <w:tc>
          <w:tcPr>
            <w:tcW w:w="1555" w:type="dxa"/>
          </w:tcPr>
          <w:p w14:paraId="6E1F6A2C" w14:textId="77777777" w:rsidR="008B0909" w:rsidRDefault="00855253" w:rsidP="0062378F">
            <w:pPr>
              <w:rPr>
                <w:rFonts w:ascii="Arial" w:eastAsia="Times New Roman" w:hAnsi="Arial" w:cs="Arial"/>
                <w:color w:val="0B0C0C"/>
              </w:rPr>
            </w:pPr>
            <w:r w:rsidRPr="00CE5469">
              <w:rPr>
                <w:rFonts w:ascii="Arial" w:eastAsia="Times New Roman" w:hAnsi="Arial" w:cs="Arial"/>
                <w:color w:val="0B0C0C"/>
              </w:rPr>
              <w:t>Service provider</w:t>
            </w:r>
            <w:r w:rsidR="001A2532">
              <w:rPr>
                <w:rFonts w:ascii="Arial" w:eastAsia="Times New Roman" w:hAnsi="Arial" w:cs="Arial"/>
                <w:color w:val="0B0C0C"/>
              </w:rPr>
              <w:t xml:space="preserve"> </w:t>
            </w:r>
          </w:p>
          <w:p w14:paraId="056EF1B5" w14:textId="140DBD2F" w:rsidR="00855253" w:rsidRPr="00CE5469" w:rsidRDefault="001A2532" w:rsidP="0062378F">
            <w:pPr>
              <w:rPr>
                <w:rFonts w:ascii="Arial" w:hAnsi="Arial" w:cs="Arial"/>
              </w:rPr>
            </w:pPr>
            <w:r>
              <w:rPr>
                <w:rFonts w:ascii="Arial" w:eastAsia="Times New Roman" w:hAnsi="Arial" w:cs="Arial"/>
                <w:color w:val="0B0C0C"/>
              </w:rPr>
              <w:t>(HL)</w:t>
            </w:r>
          </w:p>
        </w:tc>
        <w:tc>
          <w:tcPr>
            <w:tcW w:w="2126" w:type="dxa"/>
          </w:tcPr>
          <w:p w14:paraId="0C3B6E2B" w14:textId="77777777" w:rsidR="00855253" w:rsidRPr="00442847" w:rsidRDefault="00855253" w:rsidP="0062378F">
            <w:pPr>
              <w:rPr>
                <w:rFonts w:ascii="Arial" w:hAnsi="Arial" w:cs="Arial"/>
              </w:rPr>
            </w:pPr>
            <w:r w:rsidRPr="00442847">
              <w:rPr>
                <w:rFonts w:ascii="Arial" w:eastAsia="Times New Roman" w:hAnsi="Arial" w:cs="Arial"/>
              </w:rPr>
              <w:t>Hired or loaned</w:t>
            </w:r>
          </w:p>
        </w:tc>
        <w:tc>
          <w:tcPr>
            <w:tcW w:w="5386" w:type="dxa"/>
          </w:tcPr>
          <w:p w14:paraId="5EFE310D" w14:textId="4B4C8FEE" w:rsidR="00593C5E" w:rsidRPr="00442847" w:rsidRDefault="00855253" w:rsidP="0062378F">
            <w:pPr>
              <w:rPr>
                <w:rFonts w:ascii="Arial" w:hAnsi="Arial" w:cs="Arial"/>
              </w:rPr>
            </w:pPr>
            <w:r w:rsidRPr="00442847">
              <w:rPr>
                <w:rFonts w:ascii="Arial" w:eastAsia="Times New Roman" w:hAnsi="Arial" w:cs="Arial"/>
              </w:rPr>
              <w:t>Reusable packa</w:t>
            </w:r>
            <w:r w:rsidRPr="008E7093">
              <w:rPr>
                <w:rFonts w:ascii="Arial" w:eastAsia="Times New Roman" w:hAnsi="Arial" w:cs="Arial"/>
              </w:rPr>
              <w:t>ging that you hire or loan out for the first time the packaging is supplied.</w:t>
            </w:r>
            <w:r w:rsidR="00925FAB" w:rsidRPr="008E7093">
              <w:rPr>
                <w:rFonts w:ascii="Arial" w:eastAsia="Times New Roman" w:hAnsi="Arial" w:cs="Arial"/>
              </w:rPr>
              <w:t xml:space="preserve"> (</w:t>
            </w:r>
            <w:r w:rsidR="00D5559F" w:rsidRPr="008E7093">
              <w:rPr>
                <w:rFonts w:ascii="Arial" w:eastAsia="Times New Roman" w:hAnsi="Arial" w:cs="Arial"/>
              </w:rPr>
              <w:t>P</w:t>
            </w:r>
            <w:r w:rsidR="00925FAB" w:rsidRPr="008E7093">
              <w:rPr>
                <w:rFonts w:ascii="Arial" w:eastAsia="Times New Roman" w:hAnsi="Arial" w:cs="Arial"/>
              </w:rPr>
              <w:t xml:space="preserve">lease refer to Section </w:t>
            </w:r>
            <w:r w:rsidR="00163348" w:rsidRPr="008E7093">
              <w:rPr>
                <w:rFonts w:ascii="Arial" w:eastAsia="Times New Roman" w:hAnsi="Arial" w:cs="Arial"/>
              </w:rPr>
              <w:t>3:1</w:t>
            </w:r>
            <w:r w:rsidR="00FC0550" w:rsidRPr="008E7093">
              <w:rPr>
                <w:rFonts w:ascii="Arial" w:eastAsia="Times New Roman" w:hAnsi="Arial" w:cs="Arial"/>
              </w:rPr>
              <w:t>7</w:t>
            </w:r>
            <w:r w:rsidR="00925FAB" w:rsidRPr="008E7093">
              <w:rPr>
                <w:rFonts w:ascii="Arial" w:eastAsia="Times New Roman" w:hAnsi="Arial" w:cs="Arial"/>
              </w:rPr>
              <w:t xml:space="preserve"> for</w:t>
            </w:r>
            <w:r w:rsidR="00925FAB" w:rsidRPr="00442847">
              <w:rPr>
                <w:rFonts w:ascii="Arial" w:eastAsia="Times New Roman" w:hAnsi="Arial" w:cs="Arial"/>
              </w:rPr>
              <w:t xml:space="preserve"> information about </w:t>
            </w:r>
            <w:r w:rsidR="0039716D" w:rsidRPr="00442847">
              <w:rPr>
                <w:rFonts w:ascii="Arial" w:eastAsia="Times New Roman" w:hAnsi="Arial" w:cs="Arial"/>
              </w:rPr>
              <w:t>service provider</w:t>
            </w:r>
            <w:r w:rsidR="00925FAB" w:rsidRPr="00442847">
              <w:rPr>
                <w:rFonts w:ascii="Arial" w:eastAsia="Times New Roman" w:hAnsi="Arial" w:cs="Arial"/>
              </w:rPr>
              <w:t xml:space="preserve"> packaging)</w:t>
            </w:r>
          </w:p>
        </w:tc>
      </w:tr>
      <w:tr w:rsidR="00970E17" w14:paraId="0B8CDAAF" w14:textId="77777777" w:rsidTr="006F220D">
        <w:tc>
          <w:tcPr>
            <w:tcW w:w="1555" w:type="dxa"/>
          </w:tcPr>
          <w:p w14:paraId="70977A77" w14:textId="0BD193DD" w:rsidR="00855253" w:rsidRPr="00CE5469" w:rsidRDefault="00855253" w:rsidP="0062378F">
            <w:pPr>
              <w:rPr>
                <w:rFonts w:ascii="Arial" w:hAnsi="Arial" w:cs="Arial"/>
              </w:rPr>
            </w:pPr>
            <w:r w:rsidRPr="00CE5469">
              <w:rPr>
                <w:rFonts w:ascii="Arial" w:eastAsia="Times New Roman" w:hAnsi="Arial" w:cs="Arial"/>
                <w:color w:val="0B0C0C"/>
              </w:rPr>
              <w:t>Online marketplace operator</w:t>
            </w:r>
            <w:r w:rsidR="001A2532">
              <w:rPr>
                <w:rFonts w:ascii="Arial" w:eastAsia="Times New Roman" w:hAnsi="Arial" w:cs="Arial"/>
                <w:color w:val="0B0C0C"/>
              </w:rPr>
              <w:t xml:space="preserve"> (OM)</w:t>
            </w:r>
          </w:p>
        </w:tc>
        <w:tc>
          <w:tcPr>
            <w:tcW w:w="2126" w:type="dxa"/>
          </w:tcPr>
          <w:p w14:paraId="7E42167F" w14:textId="77777777" w:rsidR="00855253" w:rsidRPr="00442847" w:rsidRDefault="00855253" w:rsidP="0062378F">
            <w:pPr>
              <w:rPr>
                <w:rFonts w:ascii="Arial" w:hAnsi="Arial" w:cs="Arial"/>
              </w:rPr>
            </w:pPr>
            <w:r w:rsidRPr="00442847">
              <w:rPr>
                <w:rFonts w:ascii="Arial" w:eastAsia="Times New Roman" w:hAnsi="Arial" w:cs="Arial"/>
              </w:rPr>
              <w:t>Supplied through an online marketplace that you own</w:t>
            </w:r>
          </w:p>
        </w:tc>
        <w:tc>
          <w:tcPr>
            <w:tcW w:w="5386" w:type="dxa"/>
          </w:tcPr>
          <w:p w14:paraId="4865FC4C" w14:textId="1EB916C1" w:rsidR="00593C5E" w:rsidRPr="00442847" w:rsidRDefault="00855253" w:rsidP="0062378F">
            <w:pPr>
              <w:rPr>
                <w:rFonts w:ascii="Arial" w:hAnsi="Arial" w:cs="Arial"/>
              </w:rPr>
            </w:pPr>
            <w:r w:rsidRPr="00442847">
              <w:rPr>
                <w:rFonts w:ascii="Arial" w:eastAsia="Times New Roman" w:hAnsi="Arial" w:cs="Arial"/>
              </w:rPr>
              <w:t>Certain filled or unfilled packaging supplied to someone in the UK from a business outside the UK, through the online marketplace.</w:t>
            </w:r>
          </w:p>
        </w:tc>
      </w:tr>
      <w:tr w:rsidR="00970E17" w14:paraId="658DF243" w14:textId="77777777" w:rsidTr="006F220D">
        <w:tc>
          <w:tcPr>
            <w:tcW w:w="1555" w:type="dxa"/>
          </w:tcPr>
          <w:p w14:paraId="287EE0AA" w14:textId="77777777" w:rsidR="008B0909" w:rsidRDefault="00855253" w:rsidP="0062378F">
            <w:pPr>
              <w:rPr>
                <w:rFonts w:ascii="Arial" w:eastAsia="Times New Roman" w:hAnsi="Arial" w:cs="Arial"/>
                <w:color w:val="0B0C0C"/>
              </w:rPr>
            </w:pPr>
            <w:r w:rsidRPr="00CE5469">
              <w:rPr>
                <w:rFonts w:ascii="Arial" w:eastAsia="Times New Roman" w:hAnsi="Arial" w:cs="Arial"/>
                <w:color w:val="0B0C0C"/>
              </w:rPr>
              <w:t>Seller</w:t>
            </w:r>
            <w:r w:rsidR="008B0909">
              <w:rPr>
                <w:rFonts w:ascii="Arial" w:eastAsia="Times New Roman" w:hAnsi="Arial" w:cs="Arial"/>
                <w:color w:val="0B0C0C"/>
              </w:rPr>
              <w:t xml:space="preserve"> </w:t>
            </w:r>
          </w:p>
          <w:p w14:paraId="35AE34B5" w14:textId="47A538BF" w:rsidR="00855253" w:rsidRPr="00CE5469" w:rsidRDefault="008B0909" w:rsidP="0062378F">
            <w:pPr>
              <w:rPr>
                <w:rFonts w:ascii="Arial" w:hAnsi="Arial" w:cs="Arial"/>
              </w:rPr>
            </w:pPr>
            <w:r>
              <w:rPr>
                <w:rFonts w:ascii="Arial" w:eastAsia="Times New Roman" w:hAnsi="Arial" w:cs="Arial"/>
                <w:color w:val="0B0C0C"/>
              </w:rPr>
              <w:t>(Sell)</w:t>
            </w:r>
          </w:p>
        </w:tc>
        <w:tc>
          <w:tcPr>
            <w:tcW w:w="2126" w:type="dxa"/>
          </w:tcPr>
          <w:p w14:paraId="7728C204" w14:textId="77777777" w:rsidR="00855253" w:rsidRPr="00442847" w:rsidRDefault="00855253" w:rsidP="0062378F">
            <w:pPr>
              <w:rPr>
                <w:rFonts w:ascii="Arial" w:hAnsi="Arial" w:cs="Arial"/>
              </w:rPr>
            </w:pPr>
            <w:r w:rsidRPr="00442847">
              <w:rPr>
                <w:rFonts w:ascii="Arial" w:eastAsia="Times New Roman" w:hAnsi="Arial" w:cs="Arial"/>
              </w:rPr>
              <w:t xml:space="preserve">Selling data will be reported separately </w:t>
            </w:r>
          </w:p>
        </w:tc>
        <w:tc>
          <w:tcPr>
            <w:tcW w:w="5386" w:type="dxa"/>
          </w:tcPr>
          <w:p w14:paraId="71A8117B" w14:textId="7785578A" w:rsidR="00855253" w:rsidRPr="00442847" w:rsidRDefault="00855253" w:rsidP="0062378F">
            <w:pPr>
              <w:rPr>
                <w:rFonts w:ascii="Arial" w:eastAsia="Times New Roman" w:hAnsi="Arial" w:cs="Arial"/>
              </w:rPr>
            </w:pPr>
            <w:r w:rsidRPr="00442847">
              <w:rPr>
                <w:rFonts w:ascii="Arial" w:eastAsia="Times New Roman" w:hAnsi="Arial" w:cs="Arial"/>
              </w:rPr>
              <w:t xml:space="preserve">Filled packaging you sell to </w:t>
            </w:r>
            <w:r w:rsidR="00FE133C" w:rsidRPr="00442847">
              <w:rPr>
                <w:rFonts w:ascii="Arial" w:eastAsia="Times New Roman" w:hAnsi="Arial" w:cs="Arial"/>
              </w:rPr>
              <w:t xml:space="preserve">a final user </w:t>
            </w:r>
            <w:r w:rsidRPr="00442847">
              <w:rPr>
                <w:rFonts w:ascii="Arial" w:eastAsia="Times New Roman" w:hAnsi="Arial" w:cs="Arial"/>
              </w:rPr>
              <w:t xml:space="preserve">of the packaging. </w:t>
            </w:r>
          </w:p>
          <w:p w14:paraId="57B3899A" w14:textId="77777777" w:rsidR="00855253" w:rsidRPr="00442847" w:rsidRDefault="00855253" w:rsidP="0062378F">
            <w:pPr>
              <w:rPr>
                <w:rFonts w:ascii="Arial" w:eastAsia="Times New Roman" w:hAnsi="Arial" w:cs="Arial"/>
              </w:rPr>
            </w:pPr>
          </w:p>
          <w:p w14:paraId="481B9773" w14:textId="68B46C9F" w:rsidR="00855253" w:rsidRPr="00442847" w:rsidRDefault="13942167" w:rsidP="0062378F">
            <w:pPr>
              <w:jc w:val="both"/>
              <w:rPr>
                <w:rStyle w:val="Hyperlink"/>
                <w:rFonts w:ascii="Arial" w:hAnsi="Arial" w:cs="Arial"/>
                <w:color w:val="auto"/>
              </w:rPr>
            </w:pPr>
            <w:r w:rsidRPr="00442847">
              <w:rPr>
                <w:rFonts w:ascii="Arial" w:eastAsia="Times New Roman" w:hAnsi="Arial" w:cs="Arial"/>
              </w:rPr>
              <w:t>Packaging supplied under t</w:t>
            </w:r>
            <w:r w:rsidR="2F8AB286" w:rsidRPr="00442847">
              <w:rPr>
                <w:rFonts w:ascii="Arial" w:eastAsia="Times New Roman" w:hAnsi="Arial" w:cs="Arial"/>
              </w:rPr>
              <w:t xml:space="preserve">his function </w:t>
            </w:r>
            <w:r w:rsidR="71500CE9" w:rsidRPr="00442847">
              <w:rPr>
                <w:rFonts w:ascii="Arial" w:eastAsia="Times New Roman" w:hAnsi="Arial" w:cs="Arial"/>
              </w:rPr>
              <w:t>is included when</w:t>
            </w:r>
            <w:r w:rsidR="2F8AB286" w:rsidRPr="00442847">
              <w:rPr>
                <w:rFonts w:ascii="Arial" w:eastAsia="Times New Roman" w:hAnsi="Arial" w:cs="Arial"/>
              </w:rPr>
              <w:t xml:space="preserve"> </w:t>
            </w:r>
            <w:r w:rsidR="0D99461A" w:rsidRPr="00442847">
              <w:rPr>
                <w:rFonts w:ascii="Arial" w:eastAsia="Times New Roman" w:hAnsi="Arial" w:cs="Arial"/>
              </w:rPr>
              <w:t xml:space="preserve">assessing </w:t>
            </w:r>
            <w:r w:rsidR="0EFB5C16" w:rsidRPr="00442847">
              <w:rPr>
                <w:rFonts w:ascii="Arial" w:eastAsia="Times New Roman" w:hAnsi="Arial" w:cs="Arial"/>
              </w:rPr>
              <w:t>whether</w:t>
            </w:r>
            <w:r w:rsidR="0D99461A" w:rsidRPr="00442847">
              <w:rPr>
                <w:rFonts w:ascii="Arial" w:eastAsia="Times New Roman" w:hAnsi="Arial" w:cs="Arial"/>
              </w:rPr>
              <w:t xml:space="preserve"> a producer meets the</w:t>
            </w:r>
            <w:r w:rsidR="0AC22A53" w:rsidRPr="00442847">
              <w:rPr>
                <w:rFonts w:ascii="Arial" w:eastAsia="Times New Roman" w:hAnsi="Arial" w:cs="Arial"/>
              </w:rPr>
              <w:t xml:space="preserve"> </w:t>
            </w:r>
            <w:r w:rsidR="640D414E" w:rsidRPr="00442847">
              <w:rPr>
                <w:rFonts w:ascii="Arial" w:eastAsia="Times New Roman" w:hAnsi="Arial" w:cs="Arial"/>
              </w:rPr>
              <w:t>packaging</w:t>
            </w:r>
            <w:r w:rsidR="287CE64A" w:rsidRPr="00442847">
              <w:rPr>
                <w:rFonts w:ascii="Arial" w:eastAsia="Times New Roman" w:hAnsi="Arial" w:cs="Arial"/>
              </w:rPr>
              <w:t xml:space="preserve"> </w:t>
            </w:r>
            <w:r w:rsidR="009D0CC1" w:rsidRPr="00442847">
              <w:rPr>
                <w:rFonts w:ascii="Arial" w:eastAsia="Times New Roman" w:hAnsi="Arial" w:cs="Arial"/>
              </w:rPr>
              <w:t xml:space="preserve">supplied </w:t>
            </w:r>
            <w:r w:rsidR="0D99461A" w:rsidRPr="00442847">
              <w:rPr>
                <w:rFonts w:ascii="Arial" w:eastAsia="Times New Roman" w:hAnsi="Arial" w:cs="Arial"/>
              </w:rPr>
              <w:t>thresholds</w:t>
            </w:r>
            <w:r w:rsidR="168DD8D8" w:rsidRPr="00442847">
              <w:rPr>
                <w:rFonts w:ascii="Arial" w:eastAsia="Times New Roman" w:hAnsi="Arial" w:cs="Arial"/>
              </w:rPr>
              <w:t>,</w:t>
            </w:r>
            <w:r w:rsidR="0D99461A" w:rsidRPr="00442847">
              <w:rPr>
                <w:rFonts w:ascii="Arial" w:eastAsia="Times New Roman" w:hAnsi="Arial" w:cs="Arial"/>
              </w:rPr>
              <w:t xml:space="preserve"> and </w:t>
            </w:r>
            <w:r w:rsidR="5999B67D" w:rsidRPr="00442847">
              <w:rPr>
                <w:rFonts w:ascii="Arial" w:eastAsia="Times New Roman" w:hAnsi="Arial" w:cs="Arial"/>
              </w:rPr>
              <w:t xml:space="preserve">also </w:t>
            </w:r>
            <w:r w:rsidR="0D99461A" w:rsidRPr="00442847">
              <w:rPr>
                <w:rFonts w:ascii="Arial" w:eastAsia="Times New Roman" w:hAnsi="Arial" w:cs="Arial"/>
              </w:rPr>
              <w:t>to</w:t>
            </w:r>
            <w:r w:rsidR="2F8AB286" w:rsidRPr="00442847">
              <w:rPr>
                <w:rFonts w:ascii="Arial" w:eastAsia="Times New Roman" w:hAnsi="Arial" w:cs="Arial"/>
              </w:rPr>
              <w:t xml:space="preserve"> ‘Nation of Sale’ </w:t>
            </w:r>
            <w:r w:rsidR="0F183944" w:rsidRPr="00442847">
              <w:rPr>
                <w:rFonts w:ascii="Arial" w:eastAsia="Times New Roman" w:hAnsi="Arial" w:cs="Arial"/>
              </w:rPr>
              <w:t>data c</w:t>
            </w:r>
            <w:r w:rsidR="04C6732A" w:rsidRPr="00442847">
              <w:rPr>
                <w:rFonts w:ascii="Arial" w:eastAsia="Times New Roman" w:hAnsi="Arial" w:cs="Arial"/>
              </w:rPr>
              <w:t xml:space="preserve">ollection and </w:t>
            </w:r>
            <w:r w:rsidR="2F8AB286" w:rsidRPr="00442847">
              <w:rPr>
                <w:rFonts w:ascii="Arial" w:eastAsia="Times New Roman" w:hAnsi="Arial" w:cs="Arial"/>
              </w:rPr>
              <w:t xml:space="preserve">reporting only. </w:t>
            </w:r>
            <w:r w:rsidR="588A3384" w:rsidRPr="00442847">
              <w:rPr>
                <w:rFonts w:ascii="Arial" w:eastAsia="Times New Roman" w:hAnsi="Arial" w:cs="Arial"/>
              </w:rPr>
              <w:t>For example, a</w:t>
            </w:r>
            <w:r w:rsidR="2F8AB286" w:rsidRPr="00442847">
              <w:rPr>
                <w:rFonts w:ascii="Arial" w:eastAsia="Times New Roman" w:hAnsi="Arial" w:cs="Arial"/>
              </w:rPr>
              <w:t xml:space="preserve"> producer may be a seller and </w:t>
            </w:r>
            <w:r w:rsidR="6D7A7108" w:rsidRPr="00442847">
              <w:rPr>
                <w:rFonts w:ascii="Arial" w:eastAsia="Times New Roman" w:hAnsi="Arial" w:cs="Arial"/>
              </w:rPr>
              <w:t xml:space="preserve">also </w:t>
            </w:r>
            <w:r w:rsidR="2F8AB286" w:rsidRPr="00442847">
              <w:rPr>
                <w:rFonts w:ascii="Arial" w:eastAsia="Times New Roman" w:hAnsi="Arial" w:cs="Arial"/>
              </w:rPr>
              <w:t>one of the</w:t>
            </w:r>
            <w:r w:rsidR="400DA7B0" w:rsidRPr="00442847">
              <w:rPr>
                <w:rFonts w:ascii="Arial" w:eastAsia="Times New Roman" w:hAnsi="Arial" w:cs="Arial"/>
              </w:rPr>
              <w:t xml:space="preserve"> other</w:t>
            </w:r>
            <w:r w:rsidR="2F8AB286" w:rsidRPr="00442847">
              <w:rPr>
                <w:rFonts w:ascii="Arial" w:eastAsia="Times New Roman" w:hAnsi="Arial" w:cs="Arial"/>
              </w:rPr>
              <w:t xml:space="preserve"> producer </w:t>
            </w:r>
            <w:r w:rsidR="76267C67" w:rsidRPr="00442847">
              <w:rPr>
                <w:rFonts w:ascii="Arial" w:eastAsia="Times New Roman" w:hAnsi="Arial" w:cs="Arial"/>
              </w:rPr>
              <w:t xml:space="preserve">functions </w:t>
            </w:r>
            <w:r w:rsidR="2F8AB286" w:rsidRPr="00442847">
              <w:rPr>
                <w:rFonts w:ascii="Arial" w:eastAsia="Times New Roman" w:hAnsi="Arial" w:cs="Arial"/>
              </w:rPr>
              <w:t xml:space="preserve">listed above for the same </w:t>
            </w:r>
            <w:r w:rsidR="4DFF908C" w:rsidRPr="00442847">
              <w:rPr>
                <w:rFonts w:ascii="Arial" w:eastAsia="Times New Roman" w:hAnsi="Arial" w:cs="Arial"/>
              </w:rPr>
              <w:t xml:space="preserve">item </w:t>
            </w:r>
            <w:r w:rsidR="4DFF908C" w:rsidRPr="00D05A6B">
              <w:rPr>
                <w:rFonts w:ascii="Arial" w:eastAsia="Times New Roman" w:hAnsi="Arial" w:cs="Arial"/>
              </w:rPr>
              <w:t xml:space="preserve">of </w:t>
            </w:r>
            <w:r w:rsidR="2F8AB286" w:rsidRPr="00D05A6B">
              <w:rPr>
                <w:rFonts w:ascii="Arial" w:eastAsia="Times New Roman" w:hAnsi="Arial" w:cs="Arial"/>
              </w:rPr>
              <w:t>packaging.</w:t>
            </w:r>
            <w:r w:rsidR="36EAF732" w:rsidRPr="00D05A6B">
              <w:rPr>
                <w:rFonts w:ascii="Arial" w:eastAsia="Times New Roman" w:hAnsi="Arial" w:cs="Arial"/>
              </w:rPr>
              <w:t xml:space="preserve">  </w:t>
            </w:r>
            <w:r w:rsidR="2F8AB286" w:rsidRPr="00D05A6B">
              <w:rPr>
                <w:rFonts w:ascii="Arial" w:eastAsia="Times New Roman" w:hAnsi="Arial" w:cs="Arial"/>
              </w:rPr>
              <w:t>For more information about nation</w:t>
            </w:r>
            <w:r w:rsidR="184FA0AB" w:rsidRPr="00D05A6B">
              <w:rPr>
                <w:rFonts w:ascii="Arial" w:eastAsia="Times New Roman" w:hAnsi="Arial" w:cs="Arial"/>
              </w:rPr>
              <w:t xml:space="preserve"> of sale</w:t>
            </w:r>
            <w:r w:rsidR="2F8AB286" w:rsidRPr="00D05A6B">
              <w:rPr>
                <w:rFonts w:ascii="Arial" w:eastAsia="Times New Roman" w:hAnsi="Arial" w:cs="Arial"/>
              </w:rPr>
              <w:t xml:space="preserve"> data, please refer to</w:t>
            </w:r>
            <w:r w:rsidR="00812544" w:rsidRPr="00D05A6B">
              <w:rPr>
                <w:rFonts w:ascii="Arial" w:eastAsia="Times New Roman" w:hAnsi="Arial" w:cs="Arial"/>
              </w:rPr>
              <w:t xml:space="preserve"> guidance at</w:t>
            </w:r>
            <w:r w:rsidR="00D87E90" w:rsidRPr="00D05A6B">
              <w:rPr>
                <w:rFonts w:ascii="Arial" w:eastAsia="Times New Roman" w:hAnsi="Arial" w:cs="Arial"/>
              </w:rPr>
              <w:t xml:space="preserve"> </w:t>
            </w:r>
            <w:hyperlink r:id="rId30" w:history="1">
              <w:r w:rsidR="00812544" w:rsidRPr="00D05A6B">
                <w:rPr>
                  <w:rStyle w:val="Hyperlink"/>
                  <w:rFonts w:ascii="Arial" w:hAnsi="Arial" w:cs="Arial"/>
                </w:rPr>
                <w:t>Who is affected and what to do - GOV.UK</w:t>
              </w:r>
            </w:hyperlink>
          </w:p>
        </w:tc>
      </w:tr>
    </w:tbl>
    <w:p w14:paraId="549C2028" w14:textId="77777777" w:rsidR="000349C9" w:rsidRDefault="000349C9" w:rsidP="007A6DFC">
      <w:pPr>
        <w:spacing w:line="276" w:lineRule="auto"/>
        <w:jc w:val="both"/>
        <w:rPr>
          <w:rFonts w:ascii="Arial" w:hAnsi="Arial" w:cs="Arial"/>
        </w:rPr>
      </w:pPr>
    </w:p>
    <w:p w14:paraId="4B99D190" w14:textId="3A914964" w:rsidR="00D2438F" w:rsidRDefault="00CA445A" w:rsidP="007A6DFC">
      <w:pPr>
        <w:spacing w:line="276" w:lineRule="auto"/>
        <w:jc w:val="both"/>
        <w:rPr>
          <w:rStyle w:val="Hyperlink"/>
          <w:rFonts w:ascii="Arial" w:hAnsi="Arial" w:cs="Arial"/>
        </w:rPr>
      </w:pPr>
      <w:r w:rsidRPr="006462A0">
        <w:rPr>
          <w:rFonts w:ascii="Arial" w:hAnsi="Arial" w:cs="Arial"/>
        </w:rPr>
        <w:t xml:space="preserve">For more information about packaging producer </w:t>
      </w:r>
      <w:r w:rsidR="00C23E5D">
        <w:rPr>
          <w:rFonts w:ascii="Arial" w:hAnsi="Arial" w:cs="Arial"/>
        </w:rPr>
        <w:t>functions</w:t>
      </w:r>
      <w:r w:rsidRPr="006462A0">
        <w:rPr>
          <w:rFonts w:ascii="Arial" w:hAnsi="Arial" w:cs="Arial"/>
        </w:rPr>
        <w:t>, p</w:t>
      </w:r>
      <w:r w:rsidR="00610356" w:rsidRPr="006462A0">
        <w:rPr>
          <w:rFonts w:ascii="Arial" w:hAnsi="Arial" w:cs="Arial"/>
        </w:rPr>
        <w:t xml:space="preserve">lease refer to guidance </w:t>
      </w:r>
      <w:r w:rsidR="00E20790" w:rsidRPr="006462A0">
        <w:rPr>
          <w:rFonts w:ascii="Arial" w:hAnsi="Arial" w:cs="Arial"/>
        </w:rPr>
        <w:t xml:space="preserve">at </w:t>
      </w:r>
      <w:hyperlink r:id="rId31" w:history="1">
        <w:r w:rsidR="006E013B">
          <w:rPr>
            <w:rStyle w:val="Hyperlink"/>
            <w:rFonts w:ascii="Arial" w:hAnsi="Arial" w:cs="Arial"/>
          </w:rPr>
          <w:t>Packaging data file specification for EPR - GOV.UK</w:t>
        </w:r>
      </w:hyperlink>
      <w:r w:rsidR="009518A6">
        <w:rPr>
          <w:rStyle w:val="Hyperlink"/>
          <w:rFonts w:ascii="Arial" w:hAnsi="Arial" w:cs="Arial"/>
        </w:rPr>
        <w:t>.</w:t>
      </w:r>
    </w:p>
    <w:p w14:paraId="47341AF9" w14:textId="77777777" w:rsidR="00704A3F" w:rsidRDefault="00704A3F" w:rsidP="007A6DFC">
      <w:pPr>
        <w:spacing w:line="276" w:lineRule="auto"/>
        <w:jc w:val="both"/>
        <w:rPr>
          <w:rStyle w:val="Hyperlink"/>
          <w:rFonts w:ascii="Arial" w:hAnsi="Arial" w:cs="Arial"/>
        </w:rPr>
      </w:pPr>
    </w:p>
    <w:p w14:paraId="741D8204" w14:textId="77777777" w:rsidR="009C6CBB" w:rsidRDefault="009C6CBB" w:rsidP="007A6DFC">
      <w:pPr>
        <w:spacing w:line="276" w:lineRule="auto"/>
        <w:jc w:val="both"/>
        <w:rPr>
          <w:rStyle w:val="Hyperlink"/>
          <w:rFonts w:ascii="Arial" w:hAnsi="Arial" w:cs="Arial"/>
        </w:rPr>
      </w:pPr>
    </w:p>
    <w:p w14:paraId="6E604EA7" w14:textId="3630B7A1" w:rsidR="00C409D9" w:rsidRPr="00A81037" w:rsidRDefault="2657B762" w:rsidP="009C67F6">
      <w:pPr>
        <w:pStyle w:val="ListParagraph"/>
        <w:numPr>
          <w:ilvl w:val="1"/>
          <w:numId w:val="5"/>
        </w:numPr>
        <w:rPr>
          <w:rFonts w:ascii="Arial" w:eastAsiaTheme="majorEastAsia" w:hAnsi="Arial" w:cstheme="majorBidi"/>
          <w:b/>
          <w:color w:val="008631"/>
          <w:sz w:val="32"/>
          <w:szCs w:val="32"/>
        </w:rPr>
      </w:pPr>
      <w:bookmarkStart w:id="13" w:name="Pt2_ProducerThresholds"/>
      <w:r w:rsidRPr="0D19C4A4">
        <w:rPr>
          <w:rFonts w:ascii="Arial" w:eastAsiaTheme="majorEastAsia" w:hAnsi="Arial" w:cstheme="majorBidi"/>
          <w:b/>
          <w:bCs/>
          <w:color w:val="008631"/>
          <w:sz w:val="32"/>
          <w:szCs w:val="32"/>
        </w:rPr>
        <w:t>Producer Threshold Criteria</w:t>
      </w:r>
    </w:p>
    <w:bookmarkEnd w:id="13"/>
    <w:p w14:paraId="1268C2DB" w14:textId="77777777" w:rsidR="007D6BB0" w:rsidRDefault="007D6BB0" w:rsidP="00784893">
      <w:pPr>
        <w:rPr>
          <w:rFonts w:cs="Arial"/>
          <w:bCs/>
        </w:rPr>
      </w:pPr>
    </w:p>
    <w:p w14:paraId="6E756568" w14:textId="363F3713" w:rsidR="00130C8E" w:rsidRDefault="491C3A97" w:rsidP="72E306BE">
      <w:pPr>
        <w:pStyle w:val="NormalWeb"/>
        <w:spacing w:before="0" w:beforeAutospacing="0" w:after="0" w:afterAutospacing="0" w:line="276" w:lineRule="auto"/>
        <w:jc w:val="both"/>
        <w:rPr>
          <w:rFonts w:ascii="Arial" w:eastAsiaTheme="minorEastAsia" w:hAnsi="Arial" w:cs="Arial"/>
          <w:sz w:val="22"/>
          <w:szCs w:val="22"/>
          <w:lang w:eastAsia="en-US"/>
        </w:rPr>
      </w:pPr>
      <w:r w:rsidRPr="72E306BE">
        <w:rPr>
          <w:rFonts w:ascii="Arial" w:eastAsiaTheme="minorEastAsia" w:hAnsi="Arial" w:cs="Arial"/>
          <w:sz w:val="22"/>
          <w:szCs w:val="22"/>
          <w:lang w:eastAsia="en-US"/>
        </w:rPr>
        <w:t>Not all businesses are obligated</w:t>
      </w:r>
      <w:r w:rsidR="556575BA" w:rsidRPr="72E306BE">
        <w:rPr>
          <w:rFonts w:ascii="Arial" w:eastAsiaTheme="minorEastAsia" w:hAnsi="Arial" w:cs="Arial"/>
          <w:sz w:val="22"/>
          <w:szCs w:val="22"/>
          <w:lang w:eastAsia="en-US"/>
        </w:rPr>
        <w:t>. T</w:t>
      </w:r>
      <w:r w:rsidRPr="72E306BE">
        <w:rPr>
          <w:rFonts w:ascii="Arial" w:eastAsiaTheme="minorEastAsia" w:hAnsi="Arial" w:cs="Arial"/>
          <w:sz w:val="22"/>
          <w:szCs w:val="22"/>
          <w:lang w:eastAsia="en-US"/>
        </w:rPr>
        <w:t>here a</w:t>
      </w:r>
      <w:r w:rsidR="0DC0B9CE" w:rsidRPr="72E306BE">
        <w:rPr>
          <w:rFonts w:ascii="Arial" w:eastAsiaTheme="minorEastAsia" w:hAnsi="Arial" w:cs="Arial"/>
          <w:sz w:val="22"/>
          <w:szCs w:val="22"/>
          <w:lang w:eastAsia="en-US"/>
        </w:rPr>
        <w:t>re</w:t>
      </w:r>
      <w:r w:rsidRPr="72E306BE">
        <w:rPr>
          <w:rFonts w:ascii="Arial" w:eastAsiaTheme="minorEastAsia" w:hAnsi="Arial" w:cs="Arial"/>
          <w:sz w:val="22"/>
          <w:szCs w:val="22"/>
          <w:lang w:eastAsia="en-US"/>
        </w:rPr>
        <w:t xml:space="preserve"> threshold</w:t>
      </w:r>
      <w:r w:rsidR="3E900AC6" w:rsidRPr="72E306BE">
        <w:rPr>
          <w:rFonts w:ascii="Arial" w:eastAsiaTheme="minorEastAsia" w:hAnsi="Arial" w:cs="Arial"/>
          <w:sz w:val="22"/>
          <w:szCs w:val="22"/>
          <w:lang w:eastAsia="en-US"/>
        </w:rPr>
        <w:t>s</w:t>
      </w:r>
      <w:r w:rsidRPr="72E306BE">
        <w:rPr>
          <w:rFonts w:ascii="Arial" w:eastAsiaTheme="minorEastAsia" w:hAnsi="Arial" w:cs="Arial"/>
          <w:sz w:val="22"/>
          <w:szCs w:val="22"/>
          <w:lang w:eastAsia="en-US"/>
        </w:rPr>
        <w:t xml:space="preserve">, determined by </w:t>
      </w:r>
      <w:r w:rsidR="556575BA" w:rsidRPr="72E306BE">
        <w:rPr>
          <w:rFonts w:ascii="Arial" w:eastAsiaTheme="minorEastAsia" w:hAnsi="Arial" w:cs="Arial"/>
          <w:sz w:val="22"/>
          <w:szCs w:val="22"/>
          <w:lang w:eastAsia="en-US"/>
        </w:rPr>
        <w:t xml:space="preserve">the tonnage of </w:t>
      </w:r>
      <w:r w:rsidR="505A2C6C" w:rsidRPr="72E306BE">
        <w:rPr>
          <w:rFonts w:ascii="Arial" w:eastAsiaTheme="minorEastAsia" w:hAnsi="Arial" w:cs="Arial"/>
          <w:sz w:val="22"/>
          <w:szCs w:val="22"/>
          <w:lang w:eastAsia="en-US"/>
        </w:rPr>
        <w:t>packaging supplied to the UK market</w:t>
      </w:r>
      <w:r w:rsidR="25215211" w:rsidRPr="72E306BE">
        <w:rPr>
          <w:rFonts w:ascii="Arial" w:eastAsiaTheme="minorEastAsia" w:hAnsi="Arial" w:cs="Arial"/>
          <w:sz w:val="22"/>
          <w:szCs w:val="22"/>
          <w:lang w:eastAsia="en-US"/>
        </w:rPr>
        <w:t xml:space="preserve"> (this includes </w:t>
      </w:r>
      <w:r w:rsidR="00D77522">
        <w:rPr>
          <w:rFonts w:ascii="Arial" w:eastAsiaTheme="minorEastAsia" w:hAnsi="Arial" w:cs="Arial"/>
          <w:sz w:val="22"/>
          <w:szCs w:val="22"/>
          <w:lang w:eastAsia="en-US"/>
        </w:rPr>
        <w:t xml:space="preserve">filled and unfilled </w:t>
      </w:r>
      <w:r w:rsidR="0AB73F41" w:rsidRPr="72E306BE">
        <w:rPr>
          <w:rFonts w:ascii="Arial" w:eastAsiaTheme="minorEastAsia" w:hAnsi="Arial" w:cs="Arial"/>
          <w:sz w:val="22"/>
          <w:szCs w:val="22"/>
          <w:lang w:eastAsia="en-US"/>
        </w:rPr>
        <w:t>packaging</w:t>
      </w:r>
      <w:r w:rsidR="25215211" w:rsidRPr="72E306BE">
        <w:rPr>
          <w:rFonts w:ascii="Arial" w:eastAsiaTheme="minorEastAsia" w:hAnsi="Arial" w:cs="Arial"/>
          <w:sz w:val="22"/>
          <w:szCs w:val="22"/>
          <w:lang w:eastAsia="en-US"/>
        </w:rPr>
        <w:t xml:space="preserve"> imported, and discarded</w:t>
      </w:r>
      <w:r w:rsidR="00D77522">
        <w:rPr>
          <w:rFonts w:ascii="Arial" w:eastAsiaTheme="minorEastAsia" w:hAnsi="Arial" w:cs="Arial"/>
          <w:sz w:val="22"/>
          <w:szCs w:val="22"/>
          <w:lang w:eastAsia="en-US"/>
        </w:rPr>
        <w:t xml:space="preserve"> by the importer</w:t>
      </w:r>
      <w:r w:rsidR="25215211" w:rsidRPr="72E306BE">
        <w:rPr>
          <w:rFonts w:ascii="Arial" w:eastAsiaTheme="minorEastAsia" w:hAnsi="Arial" w:cs="Arial"/>
          <w:sz w:val="22"/>
          <w:szCs w:val="22"/>
          <w:lang w:eastAsia="en-US"/>
        </w:rPr>
        <w:t>)</w:t>
      </w:r>
      <w:r w:rsidR="37FF3D1D" w:rsidRPr="72E306BE">
        <w:rPr>
          <w:rFonts w:ascii="Arial" w:eastAsiaTheme="minorEastAsia" w:hAnsi="Arial" w:cs="Arial"/>
          <w:sz w:val="22"/>
          <w:szCs w:val="22"/>
          <w:lang w:eastAsia="en-US"/>
        </w:rPr>
        <w:t>,</w:t>
      </w:r>
      <w:r w:rsidRPr="72E306BE">
        <w:rPr>
          <w:rFonts w:ascii="Arial" w:eastAsiaTheme="minorEastAsia" w:hAnsi="Arial" w:cs="Arial"/>
          <w:sz w:val="22"/>
          <w:szCs w:val="22"/>
          <w:lang w:eastAsia="en-US"/>
        </w:rPr>
        <w:t xml:space="preserve"> and business turnover</w:t>
      </w:r>
      <w:r w:rsidR="1413BBC6" w:rsidRPr="72E306BE">
        <w:rPr>
          <w:rFonts w:ascii="Arial" w:eastAsiaTheme="minorEastAsia" w:hAnsi="Arial" w:cs="Arial"/>
          <w:sz w:val="22"/>
          <w:szCs w:val="22"/>
          <w:lang w:eastAsia="en-US"/>
        </w:rPr>
        <w:t xml:space="preserve">. </w:t>
      </w:r>
    </w:p>
    <w:p w14:paraId="3695DA07" w14:textId="77777777" w:rsidR="00130C8E" w:rsidRDefault="00130C8E" w:rsidP="007A6DFC">
      <w:pPr>
        <w:pStyle w:val="NormalWeb"/>
        <w:spacing w:before="0" w:beforeAutospacing="0" w:after="0" w:afterAutospacing="0" w:line="276" w:lineRule="auto"/>
        <w:jc w:val="both"/>
        <w:rPr>
          <w:rFonts w:ascii="Arial" w:eastAsiaTheme="minorEastAsia" w:hAnsi="Arial" w:cs="Arial"/>
          <w:sz w:val="22"/>
          <w:szCs w:val="22"/>
          <w:lang w:eastAsia="en-US"/>
        </w:rPr>
      </w:pPr>
    </w:p>
    <w:p w14:paraId="4A136C72" w14:textId="2C0EA4EB" w:rsidR="00F548BC" w:rsidRPr="00C23E5D" w:rsidRDefault="00063253" w:rsidP="007A6DFC">
      <w:pPr>
        <w:pStyle w:val="NormalWeb"/>
        <w:spacing w:before="0" w:beforeAutospacing="0" w:after="0" w:afterAutospacing="0" w:line="276" w:lineRule="auto"/>
        <w:jc w:val="both"/>
        <w:rPr>
          <w:rFonts w:ascii="Arial" w:eastAsiaTheme="minorEastAsia" w:hAnsi="Arial" w:cs="Arial"/>
          <w:sz w:val="22"/>
          <w:szCs w:val="22"/>
          <w:lang w:eastAsia="en-US"/>
        </w:rPr>
      </w:pPr>
      <w:r>
        <w:rPr>
          <w:rFonts w:ascii="Arial" w:eastAsiaTheme="minorEastAsia" w:hAnsi="Arial" w:cs="Arial"/>
          <w:sz w:val="22"/>
          <w:szCs w:val="22"/>
          <w:lang w:eastAsia="en-US"/>
        </w:rPr>
        <w:t xml:space="preserve">The </w:t>
      </w:r>
      <w:r w:rsidR="44E2EFD3" w:rsidRPr="0D9FF8EC">
        <w:rPr>
          <w:rFonts w:ascii="Arial" w:eastAsiaTheme="minorEastAsia" w:hAnsi="Arial" w:cs="Arial"/>
          <w:sz w:val="22"/>
          <w:szCs w:val="22"/>
          <w:lang w:eastAsia="en-US"/>
        </w:rPr>
        <w:t>table below</w:t>
      </w:r>
      <w:r>
        <w:rPr>
          <w:rFonts w:ascii="Arial" w:eastAsiaTheme="minorEastAsia" w:hAnsi="Arial" w:cs="Arial"/>
          <w:sz w:val="22"/>
          <w:szCs w:val="22"/>
          <w:lang w:eastAsia="en-US"/>
        </w:rPr>
        <w:t xml:space="preserve"> </w:t>
      </w:r>
      <w:r w:rsidR="00D957D6">
        <w:rPr>
          <w:rFonts w:ascii="Arial" w:eastAsiaTheme="minorEastAsia" w:hAnsi="Arial" w:cs="Arial"/>
          <w:sz w:val="22"/>
          <w:szCs w:val="22"/>
          <w:lang w:eastAsia="en-US"/>
        </w:rPr>
        <w:t>shows</w:t>
      </w:r>
      <w:r w:rsidR="00F869CC">
        <w:rPr>
          <w:rFonts w:ascii="Arial" w:eastAsiaTheme="minorEastAsia" w:hAnsi="Arial" w:cs="Arial"/>
          <w:sz w:val="22"/>
          <w:szCs w:val="22"/>
          <w:lang w:eastAsia="en-US"/>
        </w:rPr>
        <w:t xml:space="preserve"> when </w:t>
      </w:r>
      <w:r w:rsidR="00C0624D">
        <w:rPr>
          <w:rFonts w:ascii="Arial" w:eastAsiaTheme="minorEastAsia" w:hAnsi="Arial" w:cs="Arial"/>
          <w:sz w:val="22"/>
          <w:szCs w:val="22"/>
          <w:lang w:eastAsia="en-US"/>
        </w:rPr>
        <w:t>a</w:t>
      </w:r>
      <w:r w:rsidR="00C23E5D">
        <w:rPr>
          <w:rFonts w:ascii="Arial" w:eastAsiaTheme="minorEastAsia" w:hAnsi="Arial" w:cs="Arial"/>
          <w:sz w:val="22"/>
          <w:szCs w:val="22"/>
          <w:lang w:eastAsia="en-US"/>
        </w:rPr>
        <w:t>n</w:t>
      </w:r>
      <w:r w:rsidR="00C0624D">
        <w:rPr>
          <w:rFonts w:ascii="Arial" w:eastAsiaTheme="minorEastAsia" w:hAnsi="Arial" w:cs="Arial"/>
          <w:sz w:val="22"/>
          <w:szCs w:val="22"/>
          <w:lang w:eastAsia="en-US"/>
        </w:rPr>
        <w:t xml:space="preserve"> </w:t>
      </w:r>
      <w:r w:rsidR="3E94E935" w:rsidRPr="18D55C28">
        <w:rPr>
          <w:rFonts w:ascii="Arial" w:eastAsiaTheme="minorEastAsia" w:hAnsi="Arial" w:cs="Arial"/>
          <w:sz w:val="22"/>
          <w:szCs w:val="22"/>
          <w:lang w:eastAsia="en-US"/>
        </w:rPr>
        <w:t>organisation</w:t>
      </w:r>
      <w:r w:rsidR="00C0624D">
        <w:rPr>
          <w:rFonts w:ascii="Arial" w:eastAsiaTheme="minorEastAsia" w:hAnsi="Arial" w:cs="Arial"/>
          <w:sz w:val="22"/>
          <w:szCs w:val="22"/>
          <w:lang w:eastAsia="en-US"/>
        </w:rPr>
        <w:t xml:space="preserve"> is </w:t>
      </w:r>
      <w:r w:rsidR="00B15B19">
        <w:rPr>
          <w:rFonts w:ascii="Arial" w:eastAsiaTheme="minorEastAsia" w:hAnsi="Arial" w:cs="Arial"/>
          <w:sz w:val="22"/>
          <w:szCs w:val="22"/>
          <w:lang w:eastAsia="en-US"/>
        </w:rPr>
        <w:t>obligated</w:t>
      </w:r>
      <w:r w:rsidR="000303C6">
        <w:rPr>
          <w:rFonts w:ascii="Arial" w:eastAsiaTheme="minorEastAsia" w:hAnsi="Arial" w:cs="Arial"/>
          <w:sz w:val="22"/>
          <w:szCs w:val="22"/>
          <w:lang w:eastAsia="en-US"/>
        </w:rPr>
        <w:t xml:space="preserve"> as a small </w:t>
      </w:r>
      <w:r w:rsidR="1C6F174A" w:rsidRPr="18D55C28">
        <w:rPr>
          <w:rFonts w:ascii="Arial" w:eastAsiaTheme="minorEastAsia" w:hAnsi="Arial" w:cs="Arial"/>
          <w:sz w:val="22"/>
          <w:szCs w:val="22"/>
          <w:lang w:eastAsia="en-US"/>
        </w:rPr>
        <w:t>producer</w:t>
      </w:r>
      <w:r w:rsidR="00C23E5D">
        <w:rPr>
          <w:rFonts w:ascii="Arial" w:eastAsiaTheme="minorEastAsia" w:hAnsi="Arial" w:cs="Arial"/>
          <w:sz w:val="22"/>
          <w:szCs w:val="22"/>
          <w:lang w:eastAsia="en-US"/>
        </w:rPr>
        <w:t>,</w:t>
      </w:r>
      <w:r w:rsidR="1C6F174A" w:rsidRPr="18D55C28">
        <w:rPr>
          <w:rFonts w:ascii="Arial" w:eastAsiaTheme="minorEastAsia" w:hAnsi="Arial" w:cs="Arial"/>
          <w:sz w:val="22"/>
          <w:szCs w:val="22"/>
          <w:lang w:eastAsia="en-US"/>
        </w:rPr>
        <w:t xml:space="preserve"> </w:t>
      </w:r>
      <w:r w:rsidR="00B55CC9">
        <w:rPr>
          <w:rFonts w:ascii="Arial" w:eastAsiaTheme="minorEastAsia" w:hAnsi="Arial" w:cs="Arial"/>
          <w:sz w:val="22"/>
          <w:szCs w:val="22"/>
          <w:lang w:eastAsia="en-US"/>
        </w:rPr>
        <w:t xml:space="preserve">or a large </w:t>
      </w:r>
      <w:r w:rsidR="681AA269" w:rsidRPr="18D55C28">
        <w:rPr>
          <w:rFonts w:ascii="Arial" w:eastAsiaTheme="minorEastAsia" w:hAnsi="Arial" w:cs="Arial"/>
          <w:sz w:val="22"/>
          <w:szCs w:val="22"/>
          <w:lang w:eastAsia="en-US"/>
        </w:rPr>
        <w:t>producer</w:t>
      </w:r>
      <w:r w:rsidR="00C23E5D">
        <w:rPr>
          <w:rFonts w:ascii="Arial" w:eastAsiaTheme="minorEastAsia" w:hAnsi="Arial" w:cs="Arial"/>
          <w:sz w:val="22"/>
          <w:szCs w:val="22"/>
          <w:lang w:eastAsia="en-US"/>
        </w:rPr>
        <w:t>,</w:t>
      </w:r>
      <w:r w:rsidR="00B55CC9">
        <w:rPr>
          <w:rFonts w:ascii="Arial" w:eastAsiaTheme="minorEastAsia" w:hAnsi="Arial" w:cs="Arial"/>
          <w:sz w:val="22"/>
          <w:szCs w:val="22"/>
          <w:lang w:eastAsia="en-US"/>
        </w:rPr>
        <w:t xml:space="preserve"> </w:t>
      </w:r>
      <w:r w:rsidR="00893D83">
        <w:rPr>
          <w:rFonts w:ascii="Arial" w:eastAsiaTheme="minorEastAsia" w:hAnsi="Arial" w:cs="Arial"/>
          <w:sz w:val="22"/>
          <w:szCs w:val="22"/>
          <w:lang w:eastAsia="en-US"/>
        </w:rPr>
        <w:t>or not obligated at all</w:t>
      </w:r>
      <w:r w:rsidR="5091FC03" w:rsidRPr="0D9FF8EC">
        <w:rPr>
          <w:rFonts w:ascii="Arial" w:eastAsiaTheme="minorEastAsia" w:hAnsi="Arial" w:cs="Arial"/>
          <w:sz w:val="22"/>
          <w:szCs w:val="22"/>
          <w:lang w:eastAsia="en-US"/>
        </w:rPr>
        <w:t>.</w:t>
      </w:r>
    </w:p>
    <w:p w14:paraId="797CBD97" w14:textId="77777777" w:rsidR="00C762D9" w:rsidRPr="00C23E5D" w:rsidRDefault="00C762D9" w:rsidP="0D9FF8EC">
      <w:pPr>
        <w:pStyle w:val="NormalWeb"/>
        <w:spacing w:before="0" w:beforeAutospacing="0" w:after="0" w:afterAutospacing="0"/>
        <w:rPr>
          <w:rFonts w:ascii="Arial" w:eastAsiaTheme="minorEastAsia" w:hAnsi="Arial" w:cs="Arial"/>
          <w:sz w:val="22"/>
          <w:szCs w:val="22"/>
          <w:lang w:eastAsia="en-US"/>
        </w:rPr>
      </w:pPr>
    </w:p>
    <w:tbl>
      <w:tblPr>
        <w:tblStyle w:val="TableGrid"/>
        <w:tblW w:w="9209" w:type="dxa"/>
        <w:tblLayout w:type="fixed"/>
        <w:tblLook w:val="06A0" w:firstRow="1" w:lastRow="0" w:firstColumn="1" w:lastColumn="0" w:noHBand="1" w:noVBand="1"/>
      </w:tblPr>
      <w:tblGrid>
        <w:gridCol w:w="2263"/>
        <w:gridCol w:w="1701"/>
        <w:gridCol w:w="1560"/>
        <w:gridCol w:w="1842"/>
        <w:gridCol w:w="1843"/>
      </w:tblGrid>
      <w:tr w:rsidR="009A4C7F" w14:paraId="06EE8D56" w14:textId="77777777" w:rsidTr="72E306BE">
        <w:trPr>
          <w:trHeight w:val="300"/>
        </w:trPr>
        <w:tc>
          <w:tcPr>
            <w:tcW w:w="3964" w:type="dxa"/>
            <w:gridSpan w:val="2"/>
            <w:vMerge w:val="restart"/>
            <w:shd w:val="clear" w:color="auto" w:fill="1F3864" w:themeFill="accent1" w:themeFillShade="80"/>
            <w:vAlign w:val="center"/>
          </w:tcPr>
          <w:p w14:paraId="08FC7718" w14:textId="5548FBF6" w:rsidR="009A4C7F" w:rsidRDefault="007A6DFC" w:rsidP="009A4C7F">
            <w:pPr>
              <w:pStyle w:val="NormalWeb"/>
              <w:spacing w:before="0" w:beforeAutospacing="0" w:after="0" w:afterAutospacing="0"/>
              <w:rPr>
                <w:rFonts w:ascii="Arial" w:eastAsiaTheme="minorEastAsia" w:hAnsi="Arial" w:cs="Arial"/>
                <w:sz w:val="22"/>
                <w:szCs w:val="22"/>
                <w:lang w:eastAsia="en-US"/>
              </w:rPr>
            </w:pPr>
            <w:r w:rsidRPr="0D9FF8EC">
              <w:rPr>
                <w:rFonts w:ascii="Arial" w:hAnsi="Arial" w:cs="Arial"/>
                <w:b/>
                <w:bCs/>
              </w:rPr>
              <w:t>Producer Threshol</w:t>
            </w:r>
            <w:r>
              <w:rPr>
                <w:rFonts w:ascii="Arial" w:hAnsi="Arial" w:cs="Arial"/>
                <w:b/>
                <w:bCs/>
              </w:rPr>
              <w:t>ds</w:t>
            </w:r>
          </w:p>
        </w:tc>
        <w:tc>
          <w:tcPr>
            <w:tcW w:w="5245" w:type="dxa"/>
            <w:gridSpan w:val="3"/>
            <w:shd w:val="clear" w:color="auto" w:fill="B4C6E7" w:themeFill="accent1" w:themeFillTint="66"/>
            <w:vAlign w:val="center"/>
          </w:tcPr>
          <w:p w14:paraId="47A83823" w14:textId="5773802A" w:rsidR="009A4C7F" w:rsidRDefault="009A4C7F" w:rsidP="00BC7750">
            <w:pPr>
              <w:pStyle w:val="NormalWeb"/>
              <w:jc w:val="center"/>
              <w:rPr>
                <w:rFonts w:ascii="Arial" w:eastAsiaTheme="minorEastAsia" w:hAnsi="Arial" w:cs="Arial"/>
                <w:sz w:val="22"/>
                <w:szCs w:val="22"/>
                <w:lang w:eastAsia="en-US"/>
              </w:rPr>
            </w:pPr>
            <w:r w:rsidRPr="009F7636">
              <w:rPr>
                <w:rFonts w:ascii="Arial" w:eastAsiaTheme="minorEastAsia" w:hAnsi="Arial" w:cs="Arial"/>
                <w:b/>
                <w:bCs/>
                <w:sz w:val="22"/>
                <w:szCs w:val="22"/>
                <w:lang w:eastAsia="en-US"/>
              </w:rPr>
              <w:t>Turnover</w:t>
            </w:r>
          </w:p>
        </w:tc>
      </w:tr>
      <w:tr w:rsidR="009A4C7F" w14:paraId="364C48FB" w14:textId="2E2D6405" w:rsidTr="72E306BE">
        <w:trPr>
          <w:trHeight w:val="300"/>
        </w:trPr>
        <w:tc>
          <w:tcPr>
            <w:tcW w:w="3964" w:type="dxa"/>
            <w:gridSpan w:val="2"/>
            <w:vMerge/>
            <w:vAlign w:val="center"/>
          </w:tcPr>
          <w:p w14:paraId="4FC48F50" w14:textId="156FA520" w:rsidR="009A4C7F" w:rsidRDefault="009A4C7F" w:rsidP="009A4C7F">
            <w:pPr>
              <w:pStyle w:val="NormalWeb"/>
              <w:rPr>
                <w:rFonts w:ascii="Arial" w:eastAsiaTheme="minorEastAsia" w:hAnsi="Arial" w:cs="Arial"/>
                <w:sz w:val="22"/>
                <w:szCs w:val="22"/>
                <w:lang w:eastAsia="en-US"/>
              </w:rPr>
            </w:pPr>
          </w:p>
        </w:tc>
        <w:tc>
          <w:tcPr>
            <w:tcW w:w="1560" w:type="dxa"/>
            <w:shd w:val="clear" w:color="auto" w:fill="B4C6E7" w:themeFill="accent1" w:themeFillTint="66"/>
            <w:vAlign w:val="center"/>
          </w:tcPr>
          <w:p w14:paraId="163F083F" w14:textId="46109455" w:rsidR="009A4C7F" w:rsidRDefault="00D4295F" w:rsidP="00BC7750">
            <w:pPr>
              <w:pStyle w:val="NormalWeb"/>
              <w:jc w:val="center"/>
              <w:rPr>
                <w:rFonts w:ascii="Arial" w:eastAsiaTheme="minorEastAsia" w:hAnsi="Arial" w:cs="Arial"/>
                <w:sz w:val="22"/>
                <w:szCs w:val="22"/>
                <w:lang w:eastAsia="en-US"/>
              </w:rPr>
            </w:pPr>
            <w:r>
              <w:rPr>
                <w:rFonts w:ascii="Arial" w:eastAsiaTheme="minorEastAsia" w:hAnsi="Arial" w:cs="Arial"/>
                <w:sz w:val="22"/>
                <w:szCs w:val="22"/>
                <w:lang w:eastAsia="en-US"/>
              </w:rPr>
              <w:t>≤</w:t>
            </w:r>
            <w:r w:rsidR="009A4C7F" w:rsidRPr="14D59B3A">
              <w:rPr>
                <w:rFonts w:ascii="Arial" w:eastAsiaTheme="minorEastAsia" w:hAnsi="Arial" w:cs="Arial"/>
                <w:sz w:val="22"/>
                <w:szCs w:val="22"/>
                <w:lang w:eastAsia="en-US"/>
              </w:rPr>
              <w:t>£1m</w:t>
            </w:r>
          </w:p>
        </w:tc>
        <w:tc>
          <w:tcPr>
            <w:tcW w:w="1842" w:type="dxa"/>
            <w:shd w:val="clear" w:color="auto" w:fill="B4C6E7" w:themeFill="accent1" w:themeFillTint="66"/>
            <w:vAlign w:val="center"/>
          </w:tcPr>
          <w:p w14:paraId="48C5AE90" w14:textId="2BC36D78" w:rsidR="009A4C7F" w:rsidRPr="0C11A4BC" w:rsidRDefault="005376A5" w:rsidP="72E306BE">
            <w:pPr>
              <w:pStyle w:val="NormalWeb"/>
              <w:jc w:val="center"/>
              <w:rPr>
                <w:rFonts w:ascii="Arial" w:eastAsiaTheme="minorEastAsia" w:hAnsi="Arial" w:cs="Arial"/>
                <w:sz w:val="22"/>
                <w:szCs w:val="22"/>
                <w:lang w:eastAsia="en-US"/>
              </w:rPr>
            </w:pPr>
            <w:r>
              <w:rPr>
                <w:rFonts w:ascii="Arial" w:eastAsiaTheme="minorEastAsia" w:hAnsi="Arial" w:cs="Arial"/>
                <w:sz w:val="22"/>
                <w:szCs w:val="22"/>
                <w:lang w:eastAsia="en-US"/>
              </w:rPr>
              <w:t>&gt;</w:t>
            </w:r>
            <w:r w:rsidR="1FE44C6B" w:rsidRPr="72E306BE">
              <w:rPr>
                <w:rFonts w:ascii="Arial" w:eastAsiaTheme="minorEastAsia" w:hAnsi="Arial" w:cs="Arial"/>
                <w:sz w:val="22"/>
                <w:szCs w:val="22"/>
                <w:lang w:eastAsia="en-US"/>
              </w:rPr>
              <w:t>£1</w:t>
            </w:r>
            <w:r w:rsidR="00176C2F">
              <w:rPr>
                <w:rFonts w:ascii="Arial" w:eastAsiaTheme="minorEastAsia" w:hAnsi="Arial" w:cs="Arial"/>
                <w:sz w:val="22"/>
                <w:szCs w:val="22"/>
                <w:lang w:eastAsia="en-US"/>
              </w:rPr>
              <w:t>m</w:t>
            </w:r>
            <w:r w:rsidR="1FE44C6B" w:rsidRPr="72E306BE">
              <w:rPr>
                <w:rFonts w:ascii="Arial" w:eastAsiaTheme="minorEastAsia" w:hAnsi="Arial" w:cs="Arial"/>
                <w:sz w:val="22"/>
                <w:szCs w:val="22"/>
                <w:lang w:eastAsia="en-US"/>
              </w:rPr>
              <w:t>-£2m</w:t>
            </w:r>
          </w:p>
        </w:tc>
        <w:tc>
          <w:tcPr>
            <w:tcW w:w="1843" w:type="dxa"/>
            <w:shd w:val="clear" w:color="auto" w:fill="B4C6E7" w:themeFill="accent1" w:themeFillTint="66"/>
            <w:vAlign w:val="center"/>
          </w:tcPr>
          <w:p w14:paraId="692050F7" w14:textId="7BC9F8A6" w:rsidR="009A4C7F" w:rsidRPr="0C11A4BC" w:rsidRDefault="009A4C7F" w:rsidP="00BC7750">
            <w:pPr>
              <w:pStyle w:val="NormalWeb"/>
              <w:jc w:val="center"/>
              <w:rPr>
                <w:rFonts w:ascii="Arial" w:eastAsiaTheme="minorEastAsia" w:hAnsi="Arial" w:cs="Arial"/>
                <w:sz w:val="22"/>
                <w:szCs w:val="22"/>
                <w:lang w:eastAsia="en-US"/>
              </w:rPr>
            </w:pPr>
            <w:r w:rsidRPr="0D0EB5FB">
              <w:rPr>
                <w:rFonts w:ascii="Arial" w:eastAsiaTheme="minorEastAsia" w:hAnsi="Arial" w:cs="Arial"/>
                <w:sz w:val="22"/>
                <w:szCs w:val="22"/>
                <w:lang w:eastAsia="en-US"/>
              </w:rPr>
              <w:t>&gt;£2m</w:t>
            </w:r>
          </w:p>
        </w:tc>
      </w:tr>
      <w:tr w:rsidR="009A4C7F" w14:paraId="21327720" w14:textId="77777777" w:rsidTr="006B3874">
        <w:trPr>
          <w:trHeight w:val="759"/>
        </w:trPr>
        <w:tc>
          <w:tcPr>
            <w:tcW w:w="2263" w:type="dxa"/>
            <w:vMerge w:val="restart"/>
            <w:shd w:val="clear" w:color="auto" w:fill="B4C6E7" w:themeFill="accent1" w:themeFillTint="66"/>
            <w:vAlign w:val="center"/>
          </w:tcPr>
          <w:p w14:paraId="28062CB2" w14:textId="77777777" w:rsidR="009A4C7F" w:rsidRPr="006A3EEE" w:rsidRDefault="009A4C7F" w:rsidP="009A4C7F">
            <w:pPr>
              <w:pStyle w:val="NormalWeb"/>
              <w:rPr>
                <w:rFonts w:ascii="Arial" w:eastAsiaTheme="minorEastAsia" w:hAnsi="Arial" w:cs="Arial"/>
                <w:b/>
                <w:bCs/>
                <w:sz w:val="22"/>
                <w:szCs w:val="22"/>
                <w:lang w:eastAsia="en-US"/>
              </w:rPr>
            </w:pPr>
            <w:r w:rsidRPr="006A3EEE">
              <w:rPr>
                <w:rFonts w:ascii="Arial" w:eastAsiaTheme="minorEastAsia" w:hAnsi="Arial" w:cs="Arial"/>
                <w:b/>
                <w:bCs/>
                <w:sz w:val="22"/>
                <w:szCs w:val="22"/>
                <w:lang w:eastAsia="en-US"/>
              </w:rPr>
              <w:t>Packaging Tonnage</w:t>
            </w:r>
          </w:p>
          <w:p w14:paraId="6C5DBB2A" w14:textId="41E890CF" w:rsidR="009A4C7F" w:rsidRPr="00B828C0" w:rsidRDefault="1FE44C6B" w:rsidP="72E306BE">
            <w:pPr>
              <w:pStyle w:val="NormalWeb"/>
              <w:rPr>
                <w:rFonts w:ascii="Arial" w:eastAsiaTheme="minorEastAsia" w:hAnsi="Arial" w:cs="Arial"/>
                <w:sz w:val="20"/>
                <w:szCs w:val="20"/>
                <w:lang w:eastAsia="en-US"/>
              </w:rPr>
            </w:pPr>
            <w:r w:rsidRPr="72E306BE">
              <w:rPr>
                <w:rFonts w:ascii="Arial" w:eastAsiaTheme="minorEastAsia" w:hAnsi="Arial" w:cs="Arial"/>
                <w:sz w:val="20"/>
                <w:szCs w:val="20"/>
                <w:lang w:eastAsia="en-US"/>
              </w:rPr>
              <w:t>This is the aggregated total from ALL packaging activities</w:t>
            </w:r>
            <w:r w:rsidR="390B7FA1" w:rsidRPr="72E306BE">
              <w:rPr>
                <w:rFonts w:ascii="Arial" w:eastAsiaTheme="minorEastAsia" w:hAnsi="Arial" w:cs="Arial"/>
                <w:sz w:val="20"/>
                <w:szCs w:val="20"/>
                <w:lang w:eastAsia="en-US"/>
              </w:rPr>
              <w:t>,</w:t>
            </w:r>
            <w:r w:rsidRPr="72E306BE">
              <w:rPr>
                <w:rFonts w:ascii="Arial" w:eastAsiaTheme="minorEastAsia" w:hAnsi="Arial" w:cs="Arial"/>
                <w:sz w:val="20"/>
                <w:szCs w:val="20"/>
                <w:lang w:eastAsia="en-US"/>
              </w:rPr>
              <w:t xml:space="preserve"> including selling</w:t>
            </w:r>
            <w:r w:rsidR="2835531F" w:rsidRPr="72E306BE">
              <w:rPr>
                <w:rFonts w:ascii="Arial" w:eastAsiaTheme="minorEastAsia" w:hAnsi="Arial" w:cs="Arial"/>
                <w:sz w:val="20"/>
                <w:szCs w:val="20"/>
                <w:lang w:eastAsia="en-US"/>
              </w:rPr>
              <w:t xml:space="preserve">, as defined by the </w:t>
            </w:r>
            <w:r w:rsidR="008B6C3F">
              <w:rPr>
                <w:rFonts w:ascii="Arial" w:eastAsiaTheme="minorEastAsia" w:hAnsi="Arial" w:cs="Arial"/>
                <w:sz w:val="20"/>
                <w:szCs w:val="20"/>
                <w:lang w:eastAsia="en-US"/>
              </w:rPr>
              <w:t>pEPR</w:t>
            </w:r>
            <w:r w:rsidR="006B3874">
              <w:rPr>
                <w:rFonts w:ascii="Arial" w:eastAsiaTheme="minorEastAsia" w:hAnsi="Arial" w:cs="Arial"/>
                <w:sz w:val="20"/>
                <w:szCs w:val="20"/>
                <w:lang w:eastAsia="en-US"/>
              </w:rPr>
              <w:t xml:space="preserve"> </w:t>
            </w:r>
            <w:r w:rsidR="047E2A94" w:rsidRPr="72E306BE">
              <w:rPr>
                <w:rFonts w:ascii="Arial" w:eastAsiaTheme="minorEastAsia" w:hAnsi="Arial" w:cs="Arial"/>
                <w:sz w:val="20"/>
                <w:szCs w:val="20"/>
                <w:lang w:eastAsia="en-US"/>
              </w:rPr>
              <w:t>R</w:t>
            </w:r>
            <w:r w:rsidR="2835531F" w:rsidRPr="72E306BE">
              <w:rPr>
                <w:rFonts w:ascii="Arial" w:eastAsiaTheme="minorEastAsia" w:hAnsi="Arial" w:cs="Arial"/>
                <w:sz w:val="20"/>
                <w:szCs w:val="20"/>
                <w:lang w:eastAsia="en-US"/>
              </w:rPr>
              <w:t>egulations</w:t>
            </w:r>
          </w:p>
        </w:tc>
        <w:tc>
          <w:tcPr>
            <w:tcW w:w="1701" w:type="dxa"/>
            <w:shd w:val="clear" w:color="auto" w:fill="B4C6E7" w:themeFill="accent1" w:themeFillTint="66"/>
            <w:vAlign w:val="center"/>
          </w:tcPr>
          <w:p w14:paraId="2F16C108" w14:textId="6E5F1C09" w:rsidR="009A4C7F" w:rsidRDefault="009A4C7F" w:rsidP="009A4C7F">
            <w:pPr>
              <w:pStyle w:val="NormalWeb"/>
              <w:rPr>
                <w:rFonts w:ascii="Arial" w:eastAsiaTheme="minorEastAsia" w:hAnsi="Arial" w:cs="Arial"/>
                <w:sz w:val="22"/>
                <w:szCs w:val="22"/>
                <w:lang w:eastAsia="en-US"/>
              </w:rPr>
            </w:pPr>
            <w:r w:rsidRPr="6C1E6B7C">
              <w:rPr>
                <w:rFonts w:ascii="Arial" w:eastAsiaTheme="minorEastAsia" w:hAnsi="Arial" w:cs="Arial"/>
                <w:sz w:val="22"/>
                <w:szCs w:val="22"/>
                <w:lang w:eastAsia="en-US"/>
              </w:rPr>
              <w:t>&lt;25 tonnes</w:t>
            </w:r>
          </w:p>
        </w:tc>
        <w:tc>
          <w:tcPr>
            <w:tcW w:w="1560" w:type="dxa"/>
            <w:shd w:val="clear" w:color="auto" w:fill="D9E2F3" w:themeFill="accent1" w:themeFillTint="33"/>
            <w:vAlign w:val="center"/>
          </w:tcPr>
          <w:p w14:paraId="221FB739" w14:textId="2C8FFA14" w:rsidR="009A4C7F" w:rsidRDefault="009A4C7F" w:rsidP="009A4C7F">
            <w:pPr>
              <w:rPr>
                <w:rFonts w:ascii="Arial" w:eastAsiaTheme="minorEastAsia" w:hAnsi="Arial" w:cs="Arial"/>
                <w:sz w:val="22"/>
                <w:szCs w:val="22"/>
                <w:lang w:eastAsia="en-US"/>
              </w:rPr>
            </w:pPr>
            <w:r w:rsidRPr="5018DDD3">
              <w:rPr>
                <w:rFonts w:ascii="Arial" w:eastAsiaTheme="minorEastAsia" w:hAnsi="Arial" w:cs="Arial"/>
                <w:sz w:val="22"/>
                <w:szCs w:val="22"/>
                <w:lang w:eastAsia="en-US"/>
              </w:rPr>
              <w:t>No obligation</w:t>
            </w:r>
          </w:p>
        </w:tc>
        <w:tc>
          <w:tcPr>
            <w:tcW w:w="1842" w:type="dxa"/>
            <w:shd w:val="clear" w:color="auto" w:fill="D9E2F3" w:themeFill="accent1" w:themeFillTint="33"/>
            <w:vAlign w:val="center"/>
          </w:tcPr>
          <w:p w14:paraId="346031F4" w14:textId="0E7762BD" w:rsidR="009A4C7F" w:rsidRDefault="009A4C7F" w:rsidP="009A4C7F">
            <w:pPr>
              <w:rPr>
                <w:rFonts w:ascii="Arial" w:eastAsiaTheme="minorEastAsia" w:hAnsi="Arial" w:cs="Arial"/>
                <w:sz w:val="22"/>
                <w:szCs w:val="22"/>
                <w:lang w:eastAsia="en-US"/>
              </w:rPr>
            </w:pPr>
            <w:r w:rsidRPr="5018DDD3">
              <w:rPr>
                <w:rFonts w:ascii="Arial" w:eastAsiaTheme="minorEastAsia" w:hAnsi="Arial" w:cs="Arial"/>
                <w:sz w:val="22"/>
                <w:szCs w:val="22"/>
                <w:lang w:eastAsia="en-US"/>
              </w:rPr>
              <w:t>No obligation</w:t>
            </w:r>
          </w:p>
        </w:tc>
        <w:tc>
          <w:tcPr>
            <w:tcW w:w="1843" w:type="dxa"/>
            <w:shd w:val="clear" w:color="auto" w:fill="D9E2F3" w:themeFill="accent1" w:themeFillTint="33"/>
            <w:vAlign w:val="center"/>
          </w:tcPr>
          <w:p w14:paraId="65483BE6" w14:textId="30058934" w:rsidR="009A4C7F" w:rsidRDefault="009A4C7F" w:rsidP="009A4C7F">
            <w:pPr>
              <w:rPr>
                <w:rFonts w:ascii="Arial" w:eastAsiaTheme="minorEastAsia" w:hAnsi="Arial" w:cs="Arial"/>
                <w:sz w:val="22"/>
                <w:szCs w:val="22"/>
                <w:lang w:eastAsia="en-US"/>
              </w:rPr>
            </w:pPr>
            <w:r w:rsidRPr="5018DDD3">
              <w:rPr>
                <w:rFonts w:ascii="Arial" w:eastAsiaTheme="minorEastAsia" w:hAnsi="Arial" w:cs="Arial"/>
                <w:sz w:val="22"/>
                <w:szCs w:val="22"/>
                <w:lang w:eastAsia="en-US"/>
              </w:rPr>
              <w:t>No obligation</w:t>
            </w:r>
          </w:p>
        </w:tc>
      </w:tr>
      <w:tr w:rsidR="009A4C7F" w14:paraId="32D86C4B" w14:textId="77777777" w:rsidTr="006B3874">
        <w:trPr>
          <w:trHeight w:val="759"/>
        </w:trPr>
        <w:tc>
          <w:tcPr>
            <w:tcW w:w="2263" w:type="dxa"/>
            <w:vMerge/>
            <w:vAlign w:val="center"/>
          </w:tcPr>
          <w:p w14:paraId="26640EEF" w14:textId="5BC0C2A3" w:rsidR="009A4C7F" w:rsidRDefault="009A4C7F" w:rsidP="009A4C7F">
            <w:pPr>
              <w:pStyle w:val="NormalWeb"/>
              <w:rPr>
                <w:rFonts w:ascii="Arial" w:eastAsiaTheme="minorEastAsia" w:hAnsi="Arial" w:cs="Arial"/>
                <w:sz w:val="22"/>
                <w:szCs w:val="22"/>
                <w:lang w:eastAsia="en-US"/>
              </w:rPr>
            </w:pPr>
          </w:p>
        </w:tc>
        <w:tc>
          <w:tcPr>
            <w:tcW w:w="1701" w:type="dxa"/>
            <w:shd w:val="clear" w:color="auto" w:fill="B4C6E7" w:themeFill="accent1" w:themeFillTint="66"/>
            <w:vAlign w:val="center"/>
          </w:tcPr>
          <w:p w14:paraId="0F9A7013" w14:textId="51C372D0" w:rsidR="009A4C7F" w:rsidRDefault="009A4C7F" w:rsidP="009A4C7F">
            <w:pPr>
              <w:pStyle w:val="NormalWeb"/>
              <w:rPr>
                <w:rFonts w:ascii="Arial" w:eastAsiaTheme="minorEastAsia" w:hAnsi="Arial" w:cs="Arial"/>
                <w:sz w:val="22"/>
                <w:szCs w:val="22"/>
                <w:lang w:eastAsia="en-US"/>
              </w:rPr>
            </w:pPr>
            <w:r w:rsidRPr="6C1E6B7C">
              <w:rPr>
                <w:rFonts w:ascii="Arial" w:eastAsiaTheme="minorEastAsia" w:hAnsi="Arial" w:cs="Arial"/>
                <w:sz w:val="22"/>
                <w:szCs w:val="22"/>
                <w:lang w:eastAsia="en-US"/>
              </w:rPr>
              <w:t>25-50 tonnes</w:t>
            </w:r>
          </w:p>
        </w:tc>
        <w:tc>
          <w:tcPr>
            <w:tcW w:w="1560" w:type="dxa"/>
            <w:shd w:val="clear" w:color="auto" w:fill="D9E2F3" w:themeFill="accent1" w:themeFillTint="33"/>
            <w:vAlign w:val="center"/>
          </w:tcPr>
          <w:p w14:paraId="3E1ACAFA" w14:textId="7AD5332D" w:rsidR="009A4C7F" w:rsidRDefault="009A4C7F" w:rsidP="009A4C7F">
            <w:pPr>
              <w:pStyle w:val="NormalWeb"/>
              <w:rPr>
                <w:rFonts w:ascii="Arial" w:eastAsiaTheme="minorEastAsia" w:hAnsi="Arial" w:cs="Arial"/>
                <w:sz w:val="22"/>
                <w:szCs w:val="22"/>
                <w:lang w:eastAsia="en-US"/>
              </w:rPr>
            </w:pPr>
            <w:r w:rsidRPr="5018DDD3">
              <w:rPr>
                <w:rFonts w:ascii="Arial" w:eastAsiaTheme="minorEastAsia" w:hAnsi="Arial" w:cs="Arial"/>
                <w:sz w:val="22"/>
                <w:szCs w:val="22"/>
                <w:lang w:eastAsia="en-US"/>
              </w:rPr>
              <w:t>No obligation</w:t>
            </w:r>
          </w:p>
        </w:tc>
        <w:tc>
          <w:tcPr>
            <w:tcW w:w="1842" w:type="dxa"/>
            <w:shd w:val="clear" w:color="auto" w:fill="F7CAAC" w:themeFill="accent2" w:themeFillTint="66"/>
            <w:vAlign w:val="center"/>
          </w:tcPr>
          <w:p w14:paraId="2947EA63" w14:textId="3E0E82BF" w:rsidR="009A4C7F" w:rsidRDefault="53CFFCA0" w:rsidP="009A4C7F">
            <w:pPr>
              <w:pStyle w:val="NormalWeb"/>
              <w:rPr>
                <w:rFonts w:ascii="Arial" w:eastAsiaTheme="minorEastAsia" w:hAnsi="Arial" w:cs="Arial"/>
                <w:sz w:val="22"/>
                <w:szCs w:val="22"/>
                <w:lang w:eastAsia="en-US"/>
              </w:rPr>
            </w:pPr>
            <w:r w:rsidRPr="521AFD14">
              <w:rPr>
                <w:rFonts w:ascii="Arial" w:eastAsiaTheme="minorEastAsia" w:hAnsi="Arial" w:cs="Arial"/>
                <w:sz w:val="22"/>
                <w:szCs w:val="22"/>
                <w:lang w:eastAsia="en-US"/>
              </w:rPr>
              <w:t xml:space="preserve"> Small producer</w:t>
            </w:r>
          </w:p>
        </w:tc>
        <w:tc>
          <w:tcPr>
            <w:tcW w:w="1843" w:type="dxa"/>
            <w:shd w:val="clear" w:color="auto" w:fill="F7CAAC" w:themeFill="accent2" w:themeFillTint="66"/>
            <w:vAlign w:val="center"/>
          </w:tcPr>
          <w:p w14:paraId="21D2256D" w14:textId="6CCC2C10" w:rsidR="009A4C7F" w:rsidRDefault="3F0A9EB2" w:rsidP="009A4C7F">
            <w:pPr>
              <w:pStyle w:val="NormalWeb"/>
              <w:rPr>
                <w:rFonts w:ascii="Arial" w:eastAsiaTheme="minorEastAsia" w:hAnsi="Arial" w:cs="Arial"/>
                <w:sz w:val="22"/>
                <w:szCs w:val="22"/>
                <w:lang w:eastAsia="en-US"/>
              </w:rPr>
            </w:pPr>
            <w:r w:rsidRPr="55529DD6">
              <w:rPr>
                <w:rFonts w:ascii="Arial" w:eastAsiaTheme="minorEastAsia" w:hAnsi="Arial" w:cs="Arial"/>
                <w:sz w:val="22"/>
                <w:szCs w:val="22"/>
                <w:lang w:eastAsia="en-US"/>
              </w:rPr>
              <w:t>Small producer</w:t>
            </w:r>
          </w:p>
        </w:tc>
      </w:tr>
      <w:tr w:rsidR="009A4C7F" w14:paraId="5559F48D" w14:textId="77777777" w:rsidTr="006B3874">
        <w:trPr>
          <w:trHeight w:val="759"/>
        </w:trPr>
        <w:tc>
          <w:tcPr>
            <w:tcW w:w="2263" w:type="dxa"/>
            <w:vMerge/>
            <w:vAlign w:val="center"/>
          </w:tcPr>
          <w:p w14:paraId="4CC43089" w14:textId="5BC0C2A3" w:rsidR="009A4C7F" w:rsidRDefault="009A4C7F" w:rsidP="009A4C7F">
            <w:pPr>
              <w:pStyle w:val="NormalWeb"/>
              <w:rPr>
                <w:rFonts w:ascii="Arial" w:eastAsiaTheme="minorEastAsia" w:hAnsi="Arial" w:cs="Arial"/>
                <w:sz w:val="22"/>
                <w:szCs w:val="22"/>
                <w:lang w:eastAsia="en-US"/>
              </w:rPr>
            </w:pPr>
          </w:p>
        </w:tc>
        <w:tc>
          <w:tcPr>
            <w:tcW w:w="1701" w:type="dxa"/>
            <w:shd w:val="clear" w:color="auto" w:fill="B4C6E7" w:themeFill="accent1" w:themeFillTint="66"/>
            <w:vAlign w:val="center"/>
          </w:tcPr>
          <w:p w14:paraId="00538829" w14:textId="521884FB" w:rsidR="009A4C7F" w:rsidRDefault="009A4C7F" w:rsidP="009A4C7F">
            <w:pPr>
              <w:pStyle w:val="NormalWeb"/>
              <w:rPr>
                <w:rFonts w:ascii="Arial" w:eastAsiaTheme="minorEastAsia" w:hAnsi="Arial" w:cs="Arial"/>
                <w:sz w:val="22"/>
                <w:szCs w:val="22"/>
                <w:lang w:eastAsia="en-US"/>
              </w:rPr>
            </w:pPr>
            <w:r w:rsidRPr="6C1E6B7C">
              <w:rPr>
                <w:rFonts w:ascii="Arial" w:eastAsiaTheme="minorEastAsia" w:hAnsi="Arial" w:cs="Arial"/>
                <w:sz w:val="22"/>
                <w:szCs w:val="22"/>
                <w:lang w:eastAsia="en-US"/>
              </w:rPr>
              <w:t>&gt;50 tonnes</w:t>
            </w:r>
          </w:p>
        </w:tc>
        <w:tc>
          <w:tcPr>
            <w:tcW w:w="1560" w:type="dxa"/>
            <w:shd w:val="clear" w:color="auto" w:fill="D9E2F3" w:themeFill="accent1" w:themeFillTint="33"/>
            <w:vAlign w:val="center"/>
          </w:tcPr>
          <w:p w14:paraId="5420BF8C" w14:textId="41D04F03" w:rsidR="009A4C7F" w:rsidRDefault="009A4C7F" w:rsidP="009A4C7F">
            <w:pPr>
              <w:pStyle w:val="NormalWeb"/>
              <w:rPr>
                <w:rFonts w:ascii="Arial" w:eastAsiaTheme="minorEastAsia" w:hAnsi="Arial" w:cs="Arial"/>
                <w:sz w:val="22"/>
                <w:szCs w:val="22"/>
                <w:lang w:eastAsia="en-US"/>
              </w:rPr>
            </w:pPr>
            <w:r w:rsidRPr="5018DDD3">
              <w:rPr>
                <w:rFonts w:ascii="Arial" w:eastAsiaTheme="minorEastAsia" w:hAnsi="Arial" w:cs="Arial"/>
                <w:sz w:val="22"/>
                <w:szCs w:val="22"/>
                <w:lang w:eastAsia="en-US"/>
              </w:rPr>
              <w:t>No obligation</w:t>
            </w:r>
          </w:p>
        </w:tc>
        <w:tc>
          <w:tcPr>
            <w:tcW w:w="1842" w:type="dxa"/>
            <w:shd w:val="clear" w:color="auto" w:fill="F7CAAC" w:themeFill="accent2" w:themeFillTint="66"/>
            <w:vAlign w:val="center"/>
          </w:tcPr>
          <w:p w14:paraId="00C9BAB9" w14:textId="4DBAA956" w:rsidR="009A4C7F" w:rsidRDefault="24F328E4" w:rsidP="009A4C7F">
            <w:pPr>
              <w:pStyle w:val="NormalWeb"/>
              <w:rPr>
                <w:rFonts w:ascii="Arial" w:eastAsiaTheme="minorEastAsia" w:hAnsi="Arial" w:cs="Arial"/>
                <w:sz w:val="22"/>
                <w:szCs w:val="22"/>
                <w:lang w:eastAsia="en-US"/>
              </w:rPr>
            </w:pPr>
            <w:r w:rsidRPr="521AFD14">
              <w:rPr>
                <w:rFonts w:ascii="Arial" w:eastAsiaTheme="minorEastAsia" w:hAnsi="Arial" w:cs="Arial"/>
                <w:sz w:val="22"/>
                <w:szCs w:val="22"/>
                <w:lang w:eastAsia="en-US"/>
              </w:rPr>
              <w:t>Small producer</w:t>
            </w:r>
          </w:p>
        </w:tc>
        <w:tc>
          <w:tcPr>
            <w:tcW w:w="1843" w:type="dxa"/>
            <w:shd w:val="clear" w:color="auto" w:fill="A8D08D" w:themeFill="accent6" w:themeFillTint="99"/>
            <w:vAlign w:val="center"/>
          </w:tcPr>
          <w:p w14:paraId="7DF53452" w14:textId="0CFF1AD1" w:rsidR="009A4C7F" w:rsidRDefault="62868365" w:rsidP="009A4C7F">
            <w:pPr>
              <w:pStyle w:val="NormalWeb"/>
              <w:rPr>
                <w:rFonts w:ascii="Arial" w:eastAsiaTheme="minorEastAsia" w:hAnsi="Arial" w:cs="Arial"/>
                <w:sz w:val="22"/>
                <w:szCs w:val="22"/>
                <w:lang w:eastAsia="en-US"/>
              </w:rPr>
            </w:pPr>
            <w:r w:rsidRPr="521AFD14">
              <w:rPr>
                <w:rFonts w:ascii="Arial" w:eastAsiaTheme="minorEastAsia" w:hAnsi="Arial" w:cs="Arial"/>
                <w:sz w:val="22"/>
                <w:szCs w:val="22"/>
                <w:lang w:eastAsia="en-US"/>
              </w:rPr>
              <w:t>Large producer</w:t>
            </w:r>
          </w:p>
        </w:tc>
      </w:tr>
    </w:tbl>
    <w:p w14:paraId="1A9E13D5" w14:textId="24110492" w:rsidR="0F9F456E" w:rsidRDefault="0F9F456E" w:rsidP="22901786">
      <w:pPr>
        <w:pStyle w:val="NormalWeb"/>
        <w:spacing w:before="0" w:beforeAutospacing="0" w:after="0" w:afterAutospacing="0"/>
        <w:rPr>
          <w:rFonts w:ascii="Arial" w:eastAsiaTheme="minorEastAsia" w:hAnsi="Arial" w:cs="Arial"/>
          <w:sz w:val="22"/>
          <w:szCs w:val="22"/>
          <w:lang w:eastAsia="en-US"/>
        </w:rPr>
      </w:pPr>
    </w:p>
    <w:p w14:paraId="78EEDAA8" w14:textId="77777777" w:rsidR="002B5E9D" w:rsidRDefault="002B5E9D" w:rsidP="007A6DFC">
      <w:pPr>
        <w:pStyle w:val="NormalWeb"/>
        <w:spacing w:before="0" w:beforeAutospacing="0" w:after="0" w:afterAutospacing="0" w:line="276" w:lineRule="auto"/>
        <w:jc w:val="both"/>
        <w:rPr>
          <w:rStyle w:val="ui-provider"/>
          <w:rFonts w:ascii="Arial" w:hAnsi="Arial" w:cs="Arial"/>
          <w:sz w:val="22"/>
          <w:szCs w:val="22"/>
        </w:rPr>
      </w:pPr>
    </w:p>
    <w:p w14:paraId="3EE5728D" w14:textId="12083ABB" w:rsidR="008467E9" w:rsidRDefault="56F4BE4D" w:rsidP="72E306BE">
      <w:pPr>
        <w:pStyle w:val="NormalWeb"/>
        <w:spacing w:before="0" w:beforeAutospacing="0" w:after="0" w:afterAutospacing="0" w:line="276" w:lineRule="auto"/>
        <w:jc w:val="both"/>
        <w:rPr>
          <w:rStyle w:val="ui-provider"/>
          <w:rFonts w:ascii="Arial" w:hAnsi="Arial" w:cs="Arial"/>
          <w:sz w:val="22"/>
          <w:szCs w:val="22"/>
        </w:rPr>
      </w:pPr>
      <w:r w:rsidRPr="72E306BE">
        <w:rPr>
          <w:rStyle w:val="ui-provider"/>
          <w:rFonts w:ascii="Arial" w:hAnsi="Arial" w:cs="Arial"/>
          <w:sz w:val="22"/>
          <w:szCs w:val="22"/>
        </w:rPr>
        <w:t xml:space="preserve">The </w:t>
      </w:r>
      <w:r w:rsidR="008B6C3F">
        <w:rPr>
          <w:rStyle w:val="ui-provider"/>
          <w:rFonts w:ascii="Arial" w:hAnsi="Arial" w:cs="Arial"/>
          <w:sz w:val="22"/>
          <w:szCs w:val="22"/>
        </w:rPr>
        <w:t>pEPR</w:t>
      </w:r>
      <w:r w:rsidR="008D44F1" w:rsidRPr="004501DA">
        <w:rPr>
          <w:rStyle w:val="ui-provider"/>
          <w:rFonts w:ascii="Arial" w:hAnsi="Arial" w:cs="Arial"/>
          <w:sz w:val="22"/>
          <w:szCs w:val="22"/>
        </w:rPr>
        <w:t xml:space="preserve"> </w:t>
      </w:r>
      <w:r w:rsidR="01061019" w:rsidRPr="004501DA">
        <w:rPr>
          <w:rStyle w:val="ui-provider"/>
          <w:rFonts w:ascii="Arial" w:hAnsi="Arial" w:cs="Arial"/>
          <w:sz w:val="22"/>
          <w:szCs w:val="22"/>
        </w:rPr>
        <w:t>R</w:t>
      </w:r>
      <w:r w:rsidRPr="004501DA">
        <w:rPr>
          <w:rStyle w:val="ui-provider"/>
          <w:rFonts w:ascii="Arial" w:hAnsi="Arial" w:cs="Arial"/>
          <w:sz w:val="22"/>
          <w:szCs w:val="22"/>
        </w:rPr>
        <w:t>egulations</w:t>
      </w:r>
      <w:r w:rsidRPr="72E306BE">
        <w:rPr>
          <w:rStyle w:val="ui-provider"/>
          <w:rFonts w:ascii="Arial" w:hAnsi="Arial" w:cs="Arial"/>
          <w:sz w:val="22"/>
          <w:szCs w:val="22"/>
        </w:rPr>
        <w:t xml:space="preserve"> require turnover to be determined by reference to audited accounts. </w:t>
      </w:r>
    </w:p>
    <w:p w14:paraId="354E2C8F" w14:textId="77777777" w:rsidR="008467E9" w:rsidRDefault="008467E9" w:rsidP="00C23E5D">
      <w:pPr>
        <w:pStyle w:val="NormalWeb"/>
        <w:spacing w:before="0" w:beforeAutospacing="0" w:after="0" w:afterAutospacing="0"/>
        <w:rPr>
          <w:rStyle w:val="ui-provider"/>
          <w:rFonts w:ascii="Arial" w:hAnsi="Arial" w:cs="Arial"/>
          <w:sz w:val="22"/>
          <w:szCs w:val="22"/>
        </w:rPr>
      </w:pPr>
    </w:p>
    <w:p w14:paraId="0A3CB86B" w14:textId="02A227E6" w:rsidR="00C23E5D" w:rsidRDefault="56F4BE4D" w:rsidP="72E306BE">
      <w:pPr>
        <w:pStyle w:val="NormalWeb"/>
        <w:spacing w:before="0" w:beforeAutospacing="0" w:after="0" w:afterAutospacing="0" w:line="276" w:lineRule="auto"/>
        <w:jc w:val="both"/>
        <w:rPr>
          <w:rStyle w:val="ui-provider"/>
          <w:rFonts w:ascii="Arial" w:hAnsi="Arial" w:cs="Arial"/>
          <w:sz w:val="22"/>
          <w:szCs w:val="22"/>
        </w:rPr>
      </w:pPr>
      <w:r w:rsidRPr="72E306BE">
        <w:rPr>
          <w:rStyle w:val="ui-provider"/>
          <w:rFonts w:ascii="Arial" w:hAnsi="Arial" w:cs="Arial"/>
          <w:sz w:val="22"/>
          <w:szCs w:val="22"/>
        </w:rPr>
        <w:t xml:space="preserve">The </w:t>
      </w:r>
      <w:r w:rsidR="2D2A64E5" w:rsidRPr="72E306BE">
        <w:rPr>
          <w:rStyle w:val="ui-provider"/>
          <w:rFonts w:ascii="Arial" w:hAnsi="Arial" w:cs="Arial"/>
          <w:sz w:val="22"/>
          <w:szCs w:val="22"/>
        </w:rPr>
        <w:t>Regulators</w:t>
      </w:r>
      <w:r w:rsidRPr="72E306BE">
        <w:rPr>
          <w:rStyle w:val="ui-provider"/>
          <w:rFonts w:ascii="Arial" w:hAnsi="Arial" w:cs="Arial"/>
          <w:sz w:val="22"/>
          <w:szCs w:val="22"/>
        </w:rPr>
        <w:t xml:space="preserve"> </w:t>
      </w:r>
      <w:r w:rsidR="18C5D224" w:rsidRPr="72E306BE">
        <w:rPr>
          <w:rStyle w:val="ui-provider"/>
          <w:rFonts w:ascii="Arial" w:hAnsi="Arial" w:cs="Arial"/>
          <w:sz w:val="22"/>
          <w:szCs w:val="22"/>
        </w:rPr>
        <w:t>will</w:t>
      </w:r>
      <w:r w:rsidRPr="72E306BE">
        <w:rPr>
          <w:rStyle w:val="ui-provider"/>
          <w:rFonts w:ascii="Arial" w:hAnsi="Arial" w:cs="Arial"/>
          <w:sz w:val="22"/>
          <w:szCs w:val="22"/>
        </w:rPr>
        <w:t xml:space="preserve"> assess the turnover of an overseas company using </w:t>
      </w:r>
      <w:r w:rsidR="3AB1109A" w:rsidRPr="72E306BE">
        <w:rPr>
          <w:rStyle w:val="ui-provider"/>
          <w:rFonts w:ascii="Arial" w:hAnsi="Arial" w:cs="Arial"/>
          <w:sz w:val="22"/>
          <w:szCs w:val="22"/>
        </w:rPr>
        <w:t>its</w:t>
      </w:r>
      <w:r w:rsidRPr="72E306BE">
        <w:rPr>
          <w:rStyle w:val="ui-provider"/>
          <w:rFonts w:ascii="Arial" w:hAnsi="Arial" w:cs="Arial"/>
          <w:sz w:val="22"/>
          <w:szCs w:val="22"/>
        </w:rPr>
        <w:t xml:space="preserve"> usual </w:t>
      </w:r>
      <w:r w:rsidR="76093DB3" w:rsidRPr="72E306BE">
        <w:rPr>
          <w:rStyle w:val="ui-provider"/>
          <w:rFonts w:ascii="Arial" w:hAnsi="Arial" w:cs="Arial"/>
          <w:sz w:val="22"/>
          <w:szCs w:val="22"/>
        </w:rPr>
        <w:t xml:space="preserve">annual </w:t>
      </w:r>
      <w:r w:rsidRPr="72E306BE">
        <w:rPr>
          <w:rStyle w:val="ui-provider"/>
          <w:rFonts w:ascii="Arial" w:hAnsi="Arial" w:cs="Arial"/>
          <w:sz w:val="22"/>
          <w:szCs w:val="22"/>
        </w:rPr>
        <w:t xml:space="preserve">accounts. </w:t>
      </w:r>
      <w:r w:rsidR="1BF200C9" w:rsidRPr="72E306BE">
        <w:rPr>
          <w:rStyle w:val="ui-provider"/>
          <w:rFonts w:ascii="Arial" w:hAnsi="Arial" w:cs="Arial"/>
          <w:sz w:val="22"/>
          <w:szCs w:val="22"/>
        </w:rPr>
        <w:t>Both UK and overseas activity turnover is taken into account.</w:t>
      </w:r>
      <w:r w:rsidRPr="72E306BE">
        <w:rPr>
          <w:rStyle w:val="ui-provider"/>
          <w:rFonts w:ascii="Arial" w:hAnsi="Arial" w:cs="Arial"/>
          <w:sz w:val="22"/>
          <w:szCs w:val="22"/>
        </w:rPr>
        <w:t xml:space="preserve"> This position is consistent with the way </w:t>
      </w:r>
      <w:r w:rsidR="7BB33C0B" w:rsidRPr="72E306BE">
        <w:rPr>
          <w:rStyle w:val="ui-provider"/>
          <w:rFonts w:ascii="Arial" w:hAnsi="Arial" w:cs="Arial"/>
          <w:sz w:val="22"/>
          <w:szCs w:val="22"/>
        </w:rPr>
        <w:t xml:space="preserve">in which </w:t>
      </w:r>
      <w:r w:rsidRPr="72E306BE">
        <w:rPr>
          <w:rStyle w:val="ui-provider"/>
          <w:rFonts w:ascii="Arial" w:hAnsi="Arial" w:cs="Arial"/>
          <w:sz w:val="22"/>
          <w:szCs w:val="22"/>
        </w:rPr>
        <w:t>we assess UK registered companies</w:t>
      </w:r>
      <w:r w:rsidR="7E64179F" w:rsidRPr="72E306BE">
        <w:rPr>
          <w:rStyle w:val="ui-provider"/>
          <w:rFonts w:ascii="Arial" w:hAnsi="Arial" w:cs="Arial"/>
          <w:sz w:val="22"/>
          <w:szCs w:val="22"/>
        </w:rPr>
        <w:t>’ turnover</w:t>
      </w:r>
      <w:r w:rsidRPr="72E306BE">
        <w:rPr>
          <w:rStyle w:val="ui-provider"/>
          <w:rFonts w:ascii="Arial" w:hAnsi="Arial" w:cs="Arial"/>
          <w:sz w:val="22"/>
          <w:szCs w:val="22"/>
        </w:rPr>
        <w:t xml:space="preserve">, where we do not discount any overseas activities. </w:t>
      </w:r>
    </w:p>
    <w:p w14:paraId="0384C1A9" w14:textId="77777777" w:rsidR="00E9212A" w:rsidRDefault="00E9212A" w:rsidP="72E306BE">
      <w:pPr>
        <w:pStyle w:val="NormalWeb"/>
        <w:spacing w:before="0" w:beforeAutospacing="0" w:after="0" w:afterAutospacing="0" w:line="276" w:lineRule="auto"/>
        <w:jc w:val="both"/>
        <w:rPr>
          <w:rStyle w:val="ui-provider"/>
          <w:rFonts w:ascii="Arial" w:hAnsi="Arial" w:cs="Arial"/>
          <w:sz w:val="22"/>
          <w:szCs w:val="22"/>
        </w:rPr>
      </w:pPr>
    </w:p>
    <w:p w14:paraId="3694EE6E" w14:textId="7478AA63" w:rsidR="00DD5BFE" w:rsidRPr="00442847" w:rsidRDefault="00DD5BFE" w:rsidP="72E306BE">
      <w:pPr>
        <w:pStyle w:val="NormalWeb"/>
        <w:spacing w:before="0" w:beforeAutospacing="0" w:after="0" w:afterAutospacing="0" w:line="276" w:lineRule="auto"/>
        <w:jc w:val="both"/>
        <w:rPr>
          <w:rStyle w:val="ui-provider"/>
          <w:rFonts w:ascii="Arial" w:hAnsi="Arial" w:cs="Arial"/>
          <w:sz w:val="22"/>
          <w:szCs w:val="22"/>
        </w:rPr>
      </w:pPr>
      <w:r w:rsidRPr="00442847">
        <w:rPr>
          <w:rStyle w:val="ui-provider"/>
          <w:rFonts w:ascii="Arial" w:hAnsi="Arial" w:cs="Arial"/>
          <w:sz w:val="22"/>
          <w:szCs w:val="22"/>
        </w:rPr>
        <w:t xml:space="preserve">For information about </w:t>
      </w:r>
      <w:r w:rsidR="00133A0F" w:rsidRPr="00442847">
        <w:rPr>
          <w:rStyle w:val="ui-provider"/>
          <w:rFonts w:ascii="Arial" w:hAnsi="Arial" w:cs="Arial"/>
          <w:sz w:val="22"/>
          <w:szCs w:val="22"/>
        </w:rPr>
        <w:t xml:space="preserve">assessing the turnover of corporate groups that include overseas companies, please refer to </w:t>
      </w:r>
      <w:r w:rsidR="008E7093" w:rsidRPr="008E7093">
        <w:rPr>
          <w:rFonts w:ascii="Arial" w:hAnsi="Arial" w:cs="Arial"/>
          <w:sz w:val="22"/>
          <w:szCs w:val="22"/>
        </w:rPr>
        <w:t>Section 3:15 (Group threshold test)</w:t>
      </w:r>
      <w:r w:rsidR="00682D30" w:rsidRPr="00442847">
        <w:rPr>
          <w:rStyle w:val="ui-provider"/>
          <w:rFonts w:ascii="Arial" w:hAnsi="Arial" w:cs="Arial"/>
          <w:sz w:val="22"/>
          <w:szCs w:val="22"/>
        </w:rPr>
        <w:t>.</w:t>
      </w:r>
    </w:p>
    <w:p w14:paraId="6760CA7A" w14:textId="77777777" w:rsidR="00460675" w:rsidRDefault="00460675" w:rsidP="007A6DFC">
      <w:pPr>
        <w:pStyle w:val="NormalWeb"/>
        <w:spacing w:before="0" w:beforeAutospacing="0" w:after="0" w:afterAutospacing="0" w:line="276" w:lineRule="auto"/>
        <w:jc w:val="both"/>
        <w:rPr>
          <w:rStyle w:val="ui-provider"/>
          <w:rFonts w:ascii="Arial" w:hAnsi="Arial" w:cs="Arial"/>
          <w:sz w:val="22"/>
          <w:szCs w:val="22"/>
        </w:rPr>
      </w:pPr>
    </w:p>
    <w:p w14:paraId="39E018D9" w14:textId="38485ABD" w:rsidR="00E030CC" w:rsidRDefault="17103EB9" w:rsidP="72E306BE">
      <w:pPr>
        <w:pStyle w:val="NormalWeb"/>
        <w:spacing w:before="0" w:beforeAutospacing="0" w:after="0" w:afterAutospacing="0" w:line="276" w:lineRule="auto"/>
        <w:jc w:val="both"/>
        <w:rPr>
          <w:rFonts w:ascii="Arial" w:hAnsi="Arial" w:cs="Arial"/>
          <w:color w:val="000000" w:themeColor="text1"/>
          <w:sz w:val="22"/>
          <w:szCs w:val="22"/>
        </w:rPr>
      </w:pPr>
      <w:r w:rsidRPr="72E306BE">
        <w:rPr>
          <w:rFonts w:ascii="Arial" w:hAnsi="Arial" w:cs="Arial"/>
          <w:b/>
          <w:bCs/>
          <w:color w:val="000000" w:themeColor="text1"/>
          <w:sz w:val="22"/>
          <w:szCs w:val="22"/>
        </w:rPr>
        <w:t>Example:</w:t>
      </w:r>
      <w:r w:rsidRPr="72E306BE">
        <w:rPr>
          <w:rFonts w:ascii="Arial" w:hAnsi="Arial" w:cs="Arial"/>
          <w:color w:val="000000" w:themeColor="text1"/>
          <w:sz w:val="22"/>
          <w:szCs w:val="22"/>
        </w:rPr>
        <w:t xml:space="preserve"> </w:t>
      </w:r>
      <w:r w:rsidR="0060427D">
        <w:rPr>
          <w:rFonts w:ascii="Arial" w:hAnsi="Arial" w:cs="Arial"/>
          <w:color w:val="000000" w:themeColor="text1"/>
          <w:sz w:val="22"/>
          <w:szCs w:val="22"/>
        </w:rPr>
        <w:t>A business with a</w:t>
      </w:r>
      <w:r w:rsidR="4F692DB4" w:rsidRPr="72E306BE">
        <w:rPr>
          <w:rFonts w:ascii="Arial" w:hAnsi="Arial" w:cs="Arial"/>
          <w:color w:val="000000" w:themeColor="text1"/>
          <w:sz w:val="22"/>
          <w:szCs w:val="22"/>
        </w:rPr>
        <w:t xml:space="preserve"> £4 million annual turnover </w:t>
      </w:r>
      <w:r w:rsidR="0060427D">
        <w:rPr>
          <w:rFonts w:ascii="Arial" w:hAnsi="Arial" w:cs="Arial"/>
          <w:color w:val="000000" w:themeColor="text1"/>
          <w:sz w:val="22"/>
          <w:szCs w:val="22"/>
        </w:rPr>
        <w:t>that</w:t>
      </w:r>
      <w:r w:rsidR="6B9DD053" w:rsidRPr="72E306BE">
        <w:rPr>
          <w:rFonts w:ascii="Arial" w:hAnsi="Arial" w:cs="Arial"/>
          <w:color w:val="000000" w:themeColor="text1"/>
          <w:sz w:val="22"/>
          <w:szCs w:val="22"/>
        </w:rPr>
        <w:t xml:space="preserve"> suppl</w:t>
      </w:r>
      <w:r w:rsidR="0060427D">
        <w:rPr>
          <w:rFonts w:ascii="Arial" w:hAnsi="Arial" w:cs="Arial"/>
          <w:color w:val="000000" w:themeColor="text1"/>
          <w:sz w:val="22"/>
          <w:szCs w:val="22"/>
        </w:rPr>
        <w:t>ies</w:t>
      </w:r>
      <w:r w:rsidR="6B9DD053" w:rsidRPr="72E306BE">
        <w:rPr>
          <w:rFonts w:ascii="Arial" w:hAnsi="Arial" w:cs="Arial"/>
          <w:color w:val="000000" w:themeColor="text1"/>
          <w:sz w:val="22"/>
          <w:szCs w:val="22"/>
        </w:rPr>
        <w:t xml:space="preserve"> 27 tonnes </w:t>
      </w:r>
      <w:r w:rsidR="652E3E8F" w:rsidRPr="72E306BE">
        <w:rPr>
          <w:rFonts w:ascii="Arial" w:hAnsi="Arial" w:cs="Arial"/>
          <w:color w:val="000000" w:themeColor="text1"/>
          <w:sz w:val="22"/>
          <w:szCs w:val="22"/>
        </w:rPr>
        <w:t>o</w:t>
      </w:r>
      <w:r w:rsidR="5AAD19CA" w:rsidRPr="72E306BE">
        <w:rPr>
          <w:rFonts w:ascii="Arial" w:hAnsi="Arial" w:cs="Arial"/>
          <w:color w:val="000000" w:themeColor="text1"/>
          <w:sz w:val="22"/>
          <w:szCs w:val="22"/>
        </w:rPr>
        <w:t xml:space="preserve">f </w:t>
      </w:r>
      <w:r w:rsidR="6B9DD053" w:rsidRPr="72E306BE">
        <w:rPr>
          <w:rFonts w:ascii="Arial" w:hAnsi="Arial" w:cs="Arial"/>
          <w:color w:val="000000" w:themeColor="text1"/>
          <w:sz w:val="22"/>
          <w:szCs w:val="22"/>
        </w:rPr>
        <w:t>packaging under the ‘</w:t>
      </w:r>
      <w:r w:rsidR="00890A85">
        <w:rPr>
          <w:rFonts w:ascii="Arial" w:hAnsi="Arial" w:cs="Arial"/>
          <w:color w:val="000000" w:themeColor="text1"/>
          <w:sz w:val="22"/>
          <w:szCs w:val="22"/>
        </w:rPr>
        <w:t>s</w:t>
      </w:r>
      <w:r w:rsidR="6B9DD053" w:rsidRPr="72E306BE">
        <w:rPr>
          <w:rFonts w:ascii="Arial" w:hAnsi="Arial" w:cs="Arial"/>
          <w:color w:val="000000" w:themeColor="text1"/>
          <w:sz w:val="22"/>
          <w:szCs w:val="22"/>
        </w:rPr>
        <w:t>ell</w:t>
      </w:r>
      <w:r w:rsidR="0B4B7635" w:rsidRPr="72E306BE">
        <w:rPr>
          <w:rFonts w:ascii="Arial" w:hAnsi="Arial" w:cs="Arial"/>
          <w:color w:val="000000" w:themeColor="text1"/>
          <w:sz w:val="22"/>
          <w:szCs w:val="22"/>
        </w:rPr>
        <w:t>er</w:t>
      </w:r>
      <w:r w:rsidR="6B9DD053" w:rsidRPr="72E306BE">
        <w:rPr>
          <w:rFonts w:ascii="Arial" w:hAnsi="Arial" w:cs="Arial"/>
          <w:color w:val="000000" w:themeColor="text1"/>
          <w:sz w:val="22"/>
          <w:szCs w:val="22"/>
        </w:rPr>
        <w:t xml:space="preserve">’ </w:t>
      </w:r>
      <w:r w:rsidR="1295C660" w:rsidRPr="72E306BE">
        <w:rPr>
          <w:rFonts w:ascii="Arial" w:hAnsi="Arial" w:cs="Arial"/>
          <w:color w:val="000000" w:themeColor="text1"/>
          <w:sz w:val="22"/>
          <w:szCs w:val="22"/>
        </w:rPr>
        <w:t>function</w:t>
      </w:r>
      <w:r w:rsidR="470D7ED3" w:rsidRPr="72E306BE">
        <w:rPr>
          <w:rFonts w:ascii="Arial" w:hAnsi="Arial" w:cs="Arial"/>
          <w:color w:val="000000" w:themeColor="text1"/>
          <w:sz w:val="22"/>
          <w:szCs w:val="22"/>
        </w:rPr>
        <w:t>,</w:t>
      </w:r>
      <w:r w:rsidR="6B9DD053" w:rsidRPr="72E306BE">
        <w:rPr>
          <w:rFonts w:ascii="Arial" w:hAnsi="Arial" w:cs="Arial"/>
          <w:color w:val="000000" w:themeColor="text1"/>
          <w:sz w:val="22"/>
          <w:szCs w:val="22"/>
        </w:rPr>
        <w:t xml:space="preserve"> and 24 tonnes </w:t>
      </w:r>
      <w:r w:rsidR="41A1BEA3" w:rsidRPr="72E306BE">
        <w:rPr>
          <w:rFonts w:ascii="Arial" w:hAnsi="Arial" w:cs="Arial"/>
          <w:color w:val="000000" w:themeColor="text1"/>
          <w:sz w:val="22"/>
          <w:szCs w:val="22"/>
        </w:rPr>
        <w:t>of different packaging</w:t>
      </w:r>
      <w:r w:rsidR="3CBEA5C8" w:rsidRPr="72E306BE">
        <w:rPr>
          <w:rFonts w:ascii="Arial" w:hAnsi="Arial" w:cs="Arial"/>
          <w:color w:val="000000" w:themeColor="text1"/>
          <w:sz w:val="22"/>
          <w:szCs w:val="22"/>
        </w:rPr>
        <w:t xml:space="preserve"> </w:t>
      </w:r>
      <w:r w:rsidR="4477B7CB" w:rsidRPr="72E306BE">
        <w:rPr>
          <w:rFonts w:ascii="Arial" w:hAnsi="Arial" w:cs="Arial"/>
          <w:color w:val="000000" w:themeColor="text1"/>
          <w:sz w:val="22"/>
          <w:szCs w:val="22"/>
        </w:rPr>
        <w:t xml:space="preserve">under the </w:t>
      </w:r>
      <w:r w:rsidR="6B9DD053" w:rsidRPr="72E306BE">
        <w:rPr>
          <w:rFonts w:ascii="Arial" w:hAnsi="Arial" w:cs="Arial"/>
          <w:color w:val="000000" w:themeColor="text1"/>
          <w:sz w:val="22"/>
          <w:szCs w:val="22"/>
        </w:rPr>
        <w:t>‘brand</w:t>
      </w:r>
      <w:r w:rsidR="4DBB20E9" w:rsidRPr="72E306BE">
        <w:rPr>
          <w:rFonts w:ascii="Arial" w:hAnsi="Arial" w:cs="Arial"/>
          <w:color w:val="000000" w:themeColor="text1"/>
          <w:sz w:val="22"/>
          <w:szCs w:val="22"/>
        </w:rPr>
        <w:t xml:space="preserve"> </w:t>
      </w:r>
      <w:r w:rsidR="6B9DD053" w:rsidRPr="72E306BE">
        <w:rPr>
          <w:rFonts w:ascii="Arial" w:hAnsi="Arial" w:cs="Arial"/>
          <w:color w:val="000000" w:themeColor="text1"/>
          <w:sz w:val="22"/>
          <w:szCs w:val="22"/>
        </w:rPr>
        <w:t xml:space="preserve">owner’ </w:t>
      </w:r>
      <w:r w:rsidR="1295C660" w:rsidRPr="72E306BE">
        <w:rPr>
          <w:rFonts w:ascii="Arial" w:hAnsi="Arial" w:cs="Arial"/>
          <w:color w:val="000000" w:themeColor="text1"/>
          <w:sz w:val="22"/>
          <w:szCs w:val="22"/>
        </w:rPr>
        <w:t>function</w:t>
      </w:r>
      <w:r w:rsidR="30F66CB5" w:rsidRPr="72E306BE">
        <w:rPr>
          <w:rFonts w:ascii="Arial" w:hAnsi="Arial" w:cs="Arial"/>
          <w:color w:val="000000" w:themeColor="text1"/>
          <w:sz w:val="22"/>
          <w:szCs w:val="22"/>
        </w:rPr>
        <w:t>,</w:t>
      </w:r>
      <w:r w:rsidR="0079D772" w:rsidRPr="72E306BE">
        <w:rPr>
          <w:rFonts w:ascii="Arial" w:hAnsi="Arial" w:cs="Arial"/>
          <w:color w:val="000000" w:themeColor="text1"/>
          <w:sz w:val="22"/>
          <w:szCs w:val="22"/>
        </w:rPr>
        <w:t xml:space="preserve"> should aggregate that</w:t>
      </w:r>
      <w:r w:rsidR="4F692DB4" w:rsidRPr="72E306BE">
        <w:rPr>
          <w:rFonts w:ascii="Arial" w:hAnsi="Arial" w:cs="Arial"/>
          <w:color w:val="000000" w:themeColor="text1"/>
          <w:sz w:val="22"/>
          <w:szCs w:val="22"/>
        </w:rPr>
        <w:t xml:space="preserve"> packaging</w:t>
      </w:r>
      <w:r w:rsidR="0079D772" w:rsidRPr="72E306BE">
        <w:rPr>
          <w:rFonts w:ascii="Arial" w:hAnsi="Arial" w:cs="Arial"/>
          <w:color w:val="000000" w:themeColor="text1"/>
          <w:sz w:val="22"/>
          <w:szCs w:val="22"/>
        </w:rPr>
        <w:t xml:space="preserve"> when determining </w:t>
      </w:r>
      <w:r w:rsidR="4F692DB4" w:rsidRPr="72E306BE">
        <w:rPr>
          <w:rFonts w:ascii="Arial" w:hAnsi="Arial" w:cs="Arial"/>
          <w:color w:val="000000" w:themeColor="text1"/>
          <w:sz w:val="22"/>
          <w:szCs w:val="22"/>
        </w:rPr>
        <w:t xml:space="preserve">whether </w:t>
      </w:r>
      <w:r w:rsidR="00D42F3F">
        <w:rPr>
          <w:rFonts w:ascii="Arial" w:hAnsi="Arial" w:cs="Arial"/>
          <w:color w:val="000000" w:themeColor="text1"/>
          <w:sz w:val="22"/>
          <w:szCs w:val="22"/>
        </w:rPr>
        <w:t>it</w:t>
      </w:r>
      <w:r w:rsidR="00D42F3F" w:rsidRPr="72E306BE">
        <w:rPr>
          <w:rFonts w:ascii="Arial" w:hAnsi="Arial" w:cs="Arial"/>
          <w:color w:val="000000" w:themeColor="text1"/>
          <w:sz w:val="22"/>
          <w:szCs w:val="22"/>
        </w:rPr>
        <w:t xml:space="preserve"> </w:t>
      </w:r>
      <w:r w:rsidR="4F692DB4" w:rsidRPr="72E306BE">
        <w:rPr>
          <w:rFonts w:ascii="Arial" w:hAnsi="Arial" w:cs="Arial"/>
          <w:color w:val="000000" w:themeColor="text1"/>
          <w:sz w:val="22"/>
          <w:szCs w:val="22"/>
        </w:rPr>
        <w:t>satisf</w:t>
      </w:r>
      <w:r w:rsidR="00D42F3F">
        <w:rPr>
          <w:rFonts w:ascii="Arial" w:hAnsi="Arial" w:cs="Arial"/>
          <w:color w:val="000000" w:themeColor="text1"/>
          <w:sz w:val="22"/>
          <w:szCs w:val="22"/>
        </w:rPr>
        <w:t>ies</w:t>
      </w:r>
      <w:r w:rsidR="4F692DB4" w:rsidRPr="72E306BE">
        <w:rPr>
          <w:rFonts w:ascii="Arial" w:hAnsi="Arial" w:cs="Arial"/>
          <w:color w:val="000000" w:themeColor="text1"/>
          <w:sz w:val="22"/>
          <w:szCs w:val="22"/>
        </w:rPr>
        <w:t xml:space="preserve"> </w:t>
      </w:r>
      <w:r w:rsidR="00D42F3F">
        <w:rPr>
          <w:rFonts w:ascii="Arial" w:hAnsi="Arial" w:cs="Arial"/>
          <w:color w:val="000000" w:themeColor="text1"/>
          <w:sz w:val="22"/>
          <w:szCs w:val="22"/>
        </w:rPr>
        <w:t>the</w:t>
      </w:r>
      <w:r w:rsidR="4F692DB4" w:rsidRPr="72E306BE">
        <w:rPr>
          <w:rFonts w:ascii="Arial" w:hAnsi="Arial" w:cs="Arial"/>
          <w:color w:val="000000" w:themeColor="text1"/>
          <w:sz w:val="22"/>
          <w:szCs w:val="22"/>
        </w:rPr>
        <w:t xml:space="preserve"> packaging tonnage threshold.  As turnover is over £2 million and 51 tonnes of packaging</w:t>
      </w:r>
      <w:r w:rsidR="0079D772" w:rsidRPr="72E306BE">
        <w:rPr>
          <w:rFonts w:ascii="Arial" w:hAnsi="Arial" w:cs="Arial"/>
          <w:color w:val="000000" w:themeColor="text1"/>
          <w:sz w:val="22"/>
          <w:szCs w:val="22"/>
        </w:rPr>
        <w:t xml:space="preserve"> </w:t>
      </w:r>
      <w:r w:rsidR="00890A85">
        <w:rPr>
          <w:rFonts w:ascii="Arial" w:hAnsi="Arial" w:cs="Arial"/>
          <w:color w:val="000000" w:themeColor="text1"/>
          <w:sz w:val="22"/>
          <w:szCs w:val="22"/>
        </w:rPr>
        <w:t xml:space="preserve">is supplied, this </w:t>
      </w:r>
      <w:r w:rsidR="00D856B6">
        <w:rPr>
          <w:rFonts w:ascii="Arial" w:hAnsi="Arial" w:cs="Arial"/>
          <w:color w:val="000000" w:themeColor="text1"/>
          <w:sz w:val="22"/>
          <w:szCs w:val="22"/>
        </w:rPr>
        <w:t xml:space="preserve">business is </w:t>
      </w:r>
      <w:r w:rsidR="0079D772" w:rsidRPr="72E306BE">
        <w:rPr>
          <w:rFonts w:ascii="Arial" w:hAnsi="Arial" w:cs="Arial"/>
          <w:color w:val="000000" w:themeColor="text1"/>
          <w:sz w:val="22"/>
          <w:szCs w:val="22"/>
        </w:rPr>
        <w:t>a large producer.</w:t>
      </w:r>
    </w:p>
    <w:p w14:paraId="4E81DD27" w14:textId="77777777" w:rsidR="00EC3593" w:rsidRDefault="00EC3593" w:rsidP="008D37E6">
      <w:pPr>
        <w:spacing w:line="276" w:lineRule="auto"/>
        <w:jc w:val="both"/>
        <w:rPr>
          <w:rFonts w:ascii="Arial" w:hAnsi="Arial" w:cs="Arial"/>
          <w:b/>
          <w:bCs/>
          <w:sz w:val="24"/>
          <w:szCs w:val="24"/>
          <w:lang w:eastAsia="en-GB"/>
        </w:rPr>
      </w:pPr>
    </w:p>
    <w:p w14:paraId="1232AD0F" w14:textId="42726EBD" w:rsidR="002925C6" w:rsidRPr="002925C6" w:rsidRDefault="002925C6" w:rsidP="002925C6">
      <w:pPr>
        <w:pStyle w:val="ListParagraph"/>
        <w:widowControl w:val="0"/>
        <w:numPr>
          <w:ilvl w:val="1"/>
          <w:numId w:val="5"/>
        </w:numPr>
        <w:autoSpaceDE w:val="0"/>
        <w:autoSpaceDN w:val="0"/>
        <w:adjustRightInd w:val="0"/>
        <w:spacing w:line="276" w:lineRule="auto"/>
        <w:jc w:val="both"/>
        <w:rPr>
          <w:rFonts w:ascii="Arial" w:eastAsiaTheme="majorEastAsia" w:hAnsi="Arial" w:cstheme="majorBidi"/>
          <w:b/>
          <w:bCs/>
          <w:color w:val="008631"/>
          <w:sz w:val="32"/>
          <w:szCs w:val="32"/>
        </w:rPr>
      </w:pPr>
      <w:bookmarkStart w:id="14" w:name="ProducerYears"/>
      <w:r w:rsidRPr="002925C6">
        <w:rPr>
          <w:rFonts w:ascii="Arial" w:eastAsiaTheme="majorEastAsia" w:hAnsi="Arial" w:cstheme="majorBidi"/>
          <w:b/>
          <w:bCs/>
          <w:color w:val="008631"/>
          <w:sz w:val="32"/>
          <w:szCs w:val="32"/>
        </w:rPr>
        <w:t>Producer years</w:t>
      </w:r>
    </w:p>
    <w:bookmarkEnd w:id="14"/>
    <w:p w14:paraId="6D9A19F1" w14:textId="61E22B6F" w:rsidR="002925C6" w:rsidRDefault="002925C6" w:rsidP="002925C6">
      <w:pPr>
        <w:widowControl w:val="0"/>
        <w:autoSpaceDE w:val="0"/>
        <w:autoSpaceDN w:val="0"/>
        <w:adjustRightInd w:val="0"/>
        <w:spacing w:after="0" w:line="276" w:lineRule="auto"/>
        <w:jc w:val="both"/>
        <w:rPr>
          <w:rFonts w:ascii="Arial" w:hAnsi="Arial" w:cs="Arial"/>
          <w:color w:val="0070C0"/>
        </w:rPr>
      </w:pPr>
    </w:p>
    <w:p w14:paraId="360DD890" w14:textId="1E7C8ECD" w:rsidR="00B31C1E" w:rsidRPr="006E35D1" w:rsidRDefault="00D46029" w:rsidP="002925C6">
      <w:pPr>
        <w:widowControl w:val="0"/>
        <w:autoSpaceDE w:val="0"/>
        <w:autoSpaceDN w:val="0"/>
        <w:adjustRightInd w:val="0"/>
        <w:spacing w:after="0" w:line="276" w:lineRule="auto"/>
        <w:jc w:val="both"/>
        <w:rPr>
          <w:rFonts w:ascii="Arial" w:hAnsi="Arial" w:cs="Arial"/>
        </w:rPr>
      </w:pPr>
      <w:r w:rsidRPr="006E35D1">
        <w:rPr>
          <w:rFonts w:ascii="Arial" w:hAnsi="Arial" w:cs="Arial"/>
        </w:rPr>
        <w:t xml:space="preserve">This </w:t>
      </w:r>
      <w:r w:rsidR="00DB1F97" w:rsidRPr="006E35D1">
        <w:rPr>
          <w:rFonts w:ascii="Arial" w:hAnsi="Arial" w:cs="Arial"/>
        </w:rPr>
        <w:t xml:space="preserve">guidance outlines the </w:t>
      </w:r>
      <w:r w:rsidR="00B31C1E" w:rsidRPr="006E35D1">
        <w:rPr>
          <w:rFonts w:ascii="Arial" w:hAnsi="Arial" w:cs="Arial"/>
        </w:rPr>
        <w:t>responsibilities</w:t>
      </w:r>
      <w:r w:rsidR="00B172AF" w:rsidRPr="006E35D1">
        <w:rPr>
          <w:rFonts w:ascii="Arial" w:hAnsi="Arial" w:cs="Arial"/>
        </w:rPr>
        <w:t xml:space="preserve"> of producers across 3 key years</w:t>
      </w:r>
      <w:r w:rsidR="00CB2B9B" w:rsidRPr="006E35D1">
        <w:rPr>
          <w:rFonts w:ascii="Arial" w:hAnsi="Arial" w:cs="Arial"/>
        </w:rPr>
        <w:t>:</w:t>
      </w:r>
    </w:p>
    <w:p w14:paraId="053CEE16" w14:textId="77777777" w:rsidR="00A11E09" w:rsidRPr="006E35D1" w:rsidRDefault="00A11E09" w:rsidP="002925C6">
      <w:pPr>
        <w:widowControl w:val="0"/>
        <w:autoSpaceDE w:val="0"/>
        <w:autoSpaceDN w:val="0"/>
        <w:adjustRightInd w:val="0"/>
        <w:spacing w:after="0" w:line="276" w:lineRule="auto"/>
        <w:jc w:val="both"/>
        <w:rPr>
          <w:rFonts w:ascii="Arial" w:hAnsi="Arial" w:cs="Arial"/>
        </w:rPr>
      </w:pPr>
    </w:p>
    <w:p w14:paraId="3A101DE4" w14:textId="0AF3D317" w:rsidR="004B40CC" w:rsidRPr="006E35D1" w:rsidRDefault="004B40CC" w:rsidP="008A00F2">
      <w:pPr>
        <w:pStyle w:val="ListParagraph"/>
        <w:widowControl w:val="0"/>
        <w:numPr>
          <w:ilvl w:val="0"/>
          <w:numId w:val="148"/>
        </w:numPr>
        <w:autoSpaceDE w:val="0"/>
        <w:autoSpaceDN w:val="0"/>
        <w:adjustRightInd w:val="0"/>
        <w:spacing w:line="276" w:lineRule="auto"/>
        <w:jc w:val="both"/>
        <w:rPr>
          <w:rFonts w:ascii="Arial" w:hAnsi="Arial" w:cs="Arial"/>
          <w:sz w:val="22"/>
          <w:szCs w:val="22"/>
        </w:rPr>
      </w:pPr>
      <w:r w:rsidRPr="006E35D1">
        <w:rPr>
          <w:rFonts w:ascii="Arial" w:hAnsi="Arial" w:cs="Arial"/>
          <w:sz w:val="22"/>
          <w:szCs w:val="22"/>
        </w:rPr>
        <w:t xml:space="preserve">Year Y (the relevant year): The year </w:t>
      </w:r>
      <w:r w:rsidR="002C6671" w:rsidRPr="006E35D1">
        <w:rPr>
          <w:rFonts w:ascii="Arial" w:hAnsi="Arial" w:cs="Arial"/>
          <w:sz w:val="22"/>
          <w:szCs w:val="22"/>
        </w:rPr>
        <w:t xml:space="preserve">that </w:t>
      </w:r>
      <w:r w:rsidRPr="006E35D1">
        <w:rPr>
          <w:rFonts w:ascii="Arial" w:hAnsi="Arial" w:cs="Arial"/>
          <w:sz w:val="22"/>
          <w:szCs w:val="22"/>
        </w:rPr>
        <w:t xml:space="preserve">producers </w:t>
      </w:r>
      <w:r w:rsidR="002C6671" w:rsidRPr="006E35D1">
        <w:rPr>
          <w:rFonts w:ascii="Arial" w:hAnsi="Arial" w:cs="Arial"/>
          <w:sz w:val="22"/>
          <w:szCs w:val="22"/>
        </w:rPr>
        <w:t xml:space="preserve">must </w:t>
      </w:r>
      <w:r w:rsidRPr="006E35D1">
        <w:rPr>
          <w:rFonts w:ascii="Arial" w:hAnsi="Arial" w:cs="Arial"/>
          <w:sz w:val="22"/>
          <w:szCs w:val="22"/>
        </w:rPr>
        <w:t xml:space="preserve">fulfil their recycling and (if relevant) disposal cost </w:t>
      </w:r>
      <w:r w:rsidR="00AB306E" w:rsidRPr="006E35D1">
        <w:rPr>
          <w:rFonts w:ascii="Arial" w:hAnsi="Arial" w:cs="Arial"/>
          <w:sz w:val="22"/>
          <w:szCs w:val="22"/>
        </w:rPr>
        <w:t>obligations.</w:t>
      </w:r>
      <w:r w:rsidRPr="006E35D1">
        <w:rPr>
          <w:rFonts w:ascii="Arial" w:hAnsi="Arial" w:cs="Arial"/>
          <w:sz w:val="22"/>
          <w:szCs w:val="22"/>
        </w:rPr>
        <w:t xml:space="preserve"> </w:t>
      </w:r>
    </w:p>
    <w:p w14:paraId="75772269" w14:textId="46F5CB55" w:rsidR="004B40CC" w:rsidRPr="006E35D1" w:rsidRDefault="004B40CC" w:rsidP="008A00F2">
      <w:pPr>
        <w:pStyle w:val="ListParagraph"/>
        <w:widowControl w:val="0"/>
        <w:numPr>
          <w:ilvl w:val="0"/>
          <w:numId w:val="148"/>
        </w:numPr>
        <w:autoSpaceDE w:val="0"/>
        <w:autoSpaceDN w:val="0"/>
        <w:adjustRightInd w:val="0"/>
        <w:spacing w:line="276" w:lineRule="auto"/>
        <w:jc w:val="both"/>
        <w:rPr>
          <w:rFonts w:ascii="Arial" w:hAnsi="Arial" w:cs="Arial"/>
          <w:sz w:val="22"/>
          <w:szCs w:val="22"/>
        </w:rPr>
      </w:pPr>
      <w:r w:rsidRPr="006E35D1">
        <w:rPr>
          <w:rFonts w:ascii="Arial" w:hAnsi="Arial" w:cs="Arial"/>
          <w:sz w:val="22"/>
          <w:szCs w:val="22"/>
        </w:rPr>
        <w:t xml:space="preserve">Y-1 (Year minus 1): </w:t>
      </w:r>
      <w:r w:rsidR="002C6671" w:rsidRPr="006E35D1">
        <w:rPr>
          <w:rFonts w:ascii="Arial" w:hAnsi="Arial" w:cs="Arial"/>
          <w:sz w:val="22"/>
          <w:szCs w:val="22"/>
        </w:rPr>
        <w:t xml:space="preserve">The </w:t>
      </w:r>
      <w:r w:rsidRPr="006E35D1">
        <w:rPr>
          <w:rFonts w:ascii="Arial" w:hAnsi="Arial" w:cs="Arial"/>
          <w:sz w:val="22"/>
          <w:szCs w:val="22"/>
        </w:rPr>
        <w:t xml:space="preserve">year before the relevant </w:t>
      </w:r>
      <w:r w:rsidR="00AB306E" w:rsidRPr="006E35D1">
        <w:rPr>
          <w:rFonts w:ascii="Arial" w:hAnsi="Arial" w:cs="Arial"/>
          <w:sz w:val="22"/>
          <w:szCs w:val="22"/>
        </w:rPr>
        <w:t>year.</w:t>
      </w:r>
      <w:r w:rsidRPr="006E35D1">
        <w:rPr>
          <w:rFonts w:ascii="Arial" w:hAnsi="Arial" w:cs="Arial"/>
          <w:sz w:val="22"/>
          <w:szCs w:val="22"/>
        </w:rPr>
        <w:t xml:space="preserve"> </w:t>
      </w:r>
    </w:p>
    <w:p w14:paraId="1FD352EF" w14:textId="6CF96836" w:rsidR="00DE7523" w:rsidRPr="006E35D1" w:rsidRDefault="0074670C" w:rsidP="008A00F2">
      <w:pPr>
        <w:pStyle w:val="ListParagraph"/>
        <w:widowControl w:val="0"/>
        <w:numPr>
          <w:ilvl w:val="0"/>
          <w:numId w:val="148"/>
        </w:numPr>
        <w:autoSpaceDE w:val="0"/>
        <w:autoSpaceDN w:val="0"/>
        <w:adjustRightInd w:val="0"/>
        <w:spacing w:line="276" w:lineRule="auto"/>
        <w:jc w:val="both"/>
        <w:rPr>
          <w:rFonts w:ascii="Arial" w:hAnsi="Arial" w:cs="Arial"/>
          <w:sz w:val="22"/>
          <w:szCs w:val="22"/>
        </w:rPr>
      </w:pPr>
      <w:r w:rsidRPr="006E35D1">
        <w:rPr>
          <w:rFonts w:ascii="Arial" w:hAnsi="Arial" w:cs="Arial"/>
          <w:sz w:val="22"/>
          <w:szCs w:val="22"/>
        </w:rPr>
        <w:t>Y-2 (Year minus 2)</w:t>
      </w:r>
      <w:r w:rsidR="00802B0A" w:rsidRPr="006E35D1">
        <w:rPr>
          <w:rFonts w:ascii="Arial" w:hAnsi="Arial" w:cs="Arial"/>
          <w:sz w:val="22"/>
          <w:szCs w:val="22"/>
        </w:rPr>
        <w:t>: Two years before the relevant year</w:t>
      </w:r>
      <w:r w:rsidR="007005EA" w:rsidRPr="006E35D1">
        <w:rPr>
          <w:rFonts w:ascii="Arial" w:hAnsi="Arial" w:cs="Arial"/>
          <w:sz w:val="22"/>
          <w:szCs w:val="22"/>
        </w:rPr>
        <w:t xml:space="preserve">. </w:t>
      </w:r>
    </w:p>
    <w:p w14:paraId="6D515AA4" w14:textId="77777777" w:rsidR="008A00F2" w:rsidRPr="006E35D1" w:rsidRDefault="008A00F2" w:rsidP="002925C6">
      <w:pPr>
        <w:widowControl w:val="0"/>
        <w:autoSpaceDE w:val="0"/>
        <w:autoSpaceDN w:val="0"/>
        <w:adjustRightInd w:val="0"/>
        <w:spacing w:after="0" w:line="276" w:lineRule="auto"/>
        <w:jc w:val="both"/>
        <w:rPr>
          <w:rFonts w:ascii="Arial" w:hAnsi="Arial" w:cs="Arial"/>
        </w:rPr>
      </w:pPr>
    </w:p>
    <w:p w14:paraId="3E307A35" w14:textId="5AD11100" w:rsidR="004C7327" w:rsidRPr="006E35D1" w:rsidRDefault="00E97D3D" w:rsidP="002925C6">
      <w:pPr>
        <w:widowControl w:val="0"/>
        <w:autoSpaceDE w:val="0"/>
        <w:autoSpaceDN w:val="0"/>
        <w:adjustRightInd w:val="0"/>
        <w:spacing w:after="0" w:line="276" w:lineRule="auto"/>
        <w:jc w:val="both"/>
        <w:rPr>
          <w:rFonts w:ascii="Arial" w:hAnsi="Arial" w:cs="Arial"/>
        </w:rPr>
      </w:pPr>
      <w:r w:rsidRPr="006E35D1">
        <w:rPr>
          <w:rFonts w:ascii="Arial" w:hAnsi="Arial" w:cs="Arial"/>
        </w:rPr>
        <w:t>Each year is explained as follows:</w:t>
      </w:r>
    </w:p>
    <w:p w14:paraId="42725D28" w14:textId="77777777" w:rsidR="00257A81" w:rsidRPr="008A00F2" w:rsidRDefault="00257A81" w:rsidP="002925C6">
      <w:pPr>
        <w:widowControl w:val="0"/>
        <w:autoSpaceDE w:val="0"/>
        <w:autoSpaceDN w:val="0"/>
        <w:adjustRightInd w:val="0"/>
        <w:spacing w:after="0" w:line="276" w:lineRule="auto"/>
        <w:jc w:val="both"/>
        <w:rPr>
          <w:rFonts w:ascii="Arial" w:hAnsi="Arial" w:cs="Arial"/>
          <w:color w:val="0070C0"/>
        </w:rPr>
      </w:pPr>
    </w:p>
    <w:p w14:paraId="7B7486A8" w14:textId="77777777" w:rsidR="007E656B" w:rsidRPr="004C7327" w:rsidRDefault="007E656B" w:rsidP="002925C6">
      <w:pPr>
        <w:widowControl w:val="0"/>
        <w:autoSpaceDE w:val="0"/>
        <w:autoSpaceDN w:val="0"/>
        <w:adjustRightInd w:val="0"/>
        <w:spacing w:after="0" w:line="276" w:lineRule="auto"/>
        <w:jc w:val="both"/>
        <w:rPr>
          <w:rFonts w:ascii="Arial" w:hAnsi="Arial" w:cs="Arial"/>
          <w:color w:val="0070C0"/>
        </w:rPr>
      </w:pPr>
    </w:p>
    <w:p w14:paraId="5EF522B8" w14:textId="594B430F" w:rsidR="006E2D14" w:rsidRPr="00410B1B" w:rsidDel="00C47720" w:rsidRDefault="002925C6" w:rsidP="002B0797">
      <w:pPr>
        <w:widowControl w:val="0"/>
        <w:autoSpaceDE w:val="0"/>
        <w:autoSpaceDN w:val="0"/>
        <w:adjustRightInd w:val="0"/>
        <w:spacing w:after="0" w:line="276" w:lineRule="auto"/>
        <w:jc w:val="both"/>
        <w:rPr>
          <w:rFonts w:ascii="Arial" w:hAnsi="Arial" w:cs="Arial"/>
          <w:b/>
          <w:bCs/>
          <w:sz w:val="24"/>
          <w:szCs w:val="24"/>
        </w:rPr>
      </w:pPr>
      <w:r w:rsidRPr="00410B1B" w:rsidDel="00C47720">
        <w:rPr>
          <w:rFonts w:ascii="Arial" w:hAnsi="Arial" w:cs="Arial"/>
          <w:b/>
          <w:bCs/>
          <w:sz w:val="24"/>
          <w:szCs w:val="24"/>
        </w:rPr>
        <w:t>Y-2</w:t>
      </w:r>
      <w:r w:rsidR="00BF5086" w:rsidRPr="00410B1B" w:rsidDel="00C47720">
        <w:rPr>
          <w:rFonts w:ascii="Arial" w:hAnsi="Arial" w:cs="Arial"/>
          <w:b/>
          <w:bCs/>
          <w:sz w:val="24"/>
          <w:szCs w:val="24"/>
        </w:rPr>
        <w:t xml:space="preserve"> </w:t>
      </w:r>
      <w:r w:rsidR="006E2D14" w:rsidRPr="00410B1B" w:rsidDel="00C47720">
        <w:rPr>
          <w:rFonts w:ascii="Arial" w:hAnsi="Arial" w:cs="Arial"/>
          <w:b/>
          <w:bCs/>
          <w:sz w:val="24"/>
          <w:szCs w:val="24"/>
        </w:rPr>
        <w:t>(</w:t>
      </w:r>
      <w:r w:rsidR="00437508" w:rsidRPr="00410B1B" w:rsidDel="00C47720">
        <w:rPr>
          <w:rFonts w:ascii="Arial" w:hAnsi="Arial" w:cs="Arial"/>
          <w:b/>
          <w:bCs/>
          <w:sz w:val="24"/>
          <w:szCs w:val="24"/>
        </w:rPr>
        <w:t>Year</w:t>
      </w:r>
      <w:r w:rsidR="00747C90" w:rsidRPr="00410B1B" w:rsidDel="00C47720">
        <w:rPr>
          <w:rFonts w:ascii="Arial" w:hAnsi="Arial" w:cs="Arial"/>
          <w:b/>
          <w:bCs/>
          <w:sz w:val="24"/>
          <w:szCs w:val="24"/>
        </w:rPr>
        <w:t xml:space="preserve"> Y</w:t>
      </w:r>
      <w:r w:rsidR="00437508" w:rsidRPr="00410B1B" w:rsidDel="00C47720">
        <w:rPr>
          <w:rFonts w:ascii="Arial" w:hAnsi="Arial" w:cs="Arial"/>
          <w:b/>
          <w:bCs/>
          <w:sz w:val="24"/>
          <w:szCs w:val="24"/>
        </w:rPr>
        <w:t xml:space="preserve"> </w:t>
      </w:r>
      <w:r w:rsidR="006E2D14" w:rsidRPr="00410B1B" w:rsidDel="00C47720">
        <w:rPr>
          <w:rFonts w:ascii="Arial" w:hAnsi="Arial" w:cs="Arial"/>
          <w:b/>
          <w:bCs/>
          <w:sz w:val="24"/>
          <w:szCs w:val="24"/>
        </w:rPr>
        <w:t>minus 2)</w:t>
      </w:r>
      <w:r w:rsidR="00BF5086" w:rsidRPr="00410B1B" w:rsidDel="00C47720">
        <w:rPr>
          <w:rFonts w:ascii="Arial" w:hAnsi="Arial" w:cs="Arial"/>
          <w:b/>
          <w:bCs/>
          <w:sz w:val="24"/>
          <w:szCs w:val="24"/>
        </w:rPr>
        <w:t xml:space="preserve"> </w:t>
      </w:r>
    </w:p>
    <w:p w14:paraId="6D474DAA" w14:textId="77777777" w:rsidR="00437508" w:rsidRPr="00410B1B" w:rsidDel="00C47720" w:rsidRDefault="00437508" w:rsidP="002B0797">
      <w:pPr>
        <w:widowControl w:val="0"/>
        <w:autoSpaceDE w:val="0"/>
        <w:autoSpaceDN w:val="0"/>
        <w:adjustRightInd w:val="0"/>
        <w:spacing w:after="0" w:line="276" w:lineRule="auto"/>
        <w:jc w:val="both"/>
        <w:rPr>
          <w:rFonts w:ascii="Arial" w:hAnsi="Arial" w:cs="Arial"/>
          <w:b/>
          <w:bCs/>
          <w:sz w:val="24"/>
          <w:szCs w:val="24"/>
        </w:rPr>
      </w:pPr>
    </w:p>
    <w:p w14:paraId="71F2BE17" w14:textId="1FAC4FB9" w:rsidR="002121B5" w:rsidRDefault="00CC5013" w:rsidP="00696086">
      <w:pPr>
        <w:widowControl w:val="0"/>
        <w:autoSpaceDE w:val="0"/>
        <w:autoSpaceDN w:val="0"/>
        <w:adjustRightInd w:val="0"/>
        <w:spacing w:after="0" w:line="276" w:lineRule="auto"/>
        <w:jc w:val="both"/>
        <w:rPr>
          <w:rFonts w:ascii="Arial" w:hAnsi="Arial" w:cs="Arial"/>
        </w:rPr>
      </w:pPr>
      <w:r w:rsidRPr="00410B1B">
        <w:rPr>
          <w:rFonts w:ascii="Arial" w:hAnsi="Arial" w:cs="Arial"/>
        </w:rPr>
        <w:t>This is the</w:t>
      </w:r>
      <w:r w:rsidRPr="00410B1B" w:rsidDel="00C47720">
        <w:rPr>
          <w:rFonts w:ascii="Arial" w:hAnsi="Arial" w:cs="Arial"/>
        </w:rPr>
        <w:t xml:space="preserve"> </w:t>
      </w:r>
      <w:r w:rsidR="00BA5393" w:rsidRPr="00410B1B" w:rsidDel="00C47720">
        <w:rPr>
          <w:rFonts w:ascii="Arial" w:hAnsi="Arial" w:cs="Arial"/>
        </w:rPr>
        <w:t xml:space="preserve">calendar </w:t>
      </w:r>
      <w:r w:rsidRPr="00410B1B" w:rsidDel="00C47720">
        <w:rPr>
          <w:rFonts w:ascii="Arial" w:hAnsi="Arial" w:cs="Arial"/>
        </w:rPr>
        <w:t>year preceding Y-1</w:t>
      </w:r>
      <w:r w:rsidR="00BA5393" w:rsidRPr="00410B1B" w:rsidDel="00C47720">
        <w:rPr>
          <w:rFonts w:ascii="Arial" w:hAnsi="Arial" w:cs="Arial"/>
        </w:rPr>
        <w:t xml:space="preserve">, and </w:t>
      </w:r>
      <w:r w:rsidR="002925C6" w:rsidRPr="00410B1B" w:rsidDel="00C47720">
        <w:rPr>
          <w:rFonts w:ascii="Arial" w:hAnsi="Arial" w:cs="Arial"/>
        </w:rPr>
        <w:t xml:space="preserve">the year that producers must assess the packaging they supply to determine if they meet the packaging obligation threshold of a small or large producer. </w:t>
      </w:r>
      <w:r w:rsidR="000E278B" w:rsidRPr="007273F4" w:rsidDel="00C47720">
        <w:rPr>
          <w:rFonts w:ascii="Arial" w:hAnsi="Arial" w:cs="Arial"/>
        </w:rPr>
        <w:t>This was previously called the calculation year.</w:t>
      </w:r>
    </w:p>
    <w:p w14:paraId="7279BAD0" w14:textId="77777777" w:rsidR="001779E7" w:rsidRPr="00410B1B" w:rsidRDefault="001779E7" w:rsidP="000E278B">
      <w:pPr>
        <w:widowControl w:val="0"/>
        <w:autoSpaceDE w:val="0"/>
        <w:autoSpaceDN w:val="0"/>
        <w:adjustRightInd w:val="0"/>
        <w:spacing w:after="0" w:line="276" w:lineRule="auto"/>
        <w:jc w:val="both"/>
        <w:rPr>
          <w:rFonts w:ascii="Arial" w:hAnsi="Arial" w:cs="Arial"/>
        </w:rPr>
      </w:pPr>
    </w:p>
    <w:p w14:paraId="11D32A3F" w14:textId="3512A076" w:rsidR="002121B5" w:rsidRPr="00410B1B" w:rsidRDefault="00320DBB" w:rsidP="00E5780D">
      <w:pPr>
        <w:spacing w:line="276" w:lineRule="auto"/>
        <w:jc w:val="both"/>
        <w:rPr>
          <w:rFonts w:ascii="Arial" w:hAnsi="Arial" w:cs="Arial"/>
        </w:rPr>
      </w:pPr>
      <w:r w:rsidRPr="00410B1B" w:rsidDel="00C47720">
        <w:rPr>
          <w:rFonts w:ascii="Arial" w:hAnsi="Arial" w:cs="Arial"/>
        </w:rPr>
        <w:t xml:space="preserve">Please note: </w:t>
      </w:r>
      <w:r w:rsidR="002925C6" w:rsidRPr="00410B1B" w:rsidDel="00C47720">
        <w:rPr>
          <w:rFonts w:ascii="Arial" w:hAnsi="Arial" w:cs="Arial"/>
        </w:rPr>
        <w:t xml:space="preserve">While the packaging threshold is assessed using packaging supplied data from the Y-2 calendar year, the turnover threshold is assessed using the last audited accounts before 7 April in Y-1. </w:t>
      </w:r>
    </w:p>
    <w:p w14:paraId="7063CC69" w14:textId="7AC6A8DF" w:rsidR="002925C6" w:rsidRPr="00410B1B" w:rsidDel="00C47720" w:rsidRDefault="002925C6" w:rsidP="00E5780D">
      <w:pPr>
        <w:spacing w:line="276" w:lineRule="auto"/>
        <w:jc w:val="both"/>
        <w:rPr>
          <w:rFonts w:ascii="Arial" w:hAnsi="Arial" w:cs="Arial"/>
        </w:rPr>
      </w:pPr>
      <w:r w:rsidRPr="00410B1B" w:rsidDel="00C47720">
        <w:rPr>
          <w:rFonts w:ascii="Arial" w:hAnsi="Arial" w:cs="Arial"/>
        </w:rPr>
        <w:t>This assessment of the producer’s status as a large</w:t>
      </w:r>
      <w:r w:rsidR="00A55E0A">
        <w:rPr>
          <w:rFonts w:ascii="Arial" w:hAnsi="Arial" w:cs="Arial"/>
        </w:rPr>
        <w:t xml:space="preserve">, </w:t>
      </w:r>
      <w:r w:rsidRPr="00410B1B" w:rsidDel="00C47720">
        <w:rPr>
          <w:rFonts w:ascii="Arial" w:hAnsi="Arial" w:cs="Arial"/>
        </w:rPr>
        <w:t>sma</w:t>
      </w:r>
      <w:r w:rsidRPr="00974154" w:rsidDel="00C47720">
        <w:rPr>
          <w:rFonts w:ascii="Arial" w:hAnsi="Arial" w:cs="Arial"/>
        </w:rPr>
        <w:t>ll</w:t>
      </w:r>
      <w:r w:rsidR="00B3278E" w:rsidRPr="00974154">
        <w:rPr>
          <w:rFonts w:ascii="Arial" w:hAnsi="Arial" w:cs="Arial"/>
        </w:rPr>
        <w:t>,</w:t>
      </w:r>
      <w:r w:rsidRPr="00974154" w:rsidDel="00C47720">
        <w:rPr>
          <w:rFonts w:ascii="Arial" w:hAnsi="Arial" w:cs="Arial"/>
        </w:rPr>
        <w:t xml:space="preserve"> </w:t>
      </w:r>
      <w:r w:rsidR="00A55E0A" w:rsidRPr="00974154">
        <w:rPr>
          <w:rFonts w:ascii="Arial" w:hAnsi="Arial" w:cs="Arial"/>
        </w:rPr>
        <w:t xml:space="preserve">or unobligated </w:t>
      </w:r>
      <w:r w:rsidRPr="00410B1B" w:rsidDel="00C47720">
        <w:rPr>
          <w:rFonts w:ascii="Arial" w:hAnsi="Arial" w:cs="Arial"/>
        </w:rPr>
        <w:t>producer will carry through to Y-1 and Y.</w:t>
      </w:r>
      <w:r w:rsidR="00F10105" w:rsidRPr="00410B1B" w:rsidDel="00C47720">
        <w:rPr>
          <w:rFonts w:ascii="Arial" w:hAnsi="Arial" w:cs="Arial"/>
        </w:rPr>
        <w:t xml:space="preserve">  </w:t>
      </w:r>
    </w:p>
    <w:p w14:paraId="3FA5DD4B" w14:textId="5D6D99AD" w:rsidR="002925C6" w:rsidRPr="00410B1B" w:rsidDel="00C47720" w:rsidRDefault="004A0CD8" w:rsidP="002B0797">
      <w:pPr>
        <w:widowControl w:val="0"/>
        <w:autoSpaceDE w:val="0"/>
        <w:autoSpaceDN w:val="0"/>
        <w:adjustRightInd w:val="0"/>
        <w:spacing w:after="0" w:line="276" w:lineRule="auto"/>
        <w:jc w:val="both"/>
        <w:rPr>
          <w:rFonts w:ascii="Arial" w:eastAsiaTheme="majorEastAsia" w:hAnsi="Arial" w:cs="Arial"/>
          <w:bCs/>
        </w:rPr>
      </w:pPr>
      <w:r w:rsidRPr="009265A2" w:rsidDel="00C47720">
        <w:rPr>
          <w:rFonts w:ascii="Arial" w:eastAsiaTheme="majorEastAsia" w:hAnsi="Arial" w:cs="Arial"/>
          <w:bCs/>
        </w:rPr>
        <w:t xml:space="preserve">There is more information about turnover thresholds and packaging supplied calculations </w:t>
      </w:r>
      <w:r w:rsidR="0036292C" w:rsidRPr="009265A2">
        <w:rPr>
          <w:rFonts w:ascii="Arial" w:eastAsiaTheme="majorEastAsia" w:hAnsi="Arial" w:cs="Arial"/>
          <w:bCs/>
        </w:rPr>
        <w:t>in Sections 2:4 and 2:5</w:t>
      </w:r>
      <w:r w:rsidR="0036292C">
        <w:rPr>
          <w:rFonts w:ascii="Arial" w:eastAsiaTheme="majorEastAsia" w:hAnsi="Arial" w:cs="Arial"/>
          <w:bCs/>
        </w:rPr>
        <w:t xml:space="preserve"> </w:t>
      </w:r>
      <w:r w:rsidRPr="00410B1B" w:rsidDel="00C47720">
        <w:rPr>
          <w:rFonts w:ascii="Arial" w:eastAsiaTheme="majorEastAsia" w:hAnsi="Arial" w:cs="Arial"/>
          <w:bCs/>
        </w:rPr>
        <w:t>below.</w:t>
      </w:r>
    </w:p>
    <w:p w14:paraId="2C01CB31" w14:textId="77777777" w:rsidR="004A0CD8" w:rsidRPr="00410B1B" w:rsidRDefault="004A0CD8" w:rsidP="002B0797">
      <w:pPr>
        <w:widowControl w:val="0"/>
        <w:autoSpaceDE w:val="0"/>
        <w:autoSpaceDN w:val="0"/>
        <w:adjustRightInd w:val="0"/>
        <w:spacing w:after="0" w:line="276" w:lineRule="auto"/>
        <w:jc w:val="both"/>
        <w:rPr>
          <w:rFonts w:ascii="Arial" w:hAnsi="Arial" w:cs="Arial"/>
          <w:b/>
          <w:bCs/>
          <w:sz w:val="24"/>
          <w:szCs w:val="24"/>
        </w:rPr>
      </w:pPr>
    </w:p>
    <w:p w14:paraId="6742FCD7" w14:textId="77777777" w:rsidR="00383A4D" w:rsidRPr="00410B1B" w:rsidRDefault="00383A4D" w:rsidP="002B0797">
      <w:pPr>
        <w:widowControl w:val="0"/>
        <w:autoSpaceDE w:val="0"/>
        <w:autoSpaceDN w:val="0"/>
        <w:adjustRightInd w:val="0"/>
        <w:spacing w:after="0" w:line="276" w:lineRule="auto"/>
        <w:jc w:val="both"/>
        <w:rPr>
          <w:rFonts w:ascii="Arial" w:hAnsi="Arial" w:cs="Arial"/>
          <w:b/>
          <w:bCs/>
          <w:sz w:val="24"/>
          <w:szCs w:val="24"/>
        </w:rPr>
      </w:pPr>
    </w:p>
    <w:p w14:paraId="00183E3C" w14:textId="651BA019" w:rsidR="00437508" w:rsidRPr="00410B1B" w:rsidRDefault="002925C6" w:rsidP="002B0797">
      <w:pPr>
        <w:widowControl w:val="0"/>
        <w:autoSpaceDE w:val="0"/>
        <w:autoSpaceDN w:val="0"/>
        <w:adjustRightInd w:val="0"/>
        <w:spacing w:after="0" w:line="276" w:lineRule="auto"/>
        <w:jc w:val="both"/>
        <w:rPr>
          <w:rFonts w:ascii="Arial" w:hAnsi="Arial" w:cs="Arial"/>
          <w:b/>
          <w:bCs/>
          <w:sz w:val="24"/>
          <w:szCs w:val="24"/>
        </w:rPr>
      </w:pPr>
      <w:r w:rsidRPr="00410B1B">
        <w:rPr>
          <w:rFonts w:ascii="Arial" w:hAnsi="Arial" w:cs="Arial"/>
          <w:b/>
          <w:bCs/>
          <w:sz w:val="24"/>
          <w:szCs w:val="24"/>
        </w:rPr>
        <w:t>Y-1</w:t>
      </w:r>
      <w:r w:rsidR="00341E36" w:rsidRPr="00410B1B">
        <w:rPr>
          <w:rFonts w:ascii="Arial" w:hAnsi="Arial" w:cs="Arial"/>
          <w:b/>
          <w:bCs/>
          <w:sz w:val="24"/>
          <w:szCs w:val="24"/>
        </w:rPr>
        <w:t xml:space="preserve"> </w:t>
      </w:r>
      <w:r w:rsidR="00437508" w:rsidRPr="00410B1B">
        <w:rPr>
          <w:rFonts w:ascii="Arial" w:hAnsi="Arial" w:cs="Arial"/>
          <w:b/>
          <w:bCs/>
          <w:sz w:val="24"/>
          <w:szCs w:val="24"/>
        </w:rPr>
        <w:t>(Year</w:t>
      </w:r>
      <w:r w:rsidR="00747C90" w:rsidRPr="00410B1B">
        <w:rPr>
          <w:rFonts w:ascii="Arial" w:hAnsi="Arial" w:cs="Arial"/>
          <w:b/>
          <w:bCs/>
          <w:sz w:val="24"/>
          <w:szCs w:val="24"/>
        </w:rPr>
        <w:t xml:space="preserve"> Y</w:t>
      </w:r>
      <w:r w:rsidR="00437508" w:rsidRPr="00410B1B">
        <w:rPr>
          <w:rFonts w:ascii="Arial" w:hAnsi="Arial" w:cs="Arial"/>
          <w:b/>
          <w:bCs/>
          <w:sz w:val="24"/>
          <w:szCs w:val="24"/>
        </w:rPr>
        <w:t xml:space="preserve"> minus 1)</w:t>
      </w:r>
    </w:p>
    <w:p w14:paraId="7E7AE23C" w14:textId="77777777" w:rsidR="00437508" w:rsidRPr="00410B1B" w:rsidRDefault="00437508" w:rsidP="002B0797">
      <w:pPr>
        <w:widowControl w:val="0"/>
        <w:autoSpaceDE w:val="0"/>
        <w:autoSpaceDN w:val="0"/>
        <w:adjustRightInd w:val="0"/>
        <w:spacing w:after="0" w:line="276" w:lineRule="auto"/>
        <w:jc w:val="both"/>
        <w:rPr>
          <w:rFonts w:ascii="Arial" w:hAnsi="Arial" w:cs="Arial"/>
          <w:b/>
          <w:bCs/>
          <w:sz w:val="24"/>
          <w:szCs w:val="24"/>
        </w:rPr>
      </w:pPr>
    </w:p>
    <w:p w14:paraId="0321ECCD" w14:textId="7EDD1C49" w:rsidR="009A70F3" w:rsidRPr="00410B1B" w:rsidRDefault="002925C6" w:rsidP="009A70F3">
      <w:pPr>
        <w:widowControl w:val="0"/>
        <w:autoSpaceDE w:val="0"/>
        <w:autoSpaceDN w:val="0"/>
        <w:adjustRightInd w:val="0"/>
        <w:spacing w:after="0" w:line="276" w:lineRule="auto"/>
        <w:jc w:val="both"/>
        <w:rPr>
          <w:rFonts w:ascii="Arial" w:hAnsi="Arial" w:cs="Arial"/>
        </w:rPr>
      </w:pPr>
      <w:r w:rsidRPr="00410B1B">
        <w:rPr>
          <w:rFonts w:ascii="Arial" w:hAnsi="Arial" w:cs="Arial"/>
        </w:rPr>
        <w:t xml:space="preserve">This is the calendar year in which a person has the obligations of a small or large producer, based on the packaging supplied assessment made in Y-2, and turnover before 7 April </w:t>
      </w:r>
      <w:r w:rsidR="009F1665" w:rsidRPr="00410B1B">
        <w:rPr>
          <w:rFonts w:ascii="Arial" w:hAnsi="Arial" w:cs="Arial"/>
        </w:rPr>
        <w:t>of</w:t>
      </w:r>
      <w:r w:rsidRPr="00410B1B">
        <w:rPr>
          <w:rFonts w:ascii="Arial" w:hAnsi="Arial" w:cs="Arial"/>
        </w:rPr>
        <w:t xml:space="preserve"> this year.</w:t>
      </w:r>
      <w:r w:rsidR="009A70F3" w:rsidRPr="009A70F3">
        <w:rPr>
          <w:rFonts w:ascii="Arial" w:hAnsi="Arial" w:cs="Arial"/>
        </w:rPr>
        <w:t xml:space="preserve"> </w:t>
      </w:r>
      <w:r w:rsidR="009A70F3" w:rsidRPr="00054A58">
        <w:rPr>
          <w:rFonts w:ascii="Arial" w:hAnsi="Arial" w:cs="Arial"/>
        </w:rPr>
        <w:t>This was previously called the obligation year.</w:t>
      </w:r>
    </w:p>
    <w:p w14:paraId="762E807B" w14:textId="47861B96" w:rsidR="00CF4B91" w:rsidRPr="00410B1B" w:rsidRDefault="00CF4B91" w:rsidP="00E5780D">
      <w:pPr>
        <w:spacing w:after="0" w:line="276" w:lineRule="auto"/>
        <w:jc w:val="both"/>
        <w:rPr>
          <w:b/>
          <w:bCs/>
        </w:rPr>
      </w:pPr>
    </w:p>
    <w:p w14:paraId="6B42B297" w14:textId="561B7398" w:rsidR="002925C6" w:rsidRPr="00410B1B" w:rsidRDefault="002925C6" w:rsidP="00E5780D">
      <w:pPr>
        <w:spacing w:line="276" w:lineRule="auto"/>
        <w:ind w:left="360"/>
        <w:jc w:val="both"/>
        <w:rPr>
          <w:rFonts w:ascii="Arial" w:hAnsi="Arial" w:cs="Arial"/>
          <w:b/>
          <w:bCs/>
        </w:rPr>
      </w:pPr>
      <w:r w:rsidRPr="00410B1B">
        <w:rPr>
          <w:rFonts w:ascii="Arial" w:hAnsi="Arial" w:cs="Arial"/>
          <w:b/>
          <w:bCs/>
        </w:rPr>
        <w:t>Large producers must:</w:t>
      </w:r>
    </w:p>
    <w:p w14:paraId="78CA4609" w14:textId="7233A040" w:rsidR="002925C6" w:rsidRPr="00410B1B" w:rsidRDefault="002925C6" w:rsidP="00E5780D">
      <w:pPr>
        <w:pStyle w:val="ListParagraph"/>
        <w:numPr>
          <w:ilvl w:val="0"/>
          <w:numId w:val="34"/>
        </w:numPr>
        <w:spacing w:after="160" w:line="276" w:lineRule="auto"/>
        <w:ind w:left="720"/>
        <w:jc w:val="both"/>
        <w:rPr>
          <w:rFonts w:ascii="Arial" w:hAnsi="Arial" w:cs="Arial"/>
          <w:sz w:val="22"/>
          <w:szCs w:val="22"/>
        </w:rPr>
      </w:pPr>
      <w:r w:rsidRPr="00410B1B">
        <w:rPr>
          <w:rFonts w:ascii="Arial" w:hAnsi="Arial" w:cs="Arial"/>
          <w:sz w:val="22"/>
          <w:szCs w:val="22"/>
        </w:rPr>
        <w:t>Collect data on packaging supplied in this calendar year</w:t>
      </w:r>
      <w:r w:rsidR="456C0B02" w:rsidRPr="00410B1B">
        <w:rPr>
          <w:rFonts w:ascii="Arial" w:hAnsi="Arial" w:cs="Arial"/>
          <w:sz w:val="22"/>
          <w:szCs w:val="22"/>
        </w:rPr>
        <w:t>;</w:t>
      </w:r>
      <w:r w:rsidRPr="00410B1B">
        <w:rPr>
          <w:rFonts w:ascii="Arial" w:hAnsi="Arial" w:cs="Arial"/>
          <w:sz w:val="22"/>
          <w:szCs w:val="22"/>
        </w:rPr>
        <w:t xml:space="preserve"> and </w:t>
      </w:r>
    </w:p>
    <w:p w14:paraId="74D6D80C" w14:textId="4197A4F2" w:rsidR="002925C6" w:rsidRPr="00410B1B" w:rsidRDefault="17792CDA" w:rsidP="00E5780D">
      <w:pPr>
        <w:pStyle w:val="ListParagraph"/>
        <w:numPr>
          <w:ilvl w:val="0"/>
          <w:numId w:val="34"/>
        </w:numPr>
        <w:spacing w:after="160" w:line="276" w:lineRule="auto"/>
        <w:ind w:left="720"/>
        <w:jc w:val="both"/>
        <w:rPr>
          <w:rFonts w:ascii="Arial" w:hAnsi="Arial" w:cs="Arial"/>
          <w:sz w:val="22"/>
          <w:szCs w:val="22"/>
        </w:rPr>
      </w:pPr>
      <w:r w:rsidRPr="00410B1B">
        <w:rPr>
          <w:rFonts w:ascii="Arial" w:hAnsi="Arial" w:cs="Arial"/>
          <w:sz w:val="22"/>
          <w:szCs w:val="22"/>
        </w:rPr>
        <w:t>Report Y-1 H1 packaging data (Jan – June) by 1 October of this year</w:t>
      </w:r>
      <w:r w:rsidR="23E24AA8" w:rsidRPr="00410B1B">
        <w:rPr>
          <w:rFonts w:ascii="Arial" w:hAnsi="Arial" w:cs="Arial"/>
          <w:sz w:val="22"/>
          <w:szCs w:val="22"/>
        </w:rPr>
        <w:t>;</w:t>
      </w:r>
      <w:r w:rsidRPr="00410B1B">
        <w:rPr>
          <w:rFonts w:ascii="Arial" w:hAnsi="Arial" w:cs="Arial"/>
          <w:sz w:val="22"/>
          <w:szCs w:val="22"/>
        </w:rPr>
        <w:t xml:space="preserve"> and</w:t>
      </w:r>
    </w:p>
    <w:p w14:paraId="21C5F6C8" w14:textId="279C5E46" w:rsidR="00743A01" w:rsidRPr="00D62980" w:rsidRDefault="002925C6" w:rsidP="00E5780D">
      <w:pPr>
        <w:pStyle w:val="ListParagraph"/>
        <w:numPr>
          <w:ilvl w:val="0"/>
          <w:numId w:val="34"/>
        </w:numPr>
        <w:spacing w:line="276" w:lineRule="auto"/>
        <w:ind w:left="720"/>
        <w:jc w:val="both"/>
        <w:rPr>
          <w:rFonts w:ascii="Arial" w:hAnsi="Arial" w:cs="Arial"/>
        </w:rPr>
      </w:pPr>
      <w:r w:rsidRPr="00410B1B">
        <w:rPr>
          <w:rFonts w:ascii="Arial" w:hAnsi="Arial" w:cs="Arial"/>
          <w:sz w:val="22"/>
          <w:szCs w:val="22"/>
          <w:u w:val="single"/>
        </w:rPr>
        <w:t>For the 2026 Year Y and onwards:</w:t>
      </w:r>
      <w:r w:rsidRPr="00410B1B">
        <w:rPr>
          <w:rFonts w:ascii="Arial" w:hAnsi="Arial" w:cs="Arial"/>
          <w:sz w:val="22"/>
          <w:szCs w:val="22"/>
        </w:rPr>
        <w:t xml:space="preserve"> Large producers must submit an application for producer registration on or before 1 October of Y-1, for the following Year Y (the relevant year). </w:t>
      </w:r>
    </w:p>
    <w:p w14:paraId="279DE71B" w14:textId="77777777" w:rsidR="00D62980" w:rsidRPr="00D62980" w:rsidRDefault="00D62980" w:rsidP="00E5780D">
      <w:pPr>
        <w:pStyle w:val="ListParagraph"/>
        <w:spacing w:line="276" w:lineRule="auto"/>
        <w:jc w:val="both"/>
        <w:rPr>
          <w:rFonts w:ascii="Arial" w:hAnsi="Arial" w:cs="Arial"/>
        </w:rPr>
      </w:pPr>
    </w:p>
    <w:p w14:paraId="0E97E48B" w14:textId="1D821698" w:rsidR="00D16903" w:rsidRPr="00410B1B" w:rsidRDefault="00743A01" w:rsidP="002B0797">
      <w:pPr>
        <w:widowControl w:val="0"/>
        <w:autoSpaceDE w:val="0"/>
        <w:autoSpaceDN w:val="0"/>
        <w:adjustRightInd w:val="0"/>
        <w:spacing w:line="276" w:lineRule="auto"/>
        <w:ind w:left="360"/>
        <w:jc w:val="both"/>
        <w:rPr>
          <w:rFonts w:ascii="Arial" w:hAnsi="Arial" w:cs="Arial"/>
        </w:rPr>
      </w:pPr>
      <w:r w:rsidRPr="00410B1B">
        <w:rPr>
          <w:rFonts w:ascii="Arial" w:hAnsi="Arial" w:cs="Arial"/>
          <w:b/>
          <w:bCs/>
        </w:rPr>
        <w:t>Small producers must:</w:t>
      </w:r>
      <w:r w:rsidRPr="00410B1B">
        <w:rPr>
          <w:rFonts w:ascii="Arial" w:hAnsi="Arial" w:cs="Arial"/>
        </w:rPr>
        <w:t xml:space="preserve"> </w:t>
      </w:r>
    </w:p>
    <w:p w14:paraId="73B575FF" w14:textId="0207AEBE" w:rsidR="00743A01" w:rsidRPr="00410B1B" w:rsidRDefault="00743A01" w:rsidP="00E5780D">
      <w:pPr>
        <w:pStyle w:val="ListParagraph"/>
        <w:numPr>
          <w:ilvl w:val="0"/>
          <w:numId w:val="34"/>
        </w:numPr>
        <w:spacing w:line="276" w:lineRule="auto"/>
        <w:ind w:left="720"/>
        <w:jc w:val="both"/>
        <w:rPr>
          <w:rFonts w:ascii="Arial" w:hAnsi="Arial" w:cs="Arial"/>
          <w:sz w:val="22"/>
          <w:szCs w:val="22"/>
        </w:rPr>
      </w:pPr>
      <w:r w:rsidRPr="00410B1B">
        <w:rPr>
          <w:rFonts w:ascii="Arial" w:hAnsi="Arial" w:cs="Arial"/>
          <w:sz w:val="22"/>
          <w:szCs w:val="22"/>
        </w:rPr>
        <w:t>Collect data on packaging supplied in this calendar year.</w:t>
      </w:r>
    </w:p>
    <w:p w14:paraId="26F29B9B" w14:textId="77777777" w:rsidR="002925C6" w:rsidRPr="00410B1B" w:rsidRDefault="002925C6" w:rsidP="008F3B17">
      <w:pPr>
        <w:widowControl w:val="0"/>
        <w:autoSpaceDE w:val="0"/>
        <w:autoSpaceDN w:val="0"/>
        <w:adjustRightInd w:val="0"/>
        <w:spacing w:after="0" w:line="276" w:lineRule="auto"/>
        <w:jc w:val="both"/>
        <w:rPr>
          <w:rFonts w:ascii="Arial" w:eastAsiaTheme="majorEastAsia" w:hAnsi="Arial" w:cstheme="majorBidi"/>
          <w:bCs/>
        </w:rPr>
      </w:pPr>
    </w:p>
    <w:p w14:paraId="0EED062C" w14:textId="77777777" w:rsidR="003E75DA" w:rsidRPr="00410B1B" w:rsidRDefault="003E75DA" w:rsidP="002925C6">
      <w:pPr>
        <w:widowControl w:val="0"/>
        <w:autoSpaceDE w:val="0"/>
        <w:autoSpaceDN w:val="0"/>
        <w:adjustRightInd w:val="0"/>
        <w:spacing w:after="0" w:line="276" w:lineRule="auto"/>
        <w:jc w:val="both"/>
        <w:rPr>
          <w:rFonts w:ascii="Arial" w:hAnsi="Arial" w:cs="Arial"/>
          <w:b/>
          <w:bCs/>
          <w:sz w:val="24"/>
          <w:szCs w:val="24"/>
        </w:rPr>
      </w:pPr>
    </w:p>
    <w:p w14:paraId="72DE218D" w14:textId="77777777" w:rsidR="00FA1848" w:rsidRDefault="00FA1848" w:rsidP="002925C6">
      <w:pPr>
        <w:widowControl w:val="0"/>
        <w:autoSpaceDE w:val="0"/>
        <w:autoSpaceDN w:val="0"/>
        <w:adjustRightInd w:val="0"/>
        <w:spacing w:after="0" w:line="276" w:lineRule="auto"/>
        <w:jc w:val="both"/>
        <w:rPr>
          <w:rFonts w:ascii="Arial" w:hAnsi="Arial" w:cs="Arial"/>
          <w:b/>
          <w:bCs/>
          <w:sz w:val="24"/>
          <w:szCs w:val="24"/>
        </w:rPr>
      </w:pPr>
    </w:p>
    <w:p w14:paraId="57D6FDD4" w14:textId="3BFCF8B6" w:rsidR="002925C6" w:rsidRPr="00410B1B" w:rsidDel="003625AC" w:rsidRDefault="002925C6" w:rsidP="002925C6">
      <w:pPr>
        <w:widowControl w:val="0"/>
        <w:autoSpaceDE w:val="0"/>
        <w:autoSpaceDN w:val="0"/>
        <w:adjustRightInd w:val="0"/>
        <w:spacing w:after="0" w:line="276" w:lineRule="auto"/>
        <w:jc w:val="both"/>
        <w:rPr>
          <w:rFonts w:ascii="Arial" w:hAnsi="Arial" w:cs="Arial"/>
          <w:b/>
          <w:bCs/>
          <w:sz w:val="24"/>
          <w:szCs w:val="24"/>
        </w:rPr>
      </w:pPr>
      <w:r w:rsidRPr="00410B1B" w:rsidDel="003625AC">
        <w:rPr>
          <w:rFonts w:ascii="Arial" w:hAnsi="Arial" w:cs="Arial"/>
          <w:b/>
          <w:bCs/>
          <w:sz w:val="24"/>
          <w:szCs w:val="24"/>
        </w:rPr>
        <w:t>Year Y (the relevant year)</w:t>
      </w:r>
    </w:p>
    <w:p w14:paraId="6DD49603" w14:textId="77777777" w:rsidR="002925C6" w:rsidRPr="00410B1B" w:rsidDel="003625AC" w:rsidRDefault="002925C6" w:rsidP="002925C6">
      <w:pPr>
        <w:widowControl w:val="0"/>
        <w:autoSpaceDE w:val="0"/>
        <w:autoSpaceDN w:val="0"/>
        <w:adjustRightInd w:val="0"/>
        <w:spacing w:after="0" w:line="276" w:lineRule="auto"/>
        <w:jc w:val="both"/>
        <w:rPr>
          <w:rFonts w:ascii="Arial" w:eastAsiaTheme="majorEastAsia" w:hAnsi="Arial" w:cstheme="majorBidi"/>
          <w:bCs/>
        </w:rPr>
      </w:pPr>
    </w:p>
    <w:p w14:paraId="0F8BF5CB" w14:textId="68207C54" w:rsidR="002925C6" w:rsidRPr="00410B1B" w:rsidDel="003625AC" w:rsidRDefault="002925C6" w:rsidP="002925C6">
      <w:pPr>
        <w:spacing w:line="276" w:lineRule="auto"/>
        <w:rPr>
          <w:rFonts w:ascii="Arial" w:hAnsi="Arial" w:cs="Arial"/>
        </w:rPr>
      </w:pPr>
      <w:r w:rsidRPr="00410B1B" w:rsidDel="003625AC">
        <w:rPr>
          <w:rFonts w:ascii="Arial" w:hAnsi="Arial" w:cs="Arial"/>
        </w:rPr>
        <w:t xml:space="preserve">This is the year in which a producer must meet its recycling and if relevant, disposal cost obligations. </w:t>
      </w:r>
    </w:p>
    <w:p w14:paraId="0761143D" w14:textId="77777777" w:rsidR="002925C6" w:rsidRPr="00410B1B" w:rsidDel="003625AC" w:rsidRDefault="002925C6" w:rsidP="002925C6">
      <w:pPr>
        <w:widowControl w:val="0"/>
        <w:autoSpaceDE w:val="0"/>
        <w:autoSpaceDN w:val="0"/>
        <w:adjustRightInd w:val="0"/>
        <w:spacing w:after="0" w:line="276" w:lineRule="auto"/>
        <w:jc w:val="both"/>
        <w:rPr>
          <w:rFonts w:ascii="Arial" w:hAnsi="Arial" w:cs="Arial"/>
        </w:rPr>
      </w:pPr>
      <w:r w:rsidRPr="00410B1B" w:rsidDel="003625AC">
        <w:rPr>
          <w:rFonts w:ascii="Arial" w:hAnsi="Arial" w:cs="Arial"/>
        </w:rPr>
        <w:t>These obligations are based on Y-1 packaging data.</w:t>
      </w:r>
    </w:p>
    <w:p w14:paraId="32521112" w14:textId="77777777" w:rsidR="002925C6" w:rsidRPr="00410B1B" w:rsidDel="003625AC" w:rsidRDefault="002925C6" w:rsidP="002925C6">
      <w:pPr>
        <w:widowControl w:val="0"/>
        <w:autoSpaceDE w:val="0"/>
        <w:autoSpaceDN w:val="0"/>
        <w:adjustRightInd w:val="0"/>
        <w:spacing w:after="0" w:line="276" w:lineRule="auto"/>
        <w:jc w:val="both"/>
        <w:rPr>
          <w:rFonts w:ascii="Arial" w:hAnsi="Arial" w:cs="Arial"/>
        </w:rPr>
      </w:pPr>
    </w:p>
    <w:p w14:paraId="11AFF132" w14:textId="413969F2" w:rsidR="002925C6" w:rsidRPr="00410B1B" w:rsidDel="003625AC" w:rsidRDefault="002925C6" w:rsidP="00626CDC">
      <w:pPr>
        <w:spacing w:line="276" w:lineRule="auto"/>
        <w:ind w:left="360"/>
        <w:rPr>
          <w:rFonts w:ascii="Arial" w:hAnsi="Arial" w:cs="Arial"/>
          <w:b/>
          <w:bCs/>
        </w:rPr>
      </w:pPr>
      <w:r w:rsidRPr="00410B1B" w:rsidDel="003625AC">
        <w:rPr>
          <w:rFonts w:ascii="Arial" w:hAnsi="Arial" w:cs="Arial"/>
          <w:b/>
          <w:bCs/>
        </w:rPr>
        <w:t>Large producers</w:t>
      </w:r>
      <w:r w:rsidR="001835ED" w:rsidRPr="00410B1B" w:rsidDel="003625AC">
        <w:rPr>
          <w:rFonts w:ascii="Arial" w:hAnsi="Arial" w:cs="Arial"/>
          <w:b/>
          <w:bCs/>
        </w:rPr>
        <w:t xml:space="preserve"> </w:t>
      </w:r>
      <w:r w:rsidRPr="00410B1B" w:rsidDel="003625AC">
        <w:rPr>
          <w:rFonts w:ascii="Arial" w:hAnsi="Arial" w:cs="Arial"/>
          <w:b/>
          <w:bCs/>
        </w:rPr>
        <w:t>must:</w:t>
      </w:r>
    </w:p>
    <w:p w14:paraId="0B22651A" w14:textId="08AEFEE3" w:rsidR="002925C6" w:rsidRPr="00410B1B" w:rsidDel="003625AC" w:rsidRDefault="002925C6" w:rsidP="00626CDC">
      <w:pPr>
        <w:pStyle w:val="ListParagraph"/>
        <w:numPr>
          <w:ilvl w:val="0"/>
          <w:numId w:val="30"/>
        </w:numPr>
        <w:spacing w:after="160" w:line="276" w:lineRule="auto"/>
        <w:rPr>
          <w:rFonts w:ascii="Arial" w:hAnsi="Arial" w:cs="Arial"/>
          <w:sz w:val="22"/>
          <w:szCs w:val="22"/>
        </w:rPr>
      </w:pPr>
      <w:r w:rsidRPr="00410B1B" w:rsidDel="003625AC">
        <w:rPr>
          <w:rFonts w:ascii="Arial" w:hAnsi="Arial" w:cs="Arial"/>
          <w:sz w:val="22"/>
          <w:szCs w:val="22"/>
        </w:rPr>
        <w:t>Report Y-1 H2 data (Jul – Dec) by 1 April of this year</w:t>
      </w:r>
      <w:r w:rsidR="7B070DCC" w:rsidRPr="00410B1B" w:rsidDel="003625AC">
        <w:rPr>
          <w:rFonts w:ascii="Arial" w:hAnsi="Arial" w:cs="Arial"/>
          <w:sz w:val="22"/>
          <w:szCs w:val="22"/>
        </w:rPr>
        <w:t>;</w:t>
      </w:r>
      <w:r w:rsidRPr="00410B1B" w:rsidDel="003625AC">
        <w:rPr>
          <w:rFonts w:ascii="Arial" w:hAnsi="Arial" w:cs="Arial"/>
          <w:sz w:val="22"/>
          <w:szCs w:val="22"/>
        </w:rPr>
        <w:t xml:space="preserve"> and</w:t>
      </w:r>
    </w:p>
    <w:p w14:paraId="6611809E" w14:textId="3C74ED62" w:rsidR="002925C6" w:rsidRPr="00410B1B" w:rsidDel="003625AC" w:rsidRDefault="002925C6" w:rsidP="00626CDC">
      <w:pPr>
        <w:pStyle w:val="ListParagraph"/>
        <w:widowControl w:val="0"/>
        <w:numPr>
          <w:ilvl w:val="0"/>
          <w:numId w:val="30"/>
        </w:numPr>
        <w:autoSpaceDE w:val="0"/>
        <w:autoSpaceDN w:val="0"/>
        <w:adjustRightInd w:val="0"/>
        <w:spacing w:after="160" w:line="276" w:lineRule="auto"/>
        <w:jc w:val="both"/>
      </w:pPr>
      <w:r w:rsidRPr="00410B1B" w:rsidDel="003625AC">
        <w:rPr>
          <w:rFonts w:ascii="Arial" w:hAnsi="Arial" w:cs="Arial"/>
          <w:sz w:val="22"/>
          <w:szCs w:val="22"/>
        </w:rPr>
        <w:t>Purchase PRNs or PERNs to meet their Year Y recycling obligations; and if relevant, pay a disposal fee</w:t>
      </w:r>
      <w:r w:rsidR="6CB58588" w:rsidRPr="00410B1B" w:rsidDel="003625AC">
        <w:rPr>
          <w:rFonts w:ascii="Arial" w:hAnsi="Arial" w:cs="Arial"/>
          <w:sz w:val="22"/>
          <w:szCs w:val="22"/>
        </w:rPr>
        <w:t>;</w:t>
      </w:r>
      <w:r w:rsidRPr="00410B1B" w:rsidDel="003625AC">
        <w:rPr>
          <w:rFonts w:ascii="Arial" w:hAnsi="Arial" w:cs="Arial"/>
          <w:sz w:val="22"/>
          <w:szCs w:val="22"/>
        </w:rPr>
        <w:t xml:space="preserve"> and</w:t>
      </w:r>
    </w:p>
    <w:p w14:paraId="48801C71" w14:textId="77777777" w:rsidR="002925C6" w:rsidRPr="00410B1B" w:rsidDel="003625AC" w:rsidRDefault="002925C6" w:rsidP="00626CDC">
      <w:pPr>
        <w:pStyle w:val="ListParagraph"/>
        <w:widowControl w:val="0"/>
        <w:numPr>
          <w:ilvl w:val="0"/>
          <w:numId w:val="30"/>
        </w:numPr>
        <w:autoSpaceDE w:val="0"/>
        <w:autoSpaceDN w:val="0"/>
        <w:adjustRightInd w:val="0"/>
        <w:spacing w:line="276" w:lineRule="auto"/>
        <w:jc w:val="both"/>
        <w:rPr>
          <w:sz w:val="22"/>
          <w:szCs w:val="22"/>
        </w:rPr>
      </w:pPr>
      <w:r w:rsidRPr="00410B1B" w:rsidDel="003625AC">
        <w:rPr>
          <w:rFonts w:ascii="Arial" w:hAnsi="Arial" w:cs="Arial"/>
          <w:sz w:val="22"/>
          <w:szCs w:val="22"/>
          <w:u w:val="single"/>
        </w:rPr>
        <w:t>For the 2025 Year Y only*,</w:t>
      </w:r>
      <w:r w:rsidRPr="00410B1B" w:rsidDel="003625AC">
        <w:rPr>
          <w:rFonts w:ascii="Arial" w:hAnsi="Arial" w:cs="Arial"/>
          <w:sz w:val="22"/>
          <w:szCs w:val="22"/>
        </w:rPr>
        <w:t xml:space="preserve"> large producers must submit an application for producer registration on or before 1 April 2025.</w:t>
      </w:r>
      <w:r w:rsidRPr="00410B1B" w:rsidDel="003625AC">
        <w:rPr>
          <w:sz w:val="22"/>
          <w:szCs w:val="22"/>
        </w:rPr>
        <w:t xml:space="preserve"> </w:t>
      </w:r>
    </w:p>
    <w:p w14:paraId="75CFFC3B" w14:textId="77777777" w:rsidR="002925C6" w:rsidRPr="00410B1B" w:rsidDel="003625AC" w:rsidRDefault="002925C6" w:rsidP="00626CDC">
      <w:pPr>
        <w:widowControl w:val="0"/>
        <w:autoSpaceDE w:val="0"/>
        <w:autoSpaceDN w:val="0"/>
        <w:adjustRightInd w:val="0"/>
        <w:spacing w:after="0" w:line="276" w:lineRule="auto"/>
        <w:ind w:left="360"/>
        <w:jc w:val="both"/>
        <w:rPr>
          <w:rFonts w:ascii="Arial" w:hAnsi="Arial" w:cs="Arial"/>
        </w:rPr>
      </w:pPr>
    </w:p>
    <w:p w14:paraId="470C53D3" w14:textId="77777777" w:rsidR="002925C6" w:rsidRPr="00410B1B" w:rsidDel="003625AC" w:rsidRDefault="002925C6" w:rsidP="00626CDC">
      <w:pPr>
        <w:widowControl w:val="0"/>
        <w:autoSpaceDE w:val="0"/>
        <w:autoSpaceDN w:val="0"/>
        <w:adjustRightInd w:val="0"/>
        <w:spacing w:after="0" w:line="276" w:lineRule="auto"/>
        <w:ind w:left="360"/>
        <w:jc w:val="both"/>
        <w:rPr>
          <w:rFonts w:ascii="Arial" w:hAnsi="Arial" w:cs="Arial"/>
        </w:rPr>
      </w:pPr>
      <w:r w:rsidRPr="00410B1B" w:rsidDel="003625AC">
        <w:rPr>
          <w:rFonts w:ascii="Arial" w:hAnsi="Arial" w:cs="Arial"/>
        </w:rPr>
        <w:t>*This means that in 2025 large producers must register in April 2025 for the 2025 Year Y, and by 1 October 2025 for the 2026 Year Y.</w:t>
      </w:r>
    </w:p>
    <w:p w14:paraId="3EF8B12D" w14:textId="77777777" w:rsidR="002925C6" w:rsidRPr="00410B1B" w:rsidDel="003625AC" w:rsidRDefault="002925C6" w:rsidP="00626CDC">
      <w:pPr>
        <w:widowControl w:val="0"/>
        <w:autoSpaceDE w:val="0"/>
        <w:autoSpaceDN w:val="0"/>
        <w:adjustRightInd w:val="0"/>
        <w:spacing w:after="0" w:line="276" w:lineRule="auto"/>
        <w:ind w:left="720"/>
        <w:jc w:val="both"/>
        <w:rPr>
          <w:rFonts w:ascii="Arial" w:hAnsi="Arial" w:cs="Arial"/>
        </w:rPr>
      </w:pPr>
    </w:p>
    <w:p w14:paraId="72B56AFF" w14:textId="706AB9D0" w:rsidR="002925C6" w:rsidRPr="00410B1B" w:rsidDel="003625AC" w:rsidRDefault="002925C6" w:rsidP="00626CDC">
      <w:pPr>
        <w:widowControl w:val="0"/>
        <w:autoSpaceDE w:val="0"/>
        <w:autoSpaceDN w:val="0"/>
        <w:adjustRightInd w:val="0"/>
        <w:spacing w:after="0" w:line="276" w:lineRule="auto"/>
        <w:ind w:left="360"/>
        <w:jc w:val="both"/>
        <w:rPr>
          <w:rFonts w:ascii="Arial" w:hAnsi="Arial" w:cs="Arial"/>
        </w:rPr>
      </w:pPr>
      <w:r w:rsidRPr="00410B1B" w:rsidDel="003625AC">
        <w:rPr>
          <w:rFonts w:ascii="Arial" w:hAnsi="Arial" w:cs="Arial"/>
          <w:b/>
          <w:bCs/>
        </w:rPr>
        <w:t>Small producers</w:t>
      </w:r>
      <w:r w:rsidR="001835ED" w:rsidRPr="00410B1B" w:rsidDel="003625AC">
        <w:rPr>
          <w:rFonts w:ascii="Arial" w:hAnsi="Arial" w:cs="Arial"/>
          <w:b/>
          <w:bCs/>
        </w:rPr>
        <w:t xml:space="preserve"> </w:t>
      </w:r>
      <w:r w:rsidRPr="00410B1B" w:rsidDel="003625AC">
        <w:rPr>
          <w:rFonts w:ascii="Arial" w:hAnsi="Arial" w:cs="Arial"/>
          <w:b/>
          <w:bCs/>
        </w:rPr>
        <w:t>must:</w:t>
      </w:r>
      <w:r w:rsidRPr="00410B1B" w:rsidDel="003625AC">
        <w:rPr>
          <w:rFonts w:ascii="Arial" w:hAnsi="Arial" w:cs="Arial"/>
        </w:rPr>
        <w:t xml:space="preserve"> </w:t>
      </w:r>
    </w:p>
    <w:p w14:paraId="34D6B8EA" w14:textId="77777777" w:rsidR="002925C6" w:rsidRPr="00410B1B" w:rsidDel="003625AC" w:rsidRDefault="002925C6" w:rsidP="00626CDC">
      <w:pPr>
        <w:widowControl w:val="0"/>
        <w:autoSpaceDE w:val="0"/>
        <w:autoSpaceDN w:val="0"/>
        <w:adjustRightInd w:val="0"/>
        <w:spacing w:after="0" w:line="276" w:lineRule="auto"/>
        <w:ind w:left="360"/>
        <w:jc w:val="both"/>
        <w:rPr>
          <w:rFonts w:ascii="Arial" w:hAnsi="Arial" w:cs="Arial"/>
        </w:rPr>
      </w:pPr>
    </w:p>
    <w:p w14:paraId="6291D292" w14:textId="0B8AD8BB" w:rsidR="002925C6" w:rsidRPr="00410B1B" w:rsidDel="003625AC" w:rsidRDefault="002925C6" w:rsidP="00626CDC">
      <w:pPr>
        <w:pStyle w:val="ListParagraph"/>
        <w:widowControl w:val="0"/>
        <w:numPr>
          <w:ilvl w:val="0"/>
          <w:numId w:val="50"/>
        </w:numPr>
        <w:autoSpaceDE w:val="0"/>
        <w:autoSpaceDN w:val="0"/>
        <w:adjustRightInd w:val="0"/>
        <w:spacing w:line="276" w:lineRule="auto"/>
        <w:ind w:left="720"/>
        <w:jc w:val="both"/>
        <w:rPr>
          <w:rFonts w:ascii="Arial" w:hAnsi="Arial" w:cs="Arial"/>
          <w:sz w:val="22"/>
          <w:szCs w:val="22"/>
        </w:rPr>
      </w:pPr>
      <w:r w:rsidRPr="00410B1B" w:rsidDel="003625AC">
        <w:rPr>
          <w:rFonts w:ascii="Arial" w:hAnsi="Arial" w:cs="Arial"/>
          <w:sz w:val="22"/>
          <w:szCs w:val="22"/>
        </w:rPr>
        <w:t>Submit an application for registration by 1 April as a small producer</w:t>
      </w:r>
      <w:r w:rsidR="17C6769B" w:rsidRPr="00410B1B" w:rsidDel="003625AC">
        <w:rPr>
          <w:rFonts w:ascii="Arial" w:hAnsi="Arial" w:cs="Arial"/>
          <w:sz w:val="22"/>
          <w:szCs w:val="22"/>
        </w:rPr>
        <w:t>;</w:t>
      </w:r>
      <w:r w:rsidRPr="00410B1B" w:rsidDel="003625AC">
        <w:rPr>
          <w:rFonts w:ascii="Arial" w:hAnsi="Arial" w:cs="Arial"/>
          <w:sz w:val="22"/>
          <w:szCs w:val="22"/>
        </w:rPr>
        <w:t xml:space="preserve"> and </w:t>
      </w:r>
    </w:p>
    <w:p w14:paraId="0F482001" w14:textId="77777777" w:rsidR="002925C6" w:rsidRPr="00410B1B" w:rsidDel="003625AC" w:rsidRDefault="002925C6" w:rsidP="00626CDC">
      <w:pPr>
        <w:pStyle w:val="ListParagraph"/>
        <w:widowControl w:val="0"/>
        <w:numPr>
          <w:ilvl w:val="0"/>
          <w:numId w:val="50"/>
        </w:numPr>
        <w:autoSpaceDE w:val="0"/>
        <w:autoSpaceDN w:val="0"/>
        <w:adjustRightInd w:val="0"/>
        <w:spacing w:line="276" w:lineRule="auto"/>
        <w:ind w:left="720"/>
        <w:jc w:val="both"/>
        <w:rPr>
          <w:rFonts w:ascii="Arial" w:hAnsi="Arial" w:cs="Arial"/>
          <w:sz w:val="22"/>
          <w:szCs w:val="22"/>
        </w:rPr>
      </w:pPr>
      <w:r w:rsidRPr="00410B1B" w:rsidDel="003625AC">
        <w:rPr>
          <w:rFonts w:ascii="Arial" w:hAnsi="Arial" w:cs="Arial"/>
          <w:sz w:val="22"/>
          <w:szCs w:val="22"/>
        </w:rPr>
        <w:t>Report their Y-1 annual packaging data (Jan-Dec) by 1 April.</w:t>
      </w:r>
    </w:p>
    <w:p w14:paraId="789D296E" w14:textId="77777777" w:rsidR="002925C6" w:rsidRPr="00410B1B" w:rsidRDefault="002925C6" w:rsidP="002925C6">
      <w:pPr>
        <w:spacing w:line="276" w:lineRule="auto"/>
        <w:rPr>
          <w:rFonts w:ascii="Arial" w:hAnsi="Arial" w:cs="Arial"/>
        </w:rPr>
      </w:pPr>
    </w:p>
    <w:p w14:paraId="404B4F7B" w14:textId="0FC20767" w:rsidR="002925C6" w:rsidRPr="00410B1B" w:rsidRDefault="002925C6" w:rsidP="002925C6">
      <w:pPr>
        <w:spacing w:line="276" w:lineRule="auto"/>
        <w:rPr>
          <w:rFonts w:ascii="Arial" w:hAnsi="Arial" w:cs="Arial"/>
        </w:rPr>
      </w:pPr>
      <w:r w:rsidRPr="00410B1B">
        <w:rPr>
          <w:rFonts w:ascii="Arial" w:hAnsi="Arial" w:cs="Arial"/>
        </w:rPr>
        <w:t xml:space="preserve">The table below illustrates the overlap of successive years that is described above. </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50"/>
        <w:gridCol w:w="833"/>
        <w:gridCol w:w="874"/>
        <w:gridCol w:w="874"/>
        <w:gridCol w:w="874"/>
        <w:gridCol w:w="874"/>
        <w:gridCol w:w="874"/>
      </w:tblGrid>
      <w:tr w:rsidR="00644A20" w:rsidRPr="00763192" w14:paraId="47A28421" w14:textId="77777777" w:rsidTr="00D22C9A">
        <w:trPr>
          <w:trHeight w:val="463"/>
        </w:trPr>
        <w:tc>
          <w:tcPr>
            <w:tcW w:w="2552" w:type="dxa"/>
            <w:tcBorders>
              <w:top w:val="nil"/>
              <w:left w:val="nil"/>
              <w:bottom w:val="single" w:sz="4" w:space="0" w:color="auto"/>
              <w:right w:val="nil"/>
            </w:tcBorders>
            <w:shd w:val="clear" w:color="auto" w:fill="FFFFFF" w:themeFill="background1"/>
            <w:vAlign w:val="center"/>
          </w:tcPr>
          <w:p w14:paraId="66F1C1FA" w14:textId="77777777" w:rsidR="00644A20" w:rsidRPr="005E099D" w:rsidRDefault="00644A20">
            <w:pPr>
              <w:spacing w:line="276" w:lineRule="auto"/>
              <w:rPr>
                <w:rFonts w:ascii="Arial" w:eastAsia="Times New Roman" w:hAnsi="Arial" w:cs="Arial"/>
                <w:b/>
                <w:bCs/>
                <w:lang w:eastAsia="en-GB"/>
              </w:rPr>
            </w:pPr>
          </w:p>
        </w:tc>
        <w:tc>
          <w:tcPr>
            <w:tcW w:w="5953" w:type="dxa"/>
            <w:gridSpan w:val="7"/>
            <w:tcBorders>
              <w:left w:val="single" w:sz="4" w:space="0" w:color="auto"/>
            </w:tcBorders>
            <w:shd w:val="clear" w:color="auto" w:fill="008000"/>
            <w:vAlign w:val="center"/>
          </w:tcPr>
          <w:p w14:paraId="63AB8F3A" w14:textId="77777777" w:rsidR="00644A20" w:rsidRPr="006F220D" w:rsidRDefault="00644A20">
            <w:pPr>
              <w:spacing w:after="0" w:line="276" w:lineRule="auto"/>
              <w:jc w:val="center"/>
              <w:rPr>
                <w:rFonts w:ascii="Arial" w:eastAsia="Times New Roman" w:hAnsi="Arial" w:cs="Arial"/>
                <w:b/>
                <w:bCs/>
                <w:color w:val="FFFFFF"/>
                <w:lang w:eastAsia="en-GB"/>
              </w:rPr>
            </w:pPr>
            <w:r w:rsidRPr="006F220D">
              <w:rPr>
                <w:rFonts w:ascii="Arial" w:eastAsia="Times New Roman" w:hAnsi="Arial" w:cs="Arial"/>
                <w:b/>
                <w:bCs/>
                <w:color w:val="FFFFFF"/>
                <w:lang w:eastAsia="en-GB"/>
              </w:rPr>
              <w:t>Calendar year</w:t>
            </w:r>
          </w:p>
        </w:tc>
      </w:tr>
      <w:tr w:rsidR="007A6136" w:rsidRPr="00763192" w14:paraId="098021A5" w14:textId="77777777" w:rsidTr="00D22C9A">
        <w:trPr>
          <w:trHeight w:val="463"/>
        </w:trPr>
        <w:tc>
          <w:tcPr>
            <w:tcW w:w="2552" w:type="dxa"/>
            <w:tcBorders>
              <w:top w:val="single" w:sz="4" w:space="0" w:color="auto"/>
            </w:tcBorders>
            <w:shd w:val="clear" w:color="auto" w:fill="008000"/>
            <w:vAlign w:val="center"/>
          </w:tcPr>
          <w:p w14:paraId="40B3BA95" w14:textId="040D5353" w:rsidR="00644A20" w:rsidRPr="00145D30" w:rsidRDefault="00644A20">
            <w:pPr>
              <w:spacing w:after="0" w:line="276" w:lineRule="auto"/>
              <w:rPr>
                <w:rFonts w:ascii="Arial" w:eastAsia="Times New Roman" w:hAnsi="Arial" w:cs="Arial"/>
                <w:b/>
                <w:bCs/>
                <w:lang w:eastAsia="en-GB"/>
              </w:rPr>
            </w:pPr>
            <w:r w:rsidRPr="00145D30">
              <w:rPr>
                <w:rFonts w:ascii="Arial" w:eastAsia="Times New Roman" w:hAnsi="Arial" w:cs="Arial"/>
                <w:b/>
                <w:bCs/>
                <w:color w:val="FFFFFF" w:themeColor="background1"/>
                <w:lang w:eastAsia="en-GB"/>
              </w:rPr>
              <w:t>Year Y (relevant year)</w:t>
            </w:r>
          </w:p>
        </w:tc>
        <w:tc>
          <w:tcPr>
            <w:tcW w:w="750" w:type="dxa"/>
            <w:shd w:val="clear" w:color="auto" w:fill="E2EFD9" w:themeFill="accent6" w:themeFillTint="33"/>
            <w:vAlign w:val="center"/>
            <w:hideMark/>
          </w:tcPr>
          <w:p w14:paraId="4A09C2BD"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2023</w:t>
            </w:r>
          </w:p>
        </w:tc>
        <w:tc>
          <w:tcPr>
            <w:tcW w:w="833" w:type="dxa"/>
            <w:shd w:val="clear" w:color="auto" w:fill="E2EFD9" w:themeFill="accent6" w:themeFillTint="33"/>
            <w:vAlign w:val="center"/>
            <w:hideMark/>
          </w:tcPr>
          <w:p w14:paraId="7380B9FA"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2024</w:t>
            </w:r>
          </w:p>
        </w:tc>
        <w:tc>
          <w:tcPr>
            <w:tcW w:w="874" w:type="dxa"/>
            <w:shd w:val="clear" w:color="auto" w:fill="E2EFD9" w:themeFill="accent6" w:themeFillTint="33"/>
            <w:vAlign w:val="center"/>
            <w:hideMark/>
          </w:tcPr>
          <w:p w14:paraId="2C6BAC8C"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2025</w:t>
            </w:r>
          </w:p>
        </w:tc>
        <w:tc>
          <w:tcPr>
            <w:tcW w:w="874" w:type="dxa"/>
            <w:shd w:val="clear" w:color="auto" w:fill="E2EFD9" w:themeFill="accent6" w:themeFillTint="33"/>
            <w:vAlign w:val="center"/>
            <w:hideMark/>
          </w:tcPr>
          <w:p w14:paraId="39C75319"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2026</w:t>
            </w:r>
          </w:p>
        </w:tc>
        <w:tc>
          <w:tcPr>
            <w:tcW w:w="874" w:type="dxa"/>
            <w:shd w:val="clear" w:color="auto" w:fill="E2EFD9" w:themeFill="accent6" w:themeFillTint="33"/>
            <w:vAlign w:val="center"/>
            <w:hideMark/>
          </w:tcPr>
          <w:p w14:paraId="2ECBB090"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2027</w:t>
            </w:r>
          </w:p>
        </w:tc>
        <w:tc>
          <w:tcPr>
            <w:tcW w:w="874" w:type="dxa"/>
            <w:shd w:val="clear" w:color="auto" w:fill="E2EFD9" w:themeFill="accent6" w:themeFillTint="33"/>
            <w:vAlign w:val="center"/>
            <w:hideMark/>
          </w:tcPr>
          <w:p w14:paraId="57414CEB"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2028</w:t>
            </w:r>
          </w:p>
        </w:tc>
        <w:tc>
          <w:tcPr>
            <w:tcW w:w="874" w:type="dxa"/>
            <w:shd w:val="clear" w:color="auto" w:fill="E2EFD9" w:themeFill="accent6" w:themeFillTint="33"/>
            <w:vAlign w:val="center"/>
            <w:hideMark/>
          </w:tcPr>
          <w:p w14:paraId="7F30AD95" w14:textId="77777777" w:rsidR="00644A20" w:rsidRPr="00072978" w:rsidRDefault="00644A20">
            <w:pPr>
              <w:spacing w:after="0" w:line="276" w:lineRule="auto"/>
              <w:jc w:val="center"/>
              <w:rPr>
                <w:rFonts w:ascii="Arial" w:eastAsia="Times New Roman" w:hAnsi="Arial" w:cs="Arial"/>
                <w:b/>
                <w:bCs/>
                <w:lang w:eastAsia="en-GB"/>
              </w:rPr>
            </w:pPr>
            <w:r w:rsidRPr="00072978">
              <w:rPr>
                <w:rFonts w:ascii="Arial" w:eastAsia="Times New Roman" w:hAnsi="Arial" w:cs="Arial"/>
                <w:b/>
                <w:bCs/>
                <w:lang w:eastAsia="en-GB"/>
              </w:rPr>
              <w:t>2029</w:t>
            </w:r>
          </w:p>
        </w:tc>
      </w:tr>
      <w:tr w:rsidR="007A6136" w:rsidRPr="00763192" w14:paraId="0A723AD1" w14:textId="77777777" w:rsidTr="00D22C9A">
        <w:trPr>
          <w:trHeight w:val="463"/>
        </w:trPr>
        <w:tc>
          <w:tcPr>
            <w:tcW w:w="2552" w:type="dxa"/>
            <w:shd w:val="clear" w:color="auto" w:fill="E2EFD9" w:themeFill="accent6" w:themeFillTint="33"/>
            <w:vAlign w:val="center"/>
            <w:hideMark/>
          </w:tcPr>
          <w:p w14:paraId="13977BCE" w14:textId="18EEE1D4" w:rsidR="00D22C9A" w:rsidRPr="00D22C9A" w:rsidRDefault="00644A20" w:rsidP="00D22C9A">
            <w:pPr>
              <w:spacing w:after="0" w:line="276" w:lineRule="auto"/>
              <w:jc w:val="center"/>
              <w:rPr>
                <w:rFonts w:ascii="Arial" w:eastAsia="Times New Roman" w:hAnsi="Arial" w:cs="Arial"/>
                <w:b/>
                <w:bCs/>
                <w:color w:val="000000"/>
                <w:lang w:eastAsia="en-GB"/>
              </w:rPr>
            </w:pPr>
            <w:r w:rsidRPr="00A81C8B">
              <w:rPr>
                <w:rFonts w:ascii="Arial" w:eastAsia="Times New Roman" w:hAnsi="Arial" w:cs="Arial"/>
                <w:b/>
                <w:bCs/>
                <w:color w:val="000000"/>
                <w:lang w:eastAsia="en-GB"/>
              </w:rPr>
              <w:t>2025</w:t>
            </w:r>
          </w:p>
        </w:tc>
        <w:tc>
          <w:tcPr>
            <w:tcW w:w="750" w:type="dxa"/>
            <w:vAlign w:val="center"/>
            <w:hideMark/>
          </w:tcPr>
          <w:p w14:paraId="35753E8A"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Y-2</w:t>
            </w:r>
          </w:p>
        </w:tc>
        <w:tc>
          <w:tcPr>
            <w:tcW w:w="833" w:type="dxa"/>
            <w:vAlign w:val="center"/>
            <w:hideMark/>
          </w:tcPr>
          <w:p w14:paraId="6DED1084"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Y-1</w:t>
            </w:r>
          </w:p>
        </w:tc>
        <w:tc>
          <w:tcPr>
            <w:tcW w:w="874" w:type="dxa"/>
            <w:vAlign w:val="center"/>
            <w:hideMark/>
          </w:tcPr>
          <w:p w14:paraId="3A9F96BC"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w:t>
            </w:r>
          </w:p>
        </w:tc>
        <w:tc>
          <w:tcPr>
            <w:tcW w:w="874" w:type="dxa"/>
            <w:shd w:val="clear" w:color="auto" w:fill="BFBFBF" w:themeFill="background1" w:themeFillShade="BF"/>
            <w:vAlign w:val="center"/>
            <w:hideMark/>
          </w:tcPr>
          <w:p w14:paraId="17666AAA"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4F16B05B"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34788088"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0DE7A359"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r>
      <w:tr w:rsidR="007A6136" w:rsidRPr="00763192" w14:paraId="5D6E8B30" w14:textId="77777777" w:rsidTr="00D22C9A">
        <w:trPr>
          <w:trHeight w:val="463"/>
        </w:trPr>
        <w:tc>
          <w:tcPr>
            <w:tcW w:w="2552" w:type="dxa"/>
            <w:shd w:val="clear" w:color="auto" w:fill="E2EFD9" w:themeFill="accent6" w:themeFillTint="33"/>
            <w:vAlign w:val="center"/>
            <w:hideMark/>
          </w:tcPr>
          <w:p w14:paraId="52D22B26" w14:textId="515AC7C2" w:rsidR="00644A20" w:rsidRPr="00A81C8B" w:rsidRDefault="00644A20" w:rsidP="00D22C9A">
            <w:pPr>
              <w:spacing w:after="0" w:line="276" w:lineRule="auto"/>
              <w:jc w:val="center"/>
              <w:rPr>
                <w:rFonts w:ascii="Arial" w:eastAsia="Times New Roman" w:hAnsi="Arial" w:cs="Arial"/>
                <w:color w:val="000000"/>
                <w:lang w:eastAsia="en-GB"/>
              </w:rPr>
            </w:pPr>
            <w:r w:rsidRPr="00A81C8B">
              <w:rPr>
                <w:rFonts w:ascii="Arial" w:eastAsia="Times New Roman" w:hAnsi="Arial" w:cs="Arial"/>
                <w:b/>
                <w:bCs/>
                <w:color w:val="000000"/>
                <w:lang w:eastAsia="en-GB"/>
              </w:rPr>
              <w:t>2026</w:t>
            </w:r>
          </w:p>
        </w:tc>
        <w:tc>
          <w:tcPr>
            <w:tcW w:w="750" w:type="dxa"/>
            <w:shd w:val="clear" w:color="auto" w:fill="BFBFBF" w:themeFill="background1" w:themeFillShade="BF"/>
            <w:vAlign w:val="center"/>
            <w:hideMark/>
          </w:tcPr>
          <w:p w14:paraId="63CE276C"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33" w:type="dxa"/>
            <w:vAlign w:val="center"/>
            <w:hideMark/>
          </w:tcPr>
          <w:p w14:paraId="76CB332C"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Y-2</w:t>
            </w:r>
          </w:p>
        </w:tc>
        <w:tc>
          <w:tcPr>
            <w:tcW w:w="874" w:type="dxa"/>
            <w:vAlign w:val="center"/>
            <w:hideMark/>
          </w:tcPr>
          <w:p w14:paraId="6C771020"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Y-1</w:t>
            </w:r>
          </w:p>
        </w:tc>
        <w:tc>
          <w:tcPr>
            <w:tcW w:w="874" w:type="dxa"/>
            <w:vAlign w:val="center"/>
            <w:hideMark/>
          </w:tcPr>
          <w:p w14:paraId="2EB28041"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w:t>
            </w:r>
          </w:p>
        </w:tc>
        <w:tc>
          <w:tcPr>
            <w:tcW w:w="874" w:type="dxa"/>
            <w:shd w:val="clear" w:color="auto" w:fill="BFBFBF" w:themeFill="background1" w:themeFillShade="BF"/>
            <w:vAlign w:val="center"/>
            <w:hideMark/>
          </w:tcPr>
          <w:p w14:paraId="10EF155C"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3F13126F"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59B70603"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r>
      <w:tr w:rsidR="007A6136" w:rsidRPr="00763192" w14:paraId="6BDFD685" w14:textId="77777777" w:rsidTr="00D22C9A">
        <w:trPr>
          <w:trHeight w:val="463"/>
        </w:trPr>
        <w:tc>
          <w:tcPr>
            <w:tcW w:w="2552" w:type="dxa"/>
            <w:shd w:val="clear" w:color="auto" w:fill="E2EFD9" w:themeFill="accent6" w:themeFillTint="33"/>
            <w:vAlign w:val="center"/>
            <w:hideMark/>
          </w:tcPr>
          <w:p w14:paraId="19968A05" w14:textId="7275862B" w:rsidR="00644A20" w:rsidRPr="00A81C8B" w:rsidRDefault="00644A20" w:rsidP="00D22C9A">
            <w:pPr>
              <w:spacing w:after="0" w:line="276" w:lineRule="auto"/>
              <w:jc w:val="center"/>
              <w:rPr>
                <w:rFonts w:ascii="Arial" w:eastAsia="Times New Roman" w:hAnsi="Arial" w:cs="Arial"/>
                <w:color w:val="000000"/>
                <w:lang w:eastAsia="en-GB"/>
              </w:rPr>
            </w:pPr>
            <w:r w:rsidRPr="00A81C8B">
              <w:rPr>
                <w:rFonts w:ascii="Arial" w:eastAsia="Times New Roman" w:hAnsi="Arial" w:cs="Arial"/>
                <w:b/>
                <w:bCs/>
                <w:color w:val="000000"/>
                <w:lang w:eastAsia="en-GB"/>
              </w:rPr>
              <w:t>2027</w:t>
            </w:r>
          </w:p>
        </w:tc>
        <w:tc>
          <w:tcPr>
            <w:tcW w:w="750" w:type="dxa"/>
            <w:shd w:val="clear" w:color="auto" w:fill="BFBFBF" w:themeFill="background1" w:themeFillShade="BF"/>
            <w:vAlign w:val="center"/>
            <w:hideMark/>
          </w:tcPr>
          <w:p w14:paraId="3F398E66"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33" w:type="dxa"/>
            <w:shd w:val="clear" w:color="auto" w:fill="BFBFBF" w:themeFill="background1" w:themeFillShade="BF"/>
            <w:vAlign w:val="center"/>
            <w:hideMark/>
          </w:tcPr>
          <w:p w14:paraId="1E18BBD1"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vAlign w:val="center"/>
            <w:hideMark/>
          </w:tcPr>
          <w:p w14:paraId="35EA15D2"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Y-2</w:t>
            </w:r>
          </w:p>
        </w:tc>
        <w:tc>
          <w:tcPr>
            <w:tcW w:w="874" w:type="dxa"/>
            <w:vAlign w:val="center"/>
            <w:hideMark/>
          </w:tcPr>
          <w:p w14:paraId="7053EB68"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Y-1</w:t>
            </w:r>
          </w:p>
        </w:tc>
        <w:tc>
          <w:tcPr>
            <w:tcW w:w="874" w:type="dxa"/>
            <w:vAlign w:val="center"/>
            <w:hideMark/>
          </w:tcPr>
          <w:p w14:paraId="5E7AF7FB"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w:t>
            </w:r>
          </w:p>
        </w:tc>
        <w:tc>
          <w:tcPr>
            <w:tcW w:w="874" w:type="dxa"/>
            <w:shd w:val="clear" w:color="auto" w:fill="BFBFBF" w:themeFill="background1" w:themeFillShade="BF"/>
            <w:vAlign w:val="center"/>
            <w:hideMark/>
          </w:tcPr>
          <w:p w14:paraId="2E88341F"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vAlign w:val="center"/>
            <w:hideMark/>
          </w:tcPr>
          <w:p w14:paraId="3A445E3B"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r>
      <w:tr w:rsidR="007A6136" w:rsidRPr="00763192" w14:paraId="5E820ECB" w14:textId="77777777" w:rsidTr="00D22C9A">
        <w:trPr>
          <w:trHeight w:val="463"/>
        </w:trPr>
        <w:tc>
          <w:tcPr>
            <w:tcW w:w="2552" w:type="dxa"/>
            <w:shd w:val="clear" w:color="auto" w:fill="E2EFD9" w:themeFill="accent6" w:themeFillTint="33"/>
            <w:vAlign w:val="center"/>
            <w:hideMark/>
          </w:tcPr>
          <w:p w14:paraId="76FD1DED" w14:textId="50978FE0" w:rsidR="00644A20" w:rsidRPr="00A81C8B" w:rsidRDefault="00644A20" w:rsidP="00D22C9A">
            <w:pPr>
              <w:spacing w:after="0" w:line="276" w:lineRule="auto"/>
              <w:jc w:val="center"/>
              <w:rPr>
                <w:rFonts w:ascii="Arial" w:eastAsia="Times New Roman" w:hAnsi="Arial" w:cs="Arial"/>
                <w:color w:val="000000"/>
                <w:lang w:eastAsia="en-GB"/>
              </w:rPr>
            </w:pPr>
            <w:r w:rsidRPr="00A81C8B">
              <w:rPr>
                <w:rFonts w:ascii="Arial" w:eastAsia="Times New Roman" w:hAnsi="Arial" w:cs="Arial"/>
                <w:b/>
                <w:bCs/>
                <w:color w:val="000000"/>
                <w:lang w:eastAsia="en-GB"/>
              </w:rPr>
              <w:t>2028</w:t>
            </w:r>
          </w:p>
        </w:tc>
        <w:tc>
          <w:tcPr>
            <w:tcW w:w="750" w:type="dxa"/>
            <w:shd w:val="clear" w:color="auto" w:fill="BFBFBF" w:themeFill="background1" w:themeFillShade="BF"/>
            <w:noWrap/>
            <w:vAlign w:val="center"/>
            <w:hideMark/>
          </w:tcPr>
          <w:p w14:paraId="6771FDF0"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33" w:type="dxa"/>
            <w:shd w:val="clear" w:color="auto" w:fill="BFBFBF" w:themeFill="background1" w:themeFillShade="BF"/>
            <w:noWrap/>
            <w:vAlign w:val="center"/>
            <w:hideMark/>
          </w:tcPr>
          <w:p w14:paraId="1B27CF4F"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noWrap/>
            <w:vAlign w:val="center"/>
            <w:hideMark/>
          </w:tcPr>
          <w:p w14:paraId="6148CB7C"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vAlign w:val="center"/>
            <w:hideMark/>
          </w:tcPr>
          <w:p w14:paraId="40B34052"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Y-2</w:t>
            </w:r>
          </w:p>
        </w:tc>
        <w:tc>
          <w:tcPr>
            <w:tcW w:w="874" w:type="dxa"/>
            <w:vAlign w:val="center"/>
            <w:hideMark/>
          </w:tcPr>
          <w:p w14:paraId="37B74F53"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Y-1</w:t>
            </w:r>
          </w:p>
        </w:tc>
        <w:tc>
          <w:tcPr>
            <w:tcW w:w="874" w:type="dxa"/>
            <w:vAlign w:val="center"/>
            <w:hideMark/>
          </w:tcPr>
          <w:p w14:paraId="0E6AEC36"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w:t>
            </w:r>
          </w:p>
        </w:tc>
        <w:tc>
          <w:tcPr>
            <w:tcW w:w="874" w:type="dxa"/>
            <w:shd w:val="clear" w:color="auto" w:fill="BFBFBF" w:themeFill="background1" w:themeFillShade="BF"/>
            <w:vAlign w:val="center"/>
            <w:hideMark/>
          </w:tcPr>
          <w:p w14:paraId="36F48AEA"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r>
      <w:tr w:rsidR="007A6136" w:rsidRPr="00763192" w14:paraId="4D3B9500" w14:textId="77777777" w:rsidTr="00D22C9A">
        <w:trPr>
          <w:trHeight w:val="463"/>
        </w:trPr>
        <w:tc>
          <w:tcPr>
            <w:tcW w:w="2552" w:type="dxa"/>
            <w:shd w:val="clear" w:color="auto" w:fill="E2EFD9" w:themeFill="accent6" w:themeFillTint="33"/>
            <w:vAlign w:val="center"/>
            <w:hideMark/>
          </w:tcPr>
          <w:p w14:paraId="137A996A" w14:textId="1E3DB15F" w:rsidR="00644A20" w:rsidRPr="00A81C8B" w:rsidRDefault="00644A20" w:rsidP="00D22C9A">
            <w:pPr>
              <w:spacing w:after="0" w:line="276" w:lineRule="auto"/>
              <w:jc w:val="center"/>
              <w:rPr>
                <w:rFonts w:ascii="Arial" w:eastAsia="Times New Roman" w:hAnsi="Arial" w:cs="Arial"/>
                <w:color w:val="000000"/>
                <w:lang w:eastAsia="en-GB"/>
              </w:rPr>
            </w:pPr>
            <w:r w:rsidRPr="00A81C8B">
              <w:rPr>
                <w:rFonts w:ascii="Arial" w:eastAsia="Times New Roman" w:hAnsi="Arial" w:cs="Arial"/>
                <w:b/>
                <w:bCs/>
                <w:color w:val="000000"/>
                <w:lang w:eastAsia="en-GB"/>
              </w:rPr>
              <w:t>2029</w:t>
            </w:r>
          </w:p>
        </w:tc>
        <w:tc>
          <w:tcPr>
            <w:tcW w:w="750" w:type="dxa"/>
            <w:shd w:val="clear" w:color="auto" w:fill="BFBFBF" w:themeFill="background1" w:themeFillShade="BF"/>
            <w:noWrap/>
            <w:vAlign w:val="center"/>
            <w:hideMark/>
          </w:tcPr>
          <w:p w14:paraId="615C291C"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33" w:type="dxa"/>
            <w:shd w:val="clear" w:color="auto" w:fill="BFBFBF" w:themeFill="background1" w:themeFillShade="BF"/>
            <w:noWrap/>
            <w:vAlign w:val="center"/>
            <w:hideMark/>
          </w:tcPr>
          <w:p w14:paraId="27A1FA74"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noWrap/>
            <w:vAlign w:val="center"/>
            <w:hideMark/>
          </w:tcPr>
          <w:p w14:paraId="0C120178"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shd w:val="clear" w:color="auto" w:fill="BFBFBF" w:themeFill="background1" w:themeFillShade="BF"/>
            <w:noWrap/>
            <w:vAlign w:val="center"/>
            <w:hideMark/>
          </w:tcPr>
          <w:p w14:paraId="29CF1D74" w14:textId="77777777" w:rsidR="00644A20" w:rsidRPr="00763192" w:rsidRDefault="00644A20">
            <w:pPr>
              <w:spacing w:after="0" w:line="276" w:lineRule="auto"/>
              <w:jc w:val="center"/>
              <w:rPr>
                <w:rFonts w:ascii="Arial" w:eastAsia="Times New Roman" w:hAnsi="Arial" w:cs="Arial"/>
                <w:color w:val="000000"/>
                <w:sz w:val="20"/>
                <w:szCs w:val="20"/>
                <w:lang w:eastAsia="en-GB"/>
              </w:rPr>
            </w:pPr>
          </w:p>
        </w:tc>
        <w:tc>
          <w:tcPr>
            <w:tcW w:w="874" w:type="dxa"/>
            <w:vAlign w:val="center"/>
            <w:hideMark/>
          </w:tcPr>
          <w:p w14:paraId="09A9C236"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Y-2</w:t>
            </w:r>
          </w:p>
        </w:tc>
        <w:tc>
          <w:tcPr>
            <w:tcW w:w="874" w:type="dxa"/>
            <w:vAlign w:val="center"/>
            <w:hideMark/>
          </w:tcPr>
          <w:p w14:paraId="508C47A4"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Y-1</w:t>
            </w:r>
          </w:p>
        </w:tc>
        <w:tc>
          <w:tcPr>
            <w:tcW w:w="874" w:type="dxa"/>
            <w:vAlign w:val="center"/>
            <w:hideMark/>
          </w:tcPr>
          <w:p w14:paraId="30A536FF" w14:textId="77777777" w:rsidR="00644A20" w:rsidRPr="00763192" w:rsidRDefault="00644A20">
            <w:pPr>
              <w:spacing w:after="0" w:line="276" w:lineRule="auto"/>
              <w:jc w:val="center"/>
              <w:rPr>
                <w:rFonts w:ascii="Arial" w:eastAsia="Times New Roman" w:hAnsi="Arial" w:cs="Arial"/>
                <w:color w:val="000000"/>
                <w:sz w:val="20"/>
                <w:szCs w:val="20"/>
                <w:lang w:eastAsia="en-GB"/>
              </w:rPr>
            </w:pPr>
            <w:r w:rsidRPr="00763192">
              <w:rPr>
                <w:rFonts w:ascii="Arial" w:eastAsia="Times New Roman" w:hAnsi="Arial" w:cs="Arial"/>
                <w:color w:val="000000"/>
                <w:sz w:val="20"/>
                <w:szCs w:val="20"/>
                <w:lang w:eastAsia="en-GB"/>
              </w:rPr>
              <w:t>Y</w:t>
            </w:r>
          </w:p>
        </w:tc>
      </w:tr>
    </w:tbl>
    <w:p w14:paraId="0D47508A" w14:textId="77777777" w:rsidR="00644A20" w:rsidRDefault="00644A20" w:rsidP="002925C6">
      <w:pPr>
        <w:spacing w:line="276" w:lineRule="auto"/>
        <w:rPr>
          <w:rFonts w:ascii="Arial" w:hAnsi="Arial" w:cs="Arial"/>
          <w:color w:val="0070C0"/>
        </w:rPr>
      </w:pPr>
    </w:p>
    <w:p w14:paraId="3784E6CC" w14:textId="68B898EE" w:rsidR="002925C6" w:rsidRPr="007B742B" w:rsidRDefault="002925C6" w:rsidP="002925C6">
      <w:pPr>
        <w:spacing w:line="276" w:lineRule="auto"/>
        <w:rPr>
          <w:rFonts w:ascii="Arial" w:hAnsi="Arial" w:cs="Arial"/>
        </w:rPr>
      </w:pPr>
      <w:r w:rsidRPr="007B742B">
        <w:rPr>
          <w:rFonts w:ascii="Arial" w:hAnsi="Arial" w:cs="Arial"/>
        </w:rPr>
        <w:t xml:space="preserve">For example, in </w:t>
      </w:r>
      <w:r w:rsidR="00261EE4" w:rsidRPr="007B742B">
        <w:rPr>
          <w:rFonts w:ascii="Arial" w:hAnsi="Arial" w:cs="Arial"/>
        </w:rPr>
        <w:t xml:space="preserve">the </w:t>
      </w:r>
      <w:r w:rsidRPr="007B742B">
        <w:rPr>
          <w:rFonts w:ascii="Arial" w:hAnsi="Arial" w:cs="Arial"/>
        </w:rPr>
        <w:t>2025</w:t>
      </w:r>
      <w:r w:rsidR="00261EE4" w:rsidRPr="007B742B">
        <w:rPr>
          <w:rFonts w:ascii="Arial" w:hAnsi="Arial" w:cs="Arial"/>
        </w:rPr>
        <w:t xml:space="preserve"> cal</w:t>
      </w:r>
      <w:r w:rsidR="00520EA4" w:rsidRPr="007B742B">
        <w:rPr>
          <w:rFonts w:ascii="Arial" w:hAnsi="Arial" w:cs="Arial"/>
        </w:rPr>
        <w:t>e</w:t>
      </w:r>
      <w:r w:rsidR="00261EE4" w:rsidRPr="007B742B">
        <w:rPr>
          <w:rFonts w:ascii="Arial" w:hAnsi="Arial" w:cs="Arial"/>
        </w:rPr>
        <w:t>nda</w:t>
      </w:r>
      <w:r w:rsidR="00520EA4" w:rsidRPr="007B742B">
        <w:rPr>
          <w:rFonts w:ascii="Arial" w:hAnsi="Arial" w:cs="Arial"/>
        </w:rPr>
        <w:t>r year</w:t>
      </w:r>
      <w:r w:rsidRPr="007B742B">
        <w:rPr>
          <w:rFonts w:ascii="Arial" w:hAnsi="Arial" w:cs="Arial"/>
        </w:rPr>
        <w:t xml:space="preserve"> a producer must</w:t>
      </w:r>
      <w:r w:rsidR="006C446E" w:rsidRPr="007B742B">
        <w:rPr>
          <w:rFonts w:ascii="Arial" w:hAnsi="Arial" w:cs="Arial"/>
        </w:rPr>
        <w:t>:</w:t>
      </w:r>
      <w:r w:rsidRPr="007B742B">
        <w:rPr>
          <w:rFonts w:ascii="Arial" w:hAnsi="Arial" w:cs="Arial"/>
        </w:rPr>
        <w:t xml:space="preserve"> </w:t>
      </w:r>
    </w:p>
    <w:p w14:paraId="00970198" w14:textId="421F8850" w:rsidR="002925C6" w:rsidRPr="007B742B" w:rsidRDefault="002925C6" w:rsidP="003D5757">
      <w:pPr>
        <w:pStyle w:val="ListParagraph"/>
        <w:numPr>
          <w:ilvl w:val="0"/>
          <w:numId w:val="33"/>
        </w:numPr>
        <w:spacing w:after="160" w:line="276" w:lineRule="auto"/>
        <w:ind w:left="360"/>
        <w:rPr>
          <w:rFonts w:ascii="Arial" w:hAnsi="Arial" w:cs="Arial"/>
          <w:sz w:val="22"/>
          <w:szCs w:val="22"/>
        </w:rPr>
      </w:pPr>
      <w:r w:rsidRPr="007B742B">
        <w:rPr>
          <w:rFonts w:ascii="Arial" w:hAnsi="Arial" w:cs="Arial"/>
          <w:sz w:val="22"/>
          <w:szCs w:val="22"/>
        </w:rPr>
        <w:t>meet its 2025 year Y obligations</w:t>
      </w:r>
      <w:r w:rsidR="00E14B30" w:rsidRPr="007B742B">
        <w:rPr>
          <w:rFonts w:ascii="Arial" w:hAnsi="Arial" w:cs="Arial"/>
          <w:sz w:val="22"/>
          <w:szCs w:val="22"/>
        </w:rPr>
        <w:t>.</w:t>
      </w:r>
    </w:p>
    <w:p w14:paraId="3C24E3C2" w14:textId="0ADF3D63" w:rsidR="002925C6" w:rsidRPr="007B742B" w:rsidRDefault="002925C6" w:rsidP="003D5757">
      <w:pPr>
        <w:pStyle w:val="ListParagraph"/>
        <w:numPr>
          <w:ilvl w:val="0"/>
          <w:numId w:val="32"/>
        </w:numPr>
        <w:spacing w:after="160" w:line="276" w:lineRule="auto"/>
        <w:ind w:left="360"/>
        <w:rPr>
          <w:rFonts w:ascii="Arial" w:hAnsi="Arial" w:cs="Arial"/>
          <w:sz w:val="22"/>
          <w:szCs w:val="22"/>
        </w:rPr>
      </w:pPr>
      <w:r w:rsidRPr="007B742B">
        <w:rPr>
          <w:rFonts w:ascii="Arial" w:hAnsi="Arial" w:cs="Arial"/>
          <w:sz w:val="22"/>
          <w:szCs w:val="22"/>
        </w:rPr>
        <w:t xml:space="preserve">meet its </w:t>
      </w:r>
      <w:r w:rsidR="00E832DC" w:rsidRPr="007B742B">
        <w:rPr>
          <w:rFonts w:ascii="Arial" w:hAnsi="Arial" w:cs="Arial"/>
          <w:sz w:val="22"/>
          <w:szCs w:val="22"/>
        </w:rPr>
        <w:t xml:space="preserve">2026 </w:t>
      </w:r>
      <w:r w:rsidRPr="007B742B">
        <w:rPr>
          <w:rFonts w:ascii="Arial" w:hAnsi="Arial" w:cs="Arial"/>
          <w:sz w:val="22"/>
          <w:szCs w:val="22"/>
        </w:rPr>
        <w:t>Y-1 obligations</w:t>
      </w:r>
      <w:r w:rsidR="00E14B30" w:rsidRPr="007B742B">
        <w:rPr>
          <w:rFonts w:ascii="Arial" w:hAnsi="Arial" w:cs="Arial"/>
          <w:sz w:val="22"/>
          <w:szCs w:val="22"/>
        </w:rPr>
        <w:t>.</w:t>
      </w:r>
    </w:p>
    <w:p w14:paraId="07315C77" w14:textId="3142B391" w:rsidR="00CA3378" w:rsidRPr="007B742B" w:rsidRDefault="002925C6" w:rsidP="003D5757">
      <w:pPr>
        <w:pStyle w:val="ListParagraph"/>
        <w:numPr>
          <w:ilvl w:val="0"/>
          <w:numId w:val="32"/>
        </w:numPr>
        <w:spacing w:after="160" w:line="276" w:lineRule="auto"/>
        <w:ind w:left="360"/>
        <w:rPr>
          <w:rFonts w:ascii="Arial" w:hAnsi="Arial" w:cs="Arial"/>
          <w:b/>
          <w:bCs/>
        </w:rPr>
      </w:pPr>
      <w:r w:rsidRPr="007B742B">
        <w:rPr>
          <w:rFonts w:ascii="Arial" w:hAnsi="Arial" w:cs="Arial"/>
          <w:sz w:val="22"/>
          <w:szCs w:val="22"/>
        </w:rPr>
        <w:t xml:space="preserve">meet its </w:t>
      </w:r>
      <w:r w:rsidR="00E74239" w:rsidRPr="007B742B">
        <w:rPr>
          <w:rFonts w:ascii="Arial" w:hAnsi="Arial" w:cs="Arial"/>
          <w:sz w:val="22"/>
          <w:szCs w:val="22"/>
        </w:rPr>
        <w:t xml:space="preserve">2027 </w:t>
      </w:r>
      <w:r w:rsidRPr="007B742B">
        <w:rPr>
          <w:rFonts w:ascii="Arial" w:hAnsi="Arial" w:cs="Arial"/>
          <w:sz w:val="22"/>
          <w:szCs w:val="22"/>
        </w:rPr>
        <w:t>Y-2 obligations.</w:t>
      </w:r>
    </w:p>
    <w:p w14:paraId="7144D69C" w14:textId="19A91904" w:rsidR="009B249E" w:rsidRPr="007B742B" w:rsidRDefault="009B249E" w:rsidP="009B249E">
      <w:pPr>
        <w:spacing w:before="240" w:line="276" w:lineRule="auto"/>
        <w:rPr>
          <w:rFonts w:ascii="Arial" w:hAnsi="Arial" w:cs="Arial"/>
          <w:b/>
          <w:bCs/>
          <w:sz w:val="24"/>
          <w:szCs w:val="24"/>
        </w:rPr>
      </w:pPr>
      <w:r w:rsidRPr="007B742B">
        <w:rPr>
          <w:rFonts w:ascii="Arial" w:hAnsi="Arial" w:cs="Arial"/>
          <w:b/>
          <w:bCs/>
          <w:sz w:val="24"/>
          <w:szCs w:val="24"/>
        </w:rPr>
        <w:t xml:space="preserve">Notes: </w:t>
      </w:r>
    </w:p>
    <w:p w14:paraId="78EA1AD3" w14:textId="61EECA87" w:rsidR="009B249E" w:rsidRPr="007B742B" w:rsidRDefault="009B249E" w:rsidP="002B0797">
      <w:pPr>
        <w:pStyle w:val="ListParagraph"/>
        <w:numPr>
          <w:ilvl w:val="0"/>
          <w:numId w:val="31"/>
        </w:numPr>
        <w:spacing w:before="240" w:after="160" w:line="276" w:lineRule="auto"/>
        <w:jc w:val="both"/>
        <w:rPr>
          <w:rFonts w:ascii="Arial" w:hAnsi="Arial" w:cs="Arial"/>
          <w:sz w:val="22"/>
          <w:szCs w:val="22"/>
        </w:rPr>
      </w:pPr>
      <w:r w:rsidRPr="007B742B">
        <w:rPr>
          <w:rFonts w:ascii="Arial" w:hAnsi="Arial" w:cs="Arial"/>
          <w:sz w:val="22"/>
          <w:szCs w:val="22"/>
        </w:rPr>
        <w:t xml:space="preserve">Large producers who are sellers only and no other class of producer are </w:t>
      </w:r>
      <w:r w:rsidR="008E41BB">
        <w:rPr>
          <w:rFonts w:ascii="Arial" w:hAnsi="Arial" w:cs="Arial"/>
          <w:sz w:val="22"/>
          <w:szCs w:val="22"/>
        </w:rPr>
        <w:t xml:space="preserve">required to register </w:t>
      </w:r>
      <w:r w:rsidR="00070AAB">
        <w:rPr>
          <w:rFonts w:ascii="Arial" w:hAnsi="Arial" w:cs="Arial"/>
          <w:sz w:val="22"/>
          <w:szCs w:val="22"/>
        </w:rPr>
        <w:t xml:space="preserve">and report annual data </w:t>
      </w:r>
      <w:r w:rsidR="008E41BB">
        <w:rPr>
          <w:rFonts w:ascii="Arial" w:hAnsi="Arial" w:cs="Arial"/>
          <w:sz w:val="22"/>
          <w:szCs w:val="22"/>
        </w:rPr>
        <w:t>by 1 April in a relevant year</w:t>
      </w:r>
      <w:r w:rsidR="00417052">
        <w:rPr>
          <w:rFonts w:ascii="Arial" w:hAnsi="Arial" w:cs="Arial"/>
          <w:sz w:val="22"/>
          <w:szCs w:val="22"/>
        </w:rPr>
        <w:t>.</w:t>
      </w:r>
      <w:r w:rsidR="00413AFD">
        <w:rPr>
          <w:rFonts w:ascii="Arial" w:hAnsi="Arial" w:cs="Arial"/>
          <w:sz w:val="22"/>
          <w:szCs w:val="22"/>
        </w:rPr>
        <w:t xml:space="preserve"> </w:t>
      </w:r>
    </w:p>
    <w:p w14:paraId="44BAB499" w14:textId="77C6C82E" w:rsidR="009B249E" w:rsidRPr="007B742B" w:rsidRDefault="009B249E" w:rsidP="002B0797">
      <w:pPr>
        <w:pStyle w:val="ListParagraph"/>
        <w:numPr>
          <w:ilvl w:val="0"/>
          <w:numId w:val="31"/>
        </w:numPr>
        <w:spacing w:before="240" w:after="160" w:line="276" w:lineRule="auto"/>
        <w:jc w:val="both"/>
        <w:rPr>
          <w:rFonts w:ascii="Arial" w:hAnsi="Arial" w:cs="Arial"/>
        </w:rPr>
      </w:pPr>
      <w:r w:rsidRPr="007B742B">
        <w:rPr>
          <w:rFonts w:ascii="Arial" w:hAnsi="Arial" w:cs="Arial"/>
          <w:sz w:val="22"/>
          <w:szCs w:val="22"/>
        </w:rPr>
        <w:t xml:space="preserve">A person can change from a small to a large producer (and vice versa) in different years. However, their status as a small or large producer cannot change within a year, unless there has been a mid-year change as defined by Schedule 9 of the Regulations. </w:t>
      </w:r>
      <w:r w:rsidR="008E1610">
        <w:rPr>
          <w:rFonts w:ascii="Arial" w:hAnsi="Arial" w:cs="Arial"/>
          <w:sz w:val="22"/>
          <w:szCs w:val="22"/>
        </w:rPr>
        <w:t>Group m</w:t>
      </w:r>
      <w:r w:rsidRPr="007B742B">
        <w:rPr>
          <w:rFonts w:ascii="Arial" w:hAnsi="Arial" w:cs="Arial"/>
          <w:sz w:val="22"/>
          <w:szCs w:val="22"/>
        </w:rPr>
        <w:t xml:space="preserve">id-year changes are explained further in </w:t>
      </w:r>
      <w:hyperlink w:anchor="GrpMidYearChanges" w:history="1">
        <w:r w:rsidRPr="008E175C">
          <w:rPr>
            <w:rStyle w:val="Hyperlink"/>
            <w:rFonts w:ascii="Arial" w:hAnsi="Arial" w:cs="Arial"/>
            <w:sz w:val="22"/>
            <w:szCs w:val="22"/>
          </w:rPr>
          <w:t>Appendix</w:t>
        </w:r>
        <w:r w:rsidR="009C2AB8" w:rsidRPr="008E175C">
          <w:rPr>
            <w:rStyle w:val="Hyperlink"/>
            <w:rFonts w:ascii="Arial" w:hAnsi="Arial" w:cs="Arial"/>
            <w:sz w:val="22"/>
            <w:szCs w:val="22"/>
          </w:rPr>
          <w:t xml:space="preserve"> 9</w:t>
        </w:r>
      </w:hyperlink>
      <w:r w:rsidR="009C2AB8" w:rsidRPr="008E175C">
        <w:rPr>
          <w:rFonts w:ascii="Arial" w:hAnsi="Arial" w:cs="Arial"/>
          <w:sz w:val="22"/>
          <w:szCs w:val="22"/>
        </w:rPr>
        <w:t>.</w:t>
      </w:r>
    </w:p>
    <w:p w14:paraId="49AF34C9" w14:textId="60A7F585" w:rsidR="009B249E" w:rsidRPr="007B742B" w:rsidRDefault="009B249E" w:rsidP="002B0797">
      <w:pPr>
        <w:pStyle w:val="ListParagraph"/>
        <w:numPr>
          <w:ilvl w:val="0"/>
          <w:numId w:val="31"/>
        </w:numPr>
        <w:spacing w:before="240" w:after="160" w:line="276" w:lineRule="auto"/>
        <w:jc w:val="both"/>
        <w:rPr>
          <w:rFonts w:ascii="Arial" w:hAnsi="Arial" w:cs="Arial"/>
          <w:sz w:val="22"/>
          <w:szCs w:val="22"/>
        </w:rPr>
      </w:pPr>
      <w:r w:rsidRPr="007B742B">
        <w:rPr>
          <w:rFonts w:ascii="Arial" w:hAnsi="Arial" w:cs="Arial"/>
          <w:sz w:val="22"/>
          <w:szCs w:val="22"/>
        </w:rPr>
        <w:t xml:space="preserve">All PRNs or PERNs must </w:t>
      </w:r>
      <w:r w:rsidRPr="007B742B">
        <w:rPr>
          <w:rFonts w:ascii="Arial" w:hAnsi="Arial" w:cs="Arial"/>
          <w:sz w:val="22"/>
          <w:szCs w:val="22"/>
          <w:lang w:val="en-GB"/>
        </w:rPr>
        <w:t>be purchased, and a certificate of compliance submitted by 31 January in the year following Year Y.</w:t>
      </w:r>
    </w:p>
    <w:p w14:paraId="0059CC6C" w14:textId="488F83C9" w:rsidR="006F220D" w:rsidRPr="007B742B" w:rsidRDefault="006F220D" w:rsidP="002B0797">
      <w:pPr>
        <w:pStyle w:val="ListParagraph"/>
        <w:numPr>
          <w:ilvl w:val="0"/>
          <w:numId w:val="31"/>
        </w:numPr>
        <w:spacing w:before="240" w:after="160" w:line="276" w:lineRule="auto"/>
        <w:jc w:val="both"/>
        <w:rPr>
          <w:rFonts w:ascii="Arial" w:hAnsi="Arial" w:cs="Arial"/>
          <w:sz w:val="22"/>
          <w:szCs w:val="22"/>
        </w:rPr>
      </w:pPr>
      <w:r w:rsidRPr="007B742B">
        <w:rPr>
          <w:rFonts w:ascii="Arial" w:hAnsi="Arial" w:cs="Arial"/>
          <w:sz w:val="22"/>
          <w:szCs w:val="22"/>
        </w:rPr>
        <w:t>The supply by a producer of any amount of packaging in Y-1 or Year Y is enough to constitute the performance of a producer function in those years.</w:t>
      </w:r>
    </w:p>
    <w:p w14:paraId="6434BDA8" w14:textId="77777777" w:rsidR="008E1610" w:rsidRDefault="008E1610" w:rsidP="00D976FC">
      <w:pPr>
        <w:spacing w:line="276" w:lineRule="auto"/>
        <w:jc w:val="both"/>
        <w:rPr>
          <w:rFonts w:ascii="Arial" w:hAnsi="Arial" w:cs="Arial"/>
          <w:b/>
          <w:bCs/>
          <w:lang w:eastAsia="en-GB"/>
        </w:rPr>
      </w:pPr>
    </w:p>
    <w:p w14:paraId="00D14325" w14:textId="193FCBFE" w:rsidR="00C72457" w:rsidRPr="002925C6" w:rsidRDefault="00C72457" w:rsidP="00C72457">
      <w:pPr>
        <w:pStyle w:val="ListParagraph"/>
        <w:widowControl w:val="0"/>
        <w:numPr>
          <w:ilvl w:val="1"/>
          <w:numId w:val="5"/>
        </w:numPr>
        <w:autoSpaceDE w:val="0"/>
        <w:autoSpaceDN w:val="0"/>
        <w:adjustRightInd w:val="0"/>
        <w:spacing w:line="276" w:lineRule="auto"/>
        <w:jc w:val="both"/>
        <w:rPr>
          <w:rFonts w:ascii="Arial" w:eastAsiaTheme="majorEastAsia" w:hAnsi="Arial" w:cstheme="majorBidi"/>
          <w:b/>
          <w:bCs/>
          <w:color w:val="008631"/>
          <w:sz w:val="32"/>
          <w:szCs w:val="32"/>
        </w:rPr>
      </w:pPr>
      <w:bookmarkStart w:id="15" w:name="PackagingSuppliedCalculation"/>
      <w:r w:rsidRPr="002925C6">
        <w:rPr>
          <w:rFonts w:ascii="Arial" w:eastAsiaTheme="majorEastAsia" w:hAnsi="Arial" w:cstheme="majorBidi"/>
          <w:b/>
          <w:bCs/>
          <w:color w:val="008631"/>
          <w:sz w:val="32"/>
          <w:szCs w:val="32"/>
        </w:rPr>
        <w:t>P</w:t>
      </w:r>
      <w:r w:rsidR="006071A4">
        <w:rPr>
          <w:rFonts w:ascii="Arial" w:eastAsiaTheme="majorEastAsia" w:hAnsi="Arial" w:cstheme="majorBidi"/>
          <w:b/>
          <w:bCs/>
          <w:color w:val="008631"/>
          <w:sz w:val="32"/>
          <w:szCs w:val="32"/>
        </w:rPr>
        <w:t>ackaging supplied calculation</w:t>
      </w:r>
    </w:p>
    <w:bookmarkEnd w:id="15"/>
    <w:p w14:paraId="713A0754" w14:textId="77777777" w:rsidR="006F220D" w:rsidRDefault="006F220D" w:rsidP="001E576A">
      <w:pPr>
        <w:spacing w:line="276" w:lineRule="auto"/>
        <w:jc w:val="both"/>
        <w:rPr>
          <w:rFonts w:ascii="Arial" w:hAnsi="Arial" w:cs="Arial"/>
          <w:lang w:eastAsia="en-GB"/>
        </w:rPr>
      </w:pPr>
    </w:p>
    <w:p w14:paraId="303367E0" w14:textId="76EC8B2B" w:rsidR="001E576A" w:rsidRDefault="001E576A" w:rsidP="001E576A">
      <w:pPr>
        <w:spacing w:line="276" w:lineRule="auto"/>
        <w:jc w:val="both"/>
        <w:rPr>
          <w:rFonts w:ascii="Arial" w:hAnsi="Arial" w:cs="Arial"/>
          <w:lang w:eastAsia="en-GB"/>
        </w:rPr>
      </w:pPr>
      <w:r w:rsidRPr="30C69F83">
        <w:rPr>
          <w:rFonts w:ascii="Arial" w:hAnsi="Arial" w:cs="Arial"/>
          <w:lang w:eastAsia="en-GB"/>
        </w:rPr>
        <w:t xml:space="preserve">Any person who is a producer under the </w:t>
      </w:r>
      <w:r w:rsidR="008B6C3F">
        <w:rPr>
          <w:rFonts w:ascii="Arial" w:hAnsi="Arial" w:cs="Arial"/>
          <w:lang w:eastAsia="en-GB"/>
        </w:rPr>
        <w:t>pEPR</w:t>
      </w:r>
      <w:r>
        <w:rPr>
          <w:rFonts w:ascii="Arial" w:hAnsi="Arial" w:cs="Arial"/>
          <w:lang w:eastAsia="en-GB"/>
        </w:rPr>
        <w:t xml:space="preserve"> Regulations</w:t>
      </w:r>
      <w:r w:rsidRPr="30C69F83">
        <w:rPr>
          <w:rFonts w:ascii="Arial" w:hAnsi="Arial" w:cs="Arial"/>
          <w:lang w:eastAsia="en-GB"/>
        </w:rPr>
        <w:t xml:space="preserve"> must assess the packaging they </w:t>
      </w:r>
      <w:r w:rsidR="00717426">
        <w:rPr>
          <w:rFonts w:ascii="Arial" w:hAnsi="Arial" w:cs="Arial"/>
          <w:lang w:eastAsia="en-GB"/>
        </w:rPr>
        <w:t>supply</w:t>
      </w:r>
      <w:r w:rsidR="008A25FF">
        <w:rPr>
          <w:rFonts w:ascii="Arial" w:hAnsi="Arial" w:cs="Arial"/>
          <w:lang w:eastAsia="en-GB"/>
        </w:rPr>
        <w:t xml:space="preserve"> </w:t>
      </w:r>
      <w:r w:rsidRPr="30C69F83">
        <w:rPr>
          <w:rFonts w:ascii="Arial" w:hAnsi="Arial" w:cs="Arial"/>
          <w:lang w:eastAsia="en-GB"/>
        </w:rPr>
        <w:t xml:space="preserve">to determine whether they are a large or small producer, or if they have no obligations under the </w:t>
      </w:r>
      <w:r w:rsidR="008B6C3F">
        <w:rPr>
          <w:rFonts w:ascii="Arial" w:hAnsi="Arial" w:cs="Arial"/>
          <w:lang w:eastAsia="en-GB"/>
        </w:rPr>
        <w:t>pEPR</w:t>
      </w:r>
      <w:r>
        <w:rPr>
          <w:rFonts w:ascii="Arial" w:hAnsi="Arial" w:cs="Arial"/>
          <w:lang w:eastAsia="en-GB"/>
        </w:rPr>
        <w:t xml:space="preserve"> Regulations</w:t>
      </w:r>
      <w:r w:rsidRPr="30C69F83">
        <w:rPr>
          <w:rFonts w:ascii="Arial" w:hAnsi="Arial" w:cs="Arial"/>
          <w:lang w:eastAsia="en-GB"/>
        </w:rPr>
        <w:t xml:space="preserve"> at all.  </w:t>
      </w:r>
    </w:p>
    <w:p w14:paraId="5893CAB2" w14:textId="6C35F085" w:rsidR="00D21FEB" w:rsidRDefault="14B1569C" w:rsidP="008B0043">
      <w:pPr>
        <w:spacing w:line="276" w:lineRule="auto"/>
        <w:jc w:val="both"/>
        <w:rPr>
          <w:rFonts w:ascii="Arial" w:hAnsi="Arial" w:cs="Arial"/>
          <w:lang w:eastAsia="en-GB"/>
        </w:rPr>
      </w:pPr>
      <w:r w:rsidRPr="778639E5">
        <w:rPr>
          <w:rFonts w:ascii="Arial" w:hAnsi="Arial" w:cs="Arial"/>
          <w:lang w:eastAsia="en-GB"/>
        </w:rPr>
        <w:t xml:space="preserve">This assessment is based on the packaging </w:t>
      </w:r>
      <w:r w:rsidR="00717426">
        <w:rPr>
          <w:rFonts w:ascii="Arial" w:hAnsi="Arial" w:cs="Arial"/>
          <w:lang w:eastAsia="en-GB"/>
        </w:rPr>
        <w:t>supplied</w:t>
      </w:r>
      <w:r w:rsidR="00717426" w:rsidRPr="778639E5">
        <w:rPr>
          <w:rFonts w:ascii="Arial" w:hAnsi="Arial" w:cs="Arial"/>
          <w:lang w:eastAsia="en-GB"/>
        </w:rPr>
        <w:t xml:space="preserve"> </w:t>
      </w:r>
      <w:r w:rsidRPr="778639E5">
        <w:rPr>
          <w:rFonts w:ascii="Arial" w:hAnsi="Arial" w:cs="Arial"/>
          <w:lang w:eastAsia="en-GB"/>
        </w:rPr>
        <w:t xml:space="preserve">in the </w:t>
      </w:r>
      <w:r w:rsidR="00C75AEE">
        <w:rPr>
          <w:rFonts w:ascii="Arial" w:hAnsi="Arial" w:cs="Arial"/>
          <w:lang w:eastAsia="en-GB"/>
        </w:rPr>
        <w:t xml:space="preserve">Y-2 </w:t>
      </w:r>
      <w:r w:rsidRPr="778639E5">
        <w:rPr>
          <w:rFonts w:ascii="Arial" w:hAnsi="Arial" w:cs="Arial"/>
          <w:lang w:eastAsia="en-GB"/>
        </w:rPr>
        <w:t xml:space="preserve">calculation </w:t>
      </w:r>
      <w:r w:rsidR="666A3F13" w:rsidRPr="778639E5">
        <w:rPr>
          <w:rFonts w:ascii="Arial" w:hAnsi="Arial" w:cs="Arial"/>
          <w:lang w:eastAsia="en-GB"/>
        </w:rPr>
        <w:t>year</w:t>
      </w:r>
      <w:r w:rsidRPr="778639E5">
        <w:rPr>
          <w:rFonts w:ascii="Arial" w:hAnsi="Arial" w:cs="Arial"/>
          <w:lang w:eastAsia="en-GB"/>
        </w:rPr>
        <w:t>.</w:t>
      </w:r>
    </w:p>
    <w:p w14:paraId="097C27E2" w14:textId="6AB1CC06" w:rsidR="00C14329" w:rsidRDefault="009B203C" w:rsidP="19780D47">
      <w:pPr>
        <w:pStyle w:val="NormalWeb"/>
        <w:spacing w:before="0" w:beforeAutospacing="0" w:after="0" w:afterAutospacing="0" w:line="276" w:lineRule="auto"/>
        <w:jc w:val="both"/>
        <w:rPr>
          <w:rFonts w:ascii="Arial" w:hAnsi="Arial" w:cs="Arial"/>
          <w:sz w:val="22"/>
          <w:szCs w:val="22"/>
        </w:rPr>
      </w:pPr>
      <w:r w:rsidRPr="19780D47">
        <w:rPr>
          <w:rFonts w:ascii="Arial" w:hAnsi="Arial" w:cs="Arial"/>
          <w:sz w:val="22"/>
          <w:szCs w:val="22"/>
        </w:rPr>
        <w:t xml:space="preserve">Packaging </w:t>
      </w:r>
      <w:r w:rsidR="008A25FF">
        <w:rPr>
          <w:rFonts w:ascii="Arial" w:hAnsi="Arial" w:cs="Arial"/>
          <w:sz w:val="22"/>
          <w:szCs w:val="22"/>
        </w:rPr>
        <w:t xml:space="preserve">supplied </w:t>
      </w:r>
      <w:r w:rsidRPr="19780D47">
        <w:rPr>
          <w:rFonts w:ascii="Arial" w:hAnsi="Arial" w:cs="Arial"/>
          <w:sz w:val="22"/>
          <w:szCs w:val="22"/>
        </w:rPr>
        <w:t xml:space="preserve">calculations must include </w:t>
      </w:r>
      <w:r w:rsidR="008C6DB2" w:rsidRPr="19780D47">
        <w:rPr>
          <w:rFonts w:ascii="Arial" w:hAnsi="Arial" w:cs="Arial"/>
          <w:sz w:val="22"/>
          <w:szCs w:val="22"/>
        </w:rPr>
        <w:t xml:space="preserve">the weight of all </w:t>
      </w:r>
      <w:r w:rsidRPr="19780D47">
        <w:rPr>
          <w:rFonts w:ascii="Arial" w:hAnsi="Arial" w:cs="Arial"/>
          <w:sz w:val="22"/>
          <w:szCs w:val="22"/>
        </w:rPr>
        <w:t xml:space="preserve">packaging </w:t>
      </w:r>
      <w:r w:rsidR="496D84BE" w:rsidRPr="19780D47">
        <w:rPr>
          <w:rFonts w:ascii="Arial" w:hAnsi="Arial" w:cs="Arial"/>
          <w:sz w:val="22"/>
          <w:szCs w:val="22"/>
        </w:rPr>
        <w:t xml:space="preserve">supplied </w:t>
      </w:r>
      <w:r w:rsidR="62A3AD4D" w:rsidRPr="19780D47">
        <w:rPr>
          <w:rFonts w:ascii="Arial" w:hAnsi="Arial" w:cs="Arial"/>
          <w:sz w:val="22"/>
          <w:szCs w:val="22"/>
        </w:rPr>
        <w:t>under all the</w:t>
      </w:r>
      <w:r w:rsidR="7531CFA5" w:rsidRPr="19780D47">
        <w:rPr>
          <w:rFonts w:ascii="Arial" w:hAnsi="Arial" w:cs="Arial"/>
          <w:sz w:val="22"/>
          <w:szCs w:val="22"/>
        </w:rPr>
        <w:t xml:space="preserve"> person’s</w:t>
      </w:r>
      <w:r w:rsidR="62A3AD4D" w:rsidRPr="19780D47">
        <w:rPr>
          <w:rFonts w:ascii="Arial" w:hAnsi="Arial" w:cs="Arial"/>
          <w:sz w:val="22"/>
          <w:szCs w:val="22"/>
        </w:rPr>
        <w:t xml:space="preserve"> </w:t>
      </w:r>
      <w:r w:rsidR="18C8DC9C" w:rsidRPr="19780D47">
        <w:rPr>
          <w:rFonts w:ascii="Arial" w:hAnsi="Arial" w:cs="Arial"/>
          <w:sz w:val="22"/>
          <w:szCs w:val="22"/>
        </w:rPr>
        <w:t>p</w:t>
      </w:r>
      <w:r w:rsidR="62A3AD4D" w:rsidRPr="19780D47">
        <w:rPr>
          <w:rFonts w:ascii="Arial" w:hAnsi="Arial" w:cs="Arial"/>
          <w:sz w:val="22"/>
          <w:szCs w:val="22"/>
        </w:rPr>
        <w:t>roducer functions</w:t>
      </w:r>
      <w:r w:rsidR="001D3716" w:rsidRPr="19780D47">
        <w:rPr>
          <w:rFonts w:ascii="Arial" w:hAnsi="Arial" w:cs="Arial"/>
          <w:color w:val="FA0000"/>
          <w:sz w:val="22"/>
          <w:szCs w:val="22"/>
        </w:rPr>
        <w:t>.</w:t>
      </w:r>
      <w:r w:rsidRPr="19780D47">
        <w:rPr>
          <w:rFonts w:ascii="Arial" w:hAnsi="Arial" w:cs="Arial"/>
          <w:color w:val="FA0000"/>
          <w:sz w:val="22"/>
          <w:szCs w:val="22"/>
        </w:rPr>
        <w:t xml:space="preserve"> </w:t>
      </w:r>
      <w:r w:rsidR="000E1ACB" w:rsidRPr="19780D47">
        <w:rPr>
          <w:rFonts w:ascii="Arial" w:hAnsi="Arial" w:cs="Arial"/>
          <w:sz w:val="22"/>
          <w:szCs w:val="22"/>
        </w:rPr>
        <w:t xml:space="preserve">Where a producer performs more than one </w:t>
      </w:r>
      <w:r w:rsidR="35281C35" w:rsidRPr="19780D47">
        <w:rPr>
          <w:rFonts w:ascii="Arial" w:hAnsi="Arial" w:cs="Arial"/>
          <w:sz w:val="22"/>
          <w:szCs w:val="22"/>
        </w:rPr>
        <w:t xml:space="preserve">producer </w:t>
      </w:r>
      <w:r w:rsidR="000E1ACB" w:rsidRPr="19780D47">
        <w:rPr>
          <w:rFonts w:ascii="Arial" w:hAnsi="Arial" w:cs="Arial"/>
          <w:sz w:val="22"/>
          <w:szCs w:val="22"/>
        </w:rPr>
        <w:t xml:space="preserve">function </w:t>
      </w:r>
      <w:r w:rsidR="13AFDD12" w:rsidRPr="19780D47">
        <w:rPr>
          <w:rFonts w:ascii="Arial" w:hAnsi="Arial" w:cs="Arial"/>
          <w:sz w:val="22"/>
          <w:szCs w:val="22"/>
        </w:rPr>
        <w:t xml:space="preserve">in relation to </w:t>
      </w:r>
      <w:r w:rsidR="000E1ACB" w:rsidRPr="19780D47">
        <w:rPr>
          <w:rFonts w:ascii="Arial" w:hAnsi="Arial" w:cs="Arial"/>
          <w:sz w:val="22"/>
          <w:szCs w:val="22"/>
        </w:rPr>
        <w:t>the same item of packaging</w:t>
      </w:r>
      <w:r w:rsidR="004B4429" w:rsidRPr="19780D47">
        <w:rPr>
          <w:rFonts w:ascii="Arial" w:hAnsi="Arial" w:cs="Arial"/>
          <w:sz w:val="22"/>
          <w:szCs w:val="22"/>
        </w:rPr>
        <w:t xml:space="preserve">, the producer should only </w:t>
      </w:r>
      <w:r w:rsidR="78C36B6B" w:rsidRPr="19780D47">
        <w:rPr>
          <w:rFonts w:ascii="Arial" w:hAnsi="Arial" w:cs="Arial"/>
          <w:sz w:val="22"/>
          <w:szCs w:val="22"/>
        </w:rPr>
        <w:t xml:space="preserve">count </w:t>
      </w:r>
      <w:r w:rsidR="004B4429" w:rsidRPr="19780D47">
        <w:rPr>
          <w:rFonts w:ascii="Arial" w:hAnsi="Arial" w:cs="Arial"/>
          <w:sz w:val="22"/>
          <w:szCs w:val="22"/>
        </w:rPr>
        <w:t>th</w:t>
      </w:r>
      <w:r w:rsidR="5B0C2370" w:rsidRPr="19780D47">
        <w:rPr>
          <w:rFonts w:ascii="Arial" w:hAnsi="Arial" w:cs="Arial"/>
          <w:sz w:val="22"/>
          <w:szCs w:val="22"/>
        </w:rPr>
        <w:t>at</w:t>
      </w:r>
      <w:r w:rsidR="004B4429" w:rsidRPr="19780D47">
        <w:rPr>
          <w:rFonts w:ascii="Arial" w:hAnsi="Arial" w:cs="Arial"/>
          <w:sz w:val="22"/>
          <w:szCs w:val="22"/>
        </w:rPr>
        <w:t xml:space="preserve"> item </w:t>
      </w:r>
      <w:r w:rsidR="3DBBED08" w:rsidRPr="19780D47">
        <w:rPr>
          <w:rFonts w:ascii="Arial" w:hAnsi="Arial" w:cs="Arial"/>
          <w:sz w:val="22"/>
          <w:szCs w:val="22"/>
        </w:rPr>
        <w:t xml:space="preserve">of packaging </w:t>
      </w:r>
      <w:r w:rsidR="004B4429" w:rsidRPr="19780D47">
        <w:rPr>
          <w:rFonts w:ascii="Arial" w:hAnsi="Arial" w:cs="Arial"/>
          <w:sz w:val="22"/>
          <w:szCs w:val="22"/>
        </w:rPr>
        <w:t xml:space="preserve">once </w:t>
      </w:r>
      <w:r w:rsidR="02DBAAAB" w:rsidRPr="19780D47">
        <w:rPr>
          <w:rFonts w:ascii="Arial" w:hAnsi="Arial" w:cs="Arial"/>
          <w:sz w:val="22"/>
          <w:szCs w:val="22"/>
        </w:rPr>
        <w:t>for the purpose of</w:t>
      </w:r>
      <w:r w:rsidR="004B4429" w:rsidRPr="19780D47">
        <w:rPr>
          <w:rFonts w:ascii="Arial" w:hAnsi="Arial" w:cs="Arial"/>
          <w:sz w:val="22"/>
          <w:szCs w:val="22"/>
        </w:rPr>
        <w:t xml:space="preserve"> </w:t>
      </w:r>
      <w:r w:rsidR="008A25FF">
        <w:rPr>
          <w:rFonts w:ascii="Arial" w:hAnsi="Arial" w:cs="Arial"/>
          <w:sz w:val="22"/>
          <w:szCs w:val="22"/>
        </w:rPr>
        <w:t>this</w:t>
      </w:r>
      <w:r w:rsidR="004B4429" w:rsidRPr="19780D47">
        <w:rPr>
          <w:rFonts w:ascii="Arial" w:hAnsi="Arial" w:cs="Arial"/>
          <w:sz w:val="22"/>
          <w:szCs w:val="22"/>
        </w:rPr>
        <w:t xml:space="preserve"> calculation. </w:t>
      </w:r>
    </w:p>
    <w:p w14:paraId="03E75AD9" w14:textId="32EEFCF1" w:rsidR="007B1617" w:rsidRDefault="007B1617" w:rsidP="00A81DD3">
      <w:pPr>
        <w:pStyle w:val="NormalWeb"/>
        <w:spacing w:before="0" w:beforeAutospacing="0" w:after="0" w:afterAutospacing="0" w:line="276" w:lineRule="auto"/>
        <w:jc w:val="both"/>
      </w:pPr>
    </w:p>
    <w:p w14:paraId="33D99DCE" w14:textId="6BA3D7A5" w:rsidR="004F5DA7" w:rsidRDefault="007B1617" w:rsidP="00E45054">
      <w:pPr>
        <w:spacing w:line="276" w:lineRule="auto"/>
        <w:jc w:val="both"/>
        <w:rPr>
          <w:rFonts w:ascii="Arial" w:hAnsi="Arial" w:cs="Arial"/>
        </w:rPr>
      </w:pPr>
      <w:r w:rsidRPr="00871C42">
        <w:rPr>
          <w:rFonts w:ascii="Arial" w:hAnsi="Arial" w:cs="Arial"/>
          <w:b/>
          <w:bCs/>
        </w:rPr>
        <w:t>Example:</w:t>
      </w:r>
      <w:r w:rsidR="008F309B" w:rsidRPr="19780D47">
        <w:rPr>
          <w:rFonts w:ascii="Arial" w:hAnsi="Arial" w:cs="Arial"/>
          <w:color w:val="00B050"/>
        </w:rPr>
        <w:t xml:space="preserve"> </w:t>
      </w:r>
      <w:r w:rsidR="00104DF2">
        <w:rPr>
          <w:rFonts w:ascii="Arial" w:hAnsi="Arial" w:cs="Arial"/>
        </w:rPr>
        <w:t>In Y-2</w:t>
      </w:r>
      <w:r w:rsidR="00A94069">
        <w:rPr>
          <w:rFonts w:ascii="Arial" w:hAnsi="Arial" w:cs="Arial"/>
        </w:rPr>
        <w:t>,</w:t>
      </w:r>
      <w:r w:rsidR="00104DF2">
        <w:rPr>
          <w:rFonts w:ascii="Arial" w:hAnsi="Arial" w:cs="Arial"/>
        </w:rPr>
        <w:t xml:space="preserve"> </w:t>
      </w:r>
      <w:r w:rsidR="00B536C4" w:rsidRPr="19780D47">
        <w:rPr>
          <w:rFonts w:ascii="Arial" w:hAnsi="Arial" w:cs="Arial"/>
        </w:rPr>
        <w:t>a</w:t>
      </w:r>
      <w:r w:rsidR="008F309B" w:rsidRPr="19780D47">
        <w:rPr>
          <w:rFonts w:ascii="Arial" w:hAnsi="Arial" w:cs="Arial"/>
        </w:rPr>
        <w:t xml:space="preserve"> </w:t>
      </w:r>
      <w:r w:rsidR="00BD73A8" w:rsidRPr="19780D47">
        <w:rPr>
          <w:rFonts w:ascii="Arial" w:hAnsi="Arial" w:cs="Arial"/>
        </w:rPr>
        <w:t xml:space="preserve">UK </w:t>
      </w:r>
      <w:r w:rsidR="00896D72" w:rsidRPr="19780D47">
        <w:rPr>
          <w:rFonts w:ascii="Arial" w:hAnsi="Arial" w:cs="Arial"/>
        </w:rPr>
        <w:t xml:space="preserve">manufacturer </w:t>
      </w:r>
      <w:r w:rsidR="008F309B" w:rsidRPr="19780D47">
        <w:rPr>
          <w:rFonts w:ascii="Arial" w:hAnsi="Arial" w:cs="Arial"/>
        </w:rPr>
        <w:t>of packaging who is a large producer</w:t>
      </w:r>
      <w:r w:rsidR="00064F33" w:rsidRPr="19780D47">
        <w:rPr>
          <w:rFonts w:ascii="Arial" w:hAnsi="Arial" w:cs="Arial"/>
        </w:rPr>
        <w:t>,</w:t>
      </w:r>
      <w:r w:rsidR="008F309B" w:rsidRPr="19780D47">
        <w:rPr>
          <w:rFonts w:ascii="Arial" w:hAnsi="Arial" w:cs="Arial"/>
        </w:rPr>
        <w:t xml:space="preserve"> supplies </w:t>
      </w:r>
      <w:r w:rsidR="00E45054" w:rsidRPr="19780D47">
        <w:rPr>
          <w:rFonts w:ascii="Arial" w:hAnsi="Arial" w:cs="Arial"/>
        </w:rPr>
        <w:t xml:space="preserve">unfilled </w:t>
      </w:r>
      <w:r w:rsidR="008F309B" w:rsidRPr="19780D47">
        <w:rPr>
          <w:rFonts w:ascii="Arial" w:hAnsi="Arial" w:cs="Arial"/>
        </w:rPr>
        <w:t xml:space="preserve">packaging to </w:t>
      </w:r>
      <w:r w:rsidR="00BD73A8" w:rsidRPr="19780D47">
        <w:rPr>
          <w:rFonts w:ascii="Arial" w:hAnsi="Arial" w:cs="Arial"/>
        </w:rPr>
        <w:t xml:space="preserve">UK </w:t>
      </w:r>
      <w:r w:rsidR="008F309B" w:rsidRPr="19780D47">
        <w:rPr>
          <w:rFonts w:ascii="Arial" w:hAnsi="Arial" w:cs="Arial"/>
        </w:rPr>
        <w:t>packer/fillers who will fill the packaging with their own goods</w:t>
      </w:r>
      <w:r w:rsidR="403BB284" w:rsidRPr="19780D47">
        <w:rPr>
          <w:rFonts w:ascii="Arial" w:hAnsi="Arial" w:cs="Arial"/>
        </w:rPr>
        <w:t>.</w:t>
      </w:r>
      <w:r w:rsidR="008F309B" w:rsidRPr="19780D47">
        <w:rPr>
          <w:rFonts w:ascii="Arial" w:hAnsi="Arial" w:cs="Arial"/>
        </w:rPr>
        <w:t xml:space="preserve"> Some </w:t>
      </w:r>
      <w:r w:rsidR="78080A60" w:rsidRPr="19780D47">
        <w:rPr>
          <w:rFonts w:ascii="Arial" w:hAnsi="Arial" w:cs="Arial"/>
        </w:rPr>
        <w:t xml:space="preserve">of the UK packer/fillers </w:t>
      </w:r>
      <w:r w:rsidR="008F309B" w:rsidRPr="19780D47">
        <w:rPr>
          <w:rFonts w:ascii="Arial" w:hAnsi="Arial" w:cs="Arial"/>
        </w:rPr>
        <w:t xml:space="preserve">are large producers, some are small producers, and some do not meet either the large or small producer thresholds so have no obligations under the </w:t>
      </w:r>
      <w:r w:rsidR="008B6C3F">
        <w:rPr>
          <w:rFonts w:ascii="Arial" w:hAnsi="Arial" w:cs="Arial"/>
        </w:rPr>
        <w:t>pEPR</w:t>
      </w:r>
      <w:r w:rsidR="00B55492">
        <w:rPr>
          <w:rFonts w:ascii="Arial" w:hAnsi="Arial" w:cs="Arial"/>
        </w:rPr>
        <w:t xml:space="preserve"> Regulations</w:t>
      </w:r>
      <w:r w:rsidR="008F309B" w:rsidRPr="19780D47">
        <w:rPr>
          <w:rFonts w:ascii="Arial" w:hAnsi="Arial" w:cs="Arial"/>
        </w:rPr>
        <w:t>.</w:t>
      </w:r>
      <w:r w:rsidR="73E8EB34" w:rsidRPr="19780D47">
        <w:rPr>
          <w:rFonts w:ascii="Arial" w:hAnsi="Arial" w:cs="Arial"/>
        </w:rPr>
        <w:t xml:space="preserve"> </w:t>
      </w:r>
    </w:p>
    <w:p w14:paraId="0889D4F2" w14:textId="374A2E29" w:rsidR="008F309B" w:rsidRPr="004F5DA7" w:rsidRDefault="73E8EB34" w:rsidP="00E45054">
      <w:pPr>
        <w:spacing w:line="276" w:lineRule="auto"/>
        <w:jc w:val="both"/>
        <w:rPr>
          <w:rFonts w:ascii="Arial" w:hAnsi="Arial" w:cs="Arial"/>
          <w:lang w:eastAsia="en-GB"/>
        </w:rPr>
      </w:pPr>
      <w:r w:rsidRPr="004F5DA7">
        <w:rPr>
          <w:rFonts w:ascii="Arial" w:hAnsi="Arial" w:cs="Arial"/>
        </w:rPr>
        <w:t xml:space="preserve">The </w:t>
      </w:r>
      <w:r w:rsidR="00896D72" w:rsidRPr="004F5DA7">
        <w:rPr>
          <w:rFonts w:ascii="Arial" w:hAnsi="Arial" w:cs="Arial"/>
        </w:rPr>
        <w:t xml:space="preserve">manufacturer </w:t>
      </w:r>
      <w:r w:rsidR="003621AA" w:rsidRPr="004F5DA7">
        <w:rPr>
          <w:rFonts w:ascii="Arial" w:hAnsi="Arial" w:cs="Arial"/>
        </w:rPr>
        <w:t>supplies</w:t>
      </w:r>
      <w:r w:rsidR="00DF2F3F" w:rsidRPr="004F5DA7">
        <w:rPr>
          <w:rFonts w:ascii="Arial" w:hAnsi="Arial" w:cs="Arial"/>
        </w:rPr>
        <w:t xml:space="preserve"> the </w:t>
      </w:r>
      <w:r w:rsidRPr="004F5DA7">
        <w:rPr>
          <w:rFonts w:ascii="Arial" w:hAnsi="Arial" w:cs="Arial"/>
        </w:rPr>
        <w:t xml:space="preserve">unfilled packaging in unbranded shrink wrap which will be disposed of by the </w:t>
      </w:r>
      <w:r w:rsidR="002E5D11" w:rsidRPr="004F5DA7">
        <w:rPr>
          <w:rFonts w:ascii="Arial" w:hAnsi="Arial" w:cs="Arial"/>
        </w:rPr>
        <w:t xml:space="preserve">UK </w:t>
      </w:r>
      <w:r w:rsidRPr="004F5DA7">
        <w:rPr>
          <w:rFonts w:ascii="Arial" w:hAnsi="Arial" w:cs="Arial"/>
        </w:rPr>
        <w:t>packer/filler</w:t>
      </w:r>
      <w:r w:rsidR="00CA5228" w:rsidRPr="004F5DA7">
        <w:rPr>
          <w:rFonts w:ascii="Arial" w:hAnsi="Arial" w:cs="Arial"/>
        </w:rPr>
        <w:t>s</w:t>
      </w:r>
      <w:r w:rsidRPr="004F5DA7">
        <w:rPr>
          <w:rFonts w:ascii="Arial" w:hAnsi="Arial" w:cs="Arial"/>
        </w:rPr>
        <w:t>.</w:t>
      </w:r>
    </w:p>
    <w:p w14:paraId="2ABB032F" w14:textId="1F4AF7D6" w:rsidR="002F2E4B" w:rsidRPr="004F5DA7" w:rsidRDefault="00572CD6" w:rsidP="002E1947">
      <w:pPr>
        <w:spacing w:line="240" w:lineRule="auto"/>
        <w:textAlignment w:val="center"/>
        <w:rPr>
          <w:rFonts w:ascii="Arial" w:hAnsi="Arial" w:cs="Arial"/>
          <w:lang w:eastAsia="en-GB"/>
        </w:rPr>
      </w:pPr>
      <w:r>
        <w:rPr>
          <w:rFonts w:ascii="Arial" w:eastAsia="Times New Roman" w:hAnsi="Arial" w:cs="Arial"/>
          <w:lang w:eastAsia="en-GB"/>
        </w:rPr>
        <w:t>To</w:t>
      </w:r>
      <w:r w:rsidR="008F309B" w:rsidRPr="004F5DA7">
        <w:rPr>
          <w:rFonts w:ascii="Arial" w:eastAsia="Times New Roman" w:hAnsi="Arial" w:cs="Arial"/>
          <w:lang w:eastAsia="en-GB"/>
        </w:rPr>
        <w:t xml:space="preserve"> assess</w:t>
      </w:r>
      <w:r w:rsidR="00D5275D" w:rsidRPr="004F5DA7">
        <w:rPr>
          <w:rFonts w:ascii="Arial" w:eastAsia="Times New Roman" w:hAnsi="Arial" w:cs="Arial"/>
          <w:lang w:eastAsia="en-GB"/>
        </w:rPr>
        <w:t xml:space="preserve"> </w:t>
      </w:r>
      <w:r w:rsidR="0014053C">
        <w:rPr>
          <w:rFonts w:ascii="Arial" w:eastAsia="Times New Roman" w:hAnsi="Arial" w:cs="Arial"/>
          <w:lang w:eastAsia="en-GB"/>
        </w:rPr>
        <w:t xml:space="preserve">the tonnage of </w:t>
      </w:r>
      <w:r w:rsidR="008F309B" w:rsidRPr="004F5DA7">
        <w:rPr>
          <w:rFonts w:ascii="Arial" w:eastAsia="Times New Roman" w:hAnsi="Arial" w:cs="Arial"/>
          <w:lang w:eastAsia="en-GB"/>
        </w:rPr>
        <w:t xml:space="preserve">packaging </w:t>
      </w:r>
      <w:r w:rsidR="0014053C">
        <w:rPr>
          <w:rFonts w:ascii="Arial" w:eastAsia="Times New Roman" w:hAnsi="Arial" w:cs="Arial"/>
          <w:lang w:eastAsia="en-GB"/>
        </w:rPr>
        <w:t>supplied</w:t>
      </w:r>
      <w:r w:rsidR="00FC4955">
        <w:rPr>
          <w:rFonts w:ascii="Arial" w:eastAsia="Times New Roman" w:hAnsi="Arial" w:cs="Arial"/>
          <w:lang w:eastAsia="en-GB"/>
        </w:rPr>
        <w:t xml:space="preserve"> in Y-2</w:t>
      </w:r>
      <w:r w:rsidR="008F309B" w:rsidRPr="004F5DA7">
        <w:rPr>
          <w:rFonts w:ascii="Arial" w:eastAsia="Times New Roman" w:hAnsi="Arial" w:cs="Arial"/>
          <w:lang w:eastAsia="en-GB"/>
        </w:rPr>
        <w:t>:</w:t>
      </w:r>
    </w:p>
    <w:p w14:paraId="00F8F9EA" w14:textId="548E11D5" w:rsidR="002F2E4B" w:rsidRPr="000875F2" w:rsidRDefault="293FEBD6" w:rsidP="000875F2">
      <w:pPr>
        <w:pStyle w:val="ListParagraph"/>
        <w:numPr>
          <w:ilvl w:val="0"/>
          <w:numId w:val="51"/>
        </w:numPr>
        <w:spacing w:line="276" w:lineRule="auto"/>
        <w:ind w:left="360"/>
        <w:jc w:val="both"/>
        <w:textAlignment w:val="center"/>
        <w:rPr>
          <w:rFonts w:ascii="Arial" w:eastAsiaTheme="minorHAnsi" w:hAnsi="Arial" w:cs="Arial"/>
          <w:sz w:val="22"/>
          <w:szCs w:val="22"/>
        </w:rPr>
      </w:pPr>
      <w:r w:rsidRPr="000875F2">
        <w:rPr>
          <w:rFonts w:ascii="Arial" w:eastAsiaTheme="minorHAnsi" w:hAnsi="Arial" w:cs="Arial"/>
          <w:sz w:val="22"/>
          <w:szCs w:val="22"/>
        </w:rPr>
        <w:t xml:space="preserve">The </w:t>
      </w:r>
      <w:r w:rsidR="7065EFAB" w:rsidRPr="000875F2">
        <w:rPr>
          <w:rFonts w:ascii="Arial" w:eastAsiaTheme="minorHAnsi" w:hAnsi="Arial" w:cs="Arial"/>
          <w:sz w:val="22"/>
          <w:szCs w:val="22"/>
        </w:rPr>
        <w:t xml:space="preserve">UK </w:t>
      </w:r>
      <w:r w:rsidR="6B8AA077" w:rsidRPr="000875F2">
        <w:rPr>
          <w:rFonts w:ascii="Arial" w:eastAsiaTheme="minorHAnsi" w:hAnsi="Arial" w:cs="Arial"/>
          <w:sz w:val="22"/>
          <w:szCs w:val="22"/>
        </w:rPr>
        <w:t>manufacturer</w:t>
      </w:r>
      <w:r w:rsidRPr="000875F2">
        <w:rPr>
          <w:rFonts w:ascii="Arial" w:eastAsiaTheme="minorHAnsi" w:hAnsi="Arial" w:cs="Arial"/>
          <w:sz w:val="22"/>
          <w:szCs w:val="22"/>
        </w:rPr>
        <w:t xml:space="preserve"> performs </w:t>
      </w:r>
      <w:r w:rsidR="493BDE75" w:rsidRPr="000875F2">
        <w:rPr>
          <w:rFonts w:ascii="Arial" w:eastAsiaTheme="minorHAnsi" w:hAnsi="Arial" w:cs="Arial"/>
          <w:sz w:val="22"/>
          <w:szCs w:val="22"/>
        </w:rPr>
        <w:t>the</w:t>
      </w:r>
      <w:r w:rsidR="50DB92E0" w:rsidRPr="000875F2">
        <w:rPr>
          <w:rFonts w:ascii="Arial" w:eastAsiaTheme="minorHAnsi" w:hAnsi="Arial" w:cs="Arial"/>
          <w:sz w:val="22"/>
          <w:szCs w:val="22"/>
        </w:rPr>
        <w:t xml:space="preserve"> distributor</w:t>
      </w:r>
      <w:r w:rsidRPr="000875F2">
        <w:rPr>
          <w:rFonts w:ascii="Arial" w:eastAsiaTheme="minorHAnsi" w:hAnsi="Arial" w:cs="Arial"/>
          <w:sz w:val="22"/>
          <w:szCs w:val="22"/>
        </w:rPr>
        <w:t xml:space="preserve"> producer function in relation to the </w:t>
      </w:r>
      <w:r w:rsidR="7065EFAB" w:rsidRPr="000875F2">
        <w:rPr>
          <w:rFonts w:ascii="Arial" w:eastAsiaTheme="minorHAnsi" w:hAnsi="Arial" w:cs="Arial"/>
          <w:sz w:val="22"/>
          <w:szCs w:val="22"/>
        </w:rPr>
        <w:t xml:space="preserve">unfilled </w:t>
      </w:r>
      <w:r w:rsidR="6255C89C" w:rsidRPr="000875F2">
        <w:rPr>
          <w:rFonts w:ascii="Arial" w:eastAsiaTheme="minorHAnsi" w:hAnsi="Arial" w:cs="Arial"/>
          <w:sz w:val="22"/>
          <w:szCs w:val="22"/>
        </w:rPr>
        <w:t xml:space="preserve">unbranded </w:t>
      </w:r>
      <w:r w:rsidRPr="000875F2">
        <w:rPr>
          <w:rFonts w:ascii="Arial" w:eastAsiaTheme="minorHAnsi" w:hAnsi="Arial" w:cs="Arial"/>
          <w:sz w:val="22"/>
          <w:szCs w:val="22"/>
        </w:rPr>
        <w:t xml:space="preserve">packaging it supplied to the small and unobligated </w:t>
      </w:r>
      <w:r w:rsidR="79D44357" w:rsidRPr="000875F2">
        <w:rPr>
          <w:rFonts w:ascii="Arial" w:eastAsiaTheme="minorHAnsi" w:hAnsi="Arial" w:cs="Arial"/>
          <w:sz w:val="22"/>
          <w:szCs w:val="22"/>
        </w:rPr>
        <w:t xml:space="preserve">UK </w:t>
      </w:r>
      <w:r w:rsidRPr="000875F2">
        <w:rPr>
          <w:rFonts w:ascii="Arial" w:eastAsiaTheme="minorHAnsi" w:hAnsi="Arial" w:cs="Arial"/>
          <w:sz w:val="22"/>
          <w:szCs w:val="22"/>
        </w:rPr>
        <w:t>packer</w:t>
      </w:r>
      <w:r w:rsidR="46160B90" w:rsidRPr="000875F2">
        <w:rPr>
          <w:rFonts w:ascii="Arial" w:eastAsiaTheme="minorHAnsi" w:hAnsi="Arial" w:cs="Arial"/>
          <w:sz w:val="22"/>
          <w:szCs w:val="22"/>
        </w:rPr>
        <w:t>/</w:t>
      </w:r>
      <w:r w:rsidRPr="000875F2">
        <w:rPr>
          <w:rFonts w:ascii="Arial" w:eastAsiaTheme="minorHAnsi" w:hAnsi="Arial" w:cs="Arial"/>
          <w:sz w:val="22"/>
          <w:szCs w:val="22"/>
        </w:rPr>
        <w:t xml:space="preserve">fillers. The </w:t>
      </w:r>
      <w:r w:rsidR="6B8AA077" w:rsidRPr="000875F2">
        <w:rPr>
          <w:rFonts w:ascii="Arial" w:eastAsiaTheme="minorHAnsi" w:hAnsi="Arial" w:cs="Arial"/>
          <w:sz w:val="22"/>
          <w:szCs w:val="22"/>
        </w:rPr>
        <w:t>manuf</w:t>
      </w:r>
      <w:r w:rsidR="7740CA09" w:rsidRPr="000875F2">
        <w:rPr>
          <w:rFonts w:ascii="Arial" w:eastAsiaTheme="minorHAnsi" w:hAnsi="Arial" w:cs="Arial"/>
          <w:sz w:val="22"/>
          <w:szCs w:val="22"/>
        </w:rPr>
        <w:t xml:space="preserve">acturer </w:t>
      </w:r>
      <w:r w:rsidRPr="000875F2">
        <w:rPr>
          <w:rFonts w:ascii="Arial" w:eastAsiaTheme="minorHAnsi" w:hAnsi="Arial" w:cs="Arial"/>
          <w:sz w:val="22"/>
          <w:szCs w:val="22"/>
        </w:rPr>
        <w:t xml:space="preserve">must include the weight of this packaging in its packaging </w:t>
      </w:r>
      <w:r w:rsidR="008A25FF" w:rsidRPr="000875F2">
        <w:rPr>
          <w:rFonts w:ascii="Arial" w:eastAsiaTheme="minorHAnsi" w:hAnsi="Arial" w:cs="Arial"/>
          <w:sz w:val="22"/>
          <w:szCs w:val="22"/>
        </w:rPr>
        <w:t xml:space="preserve">supplied </w:t>
      </w:r>
      <w:r w:rsidRPr="000875F2">
        <w:rPr>
          <w:rFonts w:ascii="Arial" w:eastAsiaTheme="minorHAnsi" w:hAnsi="Arial" w:cs="Arial"/>
          <w:sz w:val="22"/>
          <w:szCs w:val="22"/>
        </w:rPr>
        <w:t>calculation.</w:t>
      </w:r>
      <w:r w:rsidR="4D4C3A46" w:rsidRPr="000875F2">
        <w:rPr>
          <w:rFonts w:ascii="Arial" w:eastAsiaTheme="minorHAnsi" w:hAnsi="Arial" w:cs="Arial"/>
          <w:sz w:val="22"/>
          <w:szCs w:val="22"/>
        </w:rPr>
        <w:t xml:space="preserve"> The </w:t>
      </w:r>
      <w:r w:rsidR="6B8AA077" w:rsidRPr="000875F2">
        <w:rPr>
          <w:rFonts w:ascii="Arial" w:eastAsiaTheme="minorHAnsi" w:hAnsi="Arial" w:cs="Arial"/>
          <w:sz w:val="22"/>
          <w:szCs w:val="22"/>
        </w:rPr>
        <w:t>manuf</w:t>
      </w:r>
      <w:r w:rsidR="7740CA09" w:rsidRPr="000875F2">
        <w:rPr>
          <w:rFonts w:ascii="Arial" w:eastAsiaTheme="minorHAnsi" w:hAnsi="Arial" w:cs="Arial"/>
          <w:sz w:val="22"/>
          <w:szCs w:val="22"/>
        </w:rPr>
        <w:t>acturer</w:t>
      </w:r>
      <w:r w:rsidR="4D4C3A46" w:rsidRPr="000875F2">
        <w:rPr>
          <w:rFonts w:ascii="Arial" w:eastAsiaTheme="minorHAnsi" w:hAnsi="Arial" w:cs="Arial"/>
          <w:sz w:val="22"/>
          <w:szCs w:val="22"/>
        </w:rPr>
        <w:t xml:space="preserve"> does not perform a producer function in relation to </w:t>
      </w:r>
      <w:r w:rsidR="2D4D4AA4" w:rsidRPr="000875F2">
        <w:rPr>
          <w:rFonts w:ascii="Arial" w:eastAsiaTheme="minorHAnsi" w:hAnsi="Arial" w:cs="Arial"/>
          <w:sz w:val="22"/>
          <w:szCs w:val="22"/>
        </w:rPr>
        <w:t xml:space="preserve">the </w:t>
      </w:r>
      <w:r w:rsidR="5E0E6D8E" w:rsidRPr="000875F2">
        <w:rPr>
          <w:rFonts w:ascii="Arial" w:eastAsiaTheme="minorHAnsi" w:hAnsi="Arial" w:cs="Arial"/>
          <w:sz w:val="22"/>
          <w:szCs w:val="22"/>
        </w:rPr>
        <w:t xml:space="preserve">unfilled </w:t>
      </w:r>
      <w:r w:rsidR="2D4D4AA4" w:rsidRPr="000875F2">
        <w:rPr>
          <w:rFonts w:ascii="Arial" w:eastAsiaTheme="minorHAnsi" w:hAnsi="Arial" w:cs="Arial"/>
          <w:sz w:val="22"/>
          <w:szCs w:val="22"/>
        </w:rPr>
        <w:t>packaging it supplied to packer</w:t>
      </w:r>
      <w:r w:rsidR="46160B90" w:rsidRPr="000875F2">
        <w:rPr>
          <w:rFonts w:ascii="Arial" w:eastAsiaTheme="minorHAnsi" w:hAnsi="Arial" w:cs="Arial"/>
          <w:sz w:val="22"/>
          <w:szCs w:val="22"/>
        </w:rPr>
        <w:t>/</w:t>
      </w:r>
      <w:r w:rsidR="2D4D4AA4" w:rsidRPr="000875F2">
        <w:rPr>
          <w:rFonts w:ascii="Arial" w:eastAsiaTheme="minorHAnsi" w:hAnsi="Arial" w:cs="Arial"/>
          <w:sz w:val="22"/>
          <w:szCs w:val="22"/>
        </w:rPr>
        <w:t>fillers who are large producers</w:t>
      </w:r>
      <w:r w:rsidR="6B8AA077" w:rsidRPr="000875F2">
        <w:rPr>
          <w:rFonts w:ascii="Arial" w:eastAsiaTheme="minorHAnsi" w:hAnsi="Arial" w:cs="Arial"/>
          <w:sz w:val="22"/>
          <w:szCs w:val="22"/>
        </w:rPr>
        <w:t xml:space="preserve"> who will fill the packaging</w:t>
      </w:r>
      <w:r w:rsidR="00774FE7" w:rsidRPr="000875F2">
        <w:rPr>
          <w:rFonts w:ascii="Arial" w:eastAsiaTheme="minorHAnsi" w:hAnsi="Arial" w:cs="Arial"/>
          <w:sz w:val="22"/>
          <w:szCs w:val="22"/>
        </w:rPr>
        <w:t xml:space="preserve"> (because the</w:t>
      </w:r>
      <w:r w:rsidR="00EB5A04" w:rsidRPr="000875F2">
        <w:rPr>
          <w:rFonts w:ascii="Arial" w:eastAsiaTheme="minorHAnsi" w:hAnsi="Arial" w:cs="Arial"/>
          <w:sz w:val="22"/>
          <w:szCs w:val="22"/>
        </w:rPr>
        <w:t xml:space="preserve"> producer function</w:t>
      </w:r>
      <w:r w:rsidR="00CD30BC" w:rsidRPr="000875F2">
        <w:rPr>
          <w:rFonts w:ascii="Arial" w:eastAsiaTheme="minorHAnsi" w:hAnsi="Arial" w:cs="Arial"/>
          <w:sz w:val="22"/>
          <w:szCs w:val="22"/>
        </w:rPr>
        <w:t xml:space="preserve"> is performed by the</w:t>
      </w:r>
      <w:r w:rsidR="00774FE7" w:rsidRPr="000875F2">
        <w:rPr>
          <w:rFonts w:ascii="Arial" w:eastAsiaTheme="minorHAnsi" w:hAnsi="Arial" w:cs="Arial"/>
          <w:sz w:val="22"/>
          <w:szCs w:val="22"/>
        </w:rPr>
        <w:t xml:space="preserve"> pa</w:t>
      </w:r>
      <w:r w:rsidR="00CB6001" w:rsidRPr="000875F2">
        <w:rPr>
          <w:rFonts w:ascii="Arial" w:eastAsiaTheme="minorHAnsi" w:hAnsi="Arial" w:cs="Arial"/>
          <w:sz w:val="22"/>
          <w:szCs w:val="22"/>
        </w:rPr>
        <w:t>cker/fillers</w:t>
      </w:r>
      <w:r w:rsidR="00162BC9" w:rsidRPr="000875F2">
        <w:rPr>
          <w:rFonts w:ascii="Arial" w:eastAsiaTheme="minorHAnsi" w:hAnsi="Arial" w:cs="Arial"/>
          <w:sz w:val="22"/>
          <w:szCs w:val="22"/>
        </w:rPr>
        <w:t>)</w:t>
      </w:r>
      <w:r w:rsidR="2D4D4AA4" w:rsidRPr="000875F2">
        <w:rPr>
          <w:rFonts w:ascii="Arial" w:eastAsiaTheme="minorHAnsi" w:hAnsi="Arial" w:cs="Arial"/>
          <w:sz w:val="22"/>
          <w:szCs w:val="22"/>
        </w:rPr>
        <w:t>, so it does not need to include this</w:t>
      </w:r>
      <w:r w:rsidR="20431037" w:rsidRPr="000875F2">
        <w:rPr>
          <w:rFonts w:ascii="Arial" w:eastAsiaTheme="minorHAnsi" w:hAnsi="Arial" w:cs="Arial"/>
          <w:sz w:val="22"/>
          <w:szCs w:val="22"/>
        </w:rPr>
        <w:t xml:space="preserve"> packaging</w:t>
      </w:r>
      <w:r w:rsidR="2D4D4AA4" w:rsidRPr="000875F2">
        <w:rPr>
          <w:rFonts w:ascii="Arial" w:eastAsiaTheme="minorHAnsi" w:hAnsi="Arial" w:cs="Arial"/>
          <w:sz w:val="22"/>
          <w:szCs w:val="22"/>
        </w:rPr>
        <w:t xml:space="preserve"> </w:t>
      </w:r>
      <w:r w:rsidR="03166576" w:rsidRPr="000875F2">
        <w:rPr>
          <w:rFonts w:ascii="Arial" w:eastAsiaTheme="minorHAnsi" w:hAnsi="Arial" w:cs="Arial"/>
          <w:sz w:val="22"/>
          <w:szCs w:val="22"/>
        </w:rPr>
        <w:t xml:space="preserve">in its </w:t>
      </w:r>
      <w:r w:rsidR="6B8AA077" w:rsidRPr="000875F2">
        <w:rPr>
          <w:rFonts w:ascii="Arial" w:eastAsiaTheme="minorHAnsi" w:hAnsi="Arial" w:cs="Arial"/>
          <w:sz w:val="22"/>
          <w:szCs w:val="22"/>
        </w:rPr>
        <w:t xml:space="preserve">packaging </w:t>
      </w:r>
      <w:r w:rsidR="008A25FF" w:rsidRPr="000875F2">
        <w:rPr>
          <w:rFonts w:ascii="Arial" w:eastAsiaTheme="minorHAnsi" w:hAnsi="Arial" w:cs="Arial"/>
          <w:sz w:val="22"/>
          <w:szCs w:val="22"/>
        </w:rPr>
        <w:t xml:space="preserve">supplied </w:t>
      </w:r>
      <w:r w:rsidR="2D4D4AA4" w:rsidRPr="000875F2">
        <w:rPr>
          <w:rFonts w:ascii="Arial" w:eastAsiaTheme="minorHAnsi" w:hAnsi="Arial" w:cs="Arial"/>
          <w:sz w:val="22"/>
          <w:szCs w:val="22"/>
        </w:rPr>
        <w:t>calculation</w:t>
      </w:r>
      <w:r w:rsidR="086EECA5" w:rsidRPr="000875F2">
        <w:rPr>
          <w:rFonts w:ascii="Arial" w:eastAsiaTheme="minorHAnsi" w:hAnsi="Arial" w:cs="Arial"/>
          <w:sz w:val="22"/>
          <w:szCs w:val="22"/>
        </w:rPr>
        <w:t>.</w:t>
      </w:r>
      <w:r w:rsidRPr="000875F2">
        <w:rPr>
          <w:rFonts w:ascii="Arial" w:eastAsiaTheme="minorHAnsi" w:hAnsi="Arial" w:cs="Arial"/>
          <w:sz w:val="22"/>
          <w:szCs w:val="22"/>
        </w:rPr>
        <w:t xml:space="preserve"> </w:t>
      </w:r>
    </w:p>
    <w:p w14:paraId="46CC61E4" w14:textId="6BBA5A3B" w:rsidR="002F2E4B" w:rsidRPr="000875F2" w:rsidRDefault="002F2E4B" w:rsidP="000875F2">
      <w:pPr>
        <w:pStyle w:val="ListParagraph"/>
        <w:ind w:left="0"/>
        <w:jc w:val="both"/>
        <w:textAlignment w:val="center"/>
        <w:rPr>
          <w:rFonts w:ascii="Arial" w:hAnsi="Arial" w:cs="Arial"/>
          <w:sz w:val="22"/>
          <w:szCs w:val="22"/>
          <w:lang w:eastAsia="en-GB"/>
        </w:rPr>
      </w:pPr>
    </w:p>
    <w:p w14:paraId="09EDD945" w14:textId="7DD60152" w:rsidR="002F2E4B" w:rsidRPr="000875F2" w:rsidRDefault="008F309B" w:rsidP="000875F2">
      <w:pPr>
        <w:pStyle w:val="ListParagraph"/>
        <w:numPr>
          <w:ilvl w:val="0"/>
          <w:numId w:val="51"/>
        </w:numPr>
        <w:ind w:left="360"/>
        <w:jc w:val="both"/>
        <w:textAlignment w:val="center"/>
        <w:rPr>
          <w:rFonts w:ascii="Arial" w:hAnsi="Arial" w:cs="Arial"/>
          <w:sz w:val="22"/>
          <w:szCs w:val="22"/>
          <w:lang w:eastAsia="en-GB"/>
        </w:rPr>
      </w:pPr>
      <w:r w:rsidRPr="000875F2">
        <w:rPr>
          <w:rFonts w:ascii="Arial" w:hAnsi="Arial" w:cs="Arial"/>
          <w:sz w:val="22"/>
          <w:szCs w:val="22"/>
          <w:lang w:eastAsia="en-GB"/>
        </w:rPr>
        <w:t>The small producers perform the producer function of a packer/filler, so they must</w:t>
      </w:r>
      <w:r w:rsidR="00157376" w:rsidRPr="000875F2">
        <w:rPr>
          <w:rFonts w:ascii="Arial" w:hAnsi="Arial" w:cs="Arial"/>
          <w:sz w:val="22"/>
          <w:szCs w:val="22"/>
          <w:lang w:eastAsia="en-GB"/>
        </w:rPr>
        <w:t xml:space="preserve"> </w:t>
      </w:r>
      <w:r w:rsidRPr="000875F2">
        <w:rPr>
          <w:rFonts w:ascii="Arial" w:hAnsi="Arial" w:cs="Arial"/>
          <w:sz w:val="22"/>
          <w:szCs w:val="22"/>
          <w:lang w:eastAsia="en-GB"/>
        </w:rPr>
        <w:t xml:space="preserve">include the weight of </w:t>
      </w:r>
      <w:r w:rsidR="00BD73A8" w:rsidRPr="000875F2">
        <w:rPr>
          <w:rFonts w:ascii="Arial" w:hAnsi="Arial" w:cs="Arial"/>
          <w:sz w:val="22"/>
          <w:szCs w:val="22"/>
          <w:lang w:eastAsia="en-GB"/>
        </w:rPr>
        <w:t xml:space="preserve">unfilled </w:t>
      </w:r>
      <w:r w:rsidRPr="000875F2">
        <w:rPr>
          <w:rFonts w:ascii="Arial" w:hAnsi="Arial" w:cs="Arial"/>
          <w:sz w:val="22"/>
          <w:szCs w:val="22"/>
          <w:lang w:eastAsia="en-GB"/>
        </w:rPr>
        <w:t>packaging</w:t>
      </w:r>
      <w:r w:rsidR="00157376" w:rsidRPr="000875F2">
        <w:rPr>
          <w:rFonts w:ascii="Arial" w:hAnsi="Arial" w:cs="Arial"/>
          <w:sz w:val="22"/>
          <w:szCs w:val="22"/>
          <w:lang w:eastAsia="en-GB"/>
        </w:rPr>
        <w:t xml:space="preserve"> supplied to them by the </w:t>
      </w:r>
      <w:r w:rsidR="00652A68" w:rsidRPr="000875F2">
        <w:rPr>
          <w:rFonts w:ascii="Arial" w:hAnsi="Arial" w:cs="Arial"/>
          <w:sz w:val="22"/>
          <w:szCs w:val="22"/>
          <w:lang w:eastAsia="en-GB"/>
        </w:rPr>
        <w:t>manufacturer</w:t>
      </w:r>
      <w:r w:rsidRPr="000875F2">
        <w:rPr>
          <w:rFonts w:ascii="Arial" w:hAnsi="Arial" w:cs="Arial"/>
          <w:sz w:val="22"/>
          <w:szCs w:val="22"/>
          <w:lang w:eastAsia="en-GB"/>
        </w:rPr>
        <w:t xml:space="preserve"> in </w:t>
      </w:r>
      <w:r w:rsidR="008D54B8" w:rsidRPr="000875F2">
        <w:rPr>
          <w:rFonts w:ascii="Arial" w:hAnsi="Arial" w:cs="Arial"/>
          <w:sz w:val="22"/>
          <w:szCs w:val="22"/>
          <w:lang w:eastAsia="en-GB"/>
        </w:rPr>
        <w:t>their</w:t>
      </w:r>
      <w:r w:rsidRPr="000875F2">
        <w:rPr>
          <w:rFonts w:ascii="Arial" w:hAnsi="Arial" w:cs="Arial"/>
          <w:sz w:val="22"/>
          <w:szCs w:val="22"/>
          <w:lang w:eastAsia="en-GB"/>
        </w:rPr>
        <w:t xml:space="preserve"> packaging </w:t>
      </w:r>
      <w:r w:rsidR="008A25FF" w:rsidRPr="000875F2">
        <w:rPr>
          <w:rFonts w:ascii="Arial" w:hAnsi="Arial" w:cs="Arial"/>
          <w:sz w:val="22"/>
          <w:szCs w:val="22"/>
          <w:lang w:eastAsia="en-GB"/>
        </w:rPr>
        <w:t xml:space="preserve">supplied </w:t>
      </w:r>
      <w:r w:rsidRPr="000875F2">
        <w:rPr>
          <w:rFonts w:ascii="Arial" w:hAnsi="Arial" w:cs="Arial"/>
          <w:sz w:val="22"/>
          <w:szCs w:val="22"/>
          <w:lang w:eastAsia="en-GB"/>
        </w:rPr>
        <w:t>calculation</w:t>
      </w:r>
      <w:r w:rsidR="008D54B8" w:rsidRPr="000875F2">
        <w:rPr>
          <w:rFonts w:ascii="Arial" w:hAnsi="Arial" w:cs="Arial"/>
          <w:sz w:val="22"/>
          <w:szCs w:val="22"/>
          <w:lang w:eastAsia="en-GB"/>
        </w:rPr>
        <w:t>s</w:t>
      </w:r>
      <w:r w:rsidRPr="000875F2">
        <w:rPr>
          <w:rFonts w:ascii="Arial" w:hAnsi="Arial" w:cs="Arial"/>
          <w:sz w:val="22"/>
          <w:szCs w:val="22"/>
          <w:lang w:eastAsia="en-GB"/>
        </w:rPr>
        <w:t xml:space="preserve">. </w:t>
      </w:r>
    </w:p>
    <w:p w14:paraId="318DB4E6" w14:textId="77777777" w:rsidR="00825E3D" w:rsidRPr="000875F2" w:rsidRDefault="00825E3D" w:rsidP="000875F2">
      <w:pPr>
        <w:pStyle w:val="ListParagraph"/>
        <w:ind w:left="0"/>
        <w:jc w:val="both"/>
        <w:textAlignment w:val="center"/>
        <w:rPr>
          <w:rFonts w:ascii="Arial" w:hAnsi="Arial" w:cs="Arial"/>
          <w:sz w:val="22"/>
          <w:szCs w:val="22"/>
          <w:lang w:eastAsia="en-GB"/>
        </w:rPr>
      </w:pPr>
    </w:p>
    <w:p w14:paraId="7EC4BFD7" w14:textId="0794CBDB" w:rsidR="00304DDE" w:rsidRPr="000875F2" w:rsidRDefault="00E21FA0" w:rsidP="000875F2">
      <w:pPr>
        <w:pStyle w:val="ListParagraph"/>
        <w:numPr>
          <w:ilvl w:val="0"/>
          <w:numId w:val="51"/>
        </w:numPr>
        <w:ind w:left="360"/>
        <w:jc w:val="both"/>
        <w:textAlignment w:val="center"/>
        <w:rPr>
          <w:rFonts w:ascii="Arial" w:hAnsi="Arial" w:cs="Arial"/>
          <w:sz w:val="22"/>
          <w:szCs w:val="22"/>
          <w:lang w:eastAsia="en-GB"/>
        </w:rPr>
      </w:pPr>
      <w:r w:rsidRPr="000875F2">
        <w:rPr>
          <w:rFonts w:ascii="Arial" w:hAnsi="Arial" w:cs="Arial"/>
          <w:sz w:val="22"/>
          <w:szCs w:val="22"/>
          <w:lang w:eastAsia="en-GB"/>
        </w:rPr>
        <w:t>The packer/fillers</w:t>
      </w:r>
      <w:r w:rsidR="008F309B" w:rsidRPr="000875F2">
        <w:rPr>
          <w:rFonts w:ascii="Arial" w:hAnsi="Arial" w:cs="Arial"/>
          <w:sz w:val="22"/>
          <w:szCs w:val="22"/>
          <w:lang w:eastAsia="en-GB"/>
        </w:rPr>
        <w:t xml:space="preserve"> who have no obligations under the </w:t>
      </w:r>
      <w:r w:rsidR="008B6C3F">
        <w:rPr>
          <w:rFonts w:ascii="Arial" w:hAnsi="Arial" w:cs="Arial"/>
          <w:sz w:val="22"/>
          <w:szCs w:val="22"/>
          <w:lang w:eastAsia="en-GB"/>
        </w:rPr>
        <w:t>pEPR</w:t>
      </w:r>
      <w:r w:rsidR="00B55492" w:rsidRPr="000875F2">
        <w:rPr>
          <w:rFonts w:ascii="Arial" w:hAnsi="Arial" w:cs="Arial"/>
          <w:sz w:val="22"/>
          <w:szCs w:val="22"/>
          <w:lang w:eastAsia="en-GB"/>
        </w:rPr>
        <w:t xml:space="preserve"> Regulations</w:t>
      </w:r>
      <w:r w:rsidR="008F309B" w:rsidRPr="000875F2">
        <w:rPr>
          <w:rFonts w:ascii="Arial" w:hAnsi="Arial" w:cs="Arial"/>
          <w:sz w:val="22"/>
          <w:szCs w:val="22"/>
          <w:lang w:eastAsia="en-GB"/>
        </w:rPr>
        <w:t xml:space="preserve"> must </w:t>
      </w:r>
      <w:r w:rsidR="000E5D4B" w:rsidRPr="000875F2">
        <w:rPr>
          <w:rFonts w:ascii="Arial" w:hAnsi="Arial" w:cs="Arial"/>
          <w:sz w:val="22"/>
          <w:szCs w:val="22"/>
          <w:lang w:eastAsia="en-GB"/>
        </w:rPr>
        <w:t xml:space="preserve">still </w:t>
      </w:r>
      <w:r w:rsidR="008F309B" w:rsidRPr="000875F2">
        <w:rPr>
          <w:rFonts w:ascii="Arial" w:hAnsi="Arial" w:cs="Arial"/>
          <w:sz w:val="22"/>
          <w:szCs w:val="22"/>
          <w:lang w:eastAsia="en-GB"/>
        </w:rPr>
        <w:t xml:space="preserve">assess the weight of packaging </w:t>
      </w:r>
      <w:r w:rsidR="00FD43B3" w:rsidRPr="000875F2">
        <w:rPr>
          <w:rFonts w:ascii="Arial" w:hAnsi="Arial" w:cs="Arial"/>
          <w:sz w:val="22"/>
          <w:szCs w:val="22"/>
          <w:lang w:eastAsia="en-GB"/>
        </w:rPr>
        <w:t xml:space="preserve">on which </w:t>
      </w:r>
      <w:r w:rsidR="008F309B" w:rsidRPr="000875F2">
        <w:rPr>
          <w:rFonts w:ascii="Arial" w:hAnsi="Arial" w:cs="Arial"/>
          <w:sz w:val="22"/>
          <w:szCs w:val="22"/>
          <w:lang w:eastAsia="en-GB"/>
        </w:rPr>
        <w:t>they perform</w:t>
      </w:r>
      <w:r w:rsidR="00D03D1D" w:rsidRPr="000875F2">
        <w:rPr>
          <w:rFonts w:ascii="Arial" w:hAnsi="Arial" w:cs="Arial"/>
          <w:sz w:val="22"/>
          <w:szCs w:val="22"/>
          <w:lang w:eastAsia="en-GB"/>
        </w:rPr>
        <w:t>ed</w:t>
      </w:r>
      <w:r w:rsidR="008F309B" w:rsidRPr="000875F2">
        <w:rPr>
          <w:rFonts w:ascii="Arial" w:hAnsi="Arial" w:cs="Arial"/>
          <w:sz w:val="22"/>
          <w:szCs w:val="22"/>
          <w:lang w:eastAsia="en-GB"/>
        </w:rPr>
        <w:t xml:space="preserve"> a producer function</w:t>
      </w:r>
      <w:r w:rsidR="00D03D1D" w:rsidRPr="000875F2">
        <w:rPr>
          <w:rFonts w:ascii="Arial" w:hAnsi="Arial" w:cs="Arial"/>
          <w:sz w:val="22"/>
          <w:szCs w:val="22"/>
          <w:lang w:eastAsia="en-GB"/>
        </w:rPr>
        <w:t>,</w:t>
      </w:r>
      <w:r w:rsidR="008F309B" w:rsidRPr="000875F2">
        <w:rPr>
          <w:rFonts w:ascii="Arial" w:hAnsi="Arial" w:cs="Arial"/>
          <w:sz w:val="22"/>
          <w:szCs w:val="22"/>
          <w:lang w:eastAsia="en-GB"/>
        </w:rPr>
        <w:t xml:space="preserve"> to</w:t>
      </w:r>
      <w:r w:rsidR="007C1F4F" w:rsidRPr="000875F2">
        <w:rPr>
          <w:rFonts w:ascii="Arial" w:hAnsi="Arial" w:cs="Arial"/>
          <w:sz w:val="22"/>
          <w:szCs w:val="22"/>
          <w:lang w:eastAsia="en-GB"/>
        </w:rPr>
        <w:t xml:space="preserve"> check</w:t>
      </w:r>
      <w:r w:rsidR="008F309B" w:rsidRPr="000875F2">
        <w:rPr>
          <w:rFonts w:ascii="Arial" w:hAnsi="Arial" w:cs="Arial"/>
          <w:sz w:val="22"/>
          <w:szCs w:val="22"/>
          <w:lang w:eastAsia="en-GB"/>
        </w:rPr>
        <w:t xml:space="preserve"> </w:t>
      </w:r>
      <w:r w:rsidR="00E55CB6" w:rsidRPr="000875F2">
        <w:rPr>
          <w:rFonts w:ascii="Arial" w:hAnsi="Arial" w:cs="Arial"/>
          <w:sz w:val="22"/>
          <w:szCs w:val="22"/>
          <w:lang w:eastAsia="en-GB"/>
        </w:rPr>
        <w:t xml:space="preserve">whether </w:t>
      </w:r>
      <w:r w:rsidR="008F309B" w:rsidRPr="000875F2">
        <w:rPr>
          <w:rFonts w:ascii="Arial" w:hAnsi="Arial" w:cs="Arial"/>
          <w:sz w:val="22"/>
          <w:szCs w:val="22"/>
          <w:lang w:eastAsia="en-GB"/>
        </w:rPr>
        <w:t>they</w:t>
      </w:r>
      <w:r w:rsidR="2D25EFD8" w:rsidRPr="000875F2">
        <w:rPr>
          <w:rFonts w:ascii="Arial" w:hAnsi="Arial" w:cs="Arial"/>
          <w:sz w:val="22"/>
          <w:szCs w:val="22"/>
          <w:lang w:eastAsia="en-GB"/>
        </w:rPr>
        <w:t xml:space="preserve"> remain unobligated</w:t>
      </w:r>
      <w:r w:rsidR="00CC61F4" w:rsidRPr="000875F2">
        <w:rPr>
          <w:rFonts w:ascii="Arial" w:hAnsi="Arial" w:cs="Arial"/>
          <w:sz w:val="22"/>
          <w:szCs w:val="22"/>
          <w:lang w:eastAsia="en-GB"/>
        </w:rPr>
        <w:t>.</w:t>
      </w:r>
    </w:p>
    <w:p w14:paraId="5D00A220" w14:textId="77777777" w:rsidR="00304DDE" w:rsidRPr="000875F2" w:rsidRDefault="00304DDE" w:rsidP="000875F2">
      <w:pPr>
        <w:pStyle w:val="ListParagraph"/>
        <w:ind w:left="0"/>
        <w:rPr>
          <w:rFonts w:ascii="Arial" w:eastAsiaTheme="minorEastAsia" w:hAnsi="Arial" w:cs="Arial"/>
          <w:sz w:val="22"/>
          <w:szCs w:val="22"/>
        </w:rPr>
      </w:pPr>
    </w:p>
    <w:p w14:paraId="5E52EC1F" w14:textId="261FABE5" w:rsidR="005E5E8B" w:rsidRPr="000875F2" w:rsidRDefault="00E64B4D" w:rsidP="000875F2">
      <w:pPr>
        <w:pStyle w:val="ListParagraph"/>
        <w:numPr>
          <w:ilvl w:val="0"/>
          <w:numId w:val="51"/>
        </w:numPr>
        <w:ind w:left="360"/>
        <w:jc w:val="both"/>
        <w:textAlignment w:val="center"/>
        <w:rPr>
          <w:rFonts w:ascii="Arial" w:hAnsi="Arial" w:cs="Arial"/>
          <w:color w:val="000000" w:themeColor="text1"/>
          <w:sz w:val="22"/>
          <w:szCs w:val="22"/>
          <w:lang w:eastAsia="en-GB"/>
        </w:rPr>
      </w:pPr>
      <w:r w:rsidRPr="000875F2">
        <w:rPr>
          <w:rFonts w:ascii="Arial" w:eastAsiaTheme="minorEastAsia" w:hAnsi="Arial" w:cs="Arial"/>
          <w:color w:val="000000" w:themeColor="text1"/>
          <w:sz w:val="22"/>
          <w:szCs w:val="22"/>
        </w:rPr>
        <w:t xml:space="preserve">The UK </w:t>
      </w:r>
      <w:r w:rsidR="00B536C4" w:rsidRPr="000875F2">
        <w:rPr>
          <w:rFonts w:ascii="Arial" w:eastAsiaTheme="minorEastAsia" w:hAnsi="Arial" w:cs="Arial"/>
          <w:color w:val="000000" w:themeColor="text1"/>
          <w:sz w:val="22"/>
          <w:szCs w:val="22"/>
        </w:rPr>
        <w:t>manufacturer</w:t>
      </w:r>
      <w:r w:rsidRPr="000875F2">
        <w:rPr>
          <w:rFonts w:ascii="Arial" w:eastAsiaTheme="minorEastAsia" w:hAnsi="Arial" w:cs="Arial"/>
          <w:color w:val="000000" w:themeColor="text1"/>
          <w:sz w:val="22"/>
          <w:szCs w:val="22"/>
        </w:rPr>
        <w:t xml:space="preserve"> performs both a pack/fill and seller function in respect of the unbranded shrink wrap. This should only be counted once in the</w:t>
      </w:r>
      <w:r w:rsidR="00BD7BC9" w:rsidRPr="000875F2">
        <w:rPr>
          <w:rFonts w:ascii="Arial" w:eastAsiaTheme="minorEastAsia" w:hAnsi="Arial" w:cs="Arial"/>
          <w:color w:val="000000" w:themeColor="text1"/>
          <w:sz w:val="22"/>
          <w:szCs w:val="22"/>
        </w:rPr>
        <w:t xml:space="preserve"> </w:t>
      </w:r>
      <w:r w:rsidR="00B536C4" w:rsidRPr="000875F2">
        <w:rPr>
          <w:rFonts w:ascii="Arial" w:eastAsiaTheme="minorEastAsia" w:hAnsi="Arial" w:cs="Arial"/>
          <w:color w:val="000000" w:themeColor="text1"/>
          <w:sz w:val="22"/>
          <w:szCs w:val="22"/>
        </w:rPr>
        <w:t>manufacturer</w:t>
      </w:r>
      <w:r w:rsidR="7C832F86" w:rsidRPr="000875F2">
        <w:rPr>
          <w:rFonts w:ascii="Arial" w:eastAsiaTheme="minorEastAsia" w:hAnsi="Arial" w:cs="Arial"/>
          <w:color w:val="000000" w:themeColor="text1"/>
          <w:sz w:val="22"/>
          <w:szCs w:val="22"/>
        </w:rPr>
        <w:t>’</w:t>
      </w:r>
      <w:r w:rsidR="00B536C4" w:rsidRPr="000875F2">
        <w:rPr>
          <w:rFonts w:ascii="Arial" w:eastAsiaTheme="minorEastAsia" w:hAnsi="Arial" w:cs="Arial"/>
          <w:color w:val="000000" w:themeColor="text1"/>
          <w:sz w:val="22"/>
          <w:szCs w:val="22"/>
        </w:rPr>
        <w:t>s</w:t>
      </w:r>
      <w:r w:rsidRPr="000875F2">
        <w:rPr>
          <w:rFonts w:ascii="Arial" w:eastAsiaTheme="minorEastAsia" w:hAnsi="Arial" w:cs="Arial"/>
          <w:color w:val="000000" w:themeColor="text1"/>
          <w:sz w:val="22"/>
          <w:szCs w:val="22"/>
        </w:rPr>
        <w:t xml:space="preserve"> </w:t>
      </w:r>
      <w:r w:rsidR="00D85FA7" w:rsidRPr="000875F2">
        <w:rPr>
          <w:rFonts w:ascii="Arial" w:eastAsiaTheme="minorEastAsia" w:hAnsi="Arial" w:cs="Arial"/>
          <w:color w:val="000000" w:themeColor="text1"/>
          <w:sz w:val="22"/>
          <w:szCs w:val="22"/>
        </w:rPr>
        <w:t xml:space="preserve">packaging </w:t>
      </w:r>
      <w:r w:rsidR="008A25FF" w:rsidRPr="000875F2">
        <w:rPr>
          <w:rFonts w:ascii="Arial" w:eastAsiaTheme="minorEastAsia" w:hAnsi="Arial" w:cs="Arial"/>
          <w:color w:val="000000" w:themeColor="text1"/>
          <w:sz w:val="22"/>
          <w:szCs w:val="22"/>
        </w:rPr>
        <w:t xml:space="preserve">supplied </w:t>
      </w:r>
      <w:r w:rsidR="46AA4C3A" w:rsidRPr="000875F2">
        <w:rPr>
          <w:rFonts w:ascii="Arial" w:eastAsiaTheme="minorEastAsia" w:hAnsi="Arial" w:cs="Arial"/>
          <w:color w:val="000000" w:themeColor="text1"/>
          <w:sz w:val="22"/>
          <w:szCs w:val="22"/>
        </w:rPr>
        <w:t>calculation</w:t>
      </w:r>
      <w:r w:rsidRPr="000875F2">
        <w:rPr>
          <w:rFonts w:ascii="Arial" w:eastAsiaTheme="minorEastAsia" w:hAnsi="Arial" w:cs="Arial"/>
          <w:color w:val="000000" w:themeColor="text1"/>
          <w:sz w:val="22"/>
          <w:szCs w:val="22"/>
        </w:rPr>
        <w:t>.</w:t>
      </w:r>
    </w:p>
    <w:p w14:paraId="743B22A9" w14:textId="77777777" w:rsidR="004F7EAC" w:rsidRDefault="004F7EAC" w:rsidP="004F7EAC">
      <w:pPr>
        <w:rPr>
          <w:rFonts w:ascii="Arial" w:hAnsi="Arial" w:cs="Arial"/>
        </w:rPr>
      </w:pPr>
      <w:r w:rsidRPr="0028047F">
        <w:rPr>
          <w:rFonts w:ascii="Arial" w:hAnsi="Arial" w:cs="Arial"/>
        </w:rPr>
        <w:t>This example is summarised in the following table:</w:t>
      </w:r>
    </w:p>
    <w:tbl>
      <w:tblPr>
        <w:tblStyle w:val="TableGrid"/>
        <w:tblW w:w="9356" w:type="dxa"/>
        <w:tblInd w:w="-5" w:type="dxa"/>
        <w:tblLook w:val="04A0" w:firstRow="1" w:lastRow="0" w:firstColumn="1" w:lastColumn="0" w:noHBand="0" w:noVBand="1"/>
      </w:tblPr>
      <w:tblGrid>
        <w:gridCol w:w="2977"/>
        <w:gridCol w:w="3827"/>
        <w:gridCol w:w="2552"/>
      </w:tblGrid>
      <w:tr w:rsidR="002807E1" w:rsidRPr="0028047F" w14:paraId="7FDF74E7" w14:textId="77777777" w:rsidTr="00255180">
        <w:trPr>
          <w:trHeight w:val="1005"/>
        </w:trPr>
        <w:tc>
          <w:tcPr>
            <w:tcW w:w="2977" w:type="dxa"/>
            <w:tcBorders>
              <w:top w:val="single" w:sz="4" w:space="0" w:color="auto"/>
              <w:bottom w:val="single" w:sz="4" w:space="0" w:color="auto"/>
            </w:tcBorders>
            <w:shd w:val="clear" w:color="auto" w:fill="008000"/>
            <w:vAlign w:val="center"/>
          </w:tcPr>
          <w:p w14:paraId="6DD6B3C9" w14:textId="7B6BD00E" w:rsidR="004F7EAC" w:rsidRPr="00AD6599" w:rsidRDefault="004F7EAC">
            <w:pPr>
              <w:rPr>
                <w:rFonts w:ascii="Arial" w:eastAsia="Times New Roman" w:hAnsi="Arial" w:cs="Arial"/>
                <w:b/>
                <w:bCs/>
                <w:color w:val="FFFFFF" w:themeColor="background1"/>
                <w:sz w:val="22"/>
                <w:szCs w:val="22"/>
              </w:rPr>
            </w:pPr>
            <w:r w:rsidRPr="00AD6599">
              <w:rPr>
                <w:rFonts w:ascii="Arial" w:eastAsia="Times New Roman" w:hAnsi="Arial" w:cs="Arial"/>
                <w:b/>
                <w:bCs/>
                <w:color w:val="FFFFFF" w:themeColor="background1"/>
                <w:sz w:val="22"/>
                <w:szCs w:val="22"/>
              </w:rPr>
              <w:t xml:space="preserve">Large UK </w:t>
            </w:r>
            <w:r w:rsidR="00B536C4" w:rsidRPr="00AD6599">
              <w:rPr>
                <w:rFonts w:ascii="Arial" w:eastAsia="Times New Roman" w:hAnsi="Arial" w:cs="Arial"/>
                <w:b/>
                <w:bCs/>
                <w:color w:val="FFFFFF" w:themeColor="background1"/>
                <w:sz w:val="22"/>
                <w:szCs w:val="22"/>
              </w:rPr>
              <w:t xml:space="preserve">manufacturer </w:t>
            </w:r>
            <w:r w:rsidRPr="00AD6599">
              <w:rPr>
                <w:rFonts w:ascii="Arial" w:eastAsia="Times New Roman" w:hAnsi="Arial" w:cs="Arial"/>
                <w:b/>
                <w:bCs/>
                <w:color w:val="FFFFFF" w:themeColor="background1"/>
                <w:sz w:val="22"/>
                <w:szCs w:val="22"/>
              </w:rPr>
              <w:t>supplies unfilled unbranded packaging to:</w:t>
            </w:r>
          </w:p>
        </w:tc>
        <w:tc>
          <w:tcPr>
            <w:tcW w:w="3827" w:type="dxa"/>
            <w:shd w:val="clear" w:color="auto" w:fill="008000"/>
            <w:vAlign w:val="center"/>
          </w:tcPr>
          <w:p w14:paraId="2B6C9D64" w14:textId="2808CC41" w:rsidR="004F7EAC" w:rsidRPr="00AD6599" w:rsidRDefault="004F7EAC" w:rsidP="00CF41CD">
            <w:pPr>
              <w:rPr>
                <w:rFonts w:ascii="Arial" w:eastAsia="Times New Roman" w:hAnsi="Arial" w:cs="Arial"/>
                <w:b/>
                <w:bCs/>
                <w:color w:val="FFFFFF" w:themeColor="background1"/>
                <w:sz w:val="22"/>
                <w:szCs w:val="22"/>
              </w:rPr>
            </w:pPr>
            <w:r w:rsidRPr="00AD6599">
              <w:rPr>
                <w:rFonts w:ascii="Arial" w:eastAsia="Times New Roman" w:hAnsi="Arial" w:cs="Arial"/>
                <w:b/>
                <w:bCs/>
                <w:color w:val="FFFFFF" w:themeColor="background1"/>
                <w:sz w:val="22"/>
                <w:szCs w:val="22"/>
              </w:rPr>
              <w:t>Who performs a producer function</w:t>
            </w:r>
            <w:r w:rsidR="00CF41CD" w:rsidRPr="00AD6599">
              <w:rPr>
                <w:rFonts w:ascii="Arial" w:eastAsia="Times New Roman" w:hAnsi="Arial" w:cs="Arial"/>
                <w:b/>
                <w:bCs/>
                <w:color w:val="FFFFFF" w:themeColor="background1"/>
                <w:sz w:val="22"/>
                <w:szCs w:val="22"/>
              </w:rPr>
              <w:t xml:space="preserve"> on this </w:t>
            </w:r>
            <w:r w:rsidR="002C3730" w:rsidRPr="00AD6599">
              <w:rPr>
                <w:rFonts w:ascii="Arial" w:eastAsia="Times New Roman" w:hAnsi="Arial" w:cs="Arial"/>
                <w:b/>
                <w:bCs/>
                <w:color w:val="FFFFFF" w:themeColor="background1"/>
                <w:sz w:val="22"/>
                <w:szCs w:val="22"/>
              </w:rPr>
              <w:t>packaging</w:t>
            </w:r>
            <w:r w:rsidRPr="00AD6599">
              <w:rPr>
                <w:rFonts w:ascii="Arial" w:eastAsia="Times New Roman" w:hAnsi="Arial" w:cs="Arial"/>
                <w:b/>
                <w:bCs/>
                <w:color w:val="FFFFFF" w:themeColor="background1"/>
                <w:sz w:val="22"/>
                <w:szCs w:val="22"/>
              </w:rPr>
              <w:t>?</w:t>
            </w:r>
          </w:p>
        </w:tc>
        <w:tc>
          <w:tcPr>
            <w:tcW w:w="2552" w:type="dxa"/>
            <w:shd w:val="clear" w:color="auto" w:fill="008000"/>
            <w:vAlign w:val="center"/>
          </w:tcPr>
          <w:p w14:paraId="00DED6B4" w14:textId="742C6BE6" w:rsidR="004F7EAC" w:rsidRPr="00AD6599" w:rsidRDefault="004F7EAC">
            <w:pPr>
              <w:rPr>
                <w:rFonts w:ascii="Arial" w:eastAsia="Times New Roman" w:hAnsi="Arial" w:cs="Arial"/>
                <w:b/>
                <w:bCs/>
                <w:color w:val="FFFFFF" w:themeColor="background1"/>
                <w:sz w:val="22"/>
                <w:szCs w:val="22"/>
              </w:rPr>
            </w:pPr>
            <w:r w:rsidRPr="00AD6599">
              <w:rPr>
                <w:rFonts w:ascii="Arial" w:eastAsia="Times New Roman" w:hAnsi="Arial" w:cs="Arial"/>
                <w:b/>
                <w:bCs/>
                <w:color w:val="FFFFFF" w:themeColor="background1"/>
                <w:sz w:val="22"/>
                <w:szCs w:val="22"/>
              </w:rPr>
              <w:t xml:space="preserve">Who includes </w:t>
            </w:r>
            <w:r w:rsidR="00C47D27" w:rsidRPr="00AD6599">
              <w:rPr>
                <w:rFonts w:ascii="Arial" w:eastAsia="Times New Roman" w:hAnsi="Arial" w:cs="Arial"/>
                <w:b/>
                <w:bCs/>
                <w:color w:val="FFFFFF" w:themeColor="background1"/>
                <w:sz w:val="22"/>
                <w:szCs w:val="22"/>
              </w:rPr>
              <w:t xml:space="preserve">this </w:t>
            </w:r>
            <w:r w:rsidRPr="00AD6599">
              <w:rPr>
                <w:rFonts w:ascii="Arial" w:eastAsia="Times New Roman" w:hAnsi="Arial" w:cs="Arial"/>
                <w:b/>
                <w:bCs/>
                <w:color w:val="FFFFFF" w:themeColor="background1"/>
                <w:sz w:val="22"/>
                <w:szCs w:val="22"/>
              </w:rPr>
              <w:t xml:space="preserve">packaging in their packaging </w:t>
            </w:r>
            <w:r w:rsidR="008A25FF">
              <w:rPr>
                <w:rFonts w:ascii="Arial" w:eastAsia="Times New Roman" w:hAnsi="Arial" w:cs="Arial"/>
                <w:b/>
                <w:bCs/>
                <w:color w:val="FFFFFF" w:themeColor="background1"/>
                <w:sz w:val="22"/>
                <w:szCs w:val="22"/>
              </w:rPr>
              <w:t>supplied</w:t>
            </w:r>
            <w:r w:rsidR="008A25FF" w:rsidRPr="00AD6599">
              <w:rPr>
                <w:rFonts w:ascii="Arial" w:eastAsia="Times New Roman" w:hAnsi="Arial" w:cs="Arial"/>
                <w:b/>
                <w:bCs/>
                <w:color w:val="FFFFFF" w:themeColor="background1"/>
                <w:sz w:val="22"/>
                <w:szCs w:val="22"/>
              </w:rPr>
              <w:t xml:space="preserve"> </w:t>
            </w:r>
            <w:r w:rsidRPr="00AD6599">
              <w:rPr>
                <w:rFonts w:ascii="Arial" w:eastAsia="Times New Roman" w:hAnsi="Arial" w:cs="Arial"/>
                <w:b/>
                <w:bCs/>
                <w:color w:val="FFFFFF" w:themeColor="background1"/>
                <w:sz w:val="22"/>
                <w:szCs w:val="22"/>
              </w:rPr>
              <w:t>calculation?</w:t>
            </w:r>
          </w:p>
        </w:tc>
      </w:tr>
      <w:tr w:rsidR="00AB66A5" w:rsidRPr="0028047F" w14:paraId="53064E8C" w14:textId="77777777" w:rsidTr="00255180">
        <w:trPr>
          <w:trHeight w:val="594"/>
        </w:trPr>
        <w:tc>
          <w:tcPr>
            <w:tcW w:w="2977" w:type="dxa"/>
            <w:vAlign w:val="center"/>
          </w:tcPr>
          <w:p w14:paraId="3A94C6FE" w14:textId="77777777" w:rsidR="004F7EAC" w:rsidRPr="00C62927" w:rsidRDefault="004F7EAC">
            <w:pPr>
              <w:rPr>
                <w:rFonts w:ascii="Arial" w:hAnsi="Arial" w:cs="Arial"/>
                <w:sz w:val="22"/>
                <w:szCs w:val="22"/>
              </w:rPr>
            </w:pPr>
            <w:r w:rsidRPr="00C62927">
              <w:rPr>
                <w:rFonts w:ascii="Arial" w:hAnsi="Arial" w:cs="Arial"/>
                <w:sz w:val="22"/>
                <w:szCs w:val="22"/>
              </w:rPr>
              <w:t>Large UK packer/fillers</w:t>
            </w:r>
          </w:p>
        </w:tc>
        <w:tc>
          <w:tcPr>
            <w:tcW w:w="3827" w:type="dxa"/>
            <w:vAlign w:val="center"/>
          </w:tcPr>
          <w:p w14:paraId="78A2D410" w14:textId="16EC2A78" w:rsidR="004F7EAC" w:rsidRPr="00C62927" w:rsidRDefault="004F7EAC">
            <w:pPr>
              <w:rPr>
                <w:rFonts w:ascii="Arial" w:hAnsi="Arial" w:cs="Arial"/>
                <w:sz w:val="22"/>
                <w:szCs w:val="22"/>
              </w:rPr>
            </w:pPr>
            <w:r w:rsidRPr="00C62927">
              <w:rPr>
                <w:rFonts w:ascii="Arial" w:hAnsi="Arial" w:cs="Arial"/>
                <w:sz w:val="22"/>
                <w:szCs w:val="22"/>
              </w:rPr>
              <w:t>Large packer/filler performs pack</w:t>
            </w:r>
            <w:r w:rsidR="00292D01" w:rsidRPr="00C62927">
              <w:rPr>
                <w:rFonts w:ascii="Arial" w:hAnsi="Arial" w:cs="Arial"/>
                <w:sz w:val="22"/>
                <w:szCs w:val="22"/>
              </w:rPr>
              <w:t>er</w:t>
            </w:r>
            <w:r w:rsidRPr="00C62927">
              <w:rPr>
                <w:rFonts w:ascii="Arial" w:hAnsi="Arial" w:cs="Arial"/>
                <w:sz w:val="22"/>
                <w:szCs w:val="22"/>
              </w:rPr>
              <w:t>/filler function.</w:t>
            </w:r>
          </w:p>
        </w:tc>
        <w:tc>
          <w:tcPr>
            <w:tcW w:w="2552" w:type="dxa"/>
            <w:vAlign w:val="center"/>
          </w:tcPr>
          <w:p w14:paraId="19AE6931" w14:textId="58BD682B" w:rsidR="004F7EAC" w:rsidRPr="00C62927" w:rsidRDefault="004F7EAC">
            <w:pPr>
              <w:rPr>
                <w:rFonts w:ascii="Arial" w:hAnsi="Arial" w:cs="Arial"/>
                <w:sz w:val="22"/>
                <w:szCs w:val="22"/>
              </w:rPr>
            </w:pPr>
            <w:r w:rsidRPr="00C62927">
              <w:rPr>
                <w:rFonts w:ascii="Arial" w:hAnsi="Arial" w:cs="Arial"/>
                <w:sz w:val="22"/>
                <w:szCs w:val="22"/>
              </w:rPr>
              <w:t>Large packer/filler</w:t>
            </w:r>
          </w:p>
        </w:tc>
      </w:tr>
      <w:tr w:rsidR="00AB66A5" w:rsidRPr="0028047F" w14:paraId="30022ABD" w14:textId="77777777" w:rsidTr="00255180">
        <w:trPr>
          <w:trHeight w:val="594"/>
        </w:trPr>
        <w:tc>
          <w:tcPr>
            <w:tcW w:w="2977" w:type="dxa"/>
            <w:vAlign w:val="center"/>
          </w:tcPr>
          <w:p w14:paraId="34003138" w14:textId="77777777" w:rsidR="004F7EAC" w:rsidRPr="00C62927" w:rsidRDefault="004F7EAC">
            <w:pPr>
              <w:rPr>
                <w:rFonts w:ascii="Arial" w:hAnsi="Arial" w:cs="Arial"/>
                <w:sz w:val="22"/>
                <w:szCs w:val="22"/>
              </w:rPr>
            </w:pPr>
            <w:r w:rsidRPr="00C62927">
              <w:rPr>
                <w:rFonts w:ascii="Arial" w:hAnsi="Arial" w:cs="Arial"/>
                <w:sz w:val="22"/>
                <w:szCs w:val="22"/>
              </w:rPr>
              <w:t>Small UK packer/fillers</w:t>
            </w:r>
          </w:p>
        </w:tc>
        <w:tc>
          <w:tcPr>
            <w:tcW w:w="3827" w:type="dxa"/>
            <w:vAlign w:val="center"/>
          </w:tcPr>
          <w:p w14:paraId="297645F6" w14:textId="017581BA" w:rsidR="008460A1" w:rsidRPr="00C62927" w:rsidRDefault="00B536C4">
            <w:pPr>
              <w:rPr>
                <w:rFonts w:ascii="Arial" w:hAnsi="Arial" w:cs="Arial"/>
                <w:sz w:val="22"/>
                <w:szCs w:val="22"/>
              </w:rPr>
            </w:pPr>
            <w:r w:rsidRPr="00C62927">
              <w:rPr>
                <w:rFonts w:ascii="Arial" w:hAnsi="Arial" w:cs="Arial"/>
                <w:sz w:val="22"/>
                <w:szCs w:val="22"/>
              </w:rPr>
              <w:t xml:space="preserve">Manufacturer </w:t>
            </w:r>
            <w:r w:rsidR="004F7EAC" w:rsidRPr="00C62927">
              <w:rPr>
                <w:rFonts w:ascii="Arial" w:hAnsi="Arial" w:cs="Arial"/>
                <w:sz w:val="22"/>
                <w:szCs w:val="22"/>
              </w:rPr>
              <w:t xml:space="preserve">performs distributor </w:t>
            </w:r>
            <w:r w:rsidR="00AC5034" w:rsidRPr="00C62927">
              <w:rPr>
                <w:rFonts w:ascii="Arial" w:hAnsi="Arial" w:cs="Arial"/>
                <w:sz w:val="22"/>
                <w:szCs w:val="22"/>
              </w:rPr>
              <w:t>function.</w:t>
            </w:r>
          </w:p>
          <w:p w14:paraId="2481D20E" w14:textId="389E3C26" w:rsidR="00AC5034" w:rsidRPr="00C62927" w:rsidRDefault="004F7EAC">
            <w:pPr>
              <w:rPr>
                <w:rFonts w:ascii="Arial" w:hAnsi="Arial" w:cs="Arial"/>
                <w:sz w:val="22"/>
                <w:szCs w:val="22"/>
              </w:rPr>
            </w:pPr>
            <w:r w:rsidRPr="00C62927">
              <w:rPr>
                <w:rFonts w:ascii="Arial" w:hAnsi="Arial" w:cs="Arial"/>
                <w:sz w:val="22"/>
                <w:szCs w:val="22"/>
              </w:rPr>
              <w:t xml:space="preserve"> </w:t>
            </w:r>
          </w:p>
          <w:p w14:paraId="066CFB74" w14:textId="131B9723" w:rsidR="004F7EAC" w:rsidRPr="00C62927" w:rsidRDefault="004F7EAC">
            <w:pPr>
              <w:rPr>
                <w:rFonts w:ascii="Arial" w:hAnsi="Arial" w:cs="Arial"/>
                <w:sz w:val="22"/>
                <w:szCs w:val="22"/>
              </w:rPr>
            </w:pPr>
            <w:r w:rsidRPr="00C62927">
              <w:rPr>
                <w:rFonts w:ascii="Arial" w:hAnsi="Arial" w:cs="Arial"/>
                <w:sz w:val="22"/>
                <w:szCs w:val="22"/>
              </w:rPr>
              <w:t>Small packer/filler performs packer/filler function.</w:t>
            </w:r>
          </w:p>
        </w:tc>
        <w:tc>
          <w:tcPr>
            <w:tcW w:w="2552" w:type="dxa"/>
            <w:vAlign w:val="center"/>
          </w:tcPr>
          <w:p w14:paraId="5B682980" w14:textId="4B18F6EC" w:rsidR="00FD556D" w:rsidRPr="00C62927" w:rsidRDefault="00B536C4">
            <w:pPr>
              <w:rPr>
                <w:rFonts w:ascii="Arial" w:hAnsi="Arial" w:cs="Arial"/>
                <w:sz w:val="22"/>
                <w:szCs w:val="22"/>
              </w:rPr>
            </w:pPr>
            <w:r w:rsidRPr="00C62927">
              <w:rPr>
                <w:rFonts w:ascii="Arial" w:hAnsi="Arial" w:cs="Arial"/>
                <w:sz w:val="22"/>
                <w:szCs w:val="22"/>
              </w:rPr>
              <w:t>Manufactu</w:t>
            </w:r>
            <w:r w:rsidR="00FD556D" w:rsidRPr="00C62927">
              <w:rPr>
                <w:rFonts w:ascii="Arial" w:hAnsi="Arial" w:cs="Arial"/>
                <w:sz w:val="22"/>
                <w:szCs w:val="22"/>
              </w:rPr>
              <w:t>r</w:t>
            </w:r>
            <w:r w:rsidRPr="00C62927">
              <w:rPr>
                <w:rFonts w:ascii="Arial" w:hAnsi="Arial" w:cs="Arial"/>
                <w:sz w:val="22"/>
                <w:szCs w:val="22"/>
              </w:rPr>
              <w:t xml:space="preserve">er </w:t>
            </w:r>
            <w:r w:rsidR="00FD556D" w:rsidRPr="00C62927">
              <w:rPr>
                <w:rFonts w:ascii="Arial" w:hAnsi="Arial" w:cs="Arial"/>
                <w:sz w:val="22"/>
                <w:szCs w:val="22"/>
              </w:rPr>
              <w:t xml:space="preserve">and </w:t>
            </w:r>
          </w:p>
          <w:p w14:paraId="4DBCE639" w14:textId="77777777" w:rsidR="00106417" w:rsidRPr="00C62927" w:rsidRDefault="00106417">
            <w:pPr>
              <w:rPr>
                <w:rFonts w:ascii="Arial" w:hAnsi="Arial" w:cs="Arial"/>
                <w:sz w:val="22"/>
                <w:szCs w:val="22"/>
              </w:rPr>
            </w:pPr>
          </w:p>
          <w:p w14:paraId="1DF736E8" w14:textId="1F677089" w:rsidR="004F7EAC" w:rsidRPr="00C62927" w:rsidRDefault="00FD556D">
            <w:pPr>
              <w:rPr>
                <w:rFonts w:ascii="Arial" w:hAnsi="Arial" w:cs="Arial"/>
                <w:sz w:val="22"/>
                <w:szCs w:val="22"/>
              </w:rPr>
            </w:pPr>
            <w:r w:rsidRPr="00C62927">
              <w:rPr>
                <w:rFonts w:ascii="Arial" w:hAnsi="Arial" w:cs="Arial"/>
                <w:sz w:val="22"/>
                <w:szCs w:val="22"/>
              </w:rPr>
              <w:t>S</w:t>
            </w:r>
            <w:r w:rsidR="00AC5034" w:rsidRPr="00C62927">
              <w:rPr>
                <w:rFonts w:ascii="Arial" w:hAnsi="Arial" w:cs="Arial"/>
                <w:sz w:val="22"/>
                <w:szCs w:val="22"/>
              </w:rPr>
              <w:t xml:space="preserve">mall </w:t>
            </w:r>
            <w:r w:rsidR="004F7EAC" w:rsidRPr="00C62927">
              <w:rPr>
                <w:rFonts w:ascii="Arial" w:hAnsi="Arial" w:cs="Arial"/>
                <w:sz w:val="22"/>
                <w:szCs w:val="22"/>
              </w:rPr>
              <w:t>packer/filler</w:t>
            </w:r>
          </w:p>
        </w:tc>
      </w:tr>
      <w:tr w:rsidR="00AB66A5" w:rsidRPr="0028047F" w14:paraId="12F9BF6A" w14:textId="77777777" w:rsidTr="00255180">
        <w:trPr>
          <w:trHeight w:val="594"/>
        </w:trPr>
        <w:tc>
          <w:tcPr>
            <w:tcW w:w="2977" w:type="dxa"/>
            <w:vAlign w:val="center"/>
          </w:tcPr>
          <w:p w14:paraId="5E2E60F0" w14:textId="604B3D4A" w:rsidR="004F7EAC" w:rsidRPr="00C62927" w:rsidRDefault="34870B5C">
            <w:pPr>
              <w:rPr>
                <w:rFonts w:ascii="Arial" w:hAnsi="Arial" w:cs="Arial"/>
                <w:sz w:val="22"/>
                <w:szCs w:val="22"/>
              </w:rPr>
            </w:pPr>
            <w:r w:rsidRPr="00C62927">
              <w:rPr>
                <w:rFonts w:ascii="Arial" w:hAnsi="Arial" w:cs="Arial"/>
                <w:sz w:val="22"/>
                <w:szCs w:val="22"/>
              </w:rPr>
              <w:t>Un</w:t>
            </w:r>
            <w:r w:rsidR="004F7EAC" w:rsidRPr="00C62927">
              <w:rPr>
                <w:rFonts w:ascii="Arial" w:hAnsi="Arial" w:cs="Arial"/>
                <w:sz w:val="22"/>
                <w:szCs w:val="22"/>
              </w:rPr>
              <w:t xml:space="preserve">obligated UK packer/fillers </w:t>
            </w:r>
          </w:p>
        </w:tc>
        <w:tc>
          <w:tcPr>
            <w:tcW w:w="3827" w:type="dxa"/>
            <w:vAlign w:val="center"/>
          </w:tcPr>
          <w:p w14:paraId="76FBD101" w14:textId="5E6EE2F8" w:rsidR="00AC5034" w:rsidRPr="00C62927" w:rsidRDefault="00B536C4">
            <w:pPr>
              <w:rPr>
                <w:rFonts w:ascii="Arial" w:hAnsi="Arial" w:cs="Arial"/>
                <w:sz w:val="22"/>
                <w:szCs w:val="22"/>
              </w:rPr>
            </w:pPr>
            <w:r w:rsidRPr="00C62927">
              <w:rPr>
                <w:rFonts w:ascii="Arial" w:hAnsi="Arial" w:cs="Arial"/>
                <w:sz w:val="22"/>
                <w:szCs w:val="22"/>
              </w:rPr>
              <w:t xml:space="preserve">Manufacturer </w:t>
            </w:r>
            <w:r w:rsidR="004F7EAC" w:rsidRPr="00C62927">
              <w:rPr>
                <w:rFonts w:ascii="Arial" w:hAnsi="Arial" w:cs="Arial"/>
                <w:sz w:val="22"/>
                <w:szCs w:val="22"/>
              </w:rPr>
              <w:t>performs distributor function</w:t>
            </w:r>
            <w:r w:rsidR="00AC5034" w:rsidRPr="00C62927">
              <w:rPr>
                <w:rFonts w:ascii="Arial" w:hAnsi="Arial" w:cs="Arial"/>
                <w:sz w:val="22"/>
                <w:szCs w:val="22"/>
              </w:rPr>
              <w:t>.</w:t>
            </w:r>
            <w:r w:rsidR="004F7EAC" w:rsidRPr="00C62927">
              <w:rPr>
                <w:rFonts w:ascii="Arial" w:hAnsi="Arial" w:cs="Arial"/>
                <w:sz w:val="22"/>
                <w:szCs w:val="22"/>
              </w:rPr>
              <w:t xml:space="preserve"> </w:t>
            </w:r>
          </w:p>
          <w:p w14:paraId="52BDDF16" w14:textId="77777777" w:rsidR="008460A1" w:rsidRPr="00C62927" w:rsidRDefault="008460A1">
            <w:pPr>
              <w:rPr>
                <w:rFonts w:ascii="Arial" w:hAnsi="Arial" w:cs="Arial"/>
                <w:sz w:val="22"/>
                <w:szCs w:val="22"/>
              </w:rPr>
            </w:pPr>
          </w:p>
          <w:p w14:paraId="3449AD95" w14:textId="2F71D591" w:rsidR="004F7EAC" w:rsidRPr="00C62927" w:rsidRDefault="004F7EAC">
            <w:pPr>
              <w:rPr>
                <w:rFonts w:ascii="Arial" w:hAnsi="Arial" w:cs="Arial"/>
                <w:sz w:val="22"/>
                <w:szCs w:val="22"/>
              </w:rPr>
            </w:pPr>
            <w:r w:rsidRPr="00C62927">
              <w:rPr>
                <w:rFonts w:ascii="Arial" w:hAnsi="Arial" w:cs="Arial"/>
                <w:sz w:val="22"/>
                <w:szCs w:val="22"/>
              </w:rPr>
              <w:t>Unobligated packer</w:t>
            </w:r>
            <w:r w:rsidR="00A76692" w:rsidRPr="00C62927">
              <w:rPr>
                <w:rFonts w:ascii="Arial" w:hAnsi="Arial" w:cs="Arial"/>
                <w:sz w:val="22"/>
                <w:szCs w:val="22"/>
              </w:rPr>
              <w:t>/</w:t>
            </w:r>
            <w:r w:rsidRPr="00C62927">
              <w:rPr>
                <w:rFonts w:ascii="Arial" w:hAnsi="Arial" w:cs="Arial"/>
                <w:sz w:val="22"/>
                <w:szCs w:val="22"/>
              </w:rPr>
              <w:t>filler performs packer/filler function.</w:t>
            </w:r>
          </w:p>
        </w:tc>
        <w:tc>
          <w:tcPr>
            <w:tcW w:w="2552" w:type="dxa"/>
            <w:vAlign w:val="center"/>
          </w:tcPr>
          <w:p w14:paraId="640082D3" w14:textId="17C59906" w:rsidR="00FD556D" w:rsidRPr="00C62927" w:rsidRDefault="00B536C4" w:rsidP="00DD5946">
            <w:pPr>
              <w:rPr>
                <w:rFonts w:ascii="Arial" w:hAnsi="Arial" w:cs="Arial"/>
                <w:sz w:val="22"/>
                <w:szCs w:val="22"/>
              </w:rPr>
            </w:pPr>
            <w:r w:rsidRPr="00C62927">
              <w:rPr>
                <w:rFonts w:ascii="Arial" w:hAnsi="Arial" w:cs="Arial"/>
                <w:sz w:val="22"/>
                <w:szCs w:val="22"/>
              </w:rPr>
              <w:t>Manufactu</w:t>
            </w:r>
            <w:r w:rsidR="00E451CC" w:rsidRPr="00C62927">
              <w:rPr>
                <w:rFonts w:ascii="Arial" w:hAnsi="Arial" w:cs="Arial"/>
                <w:sz w:val="22"/>
                <w:szCs w:val="22"/>
              </w:rPr>
              <w:t>r</w:t>
            </w:r>
            <w:r w:rsidRPr="00C62927">
              <w:rPr>
                <w:rFonts w:ascii="Arial" w:hAnsi="Arial" w:cs="Arial"/>
                <w:sz w:val="22"/>
                <w:szCs w:val="22"/>
              </w:rPr>
              <w:t xml:space="preserve">er </w:t>
            </w:r>
            <w:r w:rsidR="00DD5946" w:rsidRPr="00C62927">
              <w:rPr>
                <w:rFonts w:ascii="Arial" w:hAnsi="Arial" w:cs="Arial"/>
                <w:sz w:val="22"/>
                <w:szCs w:val="22"/>
              </w:rPr>
              <w:t xml:space="preserve">and </w:t>
            </w:r>
          </w:p>
          <w:p w14:paraId="30C7C34C" w14:textId="77777777" w:rsidR="00106417" w:rsidRPr="00C62927" w:rsidRDefault="00106417" w:rsidP="00DD5946">
            <w:pPr>
              <w:rPr>
                <w:rFonts w:ascii="Arial" w:hAnsi="Arial" w:cs="Arial"/>
                <w:sz w:val="22"/>
                <w:szCs w:val="22"/>
              </w:rPr>
            </w:pPr>
          </w:p>
          <w:p w14:paraId="31F4AF67" w14:textId="10CE71CA" w:rsidR="004F7EAC" w:rsidRPr="00C62927" w:rsidRDefault="00E451CC" w:rsidP="00DD5946">
            <w:pPr>
              <w:rPr>
                <w:rFonts w:ascii="Arial" w:hAnsi="Arial" w:cs="Arial"/>
                <w:sz w:val="22"/>
                <w:szCs w:val="22"/>
              </w:rPr>
            </w:pPr>
            <w:r w:rsidRPr="00C62927">
              <w:rPr>
                <w:rFonts w:ascii="Arial" w:hAnsi="Arial" w:cs="Arial"/>
                <w:sz w:val="22"/>
                <w:szCs w:val="22"/>
              </w:rPr>
              <w:t>U</w:t>
            </w:r>
            <w:r w:rsidR="004F7EAC" w:rsidRPr="00C62927">
              <w:rPr>
                <w:rFonts w:ascii="Arial" w:hAnsi="Arial" w:cs="Arial"/>
                <w:sz w:val="22"/>
                <w:szCs w:val="22"/>
              </w:rPr>
              <w:t>nobligated packer</w:t>
            </w:r>
            <w:r w:rsidR="00B370BB" w:rsidRPr="00C62927">
              <w:rPr>
                <w:rFonts w:ascii="Arial" w:hAnsi="Arial" w:cs="Arial"/>
                <w:sz w:val="22"/>
                <w:szCs w:val="22"/>
              </w:rPr>
              <w:t>/</w:t>
            </w:r>
            <w:r w:rsidR="004F7EAC" w:rsidRPr="00C62927">
              <w:rPr>
                <w:rFonts w:ascii="Arial" w:hAnsi="Arial" w:cs="Arial"/>
                <w:sz w:val="22"/>
                <w:szCs w:val="22"/>
              </w:rPr>
              <w:t>filler</w:t>
            </w:r>
          </w:p>
        </w:tc>
      </w:tr>
    </w:tbl>
    <w:p w14:paraId="06CA765E" w14:textId="77777777" w:rsidR="006079C8" w:rsidRDefault="006079C8" w:rsidP="008D37E6">
      <w:pPr>
        <w:spacing w:line="276" w:lineRule="auto"/>
        <w:jc w:val="both"/>
        <w:rPr>
          <w:rFonts w:ascii="Arial" w:hAnsi="Arial" w:cs="Arial"/>
          <w:b/>
          <w:bCs/>
          <w:sz w:val="24"/>
          <w:szCs w:val="24"/>
          <w:lang w:eastAsia="en-GB"/>
        </w:rPr>
      </w:pPr>
    </w:p>
    <w:p w14:paraId="17DA679F" w14:textId="745D7E98" w:rsidR="00D2160C" w:rsidRDefault="00072B4D" w:rsidP="00DF2D0B">
      <w:pPr>
        <w:widowControl w:val="0"/>
        <w:autoSpaceDE w:val="0"/>
        <w:autoSpaceDN w:val="0"/>
        <w:adjustRightInd w:val="0"/>
        <w:spacing w:before="240" w:line="276" w:lineRule="auto"/>
        <w:jc w:val="both"/>
        <w:rPr>
          <w:rFonts w:ascii="Arial" w:hAnsi="Arial" w:cs="Arial"/>
          <w:b/>
          <w:bCs/>
          <w:lang w:eastAsia="en-GB"/>
        </w:rPr>
      </w:pPr>
      <w:r w:rsidRPr="00DF2D0B">
        <w:rPr>
          <w:rFonts w:ascii="Arial" w:hAnsi="Arial" w:cs="Arial"/>
          <w:b/>
          <w:bCs/>
          <w:spacing w:val="-4"/>
        </w:rPr>
        <w:t>Please note</w:t>
      </w:r>
      <w:r w:rsidR="00D2160C">
        <w:rPr>
          <w:rFonts w:ascii="Arial" w:hAnsi="Arial" w:cs="Arial"/>
          <w:spacing w:val="-4"/>
        </w:rPr>
        <w:t>:</w:t>
      </w:r>
      <w:r w:rsidRPr="00C62927">
        <w:rPr>
          <w:rFonts w:ascii="Arial" w:hAnsi="Arial" w:cs="Arial"/>
          <w:spacing w:val="-4"/>
        </w:rPr>
        <w:t xml:space="preserve"> </w:t>
      </w:r>
      <w:r w:rsidR="00D2160C">
        <w:rPr>
          <w:rFonts w:ascii="Arial" w:hAnsi="Arial" w:cs="Arial"/>
          <w:spacing w:val="-4"/>
        </w:rPr>
        <w:t>T</w:t>
      </w:r>
      <w:r w:rsidRPr="00C62927">
        <w:rPr>
          <w:rFonts w:ascii="Arial" w:hAnsi="Arial" w:cs="Arial"/>
          <w:spacing w:val="-4"/>
        </w:rPr>
        <w:t>he RPS (or RD in Wales) that is in place for nation data does not impact producer threshold calculations.</w:t>
      </w:r>
    </w:p>
    <w:p w14:paraId="3633852C" w14:textId="4E8A1A81" w:rsidR="00072B4D" w:rsidRPr="00C62927" w:rsidRDefault="00072B4D" w:rsidP="00DF2D0B">
      <w:pPr>
        <w:spacing w:line="276" w:lineRule="auto"/>
        <w:jc w:val="both"/>
        <w:rPr>
          <w:rFonts w:ascii="Arial" w:hAnsi="Arial" w:cs="Arial"/>
        </w:rPr>
      </w:pPr>
      <w:r w:rsidRPr="00C62927">
        <w:rPr>
          <w:rFonts w:ascii="Arial" w:hAnsi="Arial" w:cs="Arial"/>
          <w:b/>
          <w:bCs/>
          <w:lang w:eastAsia="en-GB"/>
        </w:rPr>
        <w:t xml:space="preserve">Example: </w:t>
      </w:r>
      <w:r w:rsidRPr="00C62927">
        <w:rPr>
          <w:rFonts w:ascii="Arial" w:hAnsi="Arial" w:cs="Arial"/>
        </w:rPr>
        <w:t xml:space="preserve">A </w:t>
      </w:r>
      <w:r w:rsidR="007965C6">
        <w:rPr>
          <w:rFonts w:ascii="Arial" w:hAnsi="Arial" w:cs="Arial"/>
        </w:rPr>
        <w:t xml:space="preserve">grocery </w:t>
      </w:r>
      <w:r w:rsidRPr="00C62927">
        <w:rPr>
          <w:rFonts w:ascii="Arial" w:hAnsi="Arial" w:cs="Arial"/>
        </w:rPr>
        <w:t xml:space="preserve">store performs the producer function of packer/filler on 2 tonnes of carrier bags, and the seller function on 49 tonnes of branded packaging (which the brand-owners will pick up the cost obligations for). The total tonnage of packaging supplied under this person’s producer functions is 51 tonnes, so the </w:t>
      </w:r>
      <w:r w:rsidR="006C7CB6">
        <w:rPr>
          <w:rFonts w:ascii="Arial" w:hAnsi="Arial" w:cs="Arial"/>
        </w:rPr>
        <w:t>grocery</w:t>
      </w:r>
      <w:r w:rsidR="006C7CB6" w:rsidRPr="00C62927">
        <w:rPr>
          <w:rFonts w:ascii="Arial" w:hAnsi="Arial" w:cs="Arial"/>
        </w:rPr>
        <w:t xml:space="preserve"> </w:t>
      </w:r>
      <w:r w:rsidRPr="00C62927">
        <w:rPr>
          <w:rFonts w:ascii="Arial" w:hAnsi="Arial" w:cs="Arial"/>
        </w:rPr>
        <w:t xml:space="preserve">store satisfies the 50 tonne </w:t>
      </w:r>
      <w:r w:rsidR="00821CB4" w:rsidRPr="00C62927">
        <w:rPr>
          <w:rFonts w:ascii="Arial" w:hAnsi="Arial" w:cs="Arial"/>
        </w:rPr>
        <w:t xml:space="preserve">large producer </w:t>
      </w:r>
      <w:r w:rsidRPr="00C62927">
        <w:rPr>
          <w:rFonts w:ascii="Arial" w:hAnsi="Arial" w:cs="Arial"/>
        </w:rPr>
        <w:t xml:space="preserve">threshold. The </w:t>
      </w:r>
      <w:r w:rsidR="006C7CB6">
        <w:rPr>
          <w:rFonts w:ascii="Arial" w:hAnsi="Arial" w:cs="Arial"/>
        </w:rPr>
        <w:t>grocery</w:t>
      </w:r>
      <w:r w:rsidR="006C7CB6" w:rsidRPr="00C62927">
        <w:rPr>
          <w:rFonts w:ascii="Arial" w:hAnsi="Arial" w:cs="Arial"/>
        </w:rPr>
        <w:t xml:space="preserve"> </w:t>
      </w:r>
      <w:r w:rsidRPr="00C62927">
        <w:rPr>
          <w:rFonts w:ascii="Arial" w:hAnsi="Arial" w:cs="Arial"/>
        </w:rPr>
        <w:t xml:space="preserve">store would only incur ‘cost obligations’ on the 2 tonnes of packaging it pack/filled, however it would still need to report Nation of Sale data in respect to the 49 tonnes of packaging it performed the seller function on. </w:t>
      </w:r>
    </w:p>
    <w:p w14:paraId="029C8938" w14:textId="77777777" w:rsidR="006071A4" w:rsidRDefault="006071A4" w:rsidP="006071A4">
      <w:pPr>
        <w:spacing w:line="276" w:lineRule="auto"/>
        <w:jc w:val="both"/>
        <w:rPr>
          <w:rStyle w:val="Hyperlink"/>
          <w:rFonts w:ascii="Arial" w:hAnsi="Arial" w:cs="Arial"/>
        </w:rPr>
      </w:pPr>
    </w:p>
    <w:p w14:paraId="4A48D6AD" w14:textId="7ABE1172" w:rsidR="006071A4" w:rsidRPr="00A81037" w:rsidRDefault="006071A4" w:rsidP="006071A4">
      <w:pPr>
        <w:pStyle w:val="ListParagraph"/>
        <w:numPr>
          <w:ilvl w:val="1"/>
          <w:numId w:val="5"/>
        </w:numPr>
        <w:rPr>
          <w:rFonts w:ascii="Arial" w:eastAsiaTheme="majorEastAsia" w:hAnsi="Arial" w:cstheme="majorBidi"/>
          <w:b/>
          <w:color w:val="008631"/>
          <w:sz w:val="32"/>
          <w:szCs w:val="32"/>
        </w:rPr>
      </w:pPr>
      <w:bookmarkStart w:id="16" w:name="TurnoverThreshold"/>
      <w:r>
        <w:rPr>
          <w:rFonts w:ascii="Arial" w:eastAsiaTheme="majorEastAsia" w:hAnsi="Arial" w:cstheme="majorBidi"/>
          <w:b/>
          <w:bCs/>
          <w:color w:val="008631"/>
          <w:sz w:val="32"/>
          <w:szCs w:val="32"/>
        </w:rPr>
        <w:t>Tur</w:t>
      </w:r>
      <w:r w:rsidR="00E911D6">
        <w:rPr>
          <w:rFonts w:ascii="Arial" w:eastAsiaTheme="majorEastAsia" w:hAnsi="Arial" w:cstheme="majorBidi"/>
          <w:b/>
          <w:bCs/>
          <w:color w:val="008631"/>
          <w:sz w:val="32"/>
          <w:szCs w:val="32"/>
        </w:rPr>
        <w:t xml:space="preserve">nover threshold </w:t>
      </w:r>
    </w:p>
    <w:bookmarkEnd w:id="16"/>
    <w:p w14:paraId="67AB1F36" w14:textId="77777777" w:rsidR="006F220D" w:rsidRDefault="006F220D" w:rsidP="008D37E6">
      <w:pPr>
        <w:spacing w:line="276" w:lineRule="auto"/>
        <w:jc w:val="both"/>
        <w:rPr>
          <w:rFonts w:ascii="Arial" w:hAnsi="Arial" w:cs="Arial"/>
          <w:b/>
          <w:bCs/>
          <w:sz w:val="24"/>
          <w:szCs w:val="24"/>
          <w:lang w:eastAsia="en-GB"/>
        </w:rPr>
      </w:pPr>
    </w:p>
    <w:p w14:paraId="4EEB531C" w14:textId="36CDCEAB" w:rsidR="0018275B" w:rsidRPr="00C40E3F" w:rsidRDefault="00D30BBA" w:rsidP="008D37E6">
      <w:pPr>
        <w:spacing w:line="276" w:lineRule="auto"/>
        <w:jc w:val="both"/>
        <w:rPr>
          <w:rFonts w:ascii="Arial" w:hAnsi="Arial" w:cs="Arial"/>
          <w:lang w:eastAsia="en-GB"/>
        </w:rPr>
      </w:pPr>
      <w:r w:rsidRPr="00C40E3F">
        <w:rPr>
          <w:rFonts w:ascii="Arial" w:hAnsi="Arial" w:cs="Arial"/>
          <w:lang w:eastAsia="en-GB"/>
        </w:rPr>
        <w:t>The turnover threshold is assessed using</w:t>
      </w:r>
      <w:r w:rsidR="0018275B" w:rsidRPr="00C40E3F">
        <w:rPr>
          <w:rFonts w:ascii="Arial" w:hAnsi="Arial" w:cs="Arial"/>
          <w:lang w:eastAsia="en-GB"/>
        </w:rPr>
        <w:t xml:space="preserve"> the last audited accounts made available before the ‘relevant date’ of 7 April in </w:t>
      </w:r>
      <w:r w:rsidR="00B665DB" w:rsidRPr="00C40E3F">
        <w:rPr>
          <w:rFonts w:ascii="Arial" w:hAnsi="Arial" w:cs="Arial"/>
          <w:lang w:eastAsia="en-GB"/>
        </w:rPr>
        <w:t>Y-1</w:t>
      </w:r>
      <w:r w:rsidR="0018275B" w:rsidRPr="00C40E3F">
        <w:rPr>
          <w:rFonts w:ascii="Arial" w:hAnsi="Arial" w:cs="Arial"/>
          <w:lang w:eastAsia="en-GB"/>
        </w:rPr>
        <w:t xml:space="preserve">.  If </w:t>
      </w:r>
      <w:r w:rsidR="00D97C3B" w:rsidRPr="00C40E3F">
        <w:rPr>
          <w:rFonts w:ascii="Arial" w:hAnsi="Arial" w:cs="Arial"/>
          <w:lang w:eastAsia="en-GB"/>
        </w:rPr>
        <w:t xml:space="preserve">a company is not required to submit </w:t>
      </w:r>
      <w:r w:rsidR="0018275B" w:rsidRPr="00C40E3F">
        <w:rPr>
          <w:rFonts w:ascii="Arial" w:hAnsi="Arial" w:cs="Arial"/>
          <w:lang w:eastAsia="en-GB"/>
        </w:rPr>
        <w:t>audited accounts</w:t>
      </w:r>
      <w:r w:rsidR="00492FB6" w:rsidRPr="00C40E3F">
        <w:rPr>
          <w:rFonts w:ascii="Arial" w:hAnsi="Arial" w:cs="Arial"/>
          <w:lang w:eastAsia="en-GB"/>
        </w:rPr>
        <w:t>,</w:t>
      </w:r>
      <w:r w:rsidR="0018275B" w:rsidRPr="00C40E3F">
        <w:rPr>
          <w:rFonts w:ascii="Arial" w:hAnsi="Arial" w:cs="Arial"/>
          <w:lang w:eastAsia="en-GB"/>
        </w:rPr>
        <w:t xml:space="preserve"> a producer should use whatever accounts are available.   </w:t>
      </w:r>
    </w:p>
    <w:p w14:paraId="2612E562" w14:textId="48E00504" w:rsidR="0018275B" w:rsidRPr="0048233B" w:rsidRDefault="0018275B" w:rsidP="008D37E6">
      <w:pPr>
        <w:spacing w:line="276" w:lineRule="auto"/>
        <w:jc w:val="both"/>
        <w:rPr>
          <w:rFonts w:ascii="Arial" w:hAnsi="Arial" w:cs="Arial"/>
          <w:lang w:eastAsia="en-GB"/>
        </w:rPr>
      </w:pPr>
      <w:r w:rsidRPr="0048233B">
        <w:rPr>
          <w:rFonts w:ascii="Arial" w:hAnsi="Arial" w:cs="Arial"/>
          <w:lang w:eastAsia="en-GB"/>
        </w:rPr>
        <w:t xml:space="preserve">For example, if a producer meets the packaging </w:t>
      </w:r>
      <w:r w:rsidR="008A25FF">
        <w:rPr>
          <w:rFonts w:ascii="Arial" w:hAnsi="Arial" w:cs="Arial"/>
          <w:lang w:eastAsia="en-GB"/>
        </w:rPr>
        <w:t>supplied</w:t>
      </w:r>
      <w:r w:rsidR="008A25FF" w:rsidRPr="0048233B">
        <w:rPr>
          <w:rFonts w:ascii="Arial" w:hAnsi="Arial" w:cs="Arial"/>
          <w:lang w:eastAsia="en-GB"/>
        </w:rPr>
        <w:t xml:space="preserve"> </w:t>
      </w:r>
      <w:r w:rsidRPr="0048233B">
        <w:rPr>
          <w:rFonts w:ascii="Arial" w:hAnsi="Arial" w:cs="Arial"/>
          <w:lang w:eastAsia="en-GB"/>
        </w:rPr>
        <w:t xml:space="preserve">threshold in 2024 </w:t>
      </w:r>
      <w:r w:rsidR="00107402">
        <w:rPr>
          <w:rFonts w:ascii="Arial" w:hAnsi="Arial" w:cs="Arial"/>
          <w:lang w:eastAsia="en-GB"/>
        </w:rPr>
        <w:t>(Y-2)</w:t>
      </w:r>
      <w:r w:rsidRPr="0048233B">
        <w:rPr>
          <w:rFonts w:ascii="Arial" w:hAnsi="Arial" w:cs="Arial"/>
          <w:lang w:eastAsia="en-GB"/>
        </w:rPr>
        <w:t>, the turnover threshold must also be assessed to determine if the producer has obligations in the 2025 obligation year</w:t>
      </w:r>
      <w:r w:rsidR="00107402">
        <w:rPr>
          <w:rFonts w:ascii="Arial" w:hAnsi="Arial" w:cs="Arial"/>
          <w:lang w:eastAsia="en-GB"/>
        </w:rPr>
        <w:t xml:space="preserve"> (Y-1)</w:t>
      </w:r>
      <w:r w:rsidR="00C454A5">
        <w:rPr>
          <w:rFonts w:ascii="Arial" w:hAnsi="Arial" w:cs="Arial"/>
          <w:lang w:eastAsia="en-GB"/>
        </w:rPr>
        <w:t xml:space="preserve"> </w:t>
      </w:r>
      <w:r w:rsidR="005C7CB9">
        <w:rPr>
          <w:rFonts w:ascii="Arial" w:hAnsi="Arial" w:cs="Arial"/>
          <w:lang w:eastAsia="en-GB"/>
        </w:rPr>
        <w:t>using the last audited accounts available before 7 April 2025.</w:t>
      </w:r>
    </w:p>
    <w:p w14:paraId="3DF6AAB5" w14:textId="208404BC" w:rsidR="0018275B" w:rsidRPr="0048233B" w:rsidRDefault="0018275B" w:rsidP="008D37E6">
      <w:pPr>
        <w:spacing w:after="0" w:line="276" w:lineRule="auto"/>
        <w:jc w:val="both"/>
        <w:rPr>
          <w:rFonts w:ascii="Arial" w:hAnsi="Arial" w:cs="Arial"/>
          <w:lang w:eastAsia="en-GB"/>
        </w:rPr>
      </w:pPr>
      <w:r w:rsidRPr="002F2E4B">
        <w:rPr>
          <w:rFonts w:ascii="Arial" w:hAnsi="Arial" w:cs="Arial"/>
          <w:b/>
          <w:bCs/>
          <w:lang w:eastAsia="en-GB"/>
        </w:rPr>
        <w:t>Example:</w:t>
      </w:r>
      <w:r w:rsidRPr="0048233B">
        <w:rPr>
          <w:rFonts w:ascii="Arial" w:hAnsi="Arial" w:cs="Arial"/>
          <w:lang w:eastAsia="en-GB"/>
        </w:rPr>
        <w:t xml:space="preserve"> The producer’s audited accounts are made available (e.g., on Companies House) in March 2025. </w:t>
      </w:r>
      <w:r w:rsidR="006D5B9B">
        <w:rPr>
          <w:rFonts w:ascii="Arial" w:hAnsi="Arial" w:cs="Arial"/>
          <w:lang w:eastAsia="en-GB"/>
        </w:rPr>
        <w:t>The</w:t>
      </w:r>
      <w:r w:rsidRPr="0048233B">
        <w:rPr>
          <w:rFonts w:ascii="Arial" w:hAnsi="Arial" w:cs="Arial"/>
          <w:lang w:eastAsia="en-GB"/>
        </w:rPr>
        <w:t xml:space="preserve"> March 2025 accounts must be used to determine if the turnover threshold is met for the 2025 obligation year because the accounts were available before the relevant date of 7 April 2025.</w:t>
      </w:r>
    </w:p>
    <w:p w14:paraId="3AFFADE2" w14:textId="77777777" w:rsidR="0018275B" w:rsidRPr="00CF1CB4" w:rsidRDefault="0018275B" w:rsidP="008D37E6">
      <w:pPr>
        <w:pStyle w:val="ListParagraph"/>
        <w:spacing w:line="276" w:lineRule="auto"/>
        <w:ind w:left="1080"/>
        <w:jc w:val="both"/>
        <w:rPr>
          <w:rFonts w:ascii="Arial" w:eastAsiaTheme="minorHAnsi" w:hAnsi="Arial" w:cs="Arial"/>
          <w:sz w:val="22"/>
          <w:szCs w:val="22"/>
          <w:lang w:val="en-GB" w:eastAsia="en-GB"/>
        </w:rPr>
      </w:pPr>
    </w:p>
    <w:p w14:paraId="24BCFC3C" w14:textId="3B4C80DE" w:rsidR="004424C9" w:rsidRDefault="0018275B" w:rsidP="008D37E6">
      <w:pPr>
        <w:spacing w:after="0" w:line="276" w:lineRule="auto"/>
        <w:jc w:val="both"/>
        <w:rPr>
          <w:rFonts w:ascii="Arial" w:hAnsi="Arial" w:cs="Arial"/>
          <w:lang w:eastAsia="en-GB"/>
        </w:rPr>
      </w:pPr>
      <w:r w:rsidRPr="002F2E4B">
        <w:rPr>
          <w:rFonts w:ascii="Arial" w:hAnsi="Arial" w:cs="Arial"/>
          <w:b/>
          <w:bCs/>
          <w:lang w:eastAsia="en-GB"/>
        </w:rPr>
        <w:t>Example:</w:t>
      </w:r>
      <w:r w:rsidRPr="0048233B">
        <w:rPr>
          <w:rFonts w:ascii="Arial" w:hAnsi="Arial" w:cs="Arial"/>
          <w:lang w:eastAsia="en-GB"/>
        </w:rPr>
        <w:t>  The producer’s audited accounts are made available in May 2025, after the relevant date of 7 April 2025.  The last audited accounts before the relevant date were made available in May 2024. In this case the May 2024 accounts must be used to determine if the producer has obligations in the 2025 obligation year.</w:t>
      </w:r>
    </w:p>
    <w:p w14:paraId="3F981546" w14:textId="164415A1" w:rsidR="005463E6" w:rsidRPr="002F357A" w:rsidRDefault="005463E6" w:rsidP="005463E6">
      <w:pPr>
        <w:pStyle w:val="ListParagraph"/>
        <w:widowControl w:val="0"/>
        <w:numPr>
          <w:ilvl w:val="1"/>
          <w:numId w:val="5"/>
        </w:numPr>
        <w:autoSpaceDE w:val="0"/>
        <w:autoSpaceDN w:val="0"/>
        <w:adjustRightInd w:val="0"/>
        <w:spacing w:line="276" w:lineRule="auto"/>
        <w:jc w:val="both"/>
        <w:rPr>
          <w:rFonts w:ascii="Arial" w:eastAsiaTheme="majorEastAsia" w:hAnsi="Arial" w:cstheme="majorBidi"/>
          <w:b/>
          <w:color w:val="008631"/>
          <w:sz w:val="32"/>
          <w:szCs w:val="32"/>
        </w:rPr>
      </w:pPr>
      <w:bookmarkStart w:id="17" w:name="CeasestobeaProducer"/>
      <w:r>
        <w:rPr>
          <w:rFonts w:ascii="Arial" w:eastAsiaTheme="majorEastAsia" w:hAnsi="Arial" w:cstheme="majorBidi"/>
          <w:b/>
          <w:bCs/>
          <w:color w:val="008631"/>
          <w:sz w:val="32"/>
          <w:szCs w:val="32"/>
        </w:rPr>
        <w:t>When a person ceases to be a producer</w:t>
      </w:r>
    </w:p>
    <w:bookmarkEnd w:id="17"/>
    <w:p w14:paraId="1006367C" w14:textId="4C9052F9" w:rsidR="004F46FD" w:rsidRDefault="004F46FD" w:rsidP="004F46FD">
      <w:pPr>
        <w:pStyle w:val="ListParagraph"/>
        <w:spacing w:line="276" w:lineRule="auto"/>
        <w:ind w:left="450"/>
        <w:jc w:val="both"/>
        <w:rPr>
          <w:rFonts w:ascii="Arial" w:hAnsi="Arial" w:cs="Arial"/>
          <w:b/>
          <w:bCs/>
          <w:strike/>
          <w:lang w:eastAsia="en-GB"/>
        </w:rPr>
      </w:pPr>
    </w:p>
    <w:p w14:paraId="78DAD3CF" w14:textId="5C2B8C9C" w:rsidR="004F46FD" w:rsidRPr="00E5780D" w:rsidRDefault="004F46FD" w:rsidP="00E5780D">
      <w:pPr>
        <w:spacing w:line="276" w:lineRule="auto"/>
        <w:jc w:val="both"/>
        <w:rPr>
          <w:rFonts w:ascii="Arial" w:hAnsi="Arial" w:cs="Arial"/>
        </w:rPr>
      </w:pPr>
      <w:r w:rsidRPr="00E5780D">
        <w:rPr>
          <w:rFonts w:ascii="Arial" w:hAnsi="Arial" w:cs="Arial"/>
        </w:rPr>
        <w:t>In accordance with Regulation 25(1), a person only has producer responsibility obligations in a year in which it is a producer. The meaning of “producer” is at Regulation 15(1) which states that a producer is a person that performs one of the producer functions (or classes) listed at Regulation 15(1)(b). </w:t>
      </w:r>
    </w:p>
    <w:p w14:paraId="7DFCABE0" w14:textId="77777777" w:rsidR="004F46FD" w:rsidRPr="00E5780D" w:rsidRDefault="004F46FD" w:rsidP="00E5780D">
      <w:pPr>
        <w:spacing w:line="276" w:lineRule="auto"/>
        <w:jc w:val="both"/>
        <w:rPr>
          <w:rFonts w:ascii="Arial" w:hAnsi="Arial" w:cs="Arial"/>
        </w:rPr>
      </w:pPr>
      <w:r w:rsidRPr="00E5780D">
        <w:rPr>
          <w:rFonts w:ascii="Arial" w:hAnsi="Arial" w:cs="Arial"/>
        </w:rPr>
        <w:t>If a person does not perform a producer function in a “relevant year” (“a calendar year in respect of the whole or any part of which that person is a producer”), it does not have any obligations in relation to that year. </w:t>
      </w:r>
    </w:p>
    <w:p w14:paraId="615A9DFE" w14:textId="77777777" w:rsidR="004F46FD" w:rsidRPr="00E5780D" w:rsidRDefault="004F46FD" w:rsidP="00E5780D">
      <w:pPr>
        <w:spacing w:line="276" w:lineRule="auto"/>
        <w:jc w:val="both"/>
        <w:rPr>
          <w:rFonts w:ascii="Arial" w:hAnsi="Arial" w:cs="Arial"/>
        </w:rPr>
      </w:pPr>
      <w:r w:rsidRPr="00E5780D">
        <w:rPr>
          <w:rFonts w:ascii="Arial" w:hAnsi="Arial" w:cs="Arial"/>
        </w:rPr>
        <w:t>Where a person met the producer thresholds and ceases to be a producer part way through a year, it must continue to comply with the relevant obligations it has in that year. </w:t>
      </w:r>
    </w:p>
    <w:p w14:paraId="69D75AA4" w14:textId="3D73DD10" w:rsidR="00835ADB" w:rsidRPr="00BD5B56" w:rsidRDefault="004F46FD" w:rsidP="00E5780D">
      <w:pPr>
        <w:spacing w:line="276" w:lineRule="auto"/>
        <w:jc w:val="both"/>
        <w:rPr>
          <w:rFonts w:ascii="Arial" w:hAnsi="Arial" w:cs="Arial"/>
          <w:b/>
          <w:bCs/>
        </w:rPr>
      </w:pPr>
      <w:r w:rsidRPr="00BD5B56">
        <w:rPr>
          <w:rFonts w:ascii="Arial" w:hAnsi="Arial" w:cs="Arial"/>
        </w:rPr>
        <w:t>For the purposes of the examples below, the businesses in question start off meeting the large producer thresholds. </w:t>
      </w:r>
    </w:p>
    <w:p w14:paraId="4D3B063F" w14:textId="5C4588C3" w:rsidR="004F46FD" w:rsidRPr="00BD5B56" w:rsidRDefault="000C3411" w:rsidP="00E5780D">
      <w:pPr>
        <w:spacing w:line="276" w:lineRule="auto"/>
        <w:jc w:val="both"/>
        <w:rPr>
          <w:rFonts w:ascii="Arial" w:hAnsi="Arial" w:cs="Arial"/>
        </w:rPr>
      </w:pPr>
      <w:r w:rsidRPr="00BD5B56">
        <w:rPr>
          <w:rFonts w:ascii="Arial" w:hAnsi="Arial" w:cs="Arial"/>
          <w:b/>
          <w:bCs/>
        </w:rPr>
        <w:t xml:space="preserve">Example 1: </w:t>
      </w:r>
      <w:r w:rsidR="004F46FD" w:rsidRPr="00BD5B56">
        <w:rPr>
          <w:rFonts w:ascii="Arial" w:hAnsi="Arial" w:cs="Arial"/>
          <w:b/>
          <w:bCs/>
        </w:rPr>
        <w:t>Person ceases to be a producer in May 2025</w:t>
      </w:r>
      <w:r w:rsidR="004F46FD" w:rsidRPr="00BD5B56">
        <w:rPr>
          <w:rFonts w:ascii="Arial" w:hAnsi="Arial" w:cs="Arial"/>
        </w:rPr>
        <w:t> </w:t>
      </w:r>
    </w:p>
    <w:p w14:paraId="6C6B6FF5" w14:textId="19DB85F7" w:rsidR="004F46FD" w:rsidRPr="00BD5B56" w:rsidRDefault="004F46FD" w:rsidP="00E5780D">
      <w:pPr>
        <w:spacing w:line="276" w:lineRule="auto"/>
        <w:jc w:val="both"/>
        <w:rPr>
          <w:rFonts w:ascii="Arial" w:hAnsi="Arial" w:cs="Arial"/>
        </w:rPr>
      </w:pPr>
      <w:r w:rsidRPr="00BD5B56">
        <w:rPr>
          <w:rFonts w:ascii="Arial" w:hAnsi="Arial" w:cs="Arial"/>
        </w:rPr>
        <w:t>A business has performed a producer function between January and May 2025. The business must therefore comply with all its obligations in the 2025 relevant year (Y). This includes the producer’s recycling and disposal fee obligation (based on 2024 packaging). The business must also register and report H1-2025 packaging data on 1 October 2025. The business will not need to report H2-2025 packaging data by 1 April 2026, as it is not a producer in 2026 and is therefore not subject to producer responsibility obligations (Regulation 25). </w:t>
      </w:r>
    </w:p>
    <w:p w14:paraId="70B2F85F" w14:textId="62922158" w:rsidR="004F46FD" w:rsidRPr="00BD5B56" w:rsidRDefault="000C3411" w:rsidP="00E5780D">
      <w:pPr>
        <w:spacing w:line="276" w:lineRule="auto"/>
        <w:jc w:val="both"/>
        <w:rPr>
          <w:rFonts w:ascii="Arial" w:hAnsi="Arial" w:cs="Arial"/>
        </w:rPr>
      </w:pPr>
      <w:r w:rsidRPr="00BD5B56">
        <w:rPr>
          <w:rFonts w:ascii="Arial" w:hAnsi="Arial" w:cs="Arial"/>
          <w:b/>
          <w:bCs/>
        </w:rPr>
        <w:t xml:space="preserve">Example 2: </w:t>
      </w:r>
      <w:r w:rsidR="00804046" w:rsidRPr="00BD5B56">
        <w:rPr>
          <w:rFonts w:ascii="Arial" w:hAnsi="Arial" w:cs="Arial"/>
          <w:b/>
          <w:bCs/>
        </w:rPr>
        <w:t xml:space="preserve">Person </w:t>
      </w:r>
      <w:r w:rsidR="004F46FD" w:rsidRPr="00BD5B56">
        <w:rPr>
          <w:rFonts w:ascii="Arial" w:hAnsi="Arial" w:cs="Arial"/>
          <w:b/>
          <w:bCs/>
        </w:rPr>
        <w:t>ceases to be a producer in January 2026</w:t>
      </w:r>
      <w:r w:rsidR="004F46FD" w:rsidRPr="00BD5B56">
        <w:rPr>
          <w:rFonts w:ascii="Arial" w:hAnsi="Arial" w:cs="Arial"/>
        </w:rPr>
        <w:t> </w:t>
      </w:r>
    </w:p>
    <w:p w14:paraId="1CEF43C8" w14:textId="2DB1033C" w:rsidR="004F46FD" w:rsidRPr="00BD5B56" w:rsidRDefault="004F46FD" w:rsidP="00E5780D">
      <w:pPr>
        <w:spacing w:line="276" w:lineRule="auto"/>
        <w:jc w:val="both"/>
        <w:rPr>
          <w:rFonts w:ascii="Arial" w:hAnsi="Arial" w:cs="Arial"/>
        </w:rPr>
      </w:pPr>
      <w:r w:rsidRPr="00BD5B56">
        <w:rPr>
          <w:rFonts w:ascii="Arial" w:hAnsi="Arial" w:cs="Arial"/>
        </w:rPr>
        <w:t>The business has performed a producer function throughout all of 2025 and part of January 2026. The business must comply with its producer responsibility obligations in Regulation 25(1) and (2) in the 2026 relevant year (Y), including the obligation to register and report H1-2026 packaging data on 1 October 2026. The producer will not need to report H2-2026 packaging data by 1 April 2027, as it is not a producer in 2027 and is therefore not subject to producer responsibility obligations in that relevant year.</w:t>
      </w:r>
    </w:p>
    <w:p w14:paraId="2CAB9024" w14:textId="084AF728" w:rsidR="004F46FD" w:rsidRPr="00BD5B56" w:rsidRDefault="000C3411" w:rsidP="00E5780D">
      <w:pPr>
        <w:spacing w:line="276" w:lineRule="auto"/>
        <w:jc w:val="both"/>
        <w:rPr>
          <w:rFonts w:ascii="Arial" w:hAnsi="Arial" w:cs="Arial"/>
        </w:rPr>
      </w:pPr>
      <w:r w:rsidRPr="00BD5B56">
        <w:rPr>
          <w:rFonts w:ascii="Arial" w:hAnsi="Arial" w:cs="Arial"/>
          <w:b/>
          <w:bCs/>
        </w:rPr>
        <w:t xml:space="preserve">Example 3: </w:t>
      </w:r>
      <w:r w:rsidR="004F46FD" w:rsidRPr="00BD5B56">
        <w:rPr>
          <w:rFonts w:ascii="Arial" w:hAnsi="Arial" w:cs="Arial"/>
          <w:b/>
          <w:bCs/>
        </w:rPr>
        <w:t>Company A (large producer) is acquired by Company B (large producer) in November 2026. Company A ceases to perform any producer functions in November 2026 but remains an active company. Company B incorporates all Company A’s producer functions into its business from November 2026.</w:t>
      </w:r>
      <w:r w:rsidR="004F46FD" w:rsidRPr="00BD5B56">
        <w:rPr>
          <w:rFonts w:ascii="Arial" w:hAnsi="Arial" w:cs="Arial"/>
        </w:rPr>
        <w:t> </w:t>
      </w:r>
    </w:p>
    <w:p w14:paraId="4CC5773D" w14:textId="77777777" w:rsidR="004F46FD" w:rsidRPr="00E5780D" w:rsidRDefault="004F46FD" w:rsidP="00E5780D">
      <w:pPr>
        <w:spacing w:line="276" w:lineRule="auto"/>
        <w:jc w:val="both"/>
        <w:rPr>
          <w:rFonts w:ascii="Arial" w:hAnsi="Arial" w:cs="Arial"/>
        </w:rPr>
      </w:pPr>
      <w:r w:rsidRPr="00BD5B56">
        <w:rPr>
          <w:rFonts w:ascii="Arial" w:hAnsi="Arial" w:cs="Arial"/>
        </w:rPr>
        <w:t xml:space="preserve">Company A has performed a producer function in 2026 and therefore has obligations for that year. Both Company A and Company B should have already reported their H1-2026 packaging data </w:t>
      </w:r>
      <w:r w:rsidRPr="00E5780D">
        <w:rPr>
          <w:rFonts w:ascii="Arial" w:hAnsi="Arial" w:cs="Arial"/>
        </w:rPr>
        <w:t>and registered by 1 October 2026; each company has its own individual obligations for the 2026 relevant year.   </w:t>
      </w:r>
    </w:p>
    <w:p w14:paraId="1D192924" w14:textId="34AB7AD7" w:rsidR="000C3411" w:rsidRPr="00560E8B" w:rsidRDefault="004F46FD" w:rsidP="001E3D75">
      <w:pPr>
        <w:spacing w:after="0" w:line="276" w:lineRule="auto"/>
        <w:jc w:val="both"/>
        <w:rPr>
          <w:rFonts w:ascii="Arial" w:hAnsi="Arial" w:cs="Arial"/>
          <w:b/>
        </w:rPr>
      </w:pPr>
      <w:r w:rsidRPr="00E5780D">
        <w:rPr>
          <w:rFonts w:ascii="Arial" w:hAnsi="Arial" w:cs="Arial"/>
        </w:rPr>
        <w:t>As Company A no longer performs a producer function in 2027, it does not have any producer responsibility obligations for the 2027 relevant year. Company B continues to perform producer functions in 2027 which means that it continues to have producer responsibility obligations in 2027. Company B must register and report H2-2026 packaging data by 1 April 2027. The report must include all packaging supplied by Company B between July and December 2026, this includes the packaging supplied from November 2026 in relation to Company A’s packaging activities that it took on from that date. Company B must not report any packaging that was supplied by Company A before Company B took on its packaging activities, i.e. before November 2026.</w:t>
      </w:r>
    </w:p>
    <w:p w14:paraId="62C4E34E" w14:textId="77777777" w:rsidR="00560E8B" w:rsidRPr="00560E8B" w:rsidRDefault="00560E8B" w:rsidP="001E3D75">
      <w:pPr>
        <w:spacing w:after="0" w:line="276" w:lineRule="auto"/>
        <w:jc w:val="both"/>
        <w:rPr>
          <w:rFonts w:ascii="Arial" w:hAnsi="Arial" w:cs="Arial"/>
          <w:b/>
          <w:bCs/>
          <w:color w:val="0070C0"/>
        </w:rPr>
      </w:pPr>
    </w:p>
    <w:p w14:paraId="134D0D0D" w14:textId="52AF022D" w:rsidR="000C3411" w:rsidRPr="00BD5B56" w:rsidRDefault="000C3411" w:rsidP="00E5780D">
      <w:pPr>
        <w:spacing w:line="276" w:lineRule="auto"/>
        <w:jc w:val="both"/>
        <w:rPr>
          <w:rFonts w:ascii="Arial" w:hAnsi="Arial" w:cs="Arial"/>
          <w:b/>
          <w:bCs/>
          <w:sz w:val="24"/>
          <w:szCs w:val="24"/>
        </w:rPr>
      </w:pPr>
      <w:r w:rsidRPr="00BD5B56">
        <w:rPr>
          <w:rFonts w:ascii="Arial" w:hAnsi="Arial" w:cs="Arial"/>
          <w:b/>
          <w:bCs/>
          <w:sz w:val="24"/>
          <w:szCs w:val="24"/>
        </w:rPr>
        <w:t>Impact on disposal fees</w:t>
      </w:r>
    </w:p>
    <w:p w14:paraId="782548EE" w14:textId="6B14D324" w:rsidR="000C3411" w:rsidRPr="00BD5B56" w:rsidRDefault="000F453E" w:rsidP="000C3411">
      <w:pPr>
        <w:spacing w:line="276" w:lineRule="auto"/>
        <w:jc w:val="both"/>
        <w:rPr>
          <w:rFonts w:ascii="Arial" w:hAnsi="Arial" w:cs="Arial"/>
        </w:rPr>
      </w:pPr>
      <w:r w:rsidRPr="00BD5B56">
        <w:rPr>
          <w:rFonts w:ascii="Arial" w:hAnsi="Arial" w:cs="Arial"/>
        </w:rPr>
        <w:t xml:space="preserve">A ‘liable producer’ is a large producer who </w:t>
      </w:r>
      <w:r w:rsidR="4EBB39E8" w:rsidRPr="00BD5B56">
        <w:rPr>
          <w:rFonts w:ascii="Arial" w:hAnsi="Arial" w:cs="Arial"/>
        </w:rPr>
        <w:t xml:space="preserve">has </w:t>
      </w:r>
      <w:r w:rsidRPr="00BD5B56">
        <w:rPr>
          <w:rFonts w:ascii="Arial" w:hAnsi="Arial" w:cs="Arial"/>
        </w:rPr>
        <w:t xml:space="preserve">supplied household packaging and therefore has </w:t>
      </w:r>
      <w:r w:rsidR="00104447" w:rsidRPr="00BD5B56">
        <w:rPr>
          <w:rFonts w:ascii="Arial" w:hAnsi="Arial" w:cs="Arial"/>
        </w:rPr>
        <w:t xml:space="preserve">a </w:t>
      </w:r>
      <w:r w:rsidRPr="00BD5B56">
        <w:rPr>
          <w:rFonts w:ascii="Arial" w:hAnsi="Arial" w:cs="Arial"/>
        </w:rPr>
        <w:t xml:space="preserve">disposal </w:t>
      </w:r>
      <w:r w:rsidR="00882D25" w:rsidRPr="00BD5B56">
        <w:rPr>
          <w:rFonts w:ascii="Arial" w:hAnsi="Arial" w:cs="Arial"/>
        </w:rPr>
        <w:t xml:space="preserve">fee </w:t>
      </w:r>
      <w:r w:rsidRPr="00BD5B56">
        <w:rPr>
          <w:rFonts w:ascii="Arial" w:hAnsi="Arial" w:cs="Arial"/>
        </w:rPr>
        <w:t xml:space="preserve">obligation. </w:t>
      </w:r>
      <w:r w:rsidR="000C3411" w:rsidRPr="00BD5B56">
        <w:rPr>
          <w:rFonts w:ascii="Arial" w:hAnsi="Arial" w:cs="Arial"/>
        </w:rPr>
        <w:t xml:space="preserve">In accordance with Regulation 60(1), a person is a ‘liable producer’ if that person performs a producer function in all or part of an assessment year and supplied household packaging in the calendar year preceding that assessment year. </w:t>
      </w:r>
    </w:p>
    <w:p w14:paraId="496BC0E8" w14:textId="53405BF4" w:rsidR="000C3411" w:rsidRPr="00BD5B56" w:rsidRDefault="000C3411" w:rsidP="000C3411">
      <w:pPr>
        <w:spacing w:line="276" w:lineRule="auto"/>
        <w:jc w:val="both"/>
        <w:rPr>
          <w:rFonts w:ascii="Arial" w:hAnsi="Arial" w:cs="Arial"/>
        </w:rPr>
      </w:pPr>
      <w:r w:rsidRPr="00BD5B56">
        <w:rPr>
          <w:rFonts w:ascii="Arial" w:hAnsi="Arial" w:cs="Arial"/>
        </w:rPr>
        <w:t xml:space="preserve">A person is not a ‘liable producer’ in an assessment year (1 April to 31 March) where </w:t>
      </w:r>
      <w:r w:rsidR="0006218B" w:rsidRPr="00BD5B56">
        <w:rPr>
          <w:rFonts w:ascii="Arial" w:hAnsi="Arial" w:cs="Arial"/>
        </w:rPr>
        <w:t xml:space="preserve">they do </w:t>
      </w:r>
      <w:r w:rsidRPr="00BD5B56">
        <w:rPr>
          <w:rFonts w:ascii="Arial" w:hAnsi="Arial" w:cs="Arial"/>
        </w:rPr>
        <w:t xml:space="preserve">not perform a producer function. </w:t>
      </w:r>
    </w:p>
    <w:p w14:paraId="53E137D6" w14:textId="77777777" w:rsidR="007D1775" w:rsidRDefault="000C3411" w:rsidP="000C3411">
      <w:pPr>
        <w:spacing w:line="276" w:lineRule="auto"/>
        <w:jc w:val="both"/>
        <w:rPr>
          <w:rFonts w:ascii="Arial" w:hAnsi="Arial" w:cs="Arial"/>
        </w:rPr>
      </w:pPr>
      <w:r w:rsidRPr="00BD5B56">
        <w:rPr>
          <w:rFonts w:ascii="Arial" w:hAnsi="Arial" w:cs="Arial"/>
        </w:rPr>
        <w:t xml:space="preserve">In example </w:t>
      </w:r>
      <w:r w:rsidR="00656DEB" w:rsidRPr="00BD5B56">
        <w:rPr>
          <w:rFonts w:ascii="Arial" w:hAnsi="Arial" w:cs="Arial"/>
        </w:rPr>
        <w:t>2</w:t>
      </w:r>
      <w:r w:rsidR="001F4702" w:rsidRPr="00BD5B56">
        <w:rPr>
          <w:rFonts w:ascii="Arial" w:hAnsi="Arial" w:cs="Arial"/>
        </w:rPr>
        <w:t xml:space="preserve"> above</w:t>
      </w:r>
      <w:r w:rsidRPr="00BD5B56">
        <w:rPr>
          <w:rFonts w:ascii="Arial" w:hAnsi="Arial" w:cs="Arial"/>
        </w:rPr>
        <w:t>, as the person ceased to be a producer in January before the start of the 2026/27 assessment year, they will not be a liable producer and will therefore not need to pay a disposal or administration fee in relation to the packaging they supplied in 2025. </w:t>
      </w:r>
    </w:p>
    <w:p w14:paraId="7DB02E00" w14:textId="0945EE81" w:rsidR="000C3411" w:rsidRPr="00BD5B56" w:rsidRDefault="000C3411" w:rsidP="000C3411">
      <w:pPr>
        <w:spacing w:line="276" w:lineRule="auto"/>
        <w:jc w:val="both"/>
        <w:rPr>
          <w:rFonts w:ascii="Arial" w:hAnsi="Arial" w:cs="Arial"/>
        </w:rPr>
      </w:pPr>
      <w:r w:rsidRPr="00692775">
        <w:rPr>
          <w:rFonts w:ascii="Arial" w:hAnsi="Arial" w:cs="Arial"/>
          <w:b/>
          <w:bCs/>
          <w:color w:val="000000" w:themeColor="text1"/>
        </w:rPr>
        <w:t>Please note:</w:t>
      </w:r>
      <w:r w:rsidRPr="00692775">
        <w:rPr>
          <w:rFonts w:ascii="Arial" w:hAnsi="Arial" w:cs="Arial"/>
          <w:color w:val="000000" w:themeColor="text1"/>
        </w:rPr>
        <w:t xml:space="preserve"> </w:t>
      </w:r>
      <w:r w:rsidRPr="00BD5B56">
        <w:rPr>
          <w:rFonts w:ascii="Arial" w:hAnsi="Arial" w:cs="Arial"/>
        </w:rPr>
        <w:t xml:space="preserve">If </w:t>
      </w:r>
      <w:r w:rsidR="007D1775">
        <w:rPr>
          <w:rFonts w:ascii="Arial" w:hAnsi="Arial" w:cs="Arial"/>
        </w:rPr>
        <w:t>a</w:t>
      </w:r>
      <w:r w:rsidRPr="00BD5B56">
        <w:rPr>
          <w:rFonts w:ascii="Arial" w:hAnsi="Arial" w:cs="Arial"/>
        </w:rPr>
        <w:t xml:space="preserve"> person cease</w:t>
      </w:r>
      <w:r w:rsidR="007D1775">
        <w:rPr>
          <w:rFonts w:ascii="Arial" w:hAnsi="Arial" w:cs="Arial"/>
        </w:rPr>
        <w:t>s</w:t>
      </w:r>
      <w:r w:rsidRPr="00BD5B56">
        <w:rPr>
          <w:rFonts w:ascii="Arial" w:hAnsi="Arial" w:cs="Arial"/>
        </w:rPr>
        <w:t xml:space="preserve"> trading due to an i</w:t>
      </w:r>
      <w:r w:rsidRPr="00BD5B56">
        <w:rPr>
          <w:rFonts w:ascii="Arial" w:hAnsi="Arial" w:cs="Arial"/>
          <w:lang w:eastAsia="en-GB"/>
        </w:rPr>
        <w:t>nsolvency event and another person (a second producer) continues with the activities of the first producer, the obligations will be transferred to the second producer in accordance with Regulation 27.</w:t>
      </w:r>
    </w:p>
    <w:p w14:paraId="6DFFD7D4" w14:textId="332BC436" w:rsidR="004F46FD" w:rsidRDefault="00F51E8F" w:rsidP="00E5780D">
      <w:pPr>
        <w:spacing w:line="276" w:lineRule="auto"/>
        <w:jc w:val="both"/>
        <w:rPr>
          <w:rFonts w:ascii="Arial" w:hAnsi="Arial" w:cs="Arial"/>
          <w:lang w:eastAsia="en-GB"/>
        </w:rPr>
      </w:pPr>
      <w:r w:rsidRPr="00BD5B56">
        <w:rPr>
          <w:rFonts w:ascii="Arial" w:hAnsi="Arial" w:cs="Arial"/>
          <w:lang w:eastAsia="en-GB"/>
        </w:rPr>
        <w:t xml:space="preserve">Please note that all enquiries relating to disposal fee calculations should be directed to PackUK at </w:t>
      </w:r>
      <w:hyperlink r:id="rId32" w:history="1">
        <w:r w:rsidRPr="00BD5B56">
          <w:rPr>
            <w:rStyle w:val="Hyperlink"/>
            <w:rFonts w:ascii="Arial" w:eastAsiaTheme="majorEastAsia" w:hAnsi="Arial" w:cs="Arial"/>
            <w:color w:val="auto"/>
          </w:rPr>
          <w:t>EPRCustomerService@defra.gov.uk</w:t>
        </w:r>
      </w:hyperlink>
      <w:r>
        <w:rPr>
          <w:rFonts w:ascii="Arial" w:hAnsi="Arial" w:cs="Arial"/>
          <w:lang w:eastAsia="en-GB"/>
        </w:rPr>
        <w:t>.</w:t>
      </w:r>
    </w:p>
    <w:p w14:paraId="62D82632" w14:textId="77777777" w:rsidR="00333922" w:rsidRPr="00E5780D" w:rsidRDefault="00333922" w:rsidP="00E5780D">
      <w:pPr>
        <w:spacing w:line="276" w:lineRule="auto"/>
        <w:jc w:val="both"/>
        <w:rPr>
          <w:rFonts w:ascii="Arial" w:hAnsi="Arial" w:cs="Arial"/>
          <w:lang w:eastAsia="en-GB"/>
        </w:rPr>
      </w:pPr>
    </w:p>
    <w:p w14:paraId="53BB8AA3" w14:textId="77777777" w:rsidR="00B746A3" w:rsidRPr="004F46FD" w:rsidRDefault="00B746A3" w:rsidP="008D37E6">
      <w:pPr>
        <w:spacing w:line="276" w:lineRule="auto"/>
        <w:jc w:val="both"/>
        <w:rPr>
          <w:rFonts w:ascii="Arial" w:hAnsi="Arial" w:cs="Arial"/>
          <w:lang w:eastAsia="en-GB"/>
        </w:rPr>
      </w:pPr>
    </w:p>
    <w:p w14:paraId="4A2D9D71" w14:textId="28E6546C" w:rsidR="00A36C2A" w:rsidRPr="005463E6" w:rsidRDefault="000114EA" w:rsidP="002F357A">
      <w:pPr>
        <w:pStyle w:val="ListParagraph"/>
        <w:widowControl w:val="0"/>
        <w:numPr>
          <w:ilvl w:val="1"/>
          <w:numId w:val="5"/>
        </w:numPr>
        <w:autoSpaceDE w:val="0"/>
        <w:autoSpaceDN w:val="0"/>
        <w:adjustRightInd w:val="0"/>
        <w:spacing w:line="276" w:lineRule="auto"/>
        <w:jc w:val="both"/>
        <w:rPr>
          <w:rFonts w:ascii="Arial" w:eastAsiaTheme="majorEastAsia" w:hAnsi="Arial" w:cstheme="majorBidi"/>
          <w:b/>
          <w:color w:val="008631"/>
          <w:sz w:val="32"/>
          <w:szCs w:val="32"/>
        </w:rPr>
      </w:pPr>
      <w:bookmarkStart w:id="18" w:name="SmallProducers"/>
      <w:r w:rsidRPr="002F357A">
        <w:rPr>
          <w:rFonts w:ascii="Arial" w:eastAsiaTheme="majorEastAsia" w:hAnsi="Arial" w:cstheme="majorBidi"/>
          <w:b/>
          <w:bCs/>
          <w:color w:val="008631"/>
          <w:sz w:val="32"/>
          <w:szCs w:val="32"/>
        </w:rPr>
        <w:t>Small Producers</w:t>
      </w:r>
    </w:p>
    <w:bookmarkEnd w:id="18"/>
    <w:p w14:paraId="1D5D85E2" w14:textId="62AD274F" w:rsidR="000114EA" w:rsidRPr="00D57164" w:rsidRDefault="000114EA" w:rsidP="000114EA">
      <w:pPr>
        <w:pStyle w:val="pf0"/>
        <w:spacing w:before="240" w:beforeAutospacing="0" w:line="276" w:lineRule="auto"/>
        <w:jc w:val="both"/>
        <w:rPr>
          <w:rFonts w:ascii="Arial" w:hAnsi="Arial" w:cs="Arial"/>
          <w:sz w:val="22"/>
          <w:szCs w:val="22"/>
        </w:rPr>
      </w:pPr>
      <w:r w:rsidRPr="00D57164">
        <w:rPr>
          <w:rFonts w:ascii="Arial" w:hAnsi="Arial" w:cs="Arial"/>
          <w:sz w:val="22"/>
          <w:szCs w:val="22"/>
        </w:rPr>
        <w:t>Where small producers are obligated to report their packaging, the same packaging may also need to be reported by a</w:t>
      </w:r>
      <w:r w:rsidR="00547F8B" w:rsidRPr="00D57164">
        <w:rPr>
          <w:rFonts w:ascii="Arial" w:hAnsi="Arial" w:cs="Arial"/>
          <w:sz w:val="22"/>
          <w:szCs w:val="22"/>
        </w:rPr>
        <w:t xml:space="preserve">nother </w:t>
      </w:r>
      <w:r w:rsidRPr="00D57164">
        <w:rPr>
          <w:rFonts w:ascii="Arial" w:hAnsi="Arial" w:cs="Arial"/>
          <w:sz w:val="22"/>
          <w:szCs w:val="22"/>
        </w:rPr>
        <w:t xml:space="preserve">producer. </w:t>
      </w:r>
      <w:r w:rsidR="00400900" w:rsidRPr="00D57164">
        <w:rPr>
          <w:rFonts w:ascii="Arial" w:hAnsi="Arial" w:cs="Arial"/>
          <w:sz w:val="22"/>
          <w:szCs w:val="22"/>
        </w:rPr>
        <w:t>Where</w:t>
      </w:r>
      <w:r w:rsidRPr="00D57164">
        <w:rPr>
          <w:rFonts w:ascii="Arial" w:hAnsi="Arial" w:cs="Arial"/>
          <w:sz w:val="22"/>
          <w:szCs w:val="22"/>
        </w:rPr>
        <w:t xml:space="preserve"> packaging </w:t>
      </w:r>
      <w:r w:rsidR="002B6ECF" w:rsidRPr="00D57164">
        <w:rPr>
          <w:rFonts w:ascii="Arial" w:hAnsi="Arial" w:cs="Arial"/>
          <w:sz w:val="22"/>
          <w:szCs w:val="22"/>
        </w:rPr>
        <w:t xml:space="preserve">is </w:t>
      </w:r>
      <w:r w:rsidRPr="00D57164">
        <w:rPr>
          <w:rFonts w:ascii="Arial" w:hAnsi="Arial" w:cs="Arial"/>
          <w:sz w:val="22"/>
          <w:szCs w:val="22"/>
        </w:rPr>
        <w:t xml:space="preserve">reported </w:t>
      </w:r>
      <w:r w:rsidR="00D212B6" w:rsidRPr="00D57164">
        <w:rPr>
          <w:rFonts w:ascii="Arial" w:hAnsi="Arial" w:cs="Arial"/>
          <w:sz w:val="22"/>
          <w:szCs w:val="22"/>
        </w:rPr>
        <w:t xml:space="preserve">by both </w:t>
      </w:r>
      <w:r w:rsidR="00ED4443" w:rsidRPr="00D57164">
        <w:rPr>
          <w:rFonts w:ascii="Arial" w:hAnsi="Arial" w:cs="Arial"/>
          <w:sz w:val="22"/>
          <w:szCs w:val="22"/>
        </w:rPr>
        <w:t>a</w:t>
      </w:r>
      <w:r w:rsidR="00D212B6" w:rsidRPr="00D57164">
        <w:rPr>
          <w:rFonts w:ascii="Arial" w:hAnsi="Arial" w:cs="Arial"/>
          <w:sz w:val="22"/>
          <w:szCs w:val="22"/>
        </w:rPr>
        <w:t xml:space="preserve"> small and</w:t>
      </w:r>
      <w:r w:rsidRPr="00D57164">
        <w:rPr>
          <w:rFonts w:ascii="Arial" w:hAnsi="Arial" w:cs="Arial"/>
          <w:sz w:val="22"/>
          <w:szCs w:val="22"/>
        </w:rPr>
        <w:t xml:space="preserve"> large producer</w:t>
      </w:r>
      <w:r w:rsidR="00D212B6" w:rsidRPr="00D57164">
        <w:rPr>
          <w:rFonts w:ascii="Arial" w:hAnsi="Arial" w:cs="Arial"/>
          <w:sz w:val="22"/>
          <w:szCs w:val="22"/>
        </w:rPr>
        <w:t>, only the large p</w:t>
      </w:r>
      <w:r w:rsidR="00A05246" w:rsidRPr="00D57164">
        <w:rPr>
          <w:rFonts w:ascii="Arial" w:hAnsi="Arial" w:cs="Arial"/>
          <w:sz w:val="22"/>
          <w:szCs w:val="22"/>
        </w:rPr>
        <w:t>roducer</w:t>
      </w:r>
      <w:r w:rsidRPr="00D57164">
        <w:rPr>
          <w:rFonts w:ascii="Arial" w:hAnsi="Arial" w:cs="Arial"/>
          <w:sz w:val="22"/>
          <w:szCs w:val="22"/>
        </w:rPr>
        <w:t xml:space="preserve"> will have a recycling obligation and if relevant, a disposal fee.  </w:t>
      </w:r>
    </w:p>
    <w:p w14:paraId="11F2F31F" w14:textId="77777777" w:rsidR="001E3D75" w:rsidRDefault="000114EA" w:rsidP="001E3D75">
      <w:pPr>
        <w:pStyle w:val="pf0"/>
        <w:spacing w:before="0" w:beforeAutospacing="0" w:after="0" w:afterAutospacing="0" w:line="276" w:lineRule="auto"/>
        <w:jc w:val="both"/>
        <w:rPr>
          <w:rFonts w:ascii="Arial" w:hAnsi="Arial" w:cs="Arial"/>
          <w:sz w:val="22"/>
          <w:szCs w:val="22"/>
        </w:rPr>
      </w:pPr>
      <w:r w:rsidRPr="00D57164">
        <w:rPr>
          <w:rFonts w:ascii="Arial" w:hAnsi="Arial" w:cs="Arial"/>
          <w:sz w:val="22"/>
          <w:szCs w:val="22"/>
        </w:rPr>
        <w:t xml:space="preserve">For example, a UK packer/filler who is a large producer, pack/fills goods into packaging on behalf of a brand owner who is a small producer. The brand owner and the packer/filler are both obligated to report the branded packaging, but only the </w:t>
      </w:r>
      <w:r w:rsidR="006E30D3" w:rsidRPr="00D57164">
        <w:rPr>
          <w:rFonts w:ascii="Arial" w:hAnsi="Arial" w:cs="Arial"/>
          <w:sz w:val="22"/>
          <w:szCs w:val="22"/>
        </w:rPr>
        <w:t>large</w:t>
      </w:r>
      <w:r w:rsidR="00A05246" w:rsidRPr="00D57164">
        <w:rPr>
          <w:rFonts w:ascii="Arial" w:hAnsi="Arial" w:cs="Arial"/>
          <w:sz w:val="22"/>
          <w:szCs w:val="22"/>
        </w:rPr>
        <w:t xml:space="preserve"> producer</w:t>
      </w:r>
      <w:r w:rsidR="006E30D3" w:rsidRPr="00D57164">
        <w:rPr>
          <w:rFonts w:ascii="Arial" w:hAnsi="Arial" w:cs="Arial"/>
          <w:sz w:val="22"/>
          <w:szCs w:val="22"/>
        </w:rPr>
        <w:t xml:space="preserve"> </w:t>
      </w:r>
      <w:r w:rsidRPr="00D57164">
        <w:rPr>
          <w:rFonts w:ascii="Arial" w:hAnsi="Arial" w:cs="Arial"/>
          <w:sz w:val="22"/>
          <w:szCs w:val="22"/>
        </w:rPr>
        <w:t>packer/filler will have the recycling obligation (and where relevant disposal fee) in relation to the packaging.</w:t>
      </w:r>
      <w:r w:rsidRPr="00D57164">
        <w:rPr>
          <w:rFonts w:ascii="Arial" w:hAnsi="Arial" w:cs="Arial"/>
          <w:strike/>
          <w:sz w:val="22"/>
          <w:szCs w:val="22"/>
        </w:rPr>
        <w:t xml:space="preserve"> </w:t>
      </w:r>
      <w:r w:rsidRPr="00D57164">
        <w:rPr>
          <w:rFonts w:ascii="Arial" w:hAnsi="Arial" w:cs="Arial"/>
          <w:sz w:val="22"/>
          <w:szCs w:val="22"/>
        </w:rPr>
        <w:t>(Reg</w:t>
      </w:r>
      <w:r w:rsidR="00A91BFB" w:rsidRPr="00D57164">
        <w:rPr>
          <w:rFonts w:ascii="Arial" w:hAnsi="Arial" w:cs="Arial"/>
          <w:sz w:val="22"/>
          <w:szCs w:val="22"/>
        </w:rPr>
        <w:t>ulation</w:t>
      </w:r>
      <w:r w:rsidRPr="00D57164">
        <w:rPr>
          <w:rFonts w:ascii="Arial" w:hAnsi="Arial" w:cs="Arial"/>
          <w:sz w:val="22"/>
          <w:szCs w:val="22"/>
        </w:rPr>
        <w:t xml:space="preserve"> 17(2)(b)</w:t>
      </w:r>
      <w:r w:rsidR="00A91BFB" w:rsidRPr="00D57164">
        <w:rPr>
          <w:rFonts w:ascii="Arial" w:hAnsi="Arial" w:cs="Arial"/>
          <w:sz w:val="22"/>
          <w:szCs w:val="22"/>
        </w:rPr>
        <w:t>)</w:t>
      </w:r>
      <w:r w:rsidRPr="00D57164">
        <w:rPr>
          <w:rFonts w:ascii="Arial" w:hAnsi="Arial" w:cs="Arial"/>
          <w:sz w:val="22"/>
          <w:szCs w:val="22"/>
        </w:rPr>
        <w:t>.</w:t>
      </w:r>
    </w:p>
    <w:p w14:paraId="27E5FE9A" w14:textId="33D51E2A" w:rsidR="000114EA" w:rsidRPr="00D57164" w:rsidRDefault="000114EA" w:rsidP="001E3D75">
      <w:pPr>
        <w:pStyle w:val="pf0"/>
        <w:spacing w:before="0" w:beforeAutospacing="0" w:after="0" w:afterAutospacing="0" w:line="276" w:lineRule="auto"/>
        <w:jc w:val="both"/>
        <w:rPr>
          <w:rFonts w:ascii="Arial" w:hAnsi="Arial" w:cs="Arial"/>
          <w:sz w:val="22"/>
          <w:szCs w:val="22"/>
        </w:rPr>
      </w:pPr>
      <w:r w:rsidRPr="00D57164">
        <w:rPr>
          <w:rFonts w:ascii="Arial" w:hAnsi="Arial" w:cs="Arial"/>
          <w:strike/>
          <w:sz w:val="22"/>
          <w:szCs w:val="22"/>
        </w:rPr>
        <w:t xml:space="preserve"> </w:t>
      </w:r>
    </w:p>
    <w:p w14:paraId="41E2EFC4" w14:textId="77777777" w:rsidR="003262E3" w:rsidRPr="002F357A" w:rsidRDefault="003262E3" w:rsidP="007A6DFC">
      <w:pPr>
        <w:pStyle w:val="NormalWeb"/>
        <w:spacing w:before="0" w:beforeAutospacing="0" w:after="0" w:afterAutospacing="0" w:line="276" w:lineRule="auto"/>
        <w:jc w:val="both"/>
        <w:rPr>
          <w:rFonts w:ascii="Arial" w:hAnsi="Arial" w:cs="Arial"/>
          <w:b/>
          <w:sz w:val="22"/>
          <w:szCs w:val="22"/>
          <w:lang w:val="en-US" w:eastAsia="en-US"/>
        </w:rPr>
      </w:pPr>
    </w:p>
    <w:p w14:paraId="137F621D" w14:textId="77777777" w:rsidR="00C409D9" w:rsidRPr="00F93D6B" w:rsidRDefault="00C409D9" w:rsidP="007A6DFC">
      <w:pPr>
        <w:pStyle w:val="ListParagraph"/>
        <w:spacing w:line="276" w:lineRule="auto"/>
        <w:jc w:val="both"/>
        <w:rPr>
          <w:rFonts w:ascii="Arial" w:eastAsiaTheme="minorHAnsi" w:hAnsi="Arial" w:cs="Arial"/>
          <w:sz w:val="22"/>
          <w:szCs w:val="22"/>
          <w:lang w:val="en-GB"/>
        </w:rPr>
      </w:pPr>
    </w:p>
    <w:p w14:paraId="0A389CA3" w14:textId="266DDACB" w:rsidR="00596373" w:rsidRDefault="00C409D9" w:rsidP="009C67F6">
      <w:pPr>
        <w:pStyle w:val="ListParagraph"/>
        <w:widowControl w:val="0"/>
        <w:numPr>
          <w:ilvl w:val="1"/>
          <w:numId w:val="5"/>
        </w:numPr>
        <w:autoSpaceDE w:val="0"/>
        <w:autoSpaceDN w:val="0"/>
        <w:adjustRightInd w:val="0"/>
        <w:spacing w:line="276" w:lineRule="auto"/>
        <w:jc w:val="both"/>
        <w:rPr>
          <w:rFonts w:ascii="Arial" w:eastAsiaTheme="majorEastAsia" w:hAnsi="Arial" w:cstheme="majorBidi"/>
          <w:b/>
          <w:color w:val="008631"/>
          <w:sz w:val="32"/>
          <w:szCs w:val="32"/>
        </w:rPr>
      </w:pPr>
      <w:bookmarkStart w:id="19" w:name="Pt2_ProdDataReporting"/>
      <w:r w:rsidRPr="006E4D71">
        <w:rPr>
          <w:rFonts w:ascii="Arial" w:eastAsiaTheme="majorEastAsia" w:hAnsi="Arial" w:cstheme="majorBidi"/>
          <w:b/>
          <w:color w:val="008631"/>
          <w:sz w:val="32"/>
          <w:szCs w:val="32"/>
        </w:rPr>
        <w:t>Producer data reporting</w:t>
      </w:r>
    </w:p>
    <w:bookmarkEnd w:id="19"/>
    <w:p w14:paraId="0CF61C44" w14:textId="77777777" w:rsidR="00040E51" w:rsidRPr="00040E51" w:rsidRDefault="00040E51" w:rsidP="007A6DFC">
      <w:pPr>
        <w:pStyle w:val="NormalWeb"/>
        <w:spacing w:before="0" w:beforeAutospacing="0" w:after="0" w:afterAutospacing="0" w:line="276" w:lineRule="auto"/>
        <w:jc w:val="both"/>
        <w:rPr>
          <w:rFonts w:ascii="Arial" w:hAnsi="Arial" w:cs="Arial"/>
          <w:b/>
          <w:bCs/>
        </w:rPr>
      </w:pPr>
    </w:p>
    <w:p w14:paraId="5DC11A76" w14:textId="0B3B0E88" w:rsidR="006B3C3A" w:rsidRDefault="00F61710" w:rsidP="6656F8AB">
      <w:pPr>
        <w:pStyle w:val="NormalWeb"/>
        <w:spacing w:before="0" w:beforeAutospacing="0" w:after="0" w:afterAutospacing="0" w:line="276" w:lineRule="auto"/>
        <w:jc w:val="both"/>
        <w:rPr>
          <w:rFonts w:ascii="Arial" w:eastAsiaTheme="minorEastAsia" w:hAnsi="Arial" w:cs="Arial"/>
          <w:sz w:val="22"/>
          <w:szCs w:val="22"/>
          <w:lang w:eastAsia="en-US"/>
        </w:rPr>
      </w:pPr>
      <w:r w:rsidRPr="6656F8AB">
        <w:rPr>
          <w:rFonts w:ascii="Arial" w:eastAsiaTheme="minorEastAsia" w:hAnsi="Arial" w:cs="Arial"/>
          <w:sz w:val="22"/>
          <w:szCs w:val="22"/>
          <w:lang w:eastAsia="en-US"/>
        </w:rPr>
        <w:t xml:space="preserve">To submit packaging data, </w:t>
      </w:r>
      <w:r w:rsidR="00B527A8" w:rsidRPr="6656F8AB">
        <w:rPr>
          <w:rFonts w:ascii="Arial" w:eastAsiaTheme="minorEastAsia" w:hAnsi="Arial" w:cs="Arial"/>
          <w:sz w:val="22"/>
          <w:szCs w:val="22"/>
          <w:lang w:eastAsia="en-US"/>
        </w:rPr>
        <w:t xml:space="preserve">all </w:t>
      </w:r>
      <w:r w:rsidR="007A5EDB" w:rsidRPr="6656F8AB">
        <w:rPr>
          <w:rFonts w:ascii="Arial" w:eastAsiaTheme="minorEastAsia" w:hAnsi="Arial" w:cs="Arial"/>
          <w:sz w:val="22"/>
          <w:szCs w:val="22"/>
          <w:lang w:eastAsia="en-US"/>
        </w:rPr>
        <w:t>producers must</w:t>
      </w:r>
      <w:r w:rsidRPr="6656F8AB">
        <w:rPr>
          <w:rFonts w:ascii="Arial" w:eastAsiaTheme="minorEastAsia" w:hAnsi="Arial" w:cs="Arial"/>
          <w:sz w:val="22"/>
          <w:szCs w:val="22"/>
          <w:lang w:eastAsia="en-US"/>
        </w:rPr>
        <w:t xml:space="preserve"> create an account </w:t>
      </w:r>
      <w:r w:rsidR="00D07628" w:rsidRPr="6656F8AB">
        <w:rPr>
          <w:rFonts w:ascii="Arial" w:eastAsiaTheme="minorEastAsia" w:hAnsi="Arial" w:cs="Arial"/>
          <w:sz w:val="22"/>
          <w:szCs w:val="22"/>
          <w:lang w:eastAsia="en-US"/>
        </w:rPr>
        <w:t xml:space="preserve">on </w:t>
      </w:r>
      <w:r w:rsidR="006B31A6" w:rsidRPr="6656F8AB">
        <w:rPr>
          <w:rFonts w:ascii="Arial" w:eastAsiaTheme="minorEastAsia" w:hAnsi="Arial" w:cs="Arial"/>
          <w:sz w:val="22"/>
          <w:szCs w:val="22"/>
          <w:lang w:eastAsia="en-US"/>
        </w:rPr>
        <w:t xml:space="preserve">the </w:t>
      </w:r>
      <w:r w:rsidR="001B5D40" w:rsidRPr="6656F8AB">
        <w:rPr>
          <w:rFonts w:ascii="Arial" w:eastAsiaTheme="minorEastAsia" w:hAnsi="Arial" w:cs="Arial"/>
          <w:sz w:val="22"/>
          <w:szCs w:val="22"/>
          <w:lang w:eastAsia="en-US"/>
        </w:rPr>
        <w:t xml:space="preserve">Government’s Report Packaging Data (RPD) </w:t>
      </w:r>
      <w:r w:rsidRPr="6656F8AB">
        <w:rPr>
          <w:rFonts w:ascii="Arial" w:eastAsiaTheme="minorEastAsia" w:hAnsi="Arial" w:cs="Arial"/>
          <w:sz w:val="22"/>
          <w:szCs w:val="22"/>
          <w:lang w:eastAsia="en-US"/>
        </w:rPr>
        <w:t>service</w:t>
      </w:r>
      <w:r w:rsidR="001B5D40" w:rsidRPr="6656F8AB">
        <w:rPr>
          <w:rFonts w:ascii="Arial" w:eastAsiaTheme="minorEastAsia" w:hAnsi="Arial" w:cs="Arial"/>
          <w:sz w:val="22"/>
          <w:szCs w:val="22"/>
          <w:lang w:eastAsia="en-US"/>
        </w:rPr>
        <w:t>.</w:t>
      </w:r>
      <w:r w:rsidR="72661789" w:rsidRPr="6656F8AB">
        <w:rPr>
          <w:rFonts w:ascii="Arial" w:eastAsiaTheme="minorEastAsia" w:hAnsi="Arial" w:cs="Arial"/>
          <w:sz w:val="22"/>
          <w:szCs w:val="22"/>
          <w:lang w:eastAsia="en-US"/>
        </w:rPr>
        <w:t xml:space="preserve"> </w:t>
      </w:r>
    </w:p>
    <w:p w14:paraId="4034D0FB" w14:textId="77777777" w:rsidR="009F503F" w:rsidRDefault="009F503F" w:rsidP="007A6DFC">
      <w:pPr>
        <w:pStyle w:val="NormalWeb"/>
        <w:spacing w:before="0" w:beforeAutospacing="0" w:after="0" w:afterAutospacing="0" w:line="276" w:lineRule="auto"/>
        <w:jc w:val="both"/>
        <w:rPr>
          <w:rFonts w:ascii="Arial" w:eastAsiaTheme="minorHAnsi" w:hAnsi="Arial" w:cs="Arial"/>
          <w:sz w:val="22"/>
          <w:szCs w:val="22"/>
          <w:lang w:eastAsia="en-US"/>
        </w:rPr>
      </w:pPr>
    </w:p>
    <w:p w14:paraId="3140B126" w14:textId="51B3C0CC" w:rsidR="00E06F29" w:rsidRPr="002F357A" w:rsidRDefault="1956C11E" w:rsidP="00F84700">
      <w:pPr>
        <w:pStyle w:val="NormalWeb"/>
        <w:numPr>
          <w:ilvl w:val="0"/>
          <w:numId w:val="52"/>
        </w:numPr>
        <w:spacing w:before="0" w:beforeAutospacing="0" w:after="0" w:afterAutospacing="0" w:line="276" w:lineRule="auto"/>
        <w:ind w:left="360"/>
        <w:jc w:val="both"/>
        <w:rPr>
          <w:rFonts w:ascii="Arial" w:eastAsiaTheme="minorEastAsia" w:hAnsi="Arial" w:cs="Arial"/>
          <w:sz w:val="22"/>
          <w:szCs w:val="22"/>
          <w:lang w:eastAsia="en-US"/>
        </w:rPr>
      </w:pPr>
      <w:r w:rsidRPr="00767E78">
        <w:rPr>
          <w:rFonts w:ascii="Arial" w:eastAsiaTheme="minorEastAsia" w:hAnsi="Arial" w:cs="Arial"/>
          <w:bCs/>
          <w:sz w:val="22"/>
          <w:szCs w:val="22"/>
          <w:lang w:eastAsia="en-US"/>
        </w:rPr>
        <w:t xml:space="preserve">All producers </w:t>
      </w:r>
      <w:r w:rsidR="00B24607">
        <w:rPr>
          <w:rFonts w:ascii="Arial" w:eastAsiaTheme="minorEastAsia" w:hAnsi="Arial" w:cs="Arial"/>
          <w:bCs/>
          <w:sz w:val="22"/>
          <w:szCs w:val="22"/>
          <w:lang w:eastAsia="en-US"/>
        </w:rPr>
        <w:t xml:space="preserve">must </w:t>
      </w:r>
      <w:r w:rsidRPr="00767E78">
        <w:rPr>
          <w:rFonts w:ascii="Arial" w:eastAsiaTheme="minorEastAsia" w:hAnsi="Arial" w:cs="Arial"/>
          <w:bCs/>
          <w:sz w:val="22"/>
          <w:szCs w:val="22"/>
          <w:lang w:eastAsia="en-US"/>
        </w:rPr>
        <w:t xml:space="preserve">create an </w:t>
      </w:r>
      <w:r w:rsidR="00AA5420" w:rsidRPr="00767E78">
        <w:rPr>
          <w:rFonts w:ascii="Arial" w:eastAsiaTheme="minorEastAsia" w:hAnsi="Arial" w:cs="Arial"/>
          <w:bCs/>
          <w:sz w:val="22"/>
          <w:szCs w:val="22"/>
          <w:lang w:eastAsia="en-US"/>
        </w:rPr>
        <w:t xml:space="preserve">RPD </w:t>
      </w:r>
      <w:r w:rsidRPr="00767E78">
        <w:rPr>
          <w:rFonts w:ascii="Arial" w:eastAsiaTheme="minorEastAsia" w:hAnsi="Arial" w:cs="Arial"/>
          <w:bCs/>
          <w:sz w:val="22"/>
          <w:szCs w:val="22"/>
          <w:lang w:eastAsia="en-US"/>
        </w:rPr>
        <w:t>account</w:t>
      </w:r>
      <w:r w:rsidR="00AA5420" w:rsidRPr="00767E78">
        <w:rPr>
          <w:rFonts w:ascii="Arial" w:eastAsiaTheme="minorEastAsia" w:hAnsi="Arial" w:cs="Arial"/>
          <w:bCs/>
          <w:sz w:val="22"/>
          <w:szCs w:val="22"/>
          <w:lang w:eastAsia="en-US"/>
        </w:rPr>
        <w:t>,</w:t>
      </w:r>
      <w:r w:rsidRPr="00767E78">
        <w:rPr>
          <w:rFonts w:ascii="Arial" w:eastAsiaTheme="minorEastAsia" w:hAnsi="Arial" w:cs="Arial"/>
          <w:bCs/>
          <w:sz w:val="22"/>
          <w:szCs w:val="22"/>
          <w:lang w:eastAsia="en-US"/>
        </w:rPr>
        <w:t xml:space="preserve"> </w:t>
      </w:r>
      <w:r w:rsidRPr="004152BC">
        <w:rPr>
          <w:rFonts w:ascii="Arial" w:eastAsiaTheme="minorEastAsia" w:hAnsi="Arial" w:cs="Arial"/>
          <w:bCs/>
          <w:sz w:val="22"/>
          <w:szCs w:val="22"/>
          <w:u w:val="single"/>
          <w:lang w:eastAsia="en-US"/>
        </w:rPr>
        <w:t>even if they are a member of a compliance scheme.</w:t>
      </w:r>
    </w:p>
    <w:p w14:paraId="667050B0" w14:textId="77777777" w:rsidR="00274415" w:rsidRPr="002F357A" w:rsidRDefault="00274415" w:rsidP="00F84700">
      <w:pPr>
        <w:pStyle w:val="NormalWeb"/>
        <w:spacing w:before="0" w:beforeAutospacing="0" w:after="0" w:afterAutospacing="0" w:line="276" w:lineRule="auto"/>
        <w:ind w:left="360"/>
        <w:jc w:val="both"/>
        <w:rPr>
          <w:rFonts w:ascii="Arial" w:eastAsiaTheme="minorEastAsia" w:hAnsi="Arial" w:cs="Arial"/>
          <w:sz w:val="22"/>
          <w:szCs w:val="22"/>
          <w:lang w:eastAsia="en-US"/>
        </w:rPr>
      </w:pPr>
    </w:p>
    <w:p w14:paraId="50AB1E39" w14:textId="372C11C4" w:rsidR="00482140" w:rsidRPr="00D57164" w:rsidRDefault="00274415" w:rsidP="00F84700">
      <w:pPr>
        <w:pStyle w:val="NormalWeb"/>
        <w:numPr>
          <w:ilvl w:val="0"/>
          <w:numId w:val="52"/>
        </w:numPr>
        <w:spacing w:before="0" w:beforeAutospacing="0" w:after="0" w:afterAutospacing="0" w:line="276" w:lineRule="auto"/>
        <w:ind w:left="360"/>
        <w:jc w:val="both"/>
        <w:rPr>
          <w:rFonts w:ascii="Arial" w:eastAsiaTheme="minorEastAsia" w:hAnsi="Arial" w:cs="Arial"/>
          <w:sz w:val="22"/>
          <w:szCs w:val="22"/>
          <w:lang w:eastAsia="en-US"/>
        </w:rPr>
      </w:pPr>
      <w:r w:rsidRPr="00D57164">
        <w:rPr>
          <w:rFonts w:ascii="Arial" w:eastAsiaTheme="minorEastAsia" w:hAnsi="Arial" w:cs="Arial"/>
          <w:bCs/>
          <w:sz w:val="22"/>
          <w:szCs w:val="22"/>
          <w:lang w:eastAsia="en-US"/>
        </w:rPr>
        <w:t xml:space="preserve">Producers </w:t>
      </w:r>
      <w:r w:rsidR="000D57CE" w:rsidRPr="00D57164">
        <w:rPr>
          <w:rFonts w:ascii="Arial" w:eastAsiaTheme="minorEastAsia" w:hAnsi="Arial" w:cs="Arial"/>
          <w:bCs/>
          <w:sz w:val="22"/>
          <w:szCs w:val="22"/>
          <w:lang w:eastAsia="en-US"/>
        </w:rPr>
        <w:t>only need to create an account once</w:t>
      </w:r>
      <w:r w:rsidRPr="00D57164">
        <w:rPr>
          <w:rFonts w:ascii="Arial" w:eastAsiaTheme="minorEastAsia" w:hAnsi="Arial" w:cs="Arial"/>
          <w:bCs/>
          <w:sz w:val="22"/>
          <w:szCs w:val="22"/>
          <w:lang w:eastAsia="en-US"/>
        </w:rPr>
        <w:t xml:space="preserve">. </w:t>
      </w:r>
      <w:r w:rsidR="004C6EF9" w:rsidRPr="00D57164">
        <w:rPr>
          <w:rFonts w:ascii="Arial" w:eastAsiaTheme="minorEastAsia" w:hAnsi="Arial" w:cs="Arial"/>
          <w:bCs/>
          <w:sz w:val="22"/>
          <w:szCs w:val="22"/>
          <w:lang w:eastAsia="en-US"/>
        </w:rPr>
        <w:t>The same account can be used</w:t>
      </w:r>
      <w:r w:rsidR="00333E7E" w:rsidRPr="00D57164">
        <w:rPr>
          <w:rFonts w:ascii="Arial" w:eastAsiaTheme="minorEastAsia" w:hAnsi="Arial" w:cs="Arial"/>
          <w:bCs/>
          <w:sz w:val="22"/>
          <w:szCs w:val="22"/>
          <w:lang w:eastAsia="en-US"/>
        </w:rPr>
        <w:t xml:space="preserve"> </w:t>
      </w:r>
      <w:r w:rsidR="007F7BA7" w:rsidRPr="00D57164">
        <w:rPr>
          <w:rFonts w:ascii="Arial" w:eastAsiaTheme="minorEastAsia" w:hAnsi="Arial" w:cs="Arial"/>
          <w:bCs/>
          <w:sz w:val="22"/>
          <w:szCs w:val="22"/>
          <w:lang w:eastAsia="en-US"/>
        </w:rPr>
        <w:t xml:space="preserve">for </w:t>
      </w:r>
      <w:r w:rsidR="00BC6B80" w:rsidRPr="00D57164">
        <w:rPr>
          <w:rFonts w:ascii="Arial" w:eastAsiaTheme="minorEastAsia" w:hAnsi="Arial" w:cs="Arial"/>
          <w:bCs/>
          <w:sz w:val="22"/>
          <w:szCs w:val="22"/>
          <w:lang w:eastAsia="en-US"/>
        </w:rPr>
        <w:t>subsequent</w:t>
      </w:r>
      <w:r w:rsidR="007F7BA7" w:rsidRPr="00D57164">
        <w:rPr>
          <w:rFonts w:ascii="Arial" w:eastAsiaTheme="minorEastAsia" w:hAnsi="Arial" w:cs="Arial"/>
          <w:bCs/>
          <w:sz w:val="22"/>
          <w:szCs w:val="22"/>
          <w:lang w:eastAsia="en-US"/>
        </w:rPr>
        <w:t xml:space="preserve"> submission</w:t>
      </w:r>
      <w:r w:rsidR="00BC6B80" w:rsidRPr="00D57164">
        <w:rPr>
          <w:rFonts w:ascii="Arial" w:eastAsiaTheme="minorEastAsia" w:hAnsi="Arial" w:cs="Arial"/>
          <w:bCs/>
          <w:sz w:val="22"/>
          <w:szCs w:val="22"/>
          <w:lang w:eastAsia="en-US"/>
        </w:rPr>
        <w:t>s</w:t>
      </w:r>
      <w:r w:rsidR="004C6EF9" w:rsidRPr="00D57164">
        <w:rPr>
          <w:rFonts w:ascii="Arial" w:eastAsiaTheme="minorEastAsia" w:hAnsi="Arial" w:cs="Arial"/>
          <w:bCs/>
          <w:sz w:val="22"/>
          <w:szCs w:val="22"/>
          <w:lang w:eastAsia="en-US"/>
        </w:rPr>
        <w:t>.</w:t>
      </w:r>
    </w:p>
    <w:p w14:paraId="6314747B" w14:textId="5E7B2A88" w:rsidR="00FD0D6B" w:rsidRPr="00D57164" w:rsidRDefault="00FD0D6B" w:rsidP="00F84700">
      <w:pPr>
        <w:pStyle w:val="NormalWeb"/>
        <w:spacing w:before="0" w:beforeAutospacing="0" w:after="0" w:afterAutospacing="0" w:line="276" w:lineRule="auto"/>
        <w:ind w:left="360" w:firstLine="60"/>
        <w:jc w:val="both"/>
        <w:rPr>
          <w:rStyle w:val="cf01"/>
          <w:rFonts w:ascii="Arial" w:eastAsiaTheme="majorEastAsia" w:hAnsi="Arial" w:cs="Arial"/>
          <w:sz w:val="22"/>
          <w:szCs w:val="22"/>
        </w:rPr>
      </w:pPr>
    </w:p>
    <w:p w14:paraId="58C9E0B2" w14:textId="4F471C6C" w:rsidR="00251820" w:rsidRPr="00D57164" w:rsidRDefault="447BB7C9" w:rsidP="00F84700">
      <w:pPr>
        <w:pStyle w:val="NormalWeb"/>
        <w:numPr>
          <w:ilvl w:val="0"/>
          <w:numId w:val="52"/>
        </w:numPr>
        <w:spacing w:before="0" w:beforeAutospacing="0" w:after="0" w:afterAutospacing="0" w:line="276" w:lineRule="auto"/>
        <w:ind w:left="360"/>
        <w:jc w:val="both"/>
        <w:rPr>
          <w:rStyle w:val="cf01"/>
          <w:rFonts w:ascii="Arial" w:eastAsiaTheme="majorEastAsia" w:hAnsi="Arial" w:cs="Arial"/>
          <w:sz w:val="22"/>
          <w:szCs w:val="22"/>
        </w:rPr>
      </w:pPr>
      <w:r w:rsidRPr="00D57164">
        <w:rPr>
          <w:rFonts w:ascii="Arial" w:eastAsiaTheme="minorEastAsia" w:hAnsi="Arial" w:cs="Arial"/>
          <w:sz w:val="22"/>
          <w:szCs w:val="22"/>
          <w:lang w:eastAsia="en-US"/>
        </w:rPr>
        <w:t>A producer’s</w:t>
      </w:r>
      <w:r w:rsidR="00A6172A" w:rsidRPr="00D57164">
        <w:rPr>
          <w:rFonts w:ascii="Arial" w:eastAsiaTheme="minorEastAsia" w:hAnsi="Arial" w:cs="Arial"/>
          <w:sz w:val="22"/>
          <w:szCs w:val="22"/>
          <w:lang w:eastAsia="en-US"/>
        </w:rPr>
        <w:t xml:space="preserve"> </w:t>
      </w:r>
      <w:r w:rsidR="00651DFD" w:rsidRPr="00D57164">
        <w:rPr>
          <w:rFonts w:ascii="Arial" w:eastAsiaTheme="minorEastAsia" w:hAnsi="Arial" w:cs="Arial"/>
          <w:sz w:val="22"/>
          <w:szCs w:val="22"/>
          <w:lang w:eastAsia="en-US"/>
        </w:rPr>
        <w:t>application</w:t>
      </w:r>
      <w:r w:rsidR="568BDF09" w:rsidRPr="00D57164">
        <w:rPr>
          <w:rFonts w:ascii="Arial" w:eastAsiaTheme="minorEastAsia" w:hAnsi="Arial" w:cs="Arial"/>
          <w:sz w:val="22"/>
          <w:szCs w:val="22"/>
          <w:lang w:eastAsia="en-US"/>
        </w:rPr>
        <w:t xml:space="preserve"> </w:t>
      </w:r>
      <w:r w:rsidR="00285D51" w:rsidRPr="00D57164">
        <w:rPr>
          <w:rFonts w:ascii="Arial" w:eastAsiaTheme="minorEastAsia" w:hAnsi="Arial" w:cs="Arial"/>
          <w:sz w:val="22"/>
          <w:szCs w:val="22"/>
          <w:lang w:eastAsia="en-US"/>
        </w:rPr>
        <w:t xml:space="preserve">to the Regulator </w:t>
      </w:r>
      <w:r w:rsidR="454A9C96" w:rsidRPr="00D57164">
        <w:rPr>
          <w:rFonts w:ascii="Arial" w:eastAsiaTheme="minorEastAsia" w:hAnsi="Arial" w:cs="Arial"/>
          <w:sz w:val="22"/>
          <w:szCs w:val="22"/>
          <w:lang w:eastAsia="en-US"/>
        </w:rPr>
        <w:t xml:space="preserve">for </w:t>
      </w:r>
      <w:r w:rsidR="568BDF09" w:rsidRPr="00D57164">
        <w:rPr>
          <w:rFonts w:ascii="Arial" w:eastAsiaTheme="minorEastAsia" w:hAnsi="Arial" w:cs="Arial"/>
          <w:sz w:val="22"/>
          <w:szCs w:val="22"/>
          <w:lang w:eastAsia="en-US"/>
        </w:rPr>
        <w:t xml:space="preserve">an approved person </w:t>
      </w:r>
      <w:r w:rsidR="0B3F0082" w:rsidRPr="00D57164">
        <w:rPr>
          <w:rFonts w:ascii="Arial" w:eastAsiaTheme="minorEastAsia" w:hAnsi="Arial" w:cs="Arial"/>
          <w:sz w:val="22"/>
          <w:szCs w:val="22"/>
          <w:lang w:eastAsia="en-US"/>
        </w:rPr>
        <w:t xml:space="preserve">to be </w:t>
      </w:r>
      <w:r w:rsidR="7A2C5CBE" w:rsidRPr="00D57164">
        <w:rPr>
          <w:rFonts w:ascii="Arial" w:eastAsiaTheme="minorEastAsia" w:hAnsi="Arial" w:cs="Arial"/>
          <w:sz w:val="22"/>
          <w:szCs w:val="22"/>
          <w:lang w:eastAsia="en-US"/>
        </w:rPr>
        <w:t>assessed</w:t>
      </w:r>
      <w:r w:rsidR="0B3F0082" w:rsidRPr="00D57164">
        <w:rPr>
          <w:rFonts w:ascii="Arial" w:eastAsiaTheme="minorEastAsia" w:hAnsi="Arial" w:cs="Arial"/>
          <w:sz w:val="22"/>
          <w:szCs w:val="22"/>
          <w:lang w:eastAsia="en-US"/>
        </w:rPr>
        <w:t xml:space="preserve"> </w:t>
      </w:r>
      <w:r w:rsidR="00651DFD" w:rsidRPr="00D57164">
        <w:rPr>
          <w:rFonts w:ascii="Arial" w:eastAsiaTheme="minorEastAsia" w:hAnsi="Arial" w:cs="Arial"/>
          <w:sz w:val="22"/>
          <w:szCs w:val="22"/>
          <w:lang w:eastAsia="en-US"/>
        </w:rPr>
        <w:t xml:space="preserve">is </w:t>
      </w:r>
      <w:r w:rsidR="00597E75" w:rsidRPr="00D57164">
        <w:rPr>
          <w:rFonts w:ascii="Arial" w:eastAsiaTheme="minorEastAsia" w:hAnsi="Arial" w:cs="Arial"/>
          <w:sz w:val="22"/>
          <w:szCs w:val="22"/>
          <w:lang w:eastAsia="en-US"/>
        </w:rPr>
        <w:t xml:space="preserve">submitted </w:t>
      </w:r>
      <w:r w:rsidR="00FC7A14" w:rsidRPr="00D57164">
        <w:rPr>
          <w:rFonts w:ascii="Arial" w:eastAsiaTheme="minorEastAsia" w:hAnsi="Arial" w:cs="Arial"/>
          <w:sz w:val="22"/>
          <w:szCs w:val="22"/>
          <w:lang w:eastAsia="en-US"/>
        </w:rPr>
        <w:t>via the RPD system</w:t>
      </w:r>
      <w:r w:rsidR="00217B5A" w:rsidRPr="00D57164">
        <w:rPr>
          <w:rFonts w:ascii="Arial" w:eastAsiaTheme="minorEastAsia" w:hAnsi="Arial" w:cs="Arial"/>
          <w:sz w:val="22"/>
          <w:szCs w:val="22"/>
          <w:lang w:eastAsia="en-US"/>
        </w:rPr>
        <w:t xml:space="preserve"> following </w:t>
      </w:r>
      <w:r w:rsidR="568BDF09" w:rsidRPr="00D57164">
        <w:rPr>
          <w:rFonts w:ascii="Arial" w:eastAsiaTheme="minorEastAsia" w:hAnsi="Arial" w:cs="Arial"/>
          <w:sz w:val="22"/>
          <w:szCs w:val="22"/>
          <w:lang w:eastAsia="en-US"/>
        </w:rPr>
        <w:t xml:space="preserve">the </w:t>
      </w:r>
      <w:r w:rsidR="699C55BA" w:rsidRPr="00D57164">
        <w:rPr>
          <w:rFonts w:ascii="Arial" w:eastAsiaTheme="minorEastAsia" w:hAnsi="Arial" w:cs="Arial"/>
          <w:sz w:val="22"/>
          <w:szCs w:val="22"/>
          <w:lang w:eastAsia="en-US"/>
        </w:rPr>
        <w:t xml:space="preserve">creation </w:t>
      </w:r>
      <w:r w:rsidR="00217B5A" w:rsidRPr="00D57164">
        <w:rPr>
          <w:rFonts w:ascii="Arial" w:eastAsiaTheme="minorEastAsia" w:hAnsi="Arial" w:cs="Arial"/>
          <w:sz w:val="22"/>
          <w:szCs w:val="22"/>
          <w:lang w:eastAsia="en-US"/>
        </w:rPr>
        <w:t>of the RPD account</w:t>
      </w:r>
      <w:r w:rsidR="003A4217" w:rsidRPr="00D57164">
        <w:rPr>
          <w:rFonts w:ascii="Arial" w:eastAsiaTheme="minorEastAsia" w:hAnsi="Arial" w:cs="Arial"/>
          <w:sz w:val="22"/>
          <w:szCs w:val="22"/>
          <w:lang w:eastAsia="en-US"/>
        </w:rPr>
        <w:t>.</w:t>
      </w:r>
      <w:r w:rsidR="009F7972" w:rsidRPr="00D57164">
        <w:rPr>
          <w:rFonts w:ascii="Arial" w:eastAsiaTheme="minorEastAsia" w:hAnsi="Arial" w:cs="Arial"/>
          <w:sz w:val="22"/>
          <w:szCs w:val="22"/>
          <w:lang w:eastAsia="en-US"/>
        </w:rPr>
        <w:t xml:space="preserve"> </w:t>
      </w:r>
      <w:r w:rsidR="003A4217" w:rsidRPr="00D57164">
        <w:rPr>
          <w:rFonts w:ascii="Arial" w:eastAsiaTheme="minorEastAsia" w:hAnsi="Arial" w:cs="Arial"/>
          <w:sz w:val="22"/>
          <w:szCs w:val="22"/>
          <w:lang w:eastAsia="en-US"/>
        </w:rPr>
        <w:t>T</w:t>
      </w:r>
      <w:r w:rsidR="009F7972" w:rsidRPr="00D57164">
        <w:rPr>
          <w:rStyle w:val="cf01"/>
          <w:rFonts w:ascii="Arial" w:eastAsiaTheme="majorEastAsia" w:hAnsi="Arial" w:cs="Arial"/>
          <w:sz w:val="22"/>
          <w:szCs w:val="22"/>
        </w:rPr>
        <w:t xml:space="preserve">he person who creates the account on RPD must </w:t>
      </w:r>
      <w:r w:rsidR="43DBC9B7" w:rsidRPr="00D57164">
        <w:rPr>
          <w:rStyle w:val="cf01"/>
          <w:rFonts w:ascii="Arial" w:eastAsiaTheme="majorEastAsia" w:hAnsi="Arial" w:cs="Arial"/>
          <w:sz w:val="22"/>
          <w:szCs w:val="22"/>
        </w:rPr>
        <w:t xml:space="preserve">be the individual who is proposed as the </w:t>
      </w:r>
      <w:r w:rsidR="009F7972" w:rsidRPr="00D57164">
        <w:rPr>
          <w:rStyle w:val="cf01"/>
          <w:rFonts w:ascii="Arial" w:eastAsiaTheme="majorEastAsia" w:hAnsi="Arial" w:cs="Arial"/>
          <w:sz w:val="22"/>
          <w:szCs w:val="22"/>
        </w:rPr>
        <w:t>approved person.</w:t>
      </w:r>
      <w:r w:rsidR="007F7BA7" w:rsidRPr="00D57164">
        <w:rPr>
          <w:rStyle w:val="cf01"/>
          <w:rFonts w:ascii="Arial" w:eastAsiaTheme="majorEastAsia" w:hAnsi="Arial" w:cs="Arial"/>
          <w:sz w:val="22"/>
          <w:szCs w:val="22"/>
        </w:rPr>
        <w:t xml:space="preserve"> </w:t>
      </w:r>
    </w:p>
    <w:p w14:paraId="41ACF9F0" w14:textId="77777777" w:rsidR="00035A0B" w:rsidRPr="00D57164" w:rsidRDefault="00035A0B" w:rsidP="00F84700">
      <w:pPr>
        <w:pStyle w:val="NormalWeb"/>
        <w:spacing w:before="0" w:beforeAutospacing="0" w:after="0" w:afterAutospacing="0" w:line="276" w:lineRule="auto"/>
        <w:ind w:left="360"/>
        <w:jc w:val="both"/>
        <w:rPr>
          <w:rStyle w:val="cf01"/>
          <w:rFonts w:ascii="Arial" w:eastAsiaTheme="majorEastAsia" w:hAnsi="Arial" w:cs="Arial"/>
          <w:sz w:val="22"/>
          <w:szCs w:val="22"/>
        </w:rPr>
      </w:pPr>
    </w:p>
    <w:p w14:paraId="6780787E" w14:textId="1B346393" w:rsidR="008F1132" w:rsidRDefault="00BB47CE" w:rsidP="00F84700">
      <w:pPr>
        <w:pStyle w:val="NormalWeb"/>
        <w:numPr>
          <w:ilvl w:val="0"/>
          <w:numId w:val="52"/>
        </w:numPr>
        <w:spacing w:before="0" w:beforeAutospacing="0" w:after="0" w:afterAutospacing="0" w:line="276" w:lineRule="auto"/>
        <w:ind w:left="360"/>
        <w:jc w:val="both"/>
        <w:rPr>
          <w:rStyle w:val="cf01"/>
          <w:rFonts w:ascii="Arial" w:eastAsiaTheme="minorEastAsia" w:hAnsi="Arial" w:cs="Arial"/>
          <w:sz w:val="22"/>
          <w:szCs w:val="22"/>
          <w:lang w:eastAsia="en-US"/>
        </w:rPr>
      </w:pPr>
      <w:r>
        <w:rPr>
          <w:rStyle w:val="cf01"/>
          <w:rFonts w:ascii="Arial" w:eastAsiaTheme="minorEastAsia" w:hAnsi="Arial" w:cs="Arial"/>
          <w:sz w:val="22"/>
          <w:szCs w:val="22"/>
          <w:lang w:eastAsia="en-US"/>
        </w:rPr>
        <w:t xml:space="preserve">If </w:t>
      </w:r>
      <w:r w:rsidR="35E440EF" w:rsidRPr="1CAA2970">
        <w:rPr>
          <w:rStyle w:val="cf01"/>
          <w:rFonts w:ascii="Arial" w:eastAsiaTheme="minorEastAsia" w:hAnsi="Arial" w:cs="Arial"/>
          <w:sz w:val="22"/>
          <w:szCs w:val="22"/>
          <w:lang w:eastAsia="en-US"/>
        </w:rPr>
        <w:t xml:space="preserve">an </w:t>
      </w:r>
      <w:r w:rsidR="0033417B">
        <w:rPr>
          <w:rStyle w:val="cf01"/>
          <w:rFonts w:ascii="Arial" w:eastAsiaTheme="minorEastAsia" w:hAnsi="Arial" w:cs="Arial"/>
          <w:sz w:val="22"/>
          <w:szCs w:val="22"/>
          <w:lang w:eastAsia="en-US"/>
        </w:rPr>
        <w:t xml:space="preserve">approved person </w:t>
      </w:r>
      <w:r>
        <w:rPr>
          <w:rStyle w:val="cf01"/>
          <w:rFonts w:ascii="Arial" w:eastAsiaTheme="minorEastAsia" w:hAnsi="Arial" w:cs="Arial"/>
          <w:sz w:val="22"/>
          <w:szCs w:val="22"/>
          <w:lang w:eastAsia="en-US"/>
        </w:rPr>
        <w:t xml:space="preserve">wishes to </w:t>
      </w:r>
      <w:r w:rsidR="00171328">
        <w:rPr>
          <w:rStyle w:val="cf01"/>
          <w:rFonts w:ascii="Arial" w:eastAsiaTheme="minorEastAsia" w:hAnsi="Arial" w:cs="Arial"/>
          <w:sz w:val="22"/>
          <w:szCs w:val="22"/>
          <w:lang w:eastAsia="en-US"/>
        </w:rPr>
        <w:t xml:space="preserve">delegate </w:t>
      </w:r>
      <w:r w:rsidR="7FCCBFA7" w:rsidRPr="1CAA2970">
        <w:rPr>
          <w:rStyle w:val="cf01"/>
          <w:rFonts w:ascii="Arial" w:eastAsiaTheme="minorEastAsia" w:hAnsi="Arial" w:cs="Arial"/>
          <w:sz w:val="22"/>
          <w:szCs w:val="22"/>
          <w:lang w:eastAsia="en-US"/>
        </w:rPr>
        <w:t xml:space="preserve">their </w:t>
      </w:r>
      <w:r w:rsidR="00171328">
        <w:rPr>
          <w:rStyle w:val="cf01"/>
          <w:rFonts w:ascii="Arial" w:eastAsiaTheme="minorEastAsia" w:hAnsi="Arial" w:cs="Arial"/>
          <w:sz w:val="22"/>
          <w:szCs w:val="22"/>
          <w:lang w:eastAsia="en-US"/>
        </w:rPr>
        <w:t>authority</w:t>
      </w:r>
      <w:r>
        <w:rPr>
          <w:rStyle w:val="cf01"/>
          <w:rFonts w:ascii="Arial" w:eastAsiaTheme="minorEastAsia" w:hAnsi="Arial" w:cs="Arial"/>
          <w:sz w:val="22"/>
          <w:szCs w:val="22"/>
          <w:lang w:eastAsia="en-US"/>
        </w:rPr>
        <w:t>,</w:t>
      </w:r>
      <w:r w:rsidR="00F86128">
        <w:rPr>
          <w:rStyle w:val="cf01"/>
          <w:rFonts w:ascii="Arial" w:eastAsiaTheme="minorEastAsia" w:hAnsi="Arial" w:cs="Arial"/>
          <w:sz w:val="22"/>
          <w:szCs w:val="22"/>
          <w:lang w:eastAsia="en-US"/>
        </w:rPr>
        <w:t xml:space="preserve"> </w:t>
      </w:r>
      <w:r w:rsidR="0066006B">
        <w:rPr>
          <w:rStyle w:val="cf01"/>
          <w:rFonts w:ascii="Arial" w:eastAsiaTheme="minorEastAsia" w:hAnsi="Arial" w:cs="Arial"/>
          <w:sz w:val="22"/>
          <w:szCs w:val="22"/>
          <w:lang w:eastAsia="en-US"/>
        </w:rPr>
        <w:t xml:space="preserve">they will also be able to </w:t>
      </w:r>
      <w:r w:rsidR="008F6074">
        <w:rPr>
          <w:rStyle w:val="cf01"/>
          <w:rFonts w:ascii="Arial" w:eastAsiaTheme="minorEastAsia" w:hAnsi="Arial" w:cs="Arial"/>
          <w:sz w:val="22"/>
          <w:szCs w:val="22"/>
          <w:lang w:eastAsia="en-US"/>
        </w:rPr>
        <w:t>submit an</w:t>
      </w:r>
      <w:r w:rsidR="003E0A9D">
        <w:rPr>
          <w:rStyle w:val="cf01"/>
          <w:rFonts w:ascii="Arial" w:eastAsiaTheme="minorEastAsia" w:hAnsi="Arial" w:cs="Arial"/>
          <w:sz w:val="22"/>
          <w:szCs w:val="22"/>
          <w:lang w:eastAsia="en-US"/>
        </w:rPr>
        <w:t xml:space="preserve"> application</w:t>
      </w:r>
      <w:r w:rsidR="00FD490C">
        <w:rPr>
          <w:rStyle w:val="cf01"/>
          <w:rFonts w:ascii="Arial" w:eastAsiaTheme="minorEastAsia" w:hAnsi="Arial" w:cs="Arial"/>
          <w:sz w:val="22"/>
          <w:szCs w:val="22"/>
          <w:lang w:eastAsia="en-US"/>
        </w:rPr>
        <w:t xml:space="preserve"> </w:t>
      </w:r>
      <w:r w:rsidR="006157BF">
        <w:rPr>
          <w:rStyle w:val="cf01"/>
          <w:rFonts w:ascii="Arial" w:eastAsiaTheme="minorEastAsia" w:hAnsi="Arial" w:cs="Arial"/>
          <w:sz w:val="22"/>
          <w:szCs w:val="22"/>
          <w:lang w:eastAsia="en-US"/>
        </w:rPr>
        <w:t xml:space="preserve">to the appropriate </w:t>
      </w:r>
      <w:r w:rsidR="3BE34A6F" w:rsidRPr="1CAA2970">
        <w:rPr>
          <w:rStyle w:val="cf01"/>
          <w:rFonts w:ascii="Arial" w:eastAsiaTheme="minorEastAsia" w:hAnsi="Arial" w:cs="Arial"/>
          <w:sz w:val="22"/>
          <w:szCs w:val="22"/>
          <w:lang w:eastAsia="en-US"/>
        </w:rPr>
        <w:t>R</w:t>
      </w:r>
      <w:r w:rsidR="006157BF">
        <w:rPr>
          <w:rStyle w:val="cf01"/>
          <w:rFonts w:ascii="Arial" w:eastAsiaTheme="minorEastAsia" w:hAnsi="Arial" w:cs="Arial"/>
          <w:sz w:val="22"/>
          <w:szCs w:val="22"/>
          <w:lang w:eastAsia="en-US"/>
        </w:rPr>
        <w:t>egulator via</w:t>
      </w:r>
      <w:r w:rsidR="00AB03C9">
        <w:rPr>
          <w:rStyle w:val="cf01"/>
          <w:rFonts w:ascii="Arial" w:eastAsiaTheme="minorEastAsia" w:hAnsi="Arial" w:cs="Arial"/>
          <w:sz w:val="22"/>
          <w:szCs w:val="22"/>
          <w:lang w:eastAsia="en-US"/>
        </w:rPr>
        <w:t xml:space="preserve"> the</w:t>
      </w:r>
      <w:r w:rsidR="00FD490C">
        <w:rPr>
          <w:rStyle w:val="cf01"/>
          <w:rFonts w:ascii="Arial" w:eastAsiaTheme="minorEastAsia" w:hAnsi="Arial" w:cs="Arial"/>
          <w:sz w:val="22"/>
          <w:szCs w:val="22"/>
          <w:lang w:eastAsia="en-US"/>
        </w:rPr>
        <w:t xml:space="preserve"> RPD</w:t>
      </w:r>
      <w:r w:rsidR="00AB03C9">
        <w:rPr>
          <w:rStyle w:val="cf01"/>
          <w:rFonts w:ascii="Arial" w:eastAsiaTheme="minorEastAsia" w:hAnsi="Arial" w:cs="Arial"/>
          <w:sz w:val="22"/>
          <w:szCs w:val="22"/>
          <w:lang w:eastAsia="en-US"/>
        </w:rPr>
        <w:t xml:space="preserve"> system </w:t>
      </w:r>
      <w:r w:rsidR="008C1703">
        <w:rPr>
          <w:rStyle w:val="cf01"/>
          <w:rFonts w:ascii="Arial" w:eastAsiaTheme="minorEastAsia" w:hAnsi="Arial" w:cs="Arial"/>
          <w:sz w:val="22"/>
          <w:szCs w:val="22"/>
          <w:lang w:eastAsia="en-US"/>
        </w:rPr>
        <w:t>to propose a delegate.</w:t>
      </w:r>
    </w:p>
    <w:p w14:paraId="0BC223F8" w14:textId="77777777" w:rsidR="00F84700" w:rsidRDefault="00F84700" w:rsidP="00A34EDC">
      <w:pPr>
        <w:pStyle w:val="ListParagraph"/>
        <w:rPr>
          <w:rStyle w:val="cf01"/>
          <w:rFonts w:ascii="Arial" w:eastAsiaTheme="minorEastAsia" w:hAnsi="Arial" w:cs="Arial"/>
          <w:sz w:val="22"/>
          <w:szCs w:val="22"/>
        </w:rPr>
      </w:pPr>
    </w:p>
    <w:p w14:paraId="7CD74B52" w14:textId="77777777" w:rsidR="00293E45" w:rsidRPr="002740DF" w:rsidRDefault="00293E45" w:rsidP="00293E45">
      <w:pPr>
        <w:spacing w:line="276" w:lineRule="auto"/>
        <w:jc w:val="both"/>
        <w:rPr>
          <w:rFonts w:ascii="Arial" w:hAnsi="Arial" w:cs="Arial"/>
        </w:rPr>
      </w:pPr>
      <w:r w:rsidRPr="00212A19">
        <w:rPr>
          <w:rFonts w:ascii="Arial" w:hAnsi="Arial" w:cs="Arial"/>
        </w:rPr>
        <w:t>An approved person or their delegate must verify information submitted to the Regulator or to their compliance scheme and ensure that the information provided is as accurate as reasonably possible</w:t>
      </w:r>
      <w:r w:rsidRPr="002740DF">
        <w:rPr>
          <w:rFonts w:ascii="Arial" w:hAnsi="Arial" w:cs="Arial"/>
        </w:rPr>
        <w:t xml:space="preserve">. </w:t>
      </w:r>
    </w:p>
    <w:p w14:paraId="04051447" w14:textId="7A8104BF" w:rsidR="00F61710" w:rsidRPr="00767E78" w:rsidRDefault="00DD3F63" w:rsidP="00A34EDC">
      <w:pPr>
        <w:pStyle w:val="NormalWeb"/>
        <w:spacing w:before="0" w:beforeAutospacing="0" w:after="0" w:afterAutospacing="0" w:line="276" w:lineRule="auto"/>
        <w:jc w:val="both"/>
        <w:rPr>
          <w:rFonts w:ascii="Arial" w:eastAsiaTheme="minorEastAsia" w:hAnsi="Arial" w:cs="Arial"/>
          <w:sz w:val="22"/>
          <w:szCs w:val="22"/>
          <w:lang w:eastAsia="en-US"/>
        </w:rPr>
      </w:pPr>
      <w:r>
        <w:rPr>
          <w:rStyle w:val="cf01"/>
          <w:rFonts w:ascii="Arial" w:eastAsiaTheme="majorEastAsia" w:hAnsi="Arial" w:cs="Arial"/>
          <w:sz w:val="22"/>
          <w:szCs w:val="22"/>
        </w:rPr>
        <w:t>M</w:t>
      </w:r>
      <w:r w:rsidR="00C35ABB" w:rsidRPr="008D0243">
        <w:rPr>
          <w:rStyle w:val="cf01"/>
          <w:rFonts w:ascii="Arial" w:eastAsiaTheme="majorEastAsia" w:hAnsi="Arial" w:cs="Arial"/>
          <w:sz w:val="22"/>
          <w:szCs w:val="22"/>
        </w:rPr>
        <w:t xml:space="preserve">ore information </w:t>
      </w:r>
      <w:r w:rsidR="2C21E854" w:rsidRPr="2D06E4E0">
        <w:rPr>
          <w:rStyle w:val="cf01"/>
          <w:rFonts w:ascii="Arial" w:eastAsiaTheme="majorEastAsia" w:hAnsi="Arial" w:cs="Arial"/>
          <w:sz w:val="22"/>
          <w:szCs w:val="22"/>
        </w:rPr>
        <w:t xml:space="preserve">about </w:t>
      </w:r>
      <w:r w:rsidR="00DA4448">
        <w:rPr>
          <w:rStyle w:val="cf01"/>
          <w:rFonts w:ascii="Arial" w:eastAsiaTheme="majorEastAsia" w:hAnsi="Arial" w:cs="Arial"/>
          <w:sz w:val="22"/>
          <w:szCs w:val="22"/>
        </w:rPr>
        <w:t>who can become</w:t>
      </w:r>
      <w:r w:rsidR="002910A5">
        <w:rPr>
          <w:rStyle w:val="cf01"/>
          <w:rFonts w:ascii="Arial" w:eastAsiaTheme="majorEastAsia" w:hAnsi="Arial" w:cs="Arial"/>
          <w:sz w:val="22"/>
          <w:szCs w:val="22"/>
        </w:rPr>
        <w:t xml:space="preserve"> an</w:t>
      </w:r>
      <w:r w:rsidR="00C35ABB" w:rsidRPr="008D0243">
        <w:rPr>
          <w:rStyle w:val="cf01"/>
          <w:rFonts w:ascii="Arial" w:eastAsiaTheme="majorEastAsia" w:hAnsi="Arial" w:cs="Arial"/>
          <w:sz w:val="22"/>
          <w:szCs w:val="22"/>
        </w:rPr>
        <w:t xml:space="preserve"> </w:t>
      </w:r>
      <w:r w:rsidR="002910A5">
        <w:rPr>
          <w:rStyle w:val="cf01"/>
          <w:rFonts w:ascii="Arial" w:eastAsiaTheme="majorEastAsia" w:hAnsi="Arial" w:cs="Arial"/>
          <w:sz w:val="22"/>
          <w:szCs w:val="22"/>
        </w:rPr>
        <w:t xml:space="preserve">approved </w:t>
      </w:r>
      <w:r w:rsidR="00C35ABB" w:rsidRPr="008D0243">
        <w:rPr>
          <w:rStyle w:val="cf01"/>
          <w:rFonts w:ascii="Arial" w:eastAsiaTheme="majorEastAsia" w:hAnsi="Arial" w:cs="Arial"/>
          <w:sz w:val="22"/>
          <w:szCs w:val="22"/>
        </w:rPr>
        <w:t>person</w:t>
      </w:r>
      <w:r w:rsidR="00555DC5">
        <w:rPr>
          <w:rStyle w:val="cf01"/>
          <w:rFonts w:ascii="Arial" w:eastAsiaTheme="majorEastAsia" w:hAnsi="Arial" w:cs="Arial"/>
          <w:sz w:val="22"/>
          <w:szCs w:val="22"/>
        </w:rPr>
        <w:t xml:space="preserve"> or a delegate</w:t>
      </w:r>
      <w:r>
        <w:rPr>
          <w:rStyle w:val="cf01"/>
          <w:rFonts w:ascii="Arial" w:eastAsiaTheme="majorEastAsia" w:hAnsi="Arial" w:cs="Arial"/>
          <w:sz w:val="22"/>
          <w:szCs w:val="22"/>
        </w:rPr>
        <w:t xml:space="preserve"> is provided below</w:t>
      </w:r>
      <w:r w:rsidR="00146A23" w:rsidRPr="008D0243">
        <w:rPr>
          <w:rStyle w:val="cf01"/>
          <w:rFonts w:ascii="Arial" w:eastAsiaTheme="majorEastAsia" w:hAnsi="Arial" w:cs="Arial"/>
          <w:sz w:val="22"/>
          <w:szCs w:val="22"/>
        </w:rPr>
        <w:t>.</w:t>
      </w:r>
    </w:p>
    <w:p w14:paraId="158926F3" w14:textId="39E56F30" w:rsidR="00E3667A" w:rsidRPr="00767E78" w:rsidRDefault="00E3667A" w:rsidP="003A1447">
      <w:pPr>
        <w:pStyle w:val="ListParagraph"/>
        <w:rPr>
          <w:rFonts w:ascii="Arial" w:eastAsiaTheme="minorEastAsia" w:hAnsi="Arial" w:cs="Arial"/>
          <w:sz w:val="22"/>
          <w:szCs w:val="22"/>
        </w:rPr>
      </w:pPr>
    </w:p>
    <w:p w14:paraId="462027EE" w14:textId="129418F9" w:rsidR="003649A6" w:rsidRDefault="4D41A07C" w:rsidP="007A6DFC">
      <w:pPr>
        <w:pStyle w:val="NormalWeb"/>
        <w:spacing w:before="0" w:beforeAutospacing="0" w:after="0" w:afterAutospacing="0" w:line="276" w:lineRule="auto"/>
        <w:jc w:val="both"/>
        <w:rPr>
          <w:rFonts w:ascii="Arial" w:hAnsi="Arial" w:cs="Arial"/>
          <w:sz w:val="22"/>
          <w:szCs w:val="22"/>
        </w:rPr>
      </w:pPr>
      <w:r w:rsidRPr="466D4A85">
        <w:rPr>
          <w:rFonts w:ascii="Arial" w:eastAsiaTheme="minorEastAsia" w:hAnsi="Arial" w:cs="Arial"/>
          <w:sz w:val="22"/>
          <w:szCs w:val="22"/>
          <w:lang w:eastAsia="en-US"/>
        </w:rPr>
        <w:t>It is recommended that prod</w:t>
      </w:r>
      <w:r w:rsidR="6BDF9932" w:rsidRPr="466D4A85">
        <w:rPr>
          <w:rFonts w:ascii="Arial" w:eastAsiaTheme="minorEastAsia" w:hAnsi="Arial" w:cs="Arial"/>
          <w:sz w:val="22"/>
          <w:szCs w:val="22"/>
          <w:lang w:eastAsia="en-US"/>
        </w:rPr>
        <w:t>ucers</w:t>
      </w:r>
      <w:r w:rsidRPr="466D4A85">
        <w:rPr>
          <w:rFonts w:ascii="Arial" w:eastAsiaTheme="minorEastAsia" w:hAnsi="Arial" w:cs="Arial"/>
          <w:sz w:val="22"/>
          <w:szCs w:val="22"/>
          <w:lang w:eastAsia="en-US"/>
        </w:rPr>
        <w:t xml:space="preserve"> create their </w:t>
      </w:r>
      <w:r w:rsidR="7EF437F4" w:rsidRPr="466D4A85">
        <w:rPr>
          <w:rFonts w:ascii="Arial" w:eastAsiaTheme="minorEastAsia" w:hAnsi="Arial" w:cs="Arial"/>
          <w:sz w:val="22"/>
          <w:szCs w:val="22"/>
          <w:lang w:eastAsia="en-US"/>
        </w:rPr>
        <w:t xml:space="preserve">RPD </w:t>
      </w:r>
      <w:r w:rsidRPr="466D4A85">
        <w:rPr>
          <w:rFonts w:ascii="Arial" w:eastAsiaTheme="minorEastAsia" w:hAnsi="Arial" w:cs="Arial"/>
          <w:sz w:val="22"/>
          <w:szCs w:val="22"/>
          <w:lang w:eastAsia="en-US"/>
        </w:rPr>
        <w:t xml:space="preserve">account </w:t>
      </w:r>
      <w:r w:rsidR="00767E78" w:rsidRPr="466D4A85">
        <w:rPr>
          <w:rFonts w:ascii="Arial" w:eastAsiaTheme="minorEastAsia" w:hAnsi="Arial" w:cs="Arial"/>
          <w:sz w:val="22"/>
          <w:szCs w:val="22"/>
          <w:lang w:eastAsia="en-US"/>
        </w:rPr>
        <w:t>in advance of</w:t>
      </w:r>
      <w:r w:rsidRPr="466D4A85">
        <w:rPr>
          <w:rFonts w:ascii="Arial" w:eastAsiaTheme="minorEastAsia" w:hAnsi="Arial" w:cs="Arial"/>
          <w:sz w:val="22"/>
          <w:szCs w:val="22"/>
          <w:lang w:eastAsia="en-US"/>
        </w:rPr>
        <w:t xml:space="preserve"> the reporting deadline </w:t>
      </w:r>
      <w:r w:rsidRPr="466D4A85" w:rsidDel="4D41A07C">
        <w:rPr>
          <w:rFonts w:ascii="Arial" w:eastAsiaTheme="minorEastAsia" w:hAnsi="Arial" w:cs="Arial"/>
          <w:sz w:val="22"/>
          <w:szCs w:val="22"/>
          <w:lang w:eastAsia="en-US"/>
        </w:rPr>
        <w:t xml:space="preserve">to avoid delays in relation to </w:t>
      </w:r>
      <w:r w:rsidRPr="466D4A85" w:rsidDel="6BDF9932">
        <w:rPr>
          <w:rFonts w:ascii="Arial" w:eastAsiaTheme="minorEastAsia" w:hAnsi="Arial" w:cs="Arial"/>
          <w:sz w:val="22"/>
          <w:szCs w:val="22"/>
          <w:lang w:eastAsia="en-US"/>
        </w:rPr>
        <w:t xml:space="preserve">the </w:t>
      </w:r>
      <w:r w:rsidRPr="466D4A85" w:rsidDel="4D41A07C">
        <w:rPr>
          <w:rFonts w:ascii="Arial" w:eastAsiaTheme="minorEastAsia" w:hAnsi="Arial" w:cs="Arial"/>
          <w:sz w:val="22"/>
          <w:szCs w:val="22"/>
          <w:lang w:eastAsia="en-US"/>
        </w:rPr>
        <w:t>approved person or delegate</w:t>
      </w:r>
      <w:r w:rsidRPr="466D4A85" w:rsidDel="00C622DA">
        <w:rPr>
          <w:rFonts w:ascii="Arial" w:eastAsiaTheme="minorEastAsia" w:hAnsi="Arial" w:cs="Arial"/>
          <w:sz w:val="22"/>
          <w:szCs w:val="22"/>
          <w:lang w:eastAsia="en-US"/>
        </w:rPr>
        <w:t xml:space="preserve"> </w:t>
      </w:r>
      <w:r w:rsidRPr="466D4A85" w:rsidDel="4D41A07C">
        <w:rPr>
          <w:rFonts w:ascii="Arial" w:eastAsiaTheme="minorEastAsia" w:hAnsi="Arial" w:cs="Arial"/>
          <w:sz w:val="22"/>
          <w:szCs w:val="22"/>
          <w:lang w:eastAsia="en-US"/>
        </w:rPr>
        <w:t>approvals process.</w:t>
      </w:r>
      <w:r w:rsidRPr="466D4A85" w:rsidDel="0052022C">
        <w:rPr>
          <w:rFonts w:ascii="Arial" w:eastAsiaTheme="minorEastAsia" w:hAnsi="Arial" w:cs="Arial"/>
          <w:sz w:val="22"/>
          <w:szCs w:val="22"/>
          <w:lang w:eastAsia="en-US"/>
        </w:rPr>
        <w:t xml:space="preserve"> </w:t>
      </w:r>
      <w:r w:rsidRPr="466D4A85" w:rsidDel="00926445">
        <w:rPr>
          <w:rFonts w:ascii="Arial" w:eastAsiaTheme="minorEastAsia" w:hAnsi="Arial" w:cs="Arial"/>
          <w:sz w:val="22"/>
          <w:szCs w:val="22"/>
          <w:lang w:eastAsia="en-US"/>
        </w:rPr>
        <w:t>It can take up to 28 days for regulators to determine applications for del</w:t>
      </w:r>
      <w:r w:rsidRPr="466D4A85" w:rsidDel="00FE0568">
        <w:rPr>
          <w:rFonts w:ascii="Arial" w:eastAsiaTheme="minorEastAsia" w:hAnsi="Arial" w:cs="Arial"/>
          <w:sz w:val="22"/>
          <w:szCs w:val="22"/>
          <w:lang w:eastAsia="en-US"/>
        </w:rPr>
        <w:t>e</w:t>
      </w:r>
      <w:r w:rsidRPr="466D4A85" w:rsidDel="00926445">
        <w:rPr>
          <w:rFonts w:ascii="Arial" w:eastAsiaTheme="minorEastAsia" w:hAnsi="Arial" w:cs="Arial"/>
          <w:sz w:val="22"/>
          <w:szCs w:val="22"/>
          <w:lang w:eastAsia="en-US"/>
        </w:rPr>
        <w:t>ga</w:t>
      </w:r>
      <w:r w:rsidRPr="466D4A85" w:rsidDel="00FE0568">
        <w:rPr>
          <w:rFonts w:ascii="Arial" w:eastAsiaTheme="minorEastAsia" w:hAnsi="Arial" w:cs="Arial"/>
          <w:sz w:val="22"/>
          <w:szCs w:val="22"/>
          <w:lang w:eastAsia="en-US"/>
        </w:rPr>
        <w:t>tes</w:t>
      </w:r>
      <w:r w:rsidRPr="466D4A85" w:rsidDel="002910A5">
        <w:rPr>
          <w:rFonts w:ascii="Arial" w:hAnsi="Arial" w:cs="Arial"/>
          <w:sz w:val="22"/>
          <w:szCs w:val="22"/>
        </w:rPr>
        <w:t>.</w:t>
      </w:r>
      <w:r w:rsidR="002B03EC" w:rsidDel="002B03EC">
        <w:rPr>
          <w:rFonts w:ascii="Arial" w:hAnsi="Arial" w:cs="Arial"/>
          <w:sz w:val="22"/>
          <w:szCs w:val="22"/>
        </w:rPr>
        <w:t xml:space="preserve"> </w:t>
      </w:r>
    </w:p>
    <w:p w14:paraId="51678BB7" w14:textId="77777777" w:rsidR="003649A6" w:rsidRDefault="003649A6" w:rsidP="007A6DFC">
      <w:pPr>
        <w:pStyle w:val="NormalWeb"/>
        <w:spacing w:before="0" w:beforeAutospacing="0" w:after="0" w:afterAutospacing="0" w:line="276" w:lineRule="auto"/>
        <w:jc w:val="both"/>
        <w:rPr>
          <w:rFonts w:ascii="Arial" w:hAnsi="Arial" w:cs="Arial"/>
          <w:sz w:val="22"/>
          <w:szCs w:val="22"/>
        </w:rPr>
      </w:pPr>
    </w:p>
    <w:p w14:paraId="12BFEB84" w14:textId="60FFADEA" w:rsidR="007F5032" w:rsidRDefault="00BF555A" w:rsidP="00A122B5">
      <w:pPr>
        <w:pStyle w:val="NormalWeb"/>
        <w:spacing w:before="0" w:beforeAutospacing="0" w:after="0" w:afterAutospacing="0" w:line="276" w:lineRule="auto"/>
        <w:jc w:val="both"/>
      </w:pPr>
      <w:r>
        <w:rPr>
          <w:rFonts w:ascii="Arial" w:hAnsi="Arial" w:cs="Arial"/>
          <w:bCs/>
          <w:sz w:val="22"/>
          <w:szCs w:val="22"/>
        </w:rPr>
        <w:t xml:space="preserve">More </w:t>
      </w:r>
      <w:r w:rsidR="00920981">
        <w:rPr>
          <w:rFonts w:ascii="Arial" w:hAnsi="Arial" w:cs="Arial"/>
          <w:bCs/>
          <w:sz w:val="22"/>
          <w:szCs w:val="22"/>
        </w:rPr>
        <w:t>information about RP</w:t>
      </w:r>
      <w:r>
        <w:rPr>
          <w:rFonts w:ascii="Arial" w:hAnsi="Arial" w:cs="Arial"/>
          <w:bCs/>
          <w:sz w:val="22"/>
          <w:szCs w:val="22"/>
        </w:rPr>
        <w:t xml:space="preserve">D can be found at </w:t>
      </w:r>
      <w:hyperlink r:id="rId33" w:history="1">
        <w:r w:rsidR="00185348" w:rsidRPr="00185348">
          <w:rPr>
            <w:rStyle w:val="Hyperlink"/>
            <w:rFonts w:ascii="Arial" w:hAnsi="Arial" w:cs="Arial"/>
            <w:bCs/>
            <w:sz w:val="22"/>
            <w:szCs w:val="22"/>
          </w:rPr>
          <w:t>Extended producer responsibility for packaging: report packaging data - GOV.UK (www.gov.uk)</w:t>
        </w:r>
      </w:hyperlink>
      <w:r w:rsidR="00401717">
        <w:t>.</w:t>
      </w:r>
    </w:p>
    <w:p w14:paraId="58409901" w14:textId="77777777" w:rsidR="00A122B5" w:rsidRPr="002B03EC" w:rsidRDefault="00A122B5" w:rsidP="00A122B5">
      <w:pPr>
        <w:pStyle w:val="NormalWeb"/>
        <w:spacing w:before="0" w:beforeAutospacing="0" w:after="0" w:afterAutospacing="0" w:line="276" w:lineRule="auto"/>
        <w:jc w:val="both"/>
      </w:pPr>
    </w:p>
    <w:p w14:paraId="1BCEAC3F" w14:textId="026E1A3F" w:rsidR="000F1E9F" w:rsidRDefault="000F1E9F" w:rsidP="007A6DFC">
      <w:pPr>
        <w:widowControl w:val="0"/>
        <w:autoSpaceDE w:val="0"/>
        <w:autoSpaceDN w:val="0"/>
        <w:adjustRightInd w:val="0"/>
        <w:spacing w:line="276" w:lineRule="auto"/>
        <w:jc w:val="both"/>
        <w:outlineLvl w:val="0"/>
      </w:pPr>
      <w:r w:rsidRPr="00A122B5">
        <w:rPr>
          <w:rFonts w:ascii="Arial" w:hAnsi="Arial" w:cs="Arial"/>
        </w:rPr>
        <w:t xml:space="preserve">More information about registration can be found at </w:t>
      </w:r>
      <w:hyperlink r:id="rId34" w:history="1">
        <w:r w:rsidRPr="000F1E9F">
          <w:rPr>
            <w:rStyle w:val="Hyperlink"/>
            <w:rFonts w:ascii="Arial" w:hAnsi="Arial" w:cs="Arial"/>
          </w:rPr>
          <w:t>Extended producer responsibility for packaging: register and pay the fee - GOV.UK</w:t>
        </w:r>
      </w:hyperlink>
      <w:r w:rsidR="00997EDE">
        <w:t>.</w:t>
      </w:r>
    </w:p>
    <w:p w14:paraId="2CC17926" w14:textId="77777777" w:rsidR="007F5032" w:rsidRPr="000F1E9F" w:rsidRDefault="007F5032" w:rsidP="007A6DFC">
      <w:pPr>
        <w:widowControl w:val="0"/>
        <w:autoSpaceDE w:val="0"/>
        <w:autoSpaceDN w:val="0"/>
        <w:adjustRightInd w:val="0"/>
        <w:spacing w:line="276" w:lineRule="auto"/>
        <w:jc w:val="both"/>
        <w:outlineLvl w:val="0"/>
        <w:rPr>
          <w:rFonts w:ascii="Arial" w:hAnsi="Arial" w:cs="Arial"/>
          <w:color w:val="0070C0"/>
        </w:rPr>
      </w:pPr>
    </w:p>
    <w:p w14:paraId="2DE04EB0" w14:textId="0BA97BD6" w:rsidR="00A50F3E" w:rsidRDefault="00A50F3E" w:rsidP="007A6DFC">
      <w:pPr>
        <w:widowControl w:val="0"/>
        <w:autoSpaceDE w:val="0"/>
        <w:autoSpaceDN w:val="0"/>
        <w:adjustRightInd w:val="0"/>
        <w:spacing w:line="276" w:lineRule="auto"/>
        <w:jc w:val="both"/>
        <w:outlineLvl w:val="0"/>
        <w:rPr>
          <w:rFonts w:ascii="Arial" w:hAnsi="Arial" w:cs="Arial"/>
          <w:b/>
          <w:bCs/>
          <w:sz w:val="24"/>
          <w:szCs w:val="24"/>
        </w:rPr>
      </w:pPr>
      <w:r w:rsidRPr="466D4A85">
        <w:rPr>
          <w:rFonts w:ascii="Arial" w:hAnsi="Arial" w:cs="Arial"/>
          <w:b/>
          <w:bCs/>
          <w:sz w:val="24"/>
          <w:szCs w:val="24"/>
        </w:rPr>
        <w:t>Approved person</w:t>
      </w:r>
      <w:r w:rsidR="00D97419" w:rsidRPr="466D4A85">
        <w:rPr>
          <w:rFonts w:ascii="Arial" w:hAnsi="Arial" w:cs="Arial"/>
          <w:b/>
          <w:bCs/>
          <w:sz w:val="24"/>
          <w:szCs w:val="24"/>
        </w:rPr>
        <w:t>s</w:t>
      </w:r>
    </w:p>
    <w:p w14:paraId="035BA524" w14:textId="347AF2F7" w:rsidR="007F5032" w:rsidRDefault="6317DFD8" w:rsidP="005E044D">
      <w:pPr>
        <w:widowControl w:val="0"/>
        <w:spacing w:line="276" w:lineRule="auto"/>
        <w:jc w:val="both"/>
        <w:outlineLvl w:val="0"/>
        <w:rPr>
          <w:rFonts w:ascii="Arial" w:hAnsi="Arial" w:cs="Arial"/>
        </w:rPr>
      </w:pPr>
      <w:r w:rsidRPr="466D4A85">
        <w:rPr>
          <w:rFonts w:ascii="Arial" w:hAnsi="Arial" w:cs="Arial"/>
        </w:rPr>
        <w:t xml:space="preserve">Both producers and their compliance schemes </w:t>
      </w:r>
      <w:r w:rsidR="002B6CAD">
        <w:rPr>
          <w:rFonts w:ascii="Arial" w:hAnsi="Arial" w:cs="Arial"/>
        </w:rPr>
        <w:t>must</w:t>
      </w:r>
      <w:r w:rsidRPr="466D4A85">
        <w:rPr>
          <w:rFonts w:ascii="Arial" w:hAnsi="Arial" w:cs="Arial"/>
        </w:rPr>
        <w:t xml:space="preserve"> have at least one approved person in place for the purposes of </w:t>
      </w:r>
      <w:r w:rsidR="7E673B1F" w:rsidRPr="466D4A85">
        <w:rPr>
          <w:rFonts w:ascii="Arial" w:hAnsi="Arial" w:cs="Arial"/>
        </w:rPr>
        <w:t xml:space="preserve">compliance with </w:t>
      </w:r>
      <w:r w:rsidRPr="466D4A85">
        <w:rPr>
          <w:rFonts w:ascii="Arial" w:hAnsi="Arial" w:cs="Arial"/>
        </w:rPr>
        <w:t xml:space="preserve">the </w:t>
      </w:r>
      <w:r w:rsidR="008B6C3F">
        <w:rPr>
          <w:rFonts w:ascii="Arial" w:hAnsi="Arial" w:cs="Arial"/>
        </w:rPr>
        <w:t>pEPR</w:t>
      </w:r>
      <w:r w:rsidR="00B55492">
        <w:rPr>
          <w:rFonts w:ascii="Arial" w:hAnsi="Arial" w:cs="Arial"/>
        </w:rPr>
        <w:t xml:space="preserve"> Regulations</w:t>
      </w:r>
      <w:r w:rsidRPr="466D4A85">
        <w:rPr>
          <w:rFonts w:ascii="Arial" w:hAnsi="Arial" w:cs="Arial"/>
        </w:rPr>
        <w:t>.</w:t>
      </w:r>
    </w:p>
    <w:p w14:paraId="46D67760" w14:textId="25575FD8" w:rsidR="00607943" w:rsidRDefault="0035131D" w:rsidP="005E044D">
      <w:pPr>
        <w:widowControl w:val="0"/>
        <w:autoSpaceDE w:val="0"/>
        <w:autoSpaceDN w:val="0"/>
        <w:adjustRightInd w:val="0"/>
        <w:spacing w:line="276" w:lineRule="auto"/>
        <w:jc w:val="both"/>
        <w:outlineLvl w:val="0"/>
        <w:rPr>
          <w:rFonts w:ascii="Arial" w:hAnsi="Arial" w:cs="Arial"/>
        </w:rPr>
      </w:pPr>
      <w:r w:rsidRPr="466D4A85">
        <w:rPr>
          <w:rFonts w:ascii="Arial" w:hAnsi="Arial" w:cs="Arial"/>
        </w:rPr>
        <w:t xml:space="preserve">The </w:t>
      </w:r>
      <w:r w:rsidR="008B6C3F">
        <w:rPr>
          <w:rFonts w:ascii="Arial" w:hAnsi="Arial" w:cs="Arial"/>
        </w:rPr>
        <w:t>pEPR</w:t>
      </w:r>
      <w:r w:rsidR="00B55492">
        <w:rPr>
          <w:rFonts w:ascii="Arial" w:hAnsi="Arial" w:cs="Arial"/>
        </w:rPr>
        <w:t xml:space="preserve"> Regulations</w:t>
      </w:r>
      <w:r w:rsidRPr="466D4A85">
        <w:rPr>
          <w:rFonts w:ascii="Arial" w:hAnsi="Arial" w:cs="Arial"/>
        </w:rPr>
        <w:t xml:space="preserve"> specify who can be an approved person. </w:t>
      </w:r>
    </w:p>
    <w:tbl>
      <w:tblPr>
        <w:tblStyle w:val="TableGrid"/>
        <w:tblW w:w="0" w:type="auto"/>
        <w:tblInd w:w="-5" w:type="dxa"/>
        <w:tblCellMar>
          <w:left w:w="113" w:type="dxa"/>
          <w:right w:w="113" w:type="dxa"/>
        </w:tblCellMar>
        <w:tblLook w:val="04A0" w:firstRow="1" w:lastRow="0" w:firstColumn="1" w:lastColumn="0" w:noHBand="0" w:noVBand="1"/>
      </w:tblPr>
      <w:tblGrid>
        <w:gridCol w:w="3188"/>
        <w:gridCol w:w="5572"/>
      </w:tblGrid>
      <w:tr w:rsidR="00C600E9" w:rsidRPr="00197907" w14:paraId="63331D9C" w14:textId="77777777" w:rsidTr="00255180">
        <w:tc>
          <w:tcPr>
            <w:tcW w:w="3261" w:type="dxa"/>
            <w:shd w:val="clear" w:color="auto" w:fill="008000"/>
            <w:vAlign w:val="center"/>
          </w:tcPr>
          <w:p w14:paraId="59E1043D" w14:textId="77777777" w:rsidR="00A32530" w:rsidRPr="00C750B7" w:rsidRDefault="00A32530" w:rsidP="00D82BAD">
            <w:pPr>
              <w:pStyle w:val="N1"/>
              <w:numPr>
                <w:ilvl w:val="0"/>
                <w:numId w:val="0"/>
              </w:numPr>
              <w:spacing w:before="120" w:after="120" w:line="240" w:lineRule="auto"/>
              <w:jc w:val="left"/>
              <w:rPr>
                <w:rFonts w:ascii="Arial" w:hAnsi="Arial" w:cs="Arial"/>
                <w:b/>
                <w:bCs/>
                <w:color w:val="FFFFFF" w:themeColor="background1"/>
                <w:sz w:val="22"/>
                <w:szCs w:val="22"/>
              </w:rPr>
            </w:pPr>
            <w:r w:rsidRPr="00C750B7">
              <w:rPr>
                <w:rFonts w:ascii="Arial" w:hAnsi="Arial" w:cs="Arial"/>
                <w:b/>
                <w:bCs/>
                <w:color w:val="FFFFFF" w:themeColor="background1"/>
                <w:sz w:val="22"/>
                <w:szCs w:val="22"/>
              </w:rPr>
              <w:t>Legal entity</w:t>
            </w:r>
          </w:p>
        </w:tc>
        <w:tc>
          <w:tcPr>
            <w:tcW w:w="5760" w:type="dxa"/>
            <w:shd w:val="clear" w:color="auto" w:fill="008000"/>
            <w:vAlign w:val="bottom"/>
          </w:tcPr>
          <w:p w14:paraId="286C70E1" w14:textId="77777777" w:rsidR="00A32530" w:rsidRPr="00C750B7" w:rsidRDefault="00A32530" w:rsidP="00D82BAD">
            <w:pPr>
              <w:spacing w:before="120" w:after="120"/>
              <w:rPr>
                <w:rFonts w:ascii="Arial" w:hAnsi="Arial" w:cs="Arial"/>
                <w:b/>
                <w:bCs/>
                <w:color w:val="FFFFFF" w:themeColor="background1"/>
                <w:sz w:val="22"/>
                <w:szCs w:val="22"/>
              </w:rPr>
            </w:pPr>
            <w:r w:rsidRPr="00C750B7">
              <w:rPr>
                <w:rFonts w:ascii="Arial" w:eastAsia="Times New Roman" w:hAnsi="Arial" w:cs="Arial"/>
                <w:b/>
                <w:bCs/>
                <w:color w:val="FFFFFF" w:themeColor="background1"/>
                <w:sz w:val="22"/>
                <w:szCs w:val="22"/>
              </w:rPr>
              <w:t>Approved person must be</w:t>
            </w:r>
          </w:p>
        </w:tc>
      </w:tr>
      <w:tr w:rsidR="007C2594" w:rsidRPr="0035131D" w14:paraId="1F4EC22A" w14:textId="77777777" w:rsidTr="00255180">
        <w:tc>
          <w:tcPr>
            <w:tcW w:w="3261" w:type="dxa"/>
            <w:vAlign w:val="center"/>
          </w:tcPr>
          <w:p w14:paraId="3B03DA84"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An individual</w:t>
            </w:r>
          </w:p>
        </w:tc>
        <w:tc>
          <w:tcPr>
            <w:tcW w:w="5760" w:type="dxa"/>
            <w:vAlign w:val="center"/>
          </w:tcPr>
          <w:p w14:paraId="1DE2C290"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That individual</w:t>
            </w:r>
          </w:p>
        </w:tc>
      </w:tr>
      <w:tr w:rsidR="007C2594" w:rsidRPr="0035131D" w14:paraId="3C18658F" w14:textId="77777777" w:rsidTr="00255180">
        <w:tc>
          <w:tcPr>
            <w:tcW w:w="3261" w:type="dxa"/>
            <w:vAlign w:val="center"/>
          </w:tcPr>
          <w:p w14:paraId="2B7B9369"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partnership</w:t>
            </w:r>
          </w:p>
        </w:tc>
        <w:tc>
          <w:tcPr>
            <w:tcW w:w="5760" w:type="dxa"/>
            <w:vAlign w:val="center"/>
          </w:tcPr>
          <w:p w14:paraId="3ED2E7EE"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partner</w:t>
            </w:r>
          </w:p>
        </w:tc>
      </w:tr>
      <w:tr w:rsidR="007C2594" w:rsidRPr="0035131D" w14:paraId="4551D5BF" w14:textId="77777777" w:rsidTr="00255180">
        <w:tc>
          <w:tcPr>
            <w:tcW w:w="3261" w:type="dxa"/>
            <w:vAlign w:val="center"/>
          </w:tcPr>
          <w:p w14:paraId="0EFCFF76"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limited liability partnership</w:t>
            </w:r>
          </w:p>
        </w:tc>
        <w:tc>
          <w:tcPr>
            <w:tcW w:w="5760" w:type="dxa"/>
            <w:vAlign w:val="center"/>
          </w:tcPr>
          <w:p w14:paraId="1AE1038C"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member of that partnership</w:t>
            </w:r>
          </w:p>
        </w:tc>
      </w:tr>
      <w:tr w:rsidR="007C2594" w:rsidRPr="0035131D" w14:paraId="131BE2B0" w14:textId="77777777" w:rsidTr="00997EDE">
        <w:trPr>
          <w:trHeight w:val="367"/>
        </w:trPr>
        <w:tc>
          <w:tcPr>
            <w:tcW w:w="3261" w:type="dxa"/>
            <w:vAlign w:val="center"/>
          </w:tcPr>
          <w:p w14:paraId="6F81C997"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company registered in the UK</w:t>
            </w:r>
          </w:p>
        </w:tc>
        <w:tc>
          <w:tcPr>
            <w:tcW w:w="5760" w:type="dxa"/>
            <w:vAlign w:val="center"/>
          </w:tcPr>
          <w:p w14:paraId="611F9173" w14:textId="54319675" w:rsidR="00A32530" w:rsidRPr="0035131D" w:rsidRDefault="5289F454" w:rsidP="466D4A85">
            <w:pPr>
              <w:pStyle w:val="N1"/>
              <w:numPr>
                <w:ilvl w:val="0"/>
                <w:numId w:val="0"/>
              </w:numPr>
              <w:spacing w:before="120" w:after="120" w:line="240" w:lineRule="auto"/>
              <w:jc w:val="left"/>
              <w:rPr>
                <w:rFonts w:ascii="Arial" w:hAnsi="Arial" w:cs="Arial"/>
                <w:sz w:val="20"/>
              </w:rPr>
            </w:pPr>
            <w:r w:rsidRPr="466D4A85">
              <w:rPr>
                <w:rFonts w:ascii="Arial" w:hAnsi="Arial" w:cs="Arial"/>
                <w:sz w:val="20"/>
              </w:rPr>
              <w:t>A director or company secretary of that company</w:t>
            </w:r>
          </w:p>
        </w:tc>
      </w:tr>
      <w:tr w:rsidR="007C2594" w:rsidRPr="0035131D" w14:paraId="39938F79" w14:textId="77777777" w:rsidTr="00255180">
        <w:tc>
          <w:tcPr>
            <w:tcW w:w="3261" w:type="dxa"/>
            <w:vAlign w:val="center"/>
          </w:tcPr>
          <w:p w14:paraId="2FD441B8"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An unincorporated body</w:t>
            </w:r>
          </w:p>
        </w:tc>
        <w:tc>
          <w:tcPr>
            <w:tcW w:w="5760" w:type="dxa"/>
            <w:vAlign w:val="center"/>
          </w:tcPr>
          <w:p w14:paraId="7CEA0A21"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An individual who has control or management of that body</w:t>
            </w:r>
          </w:p>
        </w:tc>
      </w:tr>
      <w:tr w:rsidR="007C2594" w:rsidRPr="0035131D" w14:paraId="6270ABEE" w14:textId="77777777" w:rsidTr="00997EDE">
        <w:trPr>
          <w:trHeight w:val="558"/>
        </w:trPr>
        <w:tc>
          <w:tcPr>
            <w:tcW w:w="3261" w:type="dxa"/>
            <w:vAlign w:val="center"/>
          </w:tcPr>
          <w:p w14:paraId="6CF3D59E"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 company which does not have a registered office in the UK</w:t>
            </w:r>
          </w:p>
        </w:tc>
        <w:tc>
          <w:tcPr>
            <w:tcW w:w="5760" w:type="dxa"/>
            <w:vAlign w:val="center"/>
          </w:tcPr>
          <w:p w14:paraId="6157053C" w14:textId="77777777" w:rsidR="00A32530" w:rsidRPr="0035131D" w:rsidRDefault="00A32530" w:rsidP="00D82BAD">
            <w:pPr>
              <w:pStyle w:val="N1"/>
              <w:numPr>
                <w:ilvl w:val="0"/>
                <w:numId w:val="0"/>
              </w:numPr>
              <w:spacing w:before="120" w:after="120" w:line="240" w:lineRule="auto"/>
              <w:jc w:val="left"/>
              <w:rPr>
                <w:rFonts w:ascii="Arial" w:hAnsi="Arial" w:cs="Arial"/>
                <w:sz w:val="20"/>
              </w:rPr>
            </w:pPr>
            <w:r w:rsidRPr="0035131D">
              <w:rPr>
                <w:rFonts w:ascii="Arial" w:hAnsi="Arial" w:cs="Arial"/>
                <w:sz w:val="20"/>
              </w:rPr>
              <w:t>An individual who has control or management of the producer.</w:t>
            </w:r>
          </w:p>
        </w:tc>
      </w:tr>
    </w:tbl>
    <w:p w14:paraId="6C6169D7" w14:textId="6D8B3441" w:rsidR="00A32530" w:rsidRDefault="00A32530" w:rsidP="007A6DFC">
      <w:pPr>
        <w:widowControl w:val="0"/>
        <w:autoSpaceDE w:val="0"/>
        <w:autoSpaceDN w:val="0"/>
        <w:adjustRightInd w:val="0"/>
        <w:spacing w:line="276" w:lineRule="auto"/>
        <w:jc w:val="both"/>
        <w:outlineLvl w:val="0"/>
        <w:rPr>
          <w:rFonts w:ascii="Arial" w:hAnsi="Arial" w:cs="Arial"/>
          <w:b/>
          <w:bCs/>
          <w:sz w:val="24"/>
          <w:szCs w:val="24"/>
        </w:rPr>
      </w:pPr>
    </w:p>
    <w:p w14:paraId="760533BE" w14:textId="5220603A" w:rsidR="006A4B43" w:rsidRPr="00AA7553" w:rsidRDefault="001820E1" w:rsidP="005E044D">
      <w:pPr>
        <w:spacing w:line="276" w:lineRule="auto"/>
        <w:jc w:val="both"/>
        <w:rPr>
          <w:rFonts w:ascii="Arial" w:hAnsi="Arial" w:cs="Arial"/>
        </w:rPr>
      </w:pPr>
      <w:r w:rsidRPr="00AA7553">
        <w:rPr>
          <w:rFonts w:ascii="Arial" w:hAnsi="Arial" w:cs="Arial"/>
        </w:rPr>
        <w:t>P</w:t>
      </w:r>
      <w:r w:rsidR="0035131D" w:rsidRPr="00AA7553">
        <w:rPr>
          <w:rFonts w:ascii="Arial" w:hAnsi="Arial" w:cs="Arial"/>
        </w:rPr>
        <w:t xml:space="preserve">artners </w:t>
      </w:r>
      <w:r w:rsidR="003877C0" w:rsidRPr="00AA7553">
        <w:rPr>
          <w:rFonts w:ascii="Arial" w:hAnsi="Arial" w:cs="Arial"/>
        </w:rPr>
        <w:t>and</w:t>
      </w:r>
      <w:r w:rsidR="004A781D" w:rsidRPr="00AA7553">
        <w:rPr>
          <w:rFonts w:ascii="Arial" w:hAnsi="Arial" w:cs="Arial"/>
        </w:rPr>
        <w:t xml:space="preserve"> </w:t>
      </w:r>
      <w:r w:rsidR="002B5967" w:rsidRPr="00AA7553">
        <w:rPr>
          <w:rFonts w:ascii="Arial" w:hAnsi="Arial" w:cs="Arial"/>
        </w:rPr>
        <w:t xml:space="preserve">businesses that are not </w:t>
      </w:r>
      <w:r w:rsidR="00DF1419" w:rsidRPr="00AA7553">
        <w:rPr>
          <w:rFonts w:ascii="Arial" w:hAnsi="Arial" w:cs="Arial"/>
        </w:rPr>
        <w:t xml:space="preserve">registered </w:t>
      </w:r>
      <w:r w:rsidR="006E252D" w:rsidRPr="00AA7553">
        <w:rPr>
          <w:rFonts w:ascii="Arial" w:hAnsi="Arial" w:cs="Arial"/>
        </w:rPr>
        <w:t>o</w:t>
      </w:r>
      <w:r w:rsidR="00AD5CBA" w:rsidRPr="00AA7553">
        <w:rPr>
          <w:rFonts w:ascii="Arial" w:hAnsi="Arial" w:cs="Arial"/>
        </w:rPr>
        <w:t xml:space="preserve">n </w:t>
      </w:r>
      <w:r w:rsidR="00036847" w:rsidRPr="00AA7553">
        <w:rPr>
          <w:rFonts w:ascii="Arial" w:hAnsi="Arial" w:cs="Arial"/>
        </w:rPr>
        <w:t>Companies House</w:t>
      </w:r>
      <w:r w:rsidR="003877C0" w:rsidRPr="00AA7553">
        <w:rPr>
          <w:rFonts w:ascii="Arial" w:hAnsi="Arial" w:cs="Arial"/>
        </w:rPr>
        <w:t xml:space="preserve"> </w:t>
      </w:r>
      <w:r w:rsidR="00B12B02" w:rsidRPr="00AA7553">
        <w:rPr>
          <w:rFonts w:ascii="Arial" w:hAnsi="Arial" w:cs="Arial"/>
        </w:rPr>
        <w:t>must</w:t>
      </w:r>
      <w:r w:rsidR="0035131D" w:rsidRPr="00AA7553">
        <w:rPr>
          <w:rFonts w:ascii="Arial" w:hAnsi="Arial" w:cs="Arial"/>
        </w:rPr>
        <w:t xml:space="preserve"> provide </w:t>
      </w:r>
      <w:r w:rsidR="48246D2D" w:rsidRPr="00AA7553">
        <w:rPr>
          <w:rFonts w:ascii="Arial" w:hAnsi="Arial" w:cs="Arial"/>
        </w:rPr>
        <w:t>a signed decl</w:t>
      </w:r>
      <w:r w:rsidR="00C47316" w:rsidRPr="00AA7553">
        <w:rPr>
          <w:rFonts w:ascii="Arial" w:hAnsi="Arial" w:cs="Arial"/>
        </w:rPr>
        <w:t>a</w:t>
      </w:r>
      <w:r w:rsidR="48246D2D" w:rsidRPr="00AA7553">
        <w:rPr>
          <w:rFonts w:ascii="Arial" w:hAnsi="Arial" w:cs="Arial"/>
        </w:rPr>
        <w:t>ration</w:t>
      </w:r>
      <w:r w:rsidR="00F177D3" w:rsidRPr="00AA7553">
        <w:rPr>
          <w:rFonts w:ascii="Arial" w:hAnsi="Arial" w:cs="Arial"/>
        </w:rPr>
        <w:t xml:space="preserve"> form </w:t>
      </w:r>
      <w:r w:rsidR="00450A57" w:rsidRPr="00AA7553">
        <w:rPr>
          <w:rFonts w:ascii="Arial" w:hAnsi="Arial" w:cs="Arial"/>
        </w:rPr>
        <w:t>confirm</w:t>
      </w:r>
      <w:r w:rsidR="00806F5F" w:rsidRPr="00AA7553">
        <w:rPr>
          <w:rFonts w:ascii="Arial" w:hAnsi="Arial" w:cs="Arial"/>
        </w:rPr>
        <w:t>ing</w:t>
      </w:r>
      <w:r w:rsidR="00450A57" w:rsidRPr="00AA7553">
        <w:rPr>
          <w:rFonts w:ascii="Arial" w:hAnsi="Arial" w:cs="Arial"/>
        </w:rPr>
        <w:t xml:space="preserve"> they are</w:t>
      </w:r>
      <w:r w:rsidR="0035131D" w:rsidRPr="00AA7553">
        <w:rPr>
          <w:rFonts w:ascii="Arial" w:hAnsi="Arial" w:cs="Arial"/>
        </w:rPr>
        <w:t xml:space="preserve"> capable of being an approved person</w:t>
      </w:r>
      <w:r w:rsidR="004E15F8" w:rsidRPr="00AA7553">
        <w:rPr>
          <w:rFonts w:ascii="Arial" w:hAnsi="Arial" w:cs="Arial"/>
        </w:rPr>
        <w:t xml:space="preserve"> as per the table above</w:t>
      </w:r>
      <w:r w:rsidR="0035131D" w:rsidRPr="00AA7553">
        <w:rPr>
          <w:rFonts w:ascii="Arial" w:hAnsi="Arial" w:cs="Arial"/>
        </w:rPr>
        <w:t>.</w:t>
      </w:r>
      <w:r w:rsidR="00CE220F" w:rsidRPr="00AA7553">
        <w:rPr>
          <w:rFonts w:ascii="Arial" w:hAnsi="Arial" w:cs="Arial"/>
        </w:rPr>
        <w:t xml:space="preserve"> </w:t>
      </w:r>
      <w:r w:rsidR="00806F5F" w:rsidRPr="00AA7553">
        <w:rPr>
          <w:rFonts w:ascii="Arial" w:hAnsi="Arial" w:cs="Arial"/>
        </w:rPr>
        <w:t xml:space="preserve"> </w:t>
      </w:r>
      <w:r w:rsidR="00B46414" w:rsidRPr="00AA7553">
        <w:rPr>
          <w:rFonts w:ascii="Arial" w:hAnsi="Arial" w:cs="Arial"/>
        </w:rPr>
        <w:t xml:space="preserve">The form </w:t>
      </w:r>
      <w:r w:rsidR="00806F5F" w:rsidRPr="00AA7553">
        <w:rPr>
          <w:rFonts w:ascii="Arial" w:hAnsi="Arial" w:cs="Arial"/>
        </w:rPr>
        <w:t xml:space="preserve">will be provided </w:t>
      </w:r>
      <w:r w:rsidR="00B46414" w:rsidRPr="00AA7553">
        <w:rPr>
          <w:rFonts w:ascii="Arial" w:hAnsi="Arial" w:cs="Arial"/>
        </w:rPr>
        <w:t xml:space="preserve">to the applicant </w:t>
      </w:r>
      <w:r w:rsidR="00806F5F" w:rsidRPr="00AA7553">
        <w:rPr>
          <w:rFonts w:ascii="Arial" w:hAnsi="Arial" w:cs="Arial"/>
        </w:rPr>
        <w:t xml:space="preserve">by the Regulator on receipt of their enrolment application on RPD. </w:t>
      </w:r>
    </w:p>
    <w:p w14:paraId="4D45494A" w14:textId="0BBEE167" w:rsidR="00E42340" w:rsidRDefault="008069B8" w:rsidP="005E044D">
      <w:pPr>
        <w:pStyle w:val="NormalWeb"/>
        <w:spacing w:before="0" w:beforeAutospacing="0" w:after="0" w:afterAutospacing="0" w:line="276" w:lineRule="auto"/>
        <w:jc w:val="both"/>
        <w:rPr>
          <w:rFonts w:ascii="Arial" w:eastAsiaTheme="minorEastAsia" w:hAnsi="Arial" w:cs="Arial"/>
          <w:sz w:val="22"/>
          <w:szCs w:val="22"/>
          <w:lang w:eastAsia="en-US"/>
        </w:rPr>
      </w:pPr>
      <w:r w:rsidRPr="466D4A85">
        <w:rPr>
          <w:rFonts w:ascii="Arial" w:eastAsiaTheme="minorEastAsia" w:hAnsi="Arial" w:cs="Arial"/>
          <w:sz w:val="22"/>
          <w:szCs w:val="22"/>
        </w:rPr>
        <w:t xml:space="preserve">If </w:t>
      </w:r>
      <w:r w:rsidR="0D583249" w:rsidRPr="466D4A85">
        <w:rPr>
          <w:rFonts w:ascii="Arial" w:eastAsiaTheme="minorEastAsia" w:hAnsi="Arial" w:cs="Arial"/>
          <w:sz w:val="22"/>
          <w:szCs w:val="22"/>
        </w:rPr>
        <w:t>an</w:t>
      </w:r>
      <w:r w:rsidRPr="466D4A85">
        <w:rPr>
          <w:rFonts w:ascii="Arial" w:eastAsiaTheme="minorEastAsia" w:hAnsi="Arial" w:cs="Arial"/>
          <w:sz w:val="22"/>
          <w:szCs w:val="22"/>
        </w:rPr>
        <w:t xml:space="preserve"> approved person wishes to </w:t>
      </w:r>
      <w:r w:rsidRPr="466D4A85">
        <w:rPr>
          <w:rFonts w:ascii="Arial" w:eastAsiaTheme="minorEastAsia" w:hAnsi="Arial" w:cs="Arial"/>
          <w:sz w:val="22"/>
          <w:szCs w:val="22"/>
          <w:lang w:eastAsia="en-US"/>
        </w:rPr>
        <w:t xml:space="preserve">submit an application </w:t>
      </w:r>
      <w:r w:rsidRPr="466D4A85">
        <w:rPr>
          <w:rFonts w:ascii="Arial" w:eastAsiaTheme="minorEastAsia" w:hAnsi="Arial" w:cs="Arial"/>
          <w:sz w:val="22"/>
          <w:szCs w:val="22"/>
        </w:rPr>
        <w:t>for a delegate</w:t>
      </w:r>
      <w:r w:rsidR="00E8416F" w:rsidRPr="466D4A85">
        <w:rPr>
          <w:rFonts w:ascii="Arial" w:eastAsiaTheme="minorEastAsia" w:hAnsi="Arial" w:cs="Arial"/>
          <w:sz w:val="22"/>
          <w:szCs w:val="22"/>
        </w:rPr>
        <w:t>, th</w:t>
      </w:r>
      <w:r w:rsidR="6D0422D0" w:rsidRPr="466D4A85">
        <w:rPr>
          <w:rFonts w:ascii="Arial" w:eastAsiaTheme="minorEastAsia" w:hAnsi="Arial" w:cs="Arial"/>
          <w:sz w:val="22"/>
          <w:szCs w:val="22"/>
        </w:rPr>
        <w:t>e</w:t>
      </w:r>
      <w:r w:rsidR="00E8416F" w:rsidRPr="466D4A85">
        <w:rPr>
          <w:rFonts w:ascii="Arial" w:eastAsiaTheme="minorEastAsia" w:hAnsi="Arial" w:cs="Arial"/>
          <w:sz w:val="22"/>
          <w:szCs w:val="22"/>
        </w:rPr>
        <w:t xml:space="preserve"> </w:t>
      </w:r>
      <w:r w:rsidR="546C1EAC" w:rsidRPr="466D4A85">
        <w:rPr>
          <w:rFonts w:ascii="Arial" w:eastAsiaTheme="minorEastAsia" w:hAnsi="Arial" w:cs="Arial"/>
          <w:sz w:val="22"/>
          <w:szCs w:val="22"/>
        </w:rPr>
        <w:t xml:space="preserve">proposed delegate </w:t>
      </w:r>
      <w:r w:rsidR="00593634" w:rsidRPr="466D4A85">
        <w:rPr>
          <w:rFonts w:ascii="Arial" w:eastAsiaTheme="minorEastAsia" w:hAnsi="Arial" w:cs="Arial"/>
          <w:sz w:val="22"/>
          <w:szCs w:val="22"/>
          <w:lang w:eastAsia="en-US"/>
        </w:rPr>
        <w:t xml:space="preserve">must </w:t>
      </w:r>
      <w:r w:rsidR="76D843E4" w:rsidRPr="466D4A85">
        <w:rPr>
          <w:rFonts w:ascii="Arial" w:eastAsiaTheme="minorEastAsia" w:hAnsi="Arial" w:cs="Arial"/>
          <w:sz w:val="22"/>
          <w:szCs w:val="22"/>
          <w:lang w:eastAsia="en-US"/>
        </w:rPr>
        <w:t xml:space="preserve">be </w:t>
      </w:r>
      <w:r w:rsidR="754A6F1E" w:rsidRPr="466D4A85">
        <w:rPr>
          <w:rFonts w:ascii="Arial" w:eastAsiaTheme="minorEastAsia" w:hAnsi="Arial" w:cs="Arial"/>
          <w:sz w:val="22"/>
          <w:szCs w:val="22"/>
          <w:lang w:eastAsia="en-US"/>
        </w:rPr>
        <w:t>capable of carrying out the function</w:t>
      </w:r>
      <w:r w:rsidR="6306DBB6" w:rsidRPr="466D4A85">
        <w:rPr>
          <w:rFonts w:ascii="Arial" w:eastAsiaTheme="minorEastAsia" w:hAnsi="Arial" w:cs="Arial"/>
          <w:sz w:val="22"/>
          <w:szCs w:val="22"/>
          <w:lang w:eastAsia="en-US"/>
        </w:rPr>
        <w:t>s</w:t>
      </w:r>
      <w:r w:rsidR="754A6F1E" w:rsidRPr="466D4A85">
        <w:rPr>
          <w:rFonts w:ascii="Arial" w:eastAsiaTheme="minorEastAsia" w:hAnsi="Arial" w:cs="Arial"/>
          <w:sz w:val="22"/>
          <w:szCs w:val="22"/>
          <w:lang w:eastAsia="en-US"/>
        </w:rPr>
        <w:t xml:space="preserve"> of an approved person</w:t>
      </w:r>
      <w:r w:rsidR="1CEB33CA" w:rsidRPr="466D4A85">
        <w:rPr>
          <w:rFonts w:ascii="Arial" w:eastAsiaTheme="minorEastAsia" w:hAnsi="Arial" w:cs="Arial"/>
          <w:sz w:val="22"/>
          <w:szCs w:val="22"/>
          <w:lang w:eastAsia="en-US"/>
        </w:rPr>
        <w:t>.</w:t>
      </w:r>
      <w:r w:rsidR="40C4EFD6" w:rsidRPr="466D4A85">
        <w:rPr>
          <w:rFonts w:ascii="Arial" w:eastAsiaTheme="minorEastAsia" w:hAnsi="Arial" w:cs="Arial"/>
          <w:sz w:val="22"/>
          <w:szCs w:val="22"/>
          <w:lang w:eastAsia="en-US"/>
        </w:rPr>
        <w:t xml:space="preserve">  This is assessed by the Regulato</w:t>
      </w:r>
      <w:r w:rsidR="5BEA42C2" w:rsidRPr="466D4A85">
        <w:rPr>
          <w:rFonts w:ascii="Arial" w:eastAsiaTheme="minorEastAsia" w:hAnsi="Arial" w:cs="Arial"/>
          <w:sz w:val="22"/>
          <w:szCs w:val="22"/>
          <w:lang w:eastAsia="en-US"/>
        </w:rPr>
        <w:t>r on the basis of several factors including</w:t>
      </w:r>
      <w:r w:rsidR="127E896D" w:rsidRPr="466D4A85">
        <w:rPr>
          <w:rFonts w:ascii="Arial" w:eastAsiaTheme="minorEastAsia" w:hAnsi="Arial" w:cs="Arial"/>
          <w:sz w:val="22"/>
          <w:szCs w:val="22"/>
          <w:lang w:eastAsia="en-US"/>
        </w:rPr>
        <w:t xml:space="preserve">, </w:t>
      </w:r>
      <w:r w:rsidR="2D88BDEC" w:rsidRPr="466D4A85">
        <w:rPr>
          <w:rFonts w:ascii="Arial" w:eastAsiaTheme="minorEastAsia" w:hAnsi="Arial" w:cs="Arial"/>
          <w:sz w:val="22"/>
          <w:szCs w:val="22"/>
          <w:lang w:eastAsia="en-US"/>
        </w:rPr>
        <w:t xml:space="preserve">whether </w:t>
      </w:r>
      <w:r w:rsidR="00593634" w:rsidRPr="466D4A85">
        <w:rPr>
          <w:rFonts w:ascii="Arial" w:eastAsiaTheme="minorEastAsia" w:hAnsi="Arial" w:cs="Arial"/>
          <w:sz w:val="22"/>
          <w:szCs w:val="22"/>
          <w:lang w:eastAsia="en-US"/>
        </w:rPr>
        <w:t xml:space="preserve">the </w:t>
      </w:r>
      <w:r w:rsidR="1C44FA98" w:rsidRPr="466D4A85">
        <w:rPr>
          <w:rFonts w:ascii="Arial" w:eastAsiaTheme="minorEastAsia" w:hAnsi="Arial" w:cs="Arial"/>
          <w:sz w:val="22"/>
          <w:szCs w:val="22"/>
          <w:lang w:eastAsia="en-US"/>
        </w:rPr>
        <w:t xml:space="preserve">proposed delegate has the </w:t>
      </w:r>
      <w:r w:rsidR="00391A6C" w:rsidRPr="466D4A85">
        <w:rPr>
          <w:rFonts w:ascii="Arial" w:eastAsiaTheme="minorEastAsia" w:hAnsi="Arial" w:cs="Arial"/>
          <w:sz w:val="22"/>
          <w:szCs w:val="22"/>
          <w:lang w:eastAsia="en-US"/>
        </w:rPr>
        <w:t xml:space="preserve">relevant </w:t>
      </w:r>
      <w:r w:rsidR="00593634" w:rsidRPr="466D4A85">
        <w:rPr>
          <w:rFonts w:ascii="Arial" w:eastAsiaTheme="minorEastAsia" w:hAnsi="Arial" w:cs="Arial"/>
          <w:sz w:val="22"/>
          <w:szCs w:val="22"/>
          <w:lang w:eastAsia="en-US"/>
        </w:rPr>
        <w:t xml:space="preserve">knowledge and access to information needed to carry out the </w:t>
      </w:r>
      <w:r w:rsidR="67343E41" w:rsidRPr="466D4A85">
        <w:rPr>
          <w:rFonts w:ascii="Arial" w:eastAsiaTheme="minorEastAsia" w:hAnsi="Arial" w:cs="Arial"/>
          <w:sz w:val="22"/>
          <w:szCs w:val="22"/>
          <w:lang w:eastAsia="en-US"/>
        </w:rPr>
        <w:t xml:space="preserve">functions </w:t>
      </w:r>
      <w:r w:rsidR="00593634" w:rsidRPr="466D4A85">
        <w:rPr>
          <w:rFonts w:ascii="Arial" w:eastAsiaTheme="minorEastAsia" w:hAnsi="Arial" w:cs="Arial"/>
          <w:sz w:val="22"/>
          <w:szCs w:val="22"/>
          <w:lang w:eastAsia="en-US"/>
        </w:rPr>
        <w:t xml:space="preserve">of the approved person and </w:t>
      </w:r>
      <w:r w:rsidR="1F2DEADE" w:rsidRPr="466D4A85">
        <w:rPr>
          <w:rFonts w:ascii="Arial" w:eastAsiaTheme="minorEastAsia" w:hAnsi="Arial" w:cs="Arial"/>
          <w:sz w:val="22"/>
          <w:szCs w:val="22"/>
          <w:lang w:eastAsia="en-US"/>
        </w:rPr>
        <w:t xml:space="preserve">for example, whether </w:t>
      </w:r>
      <w:r w:rsidR="00593634" w:rsidRPr="466D4A85">
        <w:rPr>
          <w:rFonts w:ascii="Arial" w:eastAsiaTheme="minorEastAsia" w:hAnsi="Arial" w:cs="Arial"/>
          <w:sz w:val="22"/>
          <w:szCs w:val="22"/>
          <w:lang w:eastAsia="en-US"/>
        </w:rPr>
        <w:t xml:space="preserve">they </w:t>
      </w:r>
      <w:r w:rsidR="1399F1E8" w:rsidRPr="466D4A85">
        <w:rPr>
          <w:rFonts w:ascii="Arial" w:eastAsiaTheme="minorEastAsia" w:hAnsi="Arial" w:cs="Arial"/>
          <w:sz w:val="22"/>
          <w:szCs w:val="22"/>
          <w:lang w:eastAsia="en-US"/>
        </w:rPr>
        <w:t xml:space="preserve">are </w:t>
      </w:r>
      <w:r w:rsidR="00593634" w:rsidRPr="466D4A85">
        <w:rPr>
          <w:rFonts w:ascii="Arial" w:eastAsiaTheme="minorEastAsia" w:hAnsi="Arial" w:cs="Arial"/>
          <w:sz w:val="22"/>
          <w:szCs w:val="22"/>
          <w:lang w:eastAsia="en-US"/>
        </w:rPr>
        <w:t xml:space="preserve">sufficiently senior within the organisation.  If the </w:t>
      </w:r>
      <w:r w:rsidR="48BFE4B3" w:rsidRPr="466D4A85">
        <w:rPr>
          <w:rFonts w:ascii="Arial" w:eastAsiaTheme="minorEastAsia" w:hAnsi="Arial" w:cs="Arial"/>
          <w:sz w:val="22"/>
          <w:szCs w:val="22"/>
          <w:lang w:eastAsia="en-US"/>
        </w:rPr>
        <w:t>R</w:t>
      </w:r>
      <w:r w:rsidR="00593634" w:rsidRPr="466D4A85">
        <w:rPr>
          <w:rFonts w:ascii="Arial" w:eastAsiaTheme="minorEastAsia" w:hAnsi="Arial" w:cs="Arial"/>
          <w:sz w:val="22"/>
          <w:szCs w:val="22"/>
          <w:lang w:eastAsia="en-US"/>
        </w:rPr>
        <w:t xml:space="preserve">egulators </w:t>
      </w:r>
      <w:r w:rsidR="4F267B17" w:rsidRPr="466D4A85">
        <w:rPr>
          <w:rFonts w:ascii="Arial" w:eastAsiaTheme="minorEastAsia" w:hAnsi="Arial" w:cs="Arial"/>
          <w:sz w:val="22"/>
          <w:szCs w:val="22"/>
          <w:lang w:eastAsia="en-US"/>
        </w:rPr>
        <w:t>grant the application</w:t>
      </w:r>
      <w:r w:rsidR="00F3596C" w:rsidRPr="466D4A85">
        <w:rPr>
          <w:rFonts w:ascii="Arial" w:eastAsiaTheme="minorEastAsia" w:hAnsi="Arial" w:cs="Arial"/>
          <w:sz w:val="22"/>
          <w:szCs w:val="22"/>
          <w:lang w:eastAsia="en-US"/>
        </w:rPr>
        <w:t>,</w:t>
      </w:r>
      <w:r w:rsidR="00593634" w:rsidRPr="466D4A85">
        <w:rPr>
          <w:rFonts w:ascii="Arial" w:eastAsiaTheme="minorEastAsia" w:hAnsi="Arial" w:cs="Arial"/>
          <w:sz w:val="22"/>
          <w:szCs w:val="22"/>
          <w:lang w:eastAsia="en-US"/>
        </w:rPr>
        <w:t xml:space="preserve"> the delegate can </w:t>
      </w:r>
      <w:r w:rsidR="1FF6BF31" w:rsidRPr="466D4A85">
        <w:rPr>
          <w:rFonts w:ascii="Arial" w:eastAsiaTheme="minorEastAsia" w:hAnsi="Arial" w:cs="Arial"/>
          <w:sz w:val="22"/>
          <w:szCs w:val="22"/>
          <w:lang w:eastAsia="en-US"/>
        </w:rPr>
        <w:t>carry out the same functions as the approved person</w:t>
      </w:r>
      <w:bookmarkStart w:id="20" w:name="ApprovedPersons"/>
      <w:bookmarkEnd w:id="20"/>
      <w:r w:rsidR="0018793F">
        <w:rPr>
          <w:rFonts w:ascii="Arial" w:eastAsiaTheme="minorEastAsia" w:hAnsi="Arial" w:cs="Arial"/>
          <w:sz w:val="22"/>
          <w:szCs w:val="22"/>
          <w:lang w:eastAsia="en-US"/>
        </w:rPr>
        <w:t>.</w:t>
      </w:r>
    </w:p>
    <w:p w14:paraId="6DDDB679" w14:textId="77777777" w:rsidR="00376999" w:rsidRDefault="00376999" w:rsidP="005E044D">
      <w:pPr>
        <w:pStyle w:val="NormalWeb"/>
        <w:spacing w:before="0" w:beforeAutospacing="0" w:after="0" w:afterAutospacing="0" w:line="276" w:lineRule="auto"/>
        <w:jc w:val="both"/>
        <w:rPr>
          <w:rFonts w:ascii="Arial" w:eastAsiaTheme="minorEastAsia" w:hAnsi="Arial" w:cs="Arial"/>
          <w:sz w:val="22"/>
          <w:szCs w:val="22"/>
          <w:lang w:eastAsia="en-US"/>
        </w:rPr>
      </w:pPr>
    </w:p>
    <w:p w14:paraId="172C67F4" w14:textId="359C30C1" w:rsidR="00376999" w:rsidRPr="00116DC3" w:rsidRDefault="00226847" w:rsidP="00376999">
      <w:pPr>
        <w:pStyle w:val="NormalWeb"/>
        <w:spacing w:before="0" w:beforeAutospacing="0" w:after="0" w:afterAutospacing="0" w:line="276" w:lineRule="auto"/>
        <w:jc w:val="both"/>
        <w:rPr>
          <w:rFonts w:ascii="Arial" w:hAnsi="Arial" w:cs="Arial"/>
          <w:sz w:val="22"/>
          <w:szCs w:val="22"/>
        </w:rPr>
      </w:pPr>
      <w:r w:rsidRPr="00116DC3">
        <w:rPr>
          <w:rFonts w:ascii="Arial" w:hAnsi="Arial" w:cs="Arial"/>
          <w:sz w:val="22"/>
          <w:szCs w:val="22"/>
        </w:rPr>
        <w:t xml:space="preserve">Once </w:t>
      </w:r>
      <w:r w:rsidR="00376999" w:rsidRPr="00116DC3">
        <w:rPr>
          <w:rFonts w:ascii="Arial" w:hAnsi="Arial" w:cs="Arial"/>
          <w:sz w:val="22"/>
          <w:szCs w:val="22"/>
        </w:rPr>
        <w:t>an approved person</w:t>
      </w:r>
      <w:r w:rsidR="00A13F78" w:rsidRPr="00116DC3">
        <w:rPr>
          <w:rFonts w:ascii="Arial" w:hAnsi="Arial" w:cs="Arial"/>
          <w:sz w:val="22"/>
          <w:szCs w:val="22"/>
        </w:rPr>
        <w:t xml:space="preserve"> has been notified to </w:t>
      </w:r>
      <w:r w:rsidR="00573831" w:rsidRPr="00116DC3">
        <w:rPr>
          <w:rFonts w:ascii="Arial" w:hAnsi="Arial" w:cs="Arial"/>
          <w:sz w:val="22"/>
          <w:szCs w:val="22"/>
        </w:rPr>
        <w:t xml:space="preserve">the Regulator, </w:t>
      </w:r>
      <w:r w:rsidR="00376999" w:rsidRPr="00116DC3">
        <w:rPr>
          <w:rFonts w:ascii="Arial" w:hAnsi="Arial" w:cs="Arial"/>
          <w:sz w:val="22"/>
          <w:szCs w:val="22"/>
        </w:rPr>
        <w:t xml:space="preserve"> or delegate has been approved, th</w:t>
      </w:r>
      <w:r w:rsidR="00573831" w:rsidRPr="00116DC3">
        <w:rPr>
          <w:rFonts w:ascii="Arial" w:hAnsi="Arial" w:cs="Arial"/>
          <w:sz w:val="22"/>
          <w:szCs w:val="22"/>
        </w:rPr>
        <w:t xml:space="preserve">at </w:t>
      </w:r>
      <w:r w:rsidR="008C09CE" w:rsidRPr="00116DC3">
        <w:rPr>
          <w:rFonts w:ascii="Arial" w:hAnsi="Arial" w:cs="Arial"/>
          <w:sz w:val="22"/>
          <w:szCs w:val="22"/>
        </w:rPr>
        <w:t xml:space="preserve">approved person or delegate </w:t>
      </w:r>
      <w:r w:rsidR="00376999" w:rsidRPr="00116DC3">
        <w:rPr>
          <w:rFonts w:ascii="Arial" w:hAnsi="Arial" w:cs="Arial"/>
          <w:sz w:val="22"/>
          <w:szCs w:val="22"/>
        </w:rPr>
        <w:t xml:space="preserve">can </w:t>
      </w:r>
      <w:r w:rsidR="00496933" w:rsidRPr="00116DC3">
        <w:rPr>
          <w:rFonts w:ascii="Arial" w:hAnsi="Arial" w:cs="Arial"/>
          <w:sz w:val="22"/>
          <w:szCs w:val="22"/>
        </w:rPr>
        <w:t>submit and verify</w:t>
      </w:r>
      <w:r w:rsidR="00376999" w:rsidRPr="00116DC3">
        <w:rPr>
          <w:rFonts w:ascii="Arial" w:hAnsi="Arial" w:cs="Arial"/>
          <w:sz w:val="22"/>
          <w:szCs w:val="22"/>
        </w:rPr>
        <w:t xml:space="preserve"> subsequent submissions. Producers must inform the relevant agency in writing if there are any changes to their approved person or delegate.</w:t>
      </w:r>
    </w:p>
    <w:p w14:paraId="615D0F5A" w14:textId="77777777" w:rsidR="00D914F4" w:rsidRDefault="00D914F4" w:rsidP="005E044D">
      <w:pPr>
        <w:pStyle w:val="NormalWeb"/>
        <w:spacing w:before="0" w:beforeAutospacing="0" w:after="0" w:afterAutospacing="0" w:line="276" w:lineRule="auto"/>
        <w:jc w:val="both"/>
        <w:rPr>
          <w:rFonts w:ascii="Arial" w:eastAsiaTheme="minorEastAsia" w:hAnsi="Arial" w:cs="Arial"/>
          <w:sz w:val="22"/>
          <w:szCs w:val="22"/>
          <w:lang w:eastAsia="en-US"/>
        </w:rPr>
      </w:pPr>
    </w:p>
    <w:p w14:paraId="648EFB58" w14:textId="77777777" w:rsidR="003A362A" w:rsidRDefault="003A362A">
      <w:pPr>
        <w:rPr>
          <w:rFonts w:ascii="Arial" w:eastAsiaTheme="majorEastAsia" w:hAnsi="Arial" w:cstheme="majorBidi"/>
          <w:b/>
          <w:color w:val="008631"/>
          <w:sz w:val="40"/>
          <w:szCs w:val="40"/>
        </w:rPr>
      </w:pPr>
      <w:r w:rsidRPr="00FB3859">
        <w:rPr>
          <w:rFonts w:ascii="Arial" w:eastAsiaTheme="majorEastAsia" w:hAnsi="Arial" w:cstheme="majorBidi"/>
          <w:b/>
          <w:color w:val="008631"/>
        </w:rPr>
        <w:br w:type="page"/>
      </w:r>
    </w:p>
    <w:p w14:paraId="2D41F44A" w14:textId="3EE14E8B" w:rsidR="008C0CAD" w:rsidRPr="004B09AE" w:rsidRDefault="008C0CAD" w:rsidP="008271DE">
      <w:pPr>
        <w:rPr>
          <w:rFonts w:ascii="Arial" w:eastAsiaTheme="majorEastAsia" w:hAnsi="Arial" w:cstheme="majorBidi"/>
          <w:b/>
          <w:color w:val="008631"/>
          <w:sz w:val="40"/>
          <w:szCs w:val="40"/>
        </w:rPr>
      </w:pPr>
      <w:bookmarkStart w:id="21" w:name="Pt3AgreedPositions"/>
      <w:r w:rsidRPr="004B09AE">
        <w:rPr>
          <w:rFonts w:ascii="Arial" w:eastAsiaTheme="majorEastAsia" w:hAnsi="Arial" w:cstheme="majorBidi"/>
          <w:b/>
          <w:color w:val="008631"/>
          <w:sz w:val="40"/>
          <w:szCs w:val="40"/>
        </w:rPr>
        <w:t xml:space="preserve">Part </w:t>
      </w:r>
      <w:r w:rsidR="004B09AE" w:rsidRPr="004B09AE">
        <w:rPr>
          <w:rFonts w:ascii="Arial" w:eastAsiaTheme="majorEastAsia" w:hAnsi="Arial" w:cstheme="majorBidi"/>
          <w:b/>
          <w:color w:val="008631"/>
          <w:sz w:val="40"/>
          <w:szCs w:val="40"/>
        </w:rPr>
        <w:t>3</w:t>
      </w:r>
      <w:r w:rsidRPr="004B09AE">
        <w:rPr>
          <w:rFonts w:ascii="Arial" w:eastAsiaTheme="majorEastAsia" w:hAnsi="Arial" w:cstheme="majorBidi"/>
          <w:b/>
          <w:color w:val="008631"/>
          <w:sz w:val="40"/>
          <w:szCs w:val="40"/>
        </w:rPr>
        <w:t xml:space="preserve">: Agreed Positions </w:t>
      </w:r>
    </w:p>
    <w:bookmarkEnd w:id="21"/>
    <w:p w14:paraId="323C5B79" w14:textId="6DF76485" w:rsidR="0086137B" w:rsidRPr="004F3F3B" w:rsidRDefault="007C671F" w:rsidP="008276FB">
      <w:pPr>
        <w:widowControl w:val="0"/>
        <w:autoSpaceDE w:val="0"/>
        <w:autoSpaceDN w:val="0"/>
        <w:adjustRightInd w:val="0"/>
        <w:spacing w:line="276" w:lineRule="auto"/>
        <w:jc w:val="both"/>
        <w:rPr>
          <w:rFonts w:ascii="Arial" w:hAnsi="Arial" w:cs="Arial"/>
        </w:rPr>
      </w:pPr>
      <w:r>
        <w:rPr>
          <w:rFonts w:ascii="Arial" w:hAnsi="Arial" w:cs="Arial"/>
        </w:rPr>
        <w:t xml:space="preserve">This section provides </w:t>
      </w:r>
      <w:r w:rsidR="007A5316">
        <w:rPr>
          <w:rFonts w:ascii="Arial" w:hAnsi="Arial" w:cs="Arial"/>
        </w:rPr>
        <w:t>information about</w:t>
      </w:r>
      <w:r w:rsidR="00300982">
        <w:rPr>
          <w:rFonts w:ascii="Arial" w:hAnsi="Arial" w:cs="Arial"/>
        </w:rPr>
        <w:t xml:space="preserve"> </w:t>
      </w:r>
      <w:r w:rsidR="008105EB">
        <w:rPr>
          <w:rFonts w:ascii="Arial" w:hAnsi="Arial" w:cs="Arial"/>
        </w:rPr>
        <w:t>specific topics</w:t>
      </w:r>
      <w:r w:rsidR="00744CA3">
        <w:rPr>
          <w:rFonts w:ascii="Arial" w:hAnsi="Arial" w:cs="Arial"/>
        </w:rPr>
        <w:t xml:space="preserve"> </w:t>
      </w:r>
      <w:r w:rsidR="00B84490">
        <w:rPr>
          <w:rFonts w:ascii="Arial" w:hAnsi="Arial" w:cs="Arial"/>
        </w:rPr>
        <w:t xml:space="preserve">within </w:t>
      </w:r>
      <w:r w:rsidR="00BC5D44">
        <w:rPr>
          <w:rFonts w:ascii="Arial" w:hAnsi="Arial" w:cs="Arial"/>
        </w:rPr>
        <w:t>p</w:t>
      </w:r>
      <w:r w:rsidR="003253A8">
        <w:rPr>
          <w:rFonts w:ascii="Arial" w:hAnsi="Arial" w:cs="Arial"/>
        </w:rPr>
        <w:t>EPR,</w:t>
      </w:r>
      <w:r w:rsidR="00B84490">
        <w:rPr>
          <w:rFonts w:ascii="Arial" w:hAnsi="Arial" w:cs="Arial"/>
        </w:rPr>
        <w:t xml:space="preserve"> </w:t>
      </w:r>
      <w:r w:rsidR="00744CA3">
        <w:rPr>
          <w:rFonts w:ascii="Arial" w:hAnsi="Arial" w:cs="Arial"/>
        </w:rPr>
        <w:t>for which an agreed position has been reached</w:t>
      </w:r>
      <w:r w:rsidR="00915BE8">
        <w:rPr>
          <w:rFonts w:ascii="Arial" w:hAnsi="Arial" w:cs="Arial"/>
        </w:rPr>
        <w:t xml:space="preserve"> by the </w:t>
      </w:r>
      <w:r w:rsidR="51033890" w:rsidRPr="094940F1">
        <w:rPr>
          <w:rFonts w:ascii="Arial" w:hAnsi="Arial" w:cs="Arial"/>
        </w:rPr>
        <w:t>Regulators</w:t>
      </w:r>
      <w:r w:rsidR="008105EB">
        <w:rPr>
          <w:rFonts w:ascii="Arial" w:hAnsi="Arial" w:cs="Arial"/>
        </w:rPr>
        <w:t xml:space="preserve">. It is not </w:t>
      </w:r>
      <w:r w:rsidR="00BD26C8">
        <w:rPr>
          <w:rFonts w:ascii="Arial" w:hAnsi="Arial" w:cs="Arial"/>
        </w:rPr>
        <w:t>exhaustive,</w:t>
      </w:r>
      <w:r w:rsidR="008105EB">
        <w:rPr>
          <w:rFonts w:ascii="Arial" w:hAnsi="Arial" w:cs="Arial"/>
        </w:rPr>
        <w:t xml:space="preserve"> and </w:t>
      </w:r>
      <w:r w:rsidR="003253A8" w:rsidRPr="008A7DEC">
        <w:rPr>
          <w:rFonts w:ascii="Arial" w:hAnsi="Arial" w:cs="Arial"/>
        </w:rPr>
        <w:t>users of this document</w:t>
      </w:r>
      <w:r w:rsidR="003253A8">
        <w:rPr>
          <w:rFonts w:ascii="Arial" w:hAnsi="Arial" w:cs="Arial"/>
        </w:rPr>
        <w:t xml:space="preserve"> </w:t>
      </w:r>
      <w:r w:rsidR="008105EB">
        <w:rPr>
          <w:rFonts w:ascii="Arial" w:hAnsi="Arial" w:cs="Arial"/>
        </w:rPr>
        <w:t>are encourage</w:t>
      </w:r>
      <w:r w:rsidR="003253A8">
        <w:rPr>
          <w:rFonts w:ascii="Arial" w:hAnsi="Arial" w:cs="Arial"/>
        </w:rPr>
        <w:t>d</w:t>
      </w:r>
      <w:r w:rsidR="008105EB">
        <w:rPr>
          <w:rFonts w:ascii="Arial" w:hAnsi="Arial" w:cs="Arial"/>
        </w:rPr>
        <w:t xml:space="preserve"> to </w:t>
      </w:r>
      <w:r w:rsidR="003F55F6">
        <w:rPr>
          <w:rFonts w:ascii="Arial" w:hAnsi="Arial" w:cs="Arial"/>
        </w:rPr>
        <w:t xml:space="preserve">first </w:t>
      </w:r>
      <w:r w:rsidR="003253A8">
        <w:rPr>
          <w:rFonts w:ascii="Arial" w:hAnsi="Arial" w:cs="Arial"/>
        </w:rPr>
        <w:t>refer</w:t>
      </w:r>
      <w:r w:rsidR="008105EB">
        <w:rPr>
          <w:rFonts w:ascii="Arial" w:hAnsi="Arial" w:cs="Arial"/>
        </w:rPr>
        <w:t xml:space="preserve"> </w:t>
      </w:r>
      <w:r w:rsidR="005B3F07">
        <w:rPr>
          <w:rFonts w:ascii="Arial" w:hAnsi="Arial" w:cs="Arial"/>
        </w:rPr>
        <w:t xml:space="preserve">to </w:t>
      </w:r>
      <w:r w:rsidR="008271DE">
        <w:rPr>
          <w:rFonts w:ascii="Arial" w:hAnsi="Arial" w:cs="Arial"/>
        </w:rPr>
        <w:t xml:space="preserve">the </w:t>
      </w:r>
      <w:r w:rsidR="008B6C3F">
        <w:rPr>
          <w:rFonts w:ascii="Arial" w:hAnsi="Arial" w:cs="Arial"/>
        </w:rPr>
        <w:t>pEPR</w:t>
      </w:r>
      <w:r w:rsidR="00B55492">
        <w:rPr>
          <w:rFonts w:ascii="Arial" w:hAnsi="Arial" w:cs="Arial"/>
        </w:rPr>
        <w:t xml:space="preserve"> Regulations</w:t>
      </w:r>
      <w:r w:rsidR="008271DE">
        <w:rPr>
          <w:rFonts w:ascii="Arial" w:hAnsi="Arial" w:cs="Arial"/>
        </w:rPr>
        <w:t xml:space="preserve"> and to </w:t>
      </w:r>
      <w:r w:rsidR="005B3F07">
        <w:rPr>
          <w:rFonts w:ascii="Arial" w:hAnsi="Arial" w:cs="Arial"/>
        </w:rPr>
        <w:t>published guidance</w:t>
      </w:r>
      <w:r w:rsidR="007A27B4">
        <w:rPr>
          <w:rFonts w:ascii="Arial" w:hAnsi="Arial" w:cs="Arial"/>
        </w:rPr>
        <w:t xml:space="preserve"> at </w:t>
      </w:r>
      <w:hyperlink r:id="rId35" w:history="1">
        <w:r w:rsidR="005C4055">
          <w:rPr>
            <w:rStyle w:val="Hyperlink"/>
            <w:rFonts w:ascii="Arial" w:hAnsi="Arial" w:cs="Arial"/>
          </w:rPr>
          <w:t>Extended producer responsibility for packaging: Guidance collection</w:t>
        </w:r>
      </w:hyperlink>
      <w:r w:rsidR="00D838EF">
        <w:rPr>
          <w:rFonts w:ascii="Arial" w:hAnsi="Arial" w:cs="Arial"/>
        </w:rPr>
        <w:t xml:space="preserve"> t</w:t>
      </w:r>
      <w:r w:rsidR="00412D30">
        <w:rPr>
          <w:rFonts w:ascii="Arial" w:hAnsi="Arial" w:cs="Arial"/>
        </w:rPr>
        <w:t xml:space="preserve">o resolve </w:t>
      </w:r>
      <w:r w:rsidR="003253A8">
        <w:rPr>
          <w:rFonts w:ascii="Arial" w:hAnsi="Arial" w:cs="Arial"/>
        </w:rPr>
        <w:t xml:space="preserve">any </w:t>
      </w:r>
      <w:r w:rsidR="00412D30">
        <w:rPr>
          <w:rFonts w:ascii="Arial" w:hAnsi="Arial" w:cs="Arial"/>
        </w:rPr>
        <w:t>queries they may have</w:t>
      </w:r>
      <w:r w:rsidR="00C41489">
        <w:rPr>
          <w:rFonts w:ascii="Arial" w:hAnsi="Arial" w:cs="Arial"/>
        </w:rPr>
        <w:t>.</w:t>
      </w:r>
    </w:p>
    <w:p w14:paraId="4FFEF8F4" w14:textId="77777777" w:rsidR="00C41489" w:rsidRPr="004F3F3B" w:rsidRDefault="00C41489" w:rsidP="008276FB">
      <w:pPr>
        <w:widowControl w:val="0"/>
        <w:autoSpaceDE w:val="0"/>
        <w:autoSpaceDN w:val="0"/>
        <w:adjustRightInd w:val="0"/>
        <w:spacing w:line="276" w:lineRule="auto"/>
        <w:jc w:val="both"/>
        <w:rPr>
          <w:rFonts w:ascii="Arial" w:eastAsiaTheme="majorEastAsia" w:hAnsi="Arial" w:cstheme="majorBidi"/>
          <w:b/>
          <w:color w:val="008631"/>
        </w:rPr>
      </w:pPr>
    </w:p>
    <w:p w14:paraId="04E2FED3" w14:textId="0A7BB83D" w:rsidR="00380E26" w:rsidRPr="006D5D2D" w:rsidRDefault="00755282" w:rsidP="003D252B">
      <w:pPr>
        <w:pStyle w:val="ListParagraph"/>
        <w:widowControl w:val="0"/>
        <w:numPr>
          <w:ilvl w:val="0"/>
          <w:numId w:val="24"/>
        </w:numPr>
        <w:autoSpaceDE w:val="0"/>
        <w:autoSpaceDN w:val="0"/>
        <w:adjustRightInd w:val="0"/>
        <w:spacing w:line="276" w:lineRule="auto"/>
        <w:ind w:left="709" w:hanging="283"/>
        <w:jc w:val="both"/>
        <w:rPr>
          <w:rFonts w:ascii="Arial" w:eastAsiaTheme="majorEastAsia" w:hAnsi="Arial" w:cstheme="majorBidi"/>
          <w:b/>
          <w:bCs/>
          <w:color w:val="008631"/>
          <w:sz w:val="32"/>
          <w:szCs w:val="32"/>
        </w:rPr>
      </w:pPr>
      <w:bookmarkStart w:id="22" w:name="APs_HouseholdPackaging"/>
      <w:r w:rsidRPr="006D5D2D">
        <w:rPr>
          <w:rFonts w:ascii="Arial" w:eastAsiaTheme="majorEastAsia" w:hAnsi="Arial" w:cstheme="majorBidi"/>
          <w:b/>
          <w:bCs/>
          <w:color w:val="008631"/>
          <w:sz w:val="32"/>
          <w:szCs w:val="32"/>
        </w:rPr>
        <w:t xml:space="preserve">Household </w:t>
      </w:r>
      <w:r w:rsidR="00C41489" w:rsidRPr="006D5D2D">
        <w:rPr>
          <w:rFonts w:ascii="Arial" w:eastAsiaTheme="majorEastAsia" w:hAnsi="Arial" w:cstheme="majorBidi"/>
          <w:b/>
          <w:bCs/>
          <w:color w:val="008631"/>
          <w:sz w:val="32"/>
          <w:szCs w:val="32"/>
        </w:rPr>
        <w:t>Packaging</w:t>
      </w:r>
    </w:p>
    <w:bookmarkEnd w:id="22"/>
    <w:p w14:paraId="34F1FB58" w14:textId="77777777" w:rsidR="00D51BD2" w:rsidRPr="00116DC3" w:rsidRDefault="00D51BD2" w:rsidP="008276FB">
      <w:pPr>
        <w:pStyle w:val="ListParagraph"/>
        <w:widowControl w:val="0"/>
        <w:autoSpaceDE w:val="0"/>
        <w:autoSpaceDN w:val="0"/>
        <w:adjustRightInd w:val="0"/>
        <w:spacing w:line="276" w:lineRule="auto"/>
        <w:jc w:val="both"/>
        <w:rPr>
          <w:rFonts w:ascii="Arial" w:eastAsiaTheme="majorEastAsia" w:hAnsi="Arial" w:cstheme="majorBidi"/>
          <w:b/>
          <w:bCs/>
          <w:sz w:val="32"/>
          <w:szCs w:val="32"/>
          <w:highlight w:val="yellow"/>
        </w:rPr>
      </w:pPr>
    </w:p>
    <w:p w14:paraId="3FBA8B5F" w14:textId="5076B256" w:rsidR="00291420" w:rsidRPr="00116DC3" w:rsidRDefault="268AD425" w:rsidP="008276FB">
      <w:pPr>
        <w:widowControl w:val="0"/>
        <w:autoSpaceDE w:val="0"/>
        <w:autoSpaceDN w:val="0"/>
        <w:adjustRightInd w:val="0"/>
        <w:spacing w:line="276" w:lineRule="auto"/>
        <w:jc w:val="both"/>
        <w:rPr>
          <w:rFonts w:ascii="Arial" w:hAnsi="Arial" w:cs="Arial"/>
        </w:rPr>
      </w:pPr>
      <w:r w:rsidRPr="00116DC3">
        <w:rPr>
          <w:rFonts w:ascii="Arial" w:hAnsi="Arial" w:cs="Arial"/>
        </w:rPr>
        <w:t xml:space="preserve">When </w:t>
      </w:r>
      <w:r w:rsidR="00860D4C" w:rsidRPr="00116DC3">
        <w:rPr>
          <w:rFonts w:ascii="Arial" w:hAnsi="Arial" w:cs="Arial"/>
        </w:rPr>
        <w:t xml:space="preserve">collecting and </w:t>
      </w:r>
      <w:r w:rsidRPr="00116DC3">
        <w:rPr>
          <w:rFonts w:ascii="Arial" w:hAnsi="Arial" w:cs="Arial"/>
        </w:rPr>
        <w:t xml:space="preserve">reporting their </w:t>
      </w:r>
      <w:r w:rsidR="45E15F4A" w:rsidRPr="00116DC3">
        <w:rPr>
          <w:rFonts w:ascii="Arial" w:hAnsi="Arial" w:cs="Arial"/>
        </w:rPr>
        <w:t>packaging</w:t>
      </w:r>
      <w:r w:rsidR="00860D4C" w:rsidRPr="00116DC3">
        <w:rPr>
          <w:rFonts w:ascii="Arial" w:hAnsi="Arial" w:cs="Arial"/>
        </w:rPr>
        <w:t xml:space="preserve"> data</w:t>
      </w:r>
      <w:r w:rsidR="52510C20" w:rsidRPr="00116DC3">
        <w:rPr>
          <w:rFonts w:ascii="Arial" w:hAnsi="Arial" w:cs="Arial"/>
        </w:rPr>
        <w:t>,</w:t>
      </w:r>
      <w:r w:rsidRPr="00116DC3">
        <w:rPr>
          <w:rFonts w:ascii="Arial" w:hAnsi="Arial" w:cs="Arial"/>
        </w:rPr>
        <w:t xml:space="preserve"> </w:t>
      </w:r>
      <w:r w:rsidR="52510C20" w:rsidRPr="00116DC3">
        <w:rPr>
          <w:rFonts w:ascii="Arial" w:hAnsi="Arial" w:cs="Arial"/>
        </w:rPr>
        <w:t>p</w:t>
      </w:r>
      <w:r w:rsidRPr="00116DC3">
        <w:rPr>
          <w:rFonts w:ascii="Arial" w:hAnsi="Arial" w:cs="Arial"/>
        </w:rPr>
        <w:t xml:space="preserve">roducers must determine </w:t>
      </w:r>
      <w:r w:rsidR="4B730996" w:rsidRPr="00116DC3">
        <w:rPr>
          <w:rFonts w:ascii="Arial" w:hAnsi="Arial" w:cs="Arial"/>
        </w:rPr>
        <w:t>wh</w:t>
      </w:r>
      <w:r w:rsidR="6F74827C" w:rsidRPr="00116DC3">
        <w:rPr>
          <w:rFonts w:ascii="Arial" w:hAnsi="Arial" w:cs="Arial"/>
        </w:rPr>
        <w:t>ether</w:t>
      </w:r>
      <w:r w:rsidR="4B730996" w:rsidRPr="00116DC3">
        <w:rPr>
          <w:rFonts w:ascii="Arial" w:hAnsi="Arial" w:cs="Arial"/>
        </w:rPr>
        <w:t xml:space="preserve"> </w:t>
      </w:r>
      <w:r w:rsidR="7A45634D" w:rsidRPr="00116DC3">
        <w:rPr>
          <w:rFonts w:ascii="Arial" w:hAnsi="Arial" w:cs="Arial"/>
        </w:rPr>
        <w:t>the</w:t>
      </w:r>
      <w:r w:rsidR="4EAC800A" w:rsidRPr="00116DC3">
        <w:rPr>
          <w:rFonts w:ascii="Arial" w:hAnsi="Arial" w:cs="Arial"/>
        </w:rPr>
        <w:t xml:space="preserve"> </w:t>
      </w:r>
      <w:r w:rsidR="52510C20" w:rsidRPr="00116DC3">
        <w:rPr>
          <w:rFonts w:ascii="Arial" w:hAnsi="Arial" w:cs="Arial"/>
        </w:rPr>
        <w:t>packaging</w:t>
      </w:r>
      <w:r w:rsidR="4EAC800A" w:rsidRPr="00116DC3">
        <w:rPr>
          <w:rFonts w:ascii="Arial" w:hAnsi="Arial" w:cs="Arial"/>
        </w:rPr>
        <w:t xml:space="preserve"> </w:t>
      </w:r>
      <w:r w:rsidR="69921E3A" w:rsidRPr="00116DC3">
        <w:rPr>
          <w:rFonts w:ascii="Arial" w:hAnsi="Arial" w:cs="Arial"/>
        </w:rPr>
        <w:t xml:space="preserve">they supply </w:t>
      </w:r>
      <w:r w:rsidR="4EAC800A" w:rsidRPr="00116DC3">
        <w:rPr>
          <w:rFonts w:ascii="Arial" w:hAnsi="Arial" w:cs="Arial"/>
        </w:rPr>
        <w:t xml:space="preserve">is </w:t>
      </w:r>
      <w:r w:rsidR="0A662AC2" w:rsidRPr="00116DC3">
        <w:rPr>
          <w:rFonts w:ascii="Arial" w:hAnsi="Arial" w:cs="Arial"/>
        </w:rPr>
        <w:t>h</w:t>
      </w:r>
      <w:r w:rsidRPr="00116DC3">
        <w:rPr>
          <w:rFonts w:ascii="Arial" w:hAnsi="Arial" w:cs="Arial"/>
        </w:rPr>
        <w:t xml:space="preserve">ousehold </w:t>
      </w:r>
      <w:r w:rsidR="4EAC800A" w:rsidRPr="00116DC3">
        <w:rPr>
          <w:rFonts w:ascii="Arial" w:hAnsi="Arial" w:cs="Arial"/>
        </w:rPr>
        <w:t>packaging</w:t>
      </w:r>
      <w:r w:rsidR="5DC0B6DB" w:rsidRPr="00116DC3">
        <w:rPr>
          <w:rFonts w:ascii="Arial" w:hAnsi="Arial" w:cs="Arial"/>
        </w:rPr>
        <w:t>.</w:t>
      </w:r>
    </w:p>
    <w:p w14:paraId="23EF2A31" w14:textId="13F93113" w:rsidR="00291420" w:rsidRPr="00116DC3" w:rsidRDefault="573C8E47" w:rsidP="008276FB">
      <w:pPr>
        <w:widowControl w:val="0"/>
        <w:autoSpaceDE w:val="0"/>
        <w:autoSpaceDN w:val="0"/>
        <w:adjustRightInd w:val="0"/>
        <w:spacing w:before="300" w:after="300" w:line="276" w:lineRule="auto"/>
        <w:jc w:val="both"/>
        <w:rPr>
          <w:rFonts w:ascii="Arial" w:eastAsia="Arial" w:hAnsi="Arial" w:cs="Arial"/>
        </w:rPr>
      </w:pPr>
      <w:r w:rsidRPr="00116DC3">
        <w:rPr>
          <w:rFonts w:ascii="Arial" w:eastAsia="Arial" w:hAnsi="Arial" w:cs="Arial"/>
        </w:rPr>
        <w:t>Producers</w:t>
      </w:r>
      <w:r w:rsidR="6292AA0E" w:rsidRPr="00116DC3">
        <w:rPr>
          <w:rFonts w:ascii="Arial" w:eastAsia="Arial" w:hAnsi="Arial" w:cs="Arial"/>
        </w:rPr>
        <w:t xml:space="preserve"> should class </w:t>
      </w:r>
      <w:r w:rsidR="461A05A7" w:rsidRPr="00116DC3">
        <w:rPr>
          <w:rFonts w:ascii="Arial" w:eastAsia="Arial" w:hAnsi="Arial" w:cs="Arial"/>
        </w:rPr>
        <w:t xml:space="preserve">all secondary and tertiary </w:t>
      </w:r>
      <w:r w:rsidR="6292AA0E" w:rsidRPr="00116DC3">
        <w:rPr>
          <w:rFonts w:ascii="Arial" w:eastAsia="Arial" w:hAnsi="Arial" w:cs="Arial"/>
        </w:rPr>
        <w:t>packaging as non-household</w:t>
      </w:r>
      <w:r w:rsidR="008C1F0C" w:rsidRPr="00116DC3">
        <w:rPr>
          <w:rFonts w:ascii="Arial" w:eastAsia="Arial" w:hAnsi="Arial" w:cs="Arial"/>
        </w:rPr>
        <w:t>.</w:t>
      </w:r>
    </w:p>
    <w:p w14:paraId="4BDC161D" w14:textId="2CF1E12A" w:rsidR="00291420" w:rsidRPr="00116DC3" w:rsidRDefault="6292AA0E" w:rsidP="008276FB">
      <w:pPr>
        <w:widowControl w:val="0"/>
        <w:autoSpaceDE w:val="0"/>
        <w:autoSpaceDN w:val="0"/>
        <w:adjustRightInd w:val="0"/>
        <w:spacing w:before="300" w:after="75" w:line="276" w:lineRule="auto"/>
        <w:jc w:val="both"/>
        <w:rPr>
          <w:rFonts w:ascii="Arial" w:eastAsia="Arial" w:hAnsi="Arial" w:cs="Arial"/>
        </w:rPr>
      </w:pPr>
      <w:r w:rsidRPr="00116DC3">
        <w:rPr>
          <w:rFonts w:ascii="Arial" w:eastAsia="Arial" w:hAnsi="Arial" w:cs="Arial"/>
          <w:b/>
          <w:bCs/>
        </w:rPr>
        <w:t>All</w:t>
      </w:r>
      <w:r w:rsidRPr="00116DC3">
        <w:rPr>
          <w:rFonts w:ascii="Arial" w:eastAsia="Arial" w:hAnsi="Arial" w:cs="Arial"/>
        </w:rPr>
        <w:t xml:space="preserve"> primary and shipment packaging </w:t>
      </w:r>
      <w:r w:rsidR="007E3FB7" w:rsidRPr="00116DC3">
        <w:rPr>
          <w:rFonts w:ascii="Arial" w:eastAsia="Arial" w:hAnsi="Arial" w:cs="Arial"/>
        </w:rPr>
        <w:t xml:space="preserve">must </w:t>
      </w:r>
      <w:r w:rsidRPr="00116DC3">
        <w:rPr>
          <w:rFonts w:ascii="Arial" w:eastAsia="Arial" w:hAnsi="Arial" w:cs="Arial"/>
        </w:rPr>
        <w:t xml:space="preserve">be </w:t>
      </w:r>
      <w:r w:rsidR="1BBE8C0D" w:rsidRPr="00116DC3">
        <w:rPr>
          <w:rFonts w:ascii="Arial" w:eastAsia="Arial" w:hAnsi="Arial" w:cs="Arial"/>
        </w:rPr>
        <w:t>reported</w:t>
      </w:r>
      <w:r w:rsidRPr="00116DC3">
        <w:rPr>
          <w:rFonts w:ascii="Arial" w:eastAsia="Arial" w:hAnsi="Arial" w:cs="Arial"/>
        </w:rPr>
        <w:t xml:space="preserve"> as household </w:t>
      </w:r>
      <w:r w:rsidR="66261AE8" w:rsidRPr="00116DC3">
        <w:rPr>
          <w:rFonts w:ascii="Arial" w:eastAsia="Arial" w:hAnsi="Arial" w:cs="Arial"/>
        </w:rPr>
        <w:t>packaging</w:t>
      </w:r>
      <w:r w:rsidRPr="00116DC3">
        <w:rPr>
          <w:rFonts w:ascii="Arial" w:eastAsia="Arial" w:hAnsi="Arial" w:cs="Arial"/>
        </w:rPr>
        <w:t xml:space="preserve"> unless the </w:t>
      </w:r>
      <w:r w:rsidR="744BBBEE" w:rsidRPr="00116DC3">
        <w:rPr>
          <w:rFonts w:ascii="Arial" w:eastAsia="Arial" w:hAnsi="Arial" w:cs="Arial"/>
        </w:rPr>
        <w:t>following</w:t>
      </w:r>
      <w:r w:rsidRPr="00116DC3">
        <w:rPr>
          <w:rFonts w:ascii="Arial" w:eastAsia="Arial" w:hAnsi="Arial" w:cs="Arial"/>
        </w:rPr>
        <w:t xml:space="preserve"> applies</w:t>
      </w:r>
      <w:r w:rsidR="28C8281A" w:rsidRPr="00116DC3">
        <w:rPr>
          <w:rFonts w:ascii="Arial" w:eastAsia="Arial" w:hAnsi="Arial" w:cs="Arial"/>
        </w:rPr>
        <w:t xml:space="preserve"> </w:t>
      </w:r>
      <w:r w:rsidR="520F2220" w:rsidRPr="00116DC3">
        <w:rPr>
          <w:rFonts w:ascii="Arial" w:eastAsia="Arial" w:hAnsi="Arial" w:cs="Arial"/>
          <w:u w:val="single"/>
        </w:rPr>
        <w:t>and</w:t>
      </w:r>
      <w:r w:rsidR="28C8281A" w:rsidRPr="00116DC3">
        <w:rPr>
          <w:rFonts w:ascii="Arial" w:eastAsia="Arial" w:hAnsi="Arial" w:cs="Arial"/>
          <w:u w:val="single"/>
        </w:rPr>
        <w:t xml:space="preserve"> can be evidenced</w:t>
      </w:r>
      <w:r w:rsidRPr="00116DC3">
        <w:rPr>
          <w:rFonts w:ascii="Arial" w:eastAsia="Arial" w:hAnsi="Arial" w:cs="Arial"/>
        </w:rPr>
        <w:t>:</w:t>
      </w:r>
    </w:p>
    <w:p w14:paraId="5D20DDF3" w14:textId="547F702F" w:rsidR="00291420" w:rsidRPr="00923C13" w:rsidRDefault="00EA2C43" w:rsidP="00E2437B">
      <w:pPr>
        <w:pStyle w:val="ListParagraph"/>
        <w:widowControl w:val="0"/>
        <w:numPr>
          <w:ilvl w:val="0"/>
          <w:numId w:val="53"/>
        </w:numPr>
        <w:autoSpaceDE w:val="0"/>
        <w:autoSpaceDN w:val="0"/>
        <w:adjustRightInd w:val="0"/>
        <w:spacing w:before="240" w:beforeAutospacing="1" w:after="240" w:afterAutospacing="1" w:line="276" w:lineRule="auto"/>
        <w:jc w:val="both"/>
        <w:rPr>
          <w:rFonts w:ascii="Arial" w:eastAsia="Arial" w:hAnsi="Arial" w:cs="Arial"/>
          <w:b/>
          <w:bCs/>
          <w:sz w:val="22"/>
          <w:szCs w:val="22"/>
          <w:u w:val="single"/>
        </w:rPr>
      </w:pPr>
      <w:r w:rsidRPr="00116DC3">
        <w:rPr>
          <w:rFonts w:ascii="Arial" w:eastAsia="Arial" w:hAnsi="Arial" w:cs="Arial"/>
          <w:b/>
          <w:bCs/>
          <w:sz w:val="22"/>
          <w:szCs w:val="22"/>
        </w:rPr>
        <w:t>Test 1:</w:t>
      </w:r>
      <w:r w:rsidRPr="00116DC3">
        <w:rPr>
          <w:rFonts w:ascii="Arial" w:eastAsia="Arial" w:hAnsi="Arial" w:cs="Arial"/>
          <w:sz w:val="22"/>
          <w:szCs w:val="22"/>
        </w:rPr>
        <w:t xml:space="preserve"> </w:t>
      </w:r>
      <w:r w:rsidR="4933D7B7" w:rsidRPr="00116DC3">
        <w:rPr>
          <w:rFonts w:ascii="Arial" w:eastAsia="Arial" w:hAnsi="Arial" w:cs="Arial"/>
          <w:sz w:val="22"/>
          <w:szCs w:val="22"/>
        </w:rPr>
        <w:t>The packaging</w:t>
      </w:r>
      <w:r w:rsidR="00902CC1" w:rsidRPr="00116DC3">
        <w:rPr>
          <w:rFonts w:ascii="Arial" w:eastAsia="Arial" w:hAnsi="Arial" w:cs="Arial"/>
          <w:sz w:val="22"/>
          <w:szCs w:val="22"/>
        </w:rPr>
        <w:t xml:space="preserve"> i</w:t>
      </w:r>
      <w:r w:rsidR="0043490D" w:rsidRPr="00116DC3">
        <w:rPr>
          <w:rFonts w:ascii="Arial" w:eastAsia="Arial" w:hAnsi="Arial" w:cs="Arial"/>
          <w:sz w:val="22"/>
          <w:szCs w:val="22"/>
        </w:rPr>
        <w:t xml:space="preserve">s supplied directly to a business or public institution, either because </w:t>
      </w:r>
      <w:r w:rsidR="00902CC1" w:rsidRPr="00116DC3">
        <w:rPr>
          <w:rFonts w:ascii="Arial" w:eastAsia="Arial" w:hAnsi="Arial" w:cs="Arial"/>
          <w:sz w:val="22"/>
          <w:szCs w:val="22"/>
        </w:rPr>
        <w:t>the business or public institution</w:t>
      </w:r>
      <w:r w:rsidR="0043490D" w:rsidRPr="00116DC3">
        <w:rPr>
          <w:rFonts w:ascii="Arial" w:eastAsia="Arial" w:hAnsi="Arial" w:cs="Arial"/>
          <w:sz w:val="22"/>
          <w:szCs w:val="22"/>
        </w:rPr>
        <w:t xml:space="preserve"> is the </w:t>
      </w:r>
      <w:r w:rsidR="0015443A" w:rsidRPr="00116DC3">
        <w:rPr>
          <w:rFonts w:ascii="Arial" w:eastAsia="Arial" w:hAnsi="Arial" w:cs="Arial"/>
          <w:sz w:val="22"/>
          <w:szCs w:val="22"/>
        </w:rPr>
        <w:t xml:space="preserve">final </w:t>
      </w:r>
      <w:r w:rsidR="00902CC1" w:rsidRPr="00116DC3">
        <w:rPr>
          <w:rFonts w:ascii="Arial" w:eastAsia="Arial" w:hAnsi="Arial" w:cs="Arial"/>
          <w:sz w:val="22"/>
          <w:szCs w:val="22"/>
        </w:rPr>
        <w:t>user</w:t>
      </w:r>
      <w:r w:rsidR="0043490D" w:rsidRPr="00116DC3">
        <w:rPr>
          <w:rFonts w:ascii="Arial" w:eastAsia="Arial" w:hAnsi="Arial" w:cs="Arial"/>
          <w:sz w:val="22"/>
          <w:szCs w:val="22"/>
        </w:rPr>
        <w:t xml:space="preserve"> of the goods or because </w:t>
      </w:r>
      <w:r w:rsidR="00902CC1" w:rsidRPr="00116DC3">
        <w:rPr>
          <w:rFonts w:ascii="Arial" w:eastAsia="Arial" w:hAnsi="Arial" w:cs="Arial"/>
          <w:sz w:val="22"/>
          <w:szCs w:val="22"/>
        </w:rPr>
        <w:t xml:space="preserve">the business or public institution </w:t>
      </w:r>
      <w:r w:rsidR="0043490D" w:rsidRPr="00116DC3">
        <w:rPr>
          <w:rFonts w:ascii="Arial" w:eastAsia="Arial" w:hAnsi="Arial" w:cs="Arial"/>
          <w:sz w:val="22"/>
          <w:szCs w:val="22"/>
        </w:rPr>
        <w:t xml:space="preserve">supplies the goods to </w:t>
      </w:r>
      <w:r w:rsidR="0015443A" w:rsidRPr="00116DC3">
        <w:rPr>
          <w:rFonts w:ascii="Arial" w:eastAsia="Arial" w:hAnsi="Arial" w:cs="Arial"/>
          <w:sz w:val="22"/>
          <w:szCs w:val="22"/>
        </w:rPr>
        <w:t>a final</w:t>
      </w:r>
      <w:r w:rsidR="00902CC1" w:rsidRPr="00116DC3">
        <w:rPr>
          <w:rFonts w:ascii="Arial" w:eastAsia="Arial" w:hAnsi="Arial" w:cs="Arial"/>
          <w:sz w:val="22"/>
          <w:szCs w:val="22"/>
        </w:rPr>
        <w:t xml:space="preserve"> user</w:t>
      </w:r>
      <w:r w:rsidR="0043490D" w:rsidRPr="00116DC3">
        <w:rPr>
          <w:rFonts w:ascii="Arial" w:eastAsia="Arial" w:hAnsi="Arial" w:cs="Arial"/>
          <w:sz w:val="22"/>
          <w:szCs w:val="22"/>
        </w:rPr>
        <w:t xml:space="preserve"> with all of the packaging removed</w:t>
      </w:r>
      <w:r w:rsidR="00A34EDC" w:rsidRPr="00116DC3">
        <w:rPr>
          <w:rFonts w:ascii="Arial" w:eastAsia="Arial" w:hAnsi="Arial" w:cs="Arial"/>
          <w:sz w:val="22"/>
          <w:szCs w:val="22"/>
        </w:rPr>
        <w:t xml:space="preserve">, </w:t>
      </w:r>
      <w:r w:rsidR="00923C13">
        <w:rPr>
          <w:rFonts w:ascii="Arial" w:eastAsia="Arial" w:hAnsi="Arial" w:cs="Arial"/>
          <w:b/>
          <w:bCs/>
        </w:rPr>
        <w:t>or</w:t>
      </w:r>
    </w:p>
    <w:p w14:paraId="4A435975" w14:textId="77777777" w:rsidR="00923C13" w:rsidRPr="00116DC3" w:rsidRDefault="00923C13" w:rsidP="00923C13">
      <w:pPr>
        <w:pStyle w:val="ListParagraph"/>
        <w:widowControl w:val="0"/>
        <w:autoSpaceDE w:val="0"/>
        <w:autoSpaceDN w:val="0"/>
        <w:adjustRightInd w:val="0"/>
        <w:spacing w:before="240" w:beforeAutospacing="1" w:after="240" w:afterAutospacing="1" w:line="276" w:lineRule="auto"/>
        <w:ind w:left="360"/>
        <w:jc w:val="both"/>
        <w:rPr>
          <w:rFonts w:ascii="Arial" w:eastAsia="Arial" w:hAnsi="Arial" w:cs="Arial"/>
          <w:b/>
          <w:bCs/>
          <w:sz w:val="22"/>
          <w:szCs w:val="22"/>
          <w:u w:val="single"/>
        </w:rPr>
      </w:pPr>
    </w:p>
    <w:p w14:paraId="1F4368A0" w14:textId="1B41FE34" w:rsidR="00291420" w:rsidRPr="00116DC3" w:rsidRDefault="00EA2C43" w:rsidP="00A34EDC">
      <w:pPr>
        <w:pStyle w:val="ListParagraph"/>
        <w:widowControl w:val="0"/>
        <w:numPr>
          <w:ilvl w:val="0"/>
          <w:numId w:val="53"/>
        </w:numPr>
        <w:autoSpaceDE w:val="0"/>
        <w:autoSpaceDN w:val="0"/>
        <w:adjustRightInd w:val="0"/>
        <w:spacing w:before="240" w:beforeAutospacing="1" w:after="240" w:afterAutospacing="1" w:line="276" w:lineRule="auto"/>
        <w:jc w:val="both"/>
        <w:rPr>
          <w:rFonts w:ascii="Arial" w:eastAsia="Arial" w:hAnsi="Arial" w:cs="Arial"/>
          <w:sz w:val="22"/>
          <w:szCs w:val="22"/>
        </w:rPr>
      </w:pPr>
      <w:r w:rsidRPr="00116DC3">
        <w:rPr>
          <w:rFonts w:ascii="Arial" w:eastAsia="Arial" w:hAnsi="Arial" w:cs="Arial"/>
          <w:b/>
          <w:bCs/>
          <w:sz w:val="22"/>
          <w:szCs w:val="22"/>
          <w:lang w:val="en-GB"/>
        </w:rPr>
        <w:t xml:space="preserve">Test 2: </w:t>
      </w:r>
      <w:r w:rsidR="00FA5F89" w:rsidRPr="00116DC3">
        <w:rPr>
          <w:rFonts w:ascii="Arial" w:eastAsia="Arial" w:hAnsi="Arial" w:cs="Arial"/>
          <w:b/>
          <w:bCs/>
          <w:sz w:val="22"/>
          <w:szCs w:val="22"/>
          <w:lang w:val="en-GB"/>
        </w:rPr>
        <w:t>(a)</w:t>
      </w:r>
      <w:r w:rsidR="00FA5F89" w:rsidRPr="00116DC3">
        <w:rPr>
          <w:rFonts w:ascii="Arial" w:eastAsia="Arial" w:hAnsi="Arial" w:cs="Arial"/>
          <w:sz w:val="22"/>
          <w:szCs w:val="22"/>
          <w:lang w:val="en-GB"/>
        </w:rPr>
        <w:t xml:space="preserve"> </w:t>
      </w:r>
      <w:r w:rsidR="6292AA0E" w:rsidRPr="00116DC3">
        <w:rPr>
          <w:rFonts w:ascii="Arial" w:eastAsia="Arial" w:hAnsi="Arial" w:cs="Arial"/>
          <w:sz w:val="22"/>
          <w:szCs w:val="22"/>
          <w:lang w:val="en-GB"/>
        </w:rPr>
        <w:t xml:space="preserve">it is packaging for a product, where the product is designed only for use by a business or a public institution, </w:t>
      </w:r>
      <w:r w:rsidR="00FB5ACD" w:rsidRPr="00116DC3">
        <w:rPr>
          <w:rFonts w:ascii="Arial" w:eastAsia="Arial" w:hAnsi="Arial" w:cs="Arial"/>
          <w:b/>
          <w:bCs/>
          <w:sz w:val="22"/>
          <w:szCs w:val="22"/>
          <w:lang w:val="en-GB"/>
        </w:rPr>
        <w:t>AND</w:t>
      </w:r>
      <w:r w:rsidR="00FB5ACD" w:rsidRPr="00116DC3">
        <w:rPr>
          <w:rFonts w:ascii="Arial" w:eastAsia="Arial" w:hAnsi="Arial" w:cs="Arial"/>
          <w:sz w:val="22"/>
          <w:szCs w:val="22"/>
          <w:lang w:val="en-GB"/>
        </w:rPr>
        <w:t xml:space="preserve"> </w:t>
      </w:r>
      <w:r w:rsidR="00FA5F89" w:rsidRPr="00116DC3">
        <w:rPr>
          <w:rFonts w:ascii="Arial" w:eastAsia="Arial" w:hAnsi="Arial" w:cs="Arial"/>
          <w:b/>
          <w:bCs/>
          <w:sz w:val="22"/>
          <w:szCs w:val="22"/>
          <w:lang w:val="en-GB"/>
        </w:rPr>
        <w:t>(b)</w:t>
      </w:r>
      <w:r w:rsidR="00FA5F89" w:rsidRPr="00116DC3">
        <w:rPr>
          <w:rFonts w:ascii="Arial" w:eastAsia="Arial" w:hAnsi="Arial" w:cs="Arial"/>
          <w:sz w:val="22"/>
          <w:szCs w:val="22"/>
          <w:lang w:val="en-GB"/>
        </w:rPr>
        <w:t xml:space="preserve"> </w:t>
      </w:r>
      <w:r w:rsidR="6292AA0E" w:rsidRPr="00116DC3">
        <w:rPr>
          <w:rFonts w:ascii="Arial" w:eastAsia="Arial" w:hAnsi="Arial" w:cs="Arial"/>
          <w:sz w:val="22"/>
          <w:szCs w:val="22"/>
          <w:lang w:val="en-GB"/>
        </w:rPr>
        <w:t xml:space="preserve">the packaging for that product is not reasonably likely to be disposed of in a household bin or a public bin. Packaging that satisfies one </w:t>
      </w:r>
      <w:r w:rsidR="006E276A">
        <w:rPr>
          <w:rFonts w:ascii="Arial" w:eastAsia="Arial" w:hAnsi="Arial" w:cs="Arial"/>
          <w:sz w:val="22"/>
          <w:szCs w:val="22"/>
          <w:lang w:val="en-GB"/>
        </w:rPr>
        <w:t xml:space="preserve">part of this </w:t>
      </w:r>
      <w:r w:rsidR="6292AA0E" w:rsidRPr="00116DC3">
        <w:rPr>
          <w:rFonts w:ascii="Arial" w:eastAsia="Arial" w:hAnsi="Arial" w:cs="Arial"/>
          <w:sz w:val="22"/>
          <w:szCs w:val="22"/>
          <w:lang w:val="en-GB"/>
        </w:rPr>
        <w:t>test</w:t>
      </w:r>
      <w:r w:rsidR="009703FA">
        <w:rPr>
          <w:rFonts w:ascii="Arial" w:eastAsia="Arial" w:hAnsi="Arial" w:cs="Arial"/>
          <w:sz w:val="22"/>
          <w:szCs w:val="22"/>
          <w:lang w:val="en-GB"/>
        </w:rPr>
        <w:t xml:space="preserve"> </w:t>
      </w:r>
      <w:r w:rsidR="6292AA0E" w:rsidRPr="00116DC3">
        <w:rPr>
          <w:rFonts w:ascii="Arial" w:eastAsia="Arial" w:hAnsi="Arial" w:cs="Arial"/>
          <w:sz w:val="22"/>
          <w:szCs w:val="22"/>
          <w:lang w:val="en-GB"/>
        </w:rPr>
        <w:t>but not both, is treated as household packaging.</w:t>
      </w:r>
    </w:p>
    <w:p w14:paraId="7C8D4CF1" w14:textId="3480C980" w:rsidR="00E71AF1" w:rsidRPr="00116DC3" w:rsidRDefault="00512F32" w:rsidP="008276FB">
      <w:pPr>
        <w:widowControl w:val="0"/>
        <w:autoSpaceDE w:val="0"/>
        <w:autoSpaceDN w:val="0"/>
        <w:adjustRightInd w:val="0"/>
        <w:spacing w:before="240" w:beforeAutospacing="1" w:after="240" w:afterAutospacing="1" w:line="276" w:lineRule="auto"/>
        <w:jc w:val="both"/>
        <w:rPr>
          <w:rFonts w:ascii="Arial" w:eastAsia="Arial" w:hAnsi="Arial" w:cs="Arial"/>
        </w:rPr>
      </w:pPr>
      <w:r w:rsidRPr="00116DC3">
        <w:rPr>
          <w:rFonts w:ascii="Arial" w:eastAsia="Arial" w:hAnsi="Arial" w:cs="Arial"/>
        </w:rPr>
        <w:t xml:space="preserve">You can apply these tests in any order and you only need to meet </w:t>
      </w:r>
      <w:r w:rsidR="002F704A" w:rsidRPr="00116DC3">
        <w:rPr>
          <w:rFonts w:ascii="Arial" w:eastAsia="Arial" w:hAnsi="Arial" w:cs="Arial"/>
        </w:rPr>
        <w:t>one of the tests</w:t>
      </w:r>
      <w:r w:rsidR="004347EF" w:rsidRPr="00116DC3">
        <w:rPr>
          <w:rFonts w:ascii="Arial" w:eastAsia="Arial" w:hAnsi="Arial" w:cs="Arial"/>
        </w:rPr>
        <w:t xml:space="preserve"> </w:t>
      </w:r>
      <w:r w:rsidRPr="00116DC3">
        <w:rPr>
          <w:rFonts w:ascii="Arial" w:eastAsia="Arial" w:hAnsi="Arial" w:cs="Arial"/>
        </w:rPr>
        <w:t xml:space="preserve">to enable you to report your packaging as non-household. </w:t>
      </w:r>
    </w:p>
    <w:p w14:paraId="7B9A56C6" w14:textId="60F21229" w:rsidR="00D9286A" w:rsidRPr="00116DC3" w:rsidRDefault="00D362C4" w:rsidP="008276FB">
      <w:pPr>
        <w:spacing w:line="276" w:lineRule="auto"/>
        <w:jc w:val="both"/>
        <w:rPr>
          <w:rFonts w:ascii="Arial" w:hAnsi="Arial" w:cs="Arial"/>
        </w:rPr>
      </w:pPr>
      <w:r w:rsidRPr="00116DC3">
        <w:rPr>
          <w:rFonts w:ascii="Arial" w:hAnsi="Arial" w:cs="Arial"/>
          <w:b/>
          <w:bCs/>
        </w:rPr>
        <w:t xml:space="preserve">Example: </w:t>
      </w:r>
      <w:r w:rsidRPr="00116DC3">
        <w:rPr>
          <w:rFonts w:ascii="Arial" w:hAnsi="Arial" w:cs="Arial"/>
        </w:rPr>
        <w:t>A winery supplie</w:t>
      </w:r>
      <w:r w:rsidR="00660477" w:rsidRPr="00116DC3">
        <w:rPr>
          <w:rFonts w:ascii="Arial" w:hAnsi="Arial" w:cs="Arial"/>
        </w:rPr>
        <w:t>s</w:t>
      </w:r>
      <w:r w:rsidR="005B254E" w:rsidRPr="00116DC3">
        <w:rPr>
          <w:rFonts w:ascii="Arial" w:hAnsi="Arial" w:cs="Arial"/>
        </w:rPr>
        <w:t xml:space="preserve"> its own-</w:t>
      </w:r>
      <w:r w:rsidRPr="00116DC3">
        <w:rPr>
          <w:rFonts w:ascii="Arial" w:hAnsi="Arial" w:cs="Arial"/>
        </w:rPr>
        <w:t xml:space="preserve">brand bottled </w:t>
      </w:r>
      <w:r w:rsidR="00B36B68" w:rsidRPr="00116DC3">
        <w:rPr>
          <w:rFonts w:ascii="Arial" w:hAnsi="Arial" w:cs="Arial"/>
        </w:rPr>
        <w:t xml:space="preserve">wine </w:t>
      </w:r>
      <w:r w:rsidR="00DC6D94" w:rsidRPr="00116DC3">
        <w:rPr>
          <w:rFonts w:ascii="Arial" w:hAnsi="Arial" w:cs="Arial"/>
          <w:u w:val="single"/>
        </w:rPr>
        <w:t>directly</w:t>
      </w:r>
      <w:r w:rsidR="00DC6D94" w:rsidRPr="00116DC3">
        <w:rPr>
          <w:rFonts w:ascii="Arial" w:hAnsi="Arial" w:cs="Arial"/>
        </w:rPr>
        <w:t xml:space="preserve"> </w:t>
      </w:r>
      <w:r w:rsidRPr="00116DC3">
        <w:rPr>
          <w:rFonts w:ascii="Arial" w:hAnsi="Arial" w:cs="Arial"/>
        </w:rPr>
        <w:t>to a restaurant that s</w:t>
      </w:r>
      <w:r w:rsidR="00660477" w:rsidRPr="00116DC3">
        <w:rPr>
          <w:rFonts w:ascii="Arial" w:hAnsi="Arial" w:cs="Arial"/>
        </w:rPr>
        <w:t>ells</w:t>
      </w:r>
      <w:r w:rsidRPr="00116DC3">
        <w:rPr>
          <w:rFonts w:ascii="Arial" w:hAnsi="Arial" w:cs="Arial"/>
        </w:rPr>
        <w:t xml:space="preserve"> the wine to its customers either by the bottle or by the glass. </w:t>
      </w:r>
    </w:p>
    <w:p w14:paraId="64A550D7" w14:textId="7ADE2E7A" w:rsidR="008F1419" w:rsidRPr="00116DC3" w:rsidRDefault="00BB786C" w:rsidP="008276FB">
      <w:pPr>
        <w:spacing w:line="276" w:lineRule="auto"/>
        <w:jc w:val="both"/>
        <w:rPr>
          <w:rFonts w:ascii="Arial" w:hAnsi="Arial" w:cs="Arial"/>
        </w:rPr>
      </w:pPr>
      <w:r w:rsidRPr="00116DC3">
        <w:rPr>
          <w:rFonts w:ascii="Arial" w:hAnsi="Arial" w:cs="Arial"/>
        </w:rPr>
        <w:t xml:space="preserve">Where wine </w:t>
      </w:r>
      <w:r w:rsidR="00660477" w:rsidRPr="00116DC3">
        <w:rPr>
          <w:rFonts w:ascii="Arial" w:hAnsi="Arial" w:cs="Arial"/>
        </w:rPr>
        <w:t>i</w:t>
      </w:r>
      <w:r w:rsidRPr="00116DC3">
        <w:rPr>
          <w:rFonts w:ascii="Arial" w:hAnsi="Arial" w:cs="Arial"/>
        </w:rPr>
        <w:t>s sold by the glass,</w:t>
      </w:r>
      <w:r w:rsidR="00057080" w:rsidRPr="00116DC3">
        <w:rPr>
          <w:rFonts w:ascii="Arial" w:hAnsi="Arial" w:cs="Arial"/>
        </w:rPr>
        <w:t xml:space="preserve"> </w:t>
      </w:r>
      <w:r w:rsidRPr="00116DC3">
        <w:rPr>
          <w:rFonts w:ascii="Arial" w:hAnsi="Arial" w:cs="Arial"/>
        </w:rPr>
        <w:t>the restaurant is considered to be the final user of the bottles</w:t>
      </w:r>
      <w:r w:rsidR="005E7964" w:rsidRPr="00116DC3">
        <w:rPr>
          <w:rFonts w:ascii="Arial" w:hAnsi="Arial" w:cs="Arial"/>
        </w:rPr>
        <w:t>. This means the first test has been met</w:t>
      </w:r>
      <w:r w:rsidR="00D9286A" w:rsidRPr="00116DC3">
        <w:rPr>
          <w:rFonts w:ascii="Arial" w:hAnsi="Arial" w:cs="Arial"/>
        </w:rPr>
        <w:t>,</w:t>
      </w:r>
      <w:r w:rsidR="005E7964" w:rsidRPr="00116DC3">
        <w:rPr>
          <w:rFonts w:ascii="Arial" w:hAnsi="Arial" w:cs="Arial"/>
        </w:rPr>
        <w:t xml:space="preserve"> because this was a direct supply</w:t>
      </w:r>
      <w:r w:rsidR="00D9286A" w:rsidRPr="00116DC3">
        <w:rPr>
          <w:rFonts w:ascii="Arial" w:hAnsi="Arial" w:cs="Arial"/>
        </w:rPr>
        <w:t xml:space="preserve"> </w:t>
      </w:r>
      <w:r w:rsidR="005E7964" w:rsidRPr="00116DC3">
        <w:rPr>
          <w:rFonts w:ascii="Arial" w:hAnsi="Arial" w:cs="Arial"/>
        </w:rPr>
        <w:t>from the producer</w:t>
      </w:r>
      <w:r w:rsidR="00D9286A" w:rsidRPr="00116DC3">
        <w:rPr>
          <w:rFonts w:ascii="Arial" w:hAnsi="Arial" w:cs="Arial"/>
        </w:rPr>
        <w:t xml:space="preserve"> to the final user</w:t>
      </w:r>
      <w:r w:rsidR="00AF46AB" w:rsidRPr="00116DC3">
        <w:rPr>
          <w:rFonts w:ascii="Arial" w:hAnsi="Arial" w:cs="Arial"/>
        </w:rPr>
        <w:t xml:space="preserve">. </w:t>
      </w:r>
      <w:r w:rsidR="003F19BC" w:rsidRPr="00116DC3">
        <w:rPr>
          <w:rFonts w:ascii="Arial" w:hAnsi="Arial" w:cs="Arial"/>
        </w:rPr>
        <w:t>If</w:t>
      </w:r>
      <w:r w:rsidR="00AF46AB" w:rsidRPr="00116DC3">
        <w:rPr>
          <w:rFonts w:ascii="Arial" w:hAnsi="Arial" w:cs="Arial"/>
        </w:rPr>
        <w:t xml:space="preserve"> the </w:t>
      </w:r>
      <w:r w:rsidR="003F19BC" w:rsidRPr="00116DC3">
        <w:rPr>
          <w:rFonts w:ascii="Arial" w:hAnsi="Arial" w:cs="Arial"/>
        </w:rPr>
        <w:t>b</w:t>
      </w:r>
      <w:r w:rsidR="00AF46AB" w:rsidRPr="00116DC3">
        <w:rPr>
          <w:rFonts w:ascii="Arial" w:hAnsi="Arial" w:cs="Arial"/>
        </w:rPr>
        <w:t>rand owner ha</w:t>
      </w:r>
      <w:r w:rsidR="00386AED" w:rsidRPr="00116DC3">
        <w:rPr>
          <w:rFonts w:ascii="Arial" w:hAnsi="Arial" w:cs="Arial"/>
        </w:rPr>
        <w:t>s</w:t>
      </w:r>
      <w:r w:rsidR="00AF46AB" w:rsidRPr="00116DC3">
        <w:rPr>
          <w:rFonts w:ascii="Arial" w:hAnsi="Arial" w:cs="Arial"/>
        </w:rPr>
        <w:t xml:space="preserve"> evidence </w:t>
      </w:r>
      <w:r w:rsidR="003E753F" w:rsidRPr="00116DC3">
        <w:rPr>
          <w:rFonts w:ascii="Arial" w:hAnsi="Arial" w:cs="Arial"/>
        </w:rPr>
        <w:t xml:space="preserve">to support this </w:t>
      </w:r>
      <w:r w:rsidR="00E54C6D" w:rsidRPr="00116DC3">
        <w:rPr>
          <w:rFonts w:ascii="Arial" w:hAnsi="Arial" w:cs="Arial"/>
        </w:rPr>
        <w:t xml:space="preserve">from </w:t>
      </w:r>
      <w:r w:rsidR="00127483" w:rsidRPr="00116DC3">
        <w:rPr>
          <w:rFonts w:ascii="Arial" w:hAnsi="Arial" w:cs="Arial"/>
        </w:rPr>
        <w:t>the restaurant</w:t>
      </w:r>
      <w:r w:rsidR="003E753F" w:rsidRPr="00116DC3">
        <w:rPr>
          <w:rFonts w:ascii="Arial" w:hAnsi="Arial" w:cs="Arial"/>
        </w:rPr>
        <w:t xml:space="preserve"> (for example sales records showing sales by the glass) then the</w:t>
      </w:r>
      <w:r w:rsidR="00060E04" w:rsidRPr="00116DC3">
        <w:rPr>
          <w:rFonts w:ascii="Arial" w:hAnsi="Arial" w:cs="Arial"/>
        </w:rPr>
        <w:t>y can report these bottles non-household packaging</w:t>
      </w:r>
      <w:r w:rsidRPr="00116DC3">
        <w:rPr>
          <w:rFonts w:ascii="Arial" w:hAnsi="Arial" w:cs="Arial"/>
        </w:rPr>
        <w:t xml:space="preserve">. </w:t>
      </w:r>
    </w:p>
    <w:p w14:paraId="4572F737" w14:textId="122C9FD2" w:rsidR="00DB7F2A" w:rsidRPr="00116DC3" w:rsidRDefault="00BB786C" w:rsidP="008276FB">
      <w:pPr>
        <w:spacing w:line="276" w:lineRule="auto"/>
        <w:jc w:val="both"/>
        <w:rPr>
          <w:rFonts w:ascii="Arial" w:hAnsi="Arial" w:cs="Arial"/>
        </w:rPr>
      </w:pPr>
      <w:r w:rsidRPr="00116DC3">
        <w:rPr>
          <w:rFonts w:ascii="Arial" w:hAnsi="Arial" w:cs="Arial"/>
        </w:rPr>
        <w:t xml:space="preserve">Where wine was sold by the bottle, the </w:t>
      </w:r>
      <w:r w:rsidR="00287D28" w:rsidRPr="00116DC3">
        <w:rPr>
          <w:rFonts w:ascii="Arial" w:hAnsi="Arial" w:cs="Arial"/>
        </w:rPr>
        <w:t xml:space="preserve">restaurant is considered to have supplied the </w:t>
      </w:r>
      <w:r w:rsidR="00747BAF" w:rsidRPr="00116DC3">
        <w:rPr>
          <w:rFonts w:ascii="Arial" w:hAnsi="Arial" w:cs="Arial"/>
        </w:rPr>
        <w:t xml:space="preserve">packaging </w:t>
      </w:r>
      <w:r w:rsidR="009C2B53" w:rsidRPr="00116DC3">
        <w:rPr>
          <w:rFonts w:ascii="Arial" w:hAnsi="Arial" w:cs="Arial"/>
        </w:rPr>
        <w:t>to the customer, who is the final user of the bottle.</w:t>
      </w:r>
      <w:r w:rsidR="0043066A" w:rsidRPr="00116DC3">
        <w:rPr>
          <w:rFonts w:ascii="Arial" w:hAnsi="Arial" w:cs="Arial"/>
        </w:rPr>
        <w:t xml:space="preserve"> </w:t>
      </w:r>
      <w:r w:rsidR="0057635F" w:rsidRPr="00116DC3">
        <w:rPr>
          <w:rFonts w:ascii="Arial" w:hAnsi="Arial" w:cs="Arial"/>
        </w:rPr>
        <w:t xml:space="preserve">This means the first test has not been met, so the brand owner must </w:t>
      </w:r>
      <w:r w:rsidR="009E2360" w:rsidRPr="00116DC3">
        <w:rPr>
          <w:rFonts w:ascii="Arial" w:hAnsi="Arial" w:cs="Arial"/>
        </w:rPr>
        <w:t xml:space="preserve">assess the packaging against </w:t>
      </w:r>
      <w:r w:rsidR="009E2360" w:rsidRPr="00116DC3">
        <w:rPr>
          <w:rFonts w:ascii="Arial" w:hAnsi="Arial" w:cs="Arial"/>
          <w:u w:val="single"/>
        </w:rPr>
        <w:t>both</w:t>
      </w:r>
      <w:r w:rsidR="0057635F" w:rsidRPr="00116DC3">
        <w:rPr>
          <w:rFonts w:ascii="Arial" w:hAnsi="Arial" w:cs="Arial"/>
        </w:rPr>
        <w:t xml:space="preserve"> parts of the second test.</w:t>
      </w:r>
      <w:r w:rsidR="00A67BCD" w:rsidRPr="00116DC3">
        <w:rPr>
          <w:rFonts w:ascii="Arial" w:hAnsi="Arial" w:cs="Arial"/>
        </w:rPr>
        <w:t xml:space="preserve"> </w:t>
      </w:r>
      <w:r w:rsidR="008904CF" w:rsidRPr="00116DC3">
        <w:rPr>
          <w:rFonts w:ascii="Arial" w:hAnsi="Arial" w:cs="Arial"/>
        </w:rPr>
        <w:t>B</w:t>
      </w:r>
      <w:r w:rsidR="008D6586" w:rsidRPr="00116DC3">
        <w:rPr>
          <w:rFonts w:ascii="Arial" w:hAnsi="Arial" w:cs="Arial"/>
        </w:rPr>
        <w:t xml:space="preserve">ottled </w:t>
      </w:r>
      <w:r w:rsidR="00E93B5F" w:rsidRPr="00116DC3">
        <w:rPr>
          <w:rFonts w:ascii="Arial" w:hAnsi="Arial" w:cs="Arial"/>
        </w:rPr>
        <w:t xml:space="preserve">wine cannot be considered </w:t>
      </w:r>
      <w:r w:rsidR="008D6586" w:rsidRPr="00116DC3">
        <w:rPr>
          <w:rFonts w:ascii="Arial" w:hAnsi="Arial" w:cs="Arial"/>
        </w:rPr>
        <w:t>to be a produc</w:t>
      </w:r>
      <w:r w:rsidR="008904CF" w:rsidRPr="00116DC3">
        <w:rPr>
          <w:rFonts w:ascii="Arial" w:hAnsi="Arial" w:cs="Arial"/>
        </w:rPr>
        <w:t xml:space="preserve">t designed only for  business or public institutions, </w:t>
      </w:r>
      <w:r w:rsidR="00E520E6" w:rsidRPr="00116DC3">
        <w:rPr>
          <w:rFonts w:ascii="Arial" w:hAnsi="Arial" w:cs="Arial"/>
        </w:rPr>
        <w:t>so these bottles must be reported by the brand owner as household packaging.</w:t>
      </w:r>
      <w:r w:rsidR="00522360" w:rsidRPr="00116DC3">
        <w:rPr>
          <w:rFonts w:ascii="Arial" w:hAnsi="Arial" w:cs="Arial"/>
        </w:rPr>
        <w:t xml:space="preserve"> This is the case even if the </w:t>
      </w:r>
      <w:r w:rsidR="00584543" w:rsidRPr="00116DC3">
        <w:rPr>
          <w:rFonts w:ascii="Arial" w:hAnsi="Arial" w:cs="Arial"/>
        </w:rPr>
        <w:t xml:space="preserve">bottles </w:t>
      </w:r>
      <w:r w:rsidR="00E93B67" w:rsidRPr="00116DC3">
        <w:rPr>
          <w:rFonts w:ascii="Arial" w:hAnsi="Arial" w:cs="Arial"/>
        </w:rPr>
        <w:t>are discarded at the restaurant premises.</w:t>
      </w:r>
    </w:p>
    <w:p w14:paraId="3AC273DA" w14:textId="1AE4C734" w:rsidR="00BD6AD2" w:rsidRPr="00116DC3" w:rsidRDefault="008D7AAD" w:rsidP="008276FB">
      <w:pPr>
        <w:spacing w:line="276" w:lineRule="auto"/>
        <w:jc w:val="both"/>
        <w:rPr>
          <w:rFonts w:ascii="Arial" w:hAnsi="Arial" w:cs="Arial"/>
        </w:rPr>
      </w:pPr>
      <w:r w:rsidRPr="00116DC3">
        <w:rPr>
          <w:rFonts w:ascii="Arial" w:hAnsi="Arial" w:cs="Arial"/>
          <w:b/>
          <w:bCs/>
        </w:rPr>
        <w:t>Example:</w:t>
      </w:r>
      <w:r w:rsidRPr="00116DC3">
        <w:rPr>
          <w:rFonts w:ascii="Arial" w:hAnsi="Arial" w:cs="Arial"/>
        </w:rPr>
        <w:t xml:space="preserve"> </w:t>
      </w:r>
      <w:r w:rsidR="00924432" w:rsidRPr="006B6567">
        <w:rPr>
          <w:rFonts w:ascii="Arial" w:hAnsi="Arial" w:cs="Arial"/>
        </w:rPr>
        <w:t xml:space="preserve">A </w:t>
      </w:r>
      <w:r w:rsidR="00024700" w:rsidRPr="006B6567">
        <w:rPr>
          <w:rFonts w:ascii="Arial" w:hAnsi="Arial" w:cs="Arial"/>
        </w:rPr>
        <w:t xml:space="preserve">UK </w:t>
      </w:r>
      <w:r w:rsidR="00924432" w:rsidRPr="006B6567">
        <w:rPr>
          <w:rFonts w:ascii="Arial" w:hAnsi="Arial" w:cs="Arial"/>
        </w:rPr>
        <w:t xml:space="preserve">winery supplies </w:t>
      </w:r>
      <w:r w:rsidR="00BE2DF6" w:rsidRPr="006B6567">
        <w:rPr>
          <w:rFonts w:ascii="Arial" w:hAnsi="Arial" w:cs="Arial"/>
        </w:rPr>
        <w:t>its own-</w:t>
      </w:r>
      <w:r w:rsidR="00955E45" w:rsidRPr="006B6567">
        <w:rPr>
          <w:rFonts w:ascii="Arial" w:hAnsi="Arial" w:cs="Arial"/>
        </w:rPr>
        <w:t>brand bottled wine</w:t>
      </w:r>
      <w:r w:rsidR="00DC6D94" w:rsidRPr="006B6567">
        <w:rPr>
          <w:rFonts w:ascii="Arial" w:hAnsi="Arial" w:cs="Arial"/>
        </w:rPr>
        <w:t xml:space="preserve"> to a </w:t>
      </w:r>
      <w:r w:rsidR="00C32250" w:rsidRPr="006B6567">
        <w:rPr>
          <w:rFonts w:ascii="Arial" w:hAnsi="Arial" w:cs="Arial"/>
        </w:rPr>
        <w:t>wholesaler</w:t>
      </w:r>
      <w:r w:rsidR="00907E1D" w:rsidRPr="006B6567">
        <w:rPr>
          <w:rFonts w:ascii="Arial" w:hAnsi="Arial" w:cs="Arial"/>
        </w:rPr>
        <w:t xml:space="preserve">, who supplies the wine to </w:t>
      </w:r>
      <w:r w:rsidR="003C12C0" w:rsidRPr="006B6567">
        <w:rPr>
          <w:rFonts w:ascii="Arial" w:hAnsi="Arial" w:cs="Arial"/>
        </w:rPr>
        <w:t xml:space="preserve">a </w:t>
      </w:r>
      <w:r w:rsidR="00B04FF9" w:rsidRPr="006B6567">
        <w:rPr>
          <w:rFonts w:ascii="Arial" w:hAnsi="Arial" w:cs="Arial"/>
        </w:rPr>
        <w:t>pub</w:t>
      </w:r>
      <w:r w:rsidR="003C12C0" w:rsidRPr="006B6567">
        <w:rPr>
          <w:rFonts w:ascii="Arial" w:hAnsi="Arial" w:cs="Arial"/>
        </w:rPr>
        <w:t xml:space="preserve"> that sells </w:t>
      </w:r>
      <w:r w:rsidR="00D66530" w:rsidRPr="006B6567">
        <w:rPr>
          <w:rFonts w:ascii="Arial" w:hAnsi="Arial" w:cs="Arial"/>
        </w:rPr>
        <w:t>it</w:t>
      </w:r>
      <w:r w:rsidR="003C12C0" w:rsidRPr="006B6567">
        <w:rPr>
          <w:rFonts w:ascii="Arial" w:hAnsi="Arial" w:cs="Arial"/>
        </w:rPr>
        <w:t xml:space="preserve"> to its customers either by the bottle or by the glass.</w:t>
      </w:r>
      <w:r w:rsidR="00F6478D" w:rsidRPr="006B6567">
        <w:rPr>
          <w:rFonts w:ascii="Arial" w:hAnsi="Arial" w:cs="Arial"/>
        </w:rPr>
        <w:t xml:space="preserve"> This </w:t>
      </w:r>
      <w:r w:rsidR="00C8024E" w:rsidRPr="006B6567">
        <w:rPr>
          <w:rFonts w:ascii="Arial" w:hAnsi="Arial" w:cs="Arial"/>
        </w:rPr>
        <w:t>is not a direct supply from the producer to the final user</w:t>
      </w:r>
      <w:r w:rsidR="004048E8" w:rsidRPr="006B6567">
        <w:rPr>
          <w:rFonts w:ascii="Arial" w:hAnsi="Arial" w:cs="Arial"/>
        </w:rPr>
        <w:t>,</w:t>
      </w:r>
      <w:r w:rsidR="00B04FF9" w:rsidRPr="006B6567">
        <w:rPr>
          <w:rFonts w:ascii="Arial" w:hAnsi="Arial" w:cs="Arial"/>
        </w:rPr>
        <w:t xml:space="preserve"> so the first test has not been met</w:t>
      </w:r>
      <w:r w:rsidR="00482F12" w:rsidRPr="006B6567">
        <w:rPr>
          <w:rFonts w:ascii="Arial" w:hAnsi="Arial" w:cs="Arial"/>
        </w:rPr>
        <w:t xml:space="preserve">. </w:t>
      </w:r>
      <w:r w:rsidR="009B5347" w:rsidRPr="006B6567">
        <w:rPr>
          <w:rFonts w:ascii="Arial" w:hAnsi="Arial" w:cs="Arial"/>
        </w:rPr>
        <w:t>As the wine bottles do not meet both parts of the second test, these wine bottles must be reported as household packaging</w:t>
      </w:r>
      <w:r w:rsidR="00B51910" w:rsidRPr="006B6567">
        <w:rPr>
          <w:rFonts w:ascii="Arial" w:hAnsi="Arial" w:cs="Arial"/>
        </w:rPr>
        <w:t>.</w:t>
      </w:r>
      <w:r w:rsidR="003D52F1" w:rsidRPr="006B6567">
        <w:rPr>
          <w:rFonts w:ascii="Arial" w:hAnsi="Arial" w:cs="Arial"/>
        </w:rPr>
        <w:t xml:space="preserve"> </w:t>
      </w:r>
      <w:r w:rsidR="00BD6AD2" w:rsidRPr="006B6567">
        <w:rPr>
          <w:rFonts w:ascii="Arial" w:hAnsi="Arial" w:cs="Arial"/>
        </w:rPr>
        <w:t xml:space="preserve">Similarly, if wine is imported and supplied </w:t>
      </w:r>
      <w:r w:rsidR="00E71938" w:rsidRPr="006B6567">
        <w:rPr>
          <w:rFonts w:ascii="Arial" w:hAnsi="Arial" w:cs="Arial"/>
        </w:rPr>
        <w:t xml:space="preserve">by the importer </w:t>
      </w:r>
      <w:r w:rsidR="00BD6AD2" w:rsidRPr="006B6567">
        <w:rPr>
          <w:rFonts w:ascii="Arial" w:hAnsi="Arial" w:cs="Arial"/>
        </w:rPr>
        <w:t>to a drinks distributor</w:t>
      </w:r>
      <w:r w:rsidR="00E71938" w:rsidRPr="006B6567">
        <w:rPr>
          <w:rFonts w:ascii="Arial" w:hAnsi="Arial" w:cs="Arial"/>
        </w:rPr>
        <w:t>,</w:t>
      </w:r>
      <w:r w:rsidR="00BD6AD2" w:rsidRPr="006B6567">
        <w:rPr>
          <w:rFonts w:ascii="Arial" w:hAnsi="Arial" w:cs="Arial"/>
        </w:rPr>
        <w:t xml:space="preserve"> who </w:t>
      </w:r>
      <w:r w:rsidR="00E71938" w:rsidRPr="006B6567">
        <w:rPr>
          <w:rFonts w:ascii="Arial" w:hAnsi="Arial" w:cs="Arial"/>
        </w:rPr>
        <w:t xml:space="preserve">then </w:t>
      </w:r>
      <w:r w:rsidR="00BD6AD2" w:rsidRPr="006B6567">
        <w:rPr>
          <w:rFonts w:ascii="Arial" w:hAnsi="Arial" w:cs="Arial"/>
        </w:rPr>
        <w:t>supplies the wine to a pub that sells it to its customers by the bottle or by the glass</w:t>
      </w:r>
      <w:r w:rsidR="00D76FB2" w:rsidRPr="006B6567">
        <w:rPr>
          <w:rFonts w:ascii="Arial" w:hAnsi="Arial" w:cs="Arial"/>
        </w:rPr>
        <w:t>,</w:t>
      </w:r>
      <w:r w:rsidR="00F24E8D" w:rsidRPr="006B6567">
        <w:rPr>
          <w:rFonts w:ascii="Arial" w:hAnsi="Arial" w:cs="Arial"/>
        </w:rPr>
        <w:t xml:space="preserve"> this would be reported as </w:t>
      </w:r>
      <w:r w:rsidR="00D76FB2" w:rsidRPr="006B6567">
        <w:rPr>
          <w:rFonts w:ascii="Arial" w:hAnsi="Arial" w:cs="Arial"/>
        </w:rPr>
        <w:t>household packaging</w:t>
      </w:r>
      <w:r w:rsidR="00F24E8D" w:rsidRPr="006B6567">
        <w:rPr>
          <w:rFonts w:ascii="Arial" w:hAnsi="Arial" w:cs="Arial"/>
        </w:rPr>
        <w:t xml:space="preserve"> as above</w:t>
      </w:r>
      <w:r w:rsidR="00C734AD" w:rsidRPr="006B6567">
        <w:rPr>
          <w:rFonts w:ascii="Arial" w:hAnsi="Arial" w:cs="Arial"/>
        </w:rPr>
        <w:t>.</w:t>
      </w:r>
    </w:p>
    <w:p w14:paraId="4F67BDAF" w14:textId="2EF9E764" w:rsidR="00CB606B" w:rsidRDefault="00CB606B" w:rsidP="008276FB">
      <w:pPr>
        <w:widowControl w:val="0"/>
        <w:autoSpaceDE w:val="0"/>
        <w:autoSpaceDN w:val="0"/>
        <w:adjustRightInd w:val="0"/>
        <w:spacing w:line="276" w:lineRule="auto"/>
        <w:jc w:val="both"/>
        <w:rPr>
          <w:rFonts w:ascii="Arial" w:hAnsi="Arial" w:cs="Arial"/>
        </w:rPr>
      </w:pPr>
      <w:r w:rsidRPr="14F91E5D">
        <w:rPr>
          <w:rFonts w:ascii="Arial" w:hAnsi="Arial" w:cs="Arial"/>
        </w:rPr>
        <w:t xml:space="preserve">We have provided a decision tree that may be used to help determine whether packaging should be </w:t>
      </w:r>
      <w:r w:rsidR="000E4175" w:rsidRPr="5B66D01B">
        <w:rPr>
          <w:rFonts w:ascii="Arial" w:hAnsi="Arial" w:cs="Arial"/>
        </w:rPr>
        <w:t>reported</w:t>
      </w:r>
      <w:r w:rsidRPr="14F91E5D">
        <w:rPr>
          <w:rFonts w:ascii="Arial" w:hAnsi="Arial" w:cs="Arial"/>
        </w:rPr>
        <w:t xml:space="preserve"> as household</w:t>
      </w:r>
      <w:r w:rsidR="002D16B9">
        <w:rPr>
          <w:rFonts w:ascii="Arial" w:hAnsi="Arial" w:cs="Arial"/>
        </w:rPr>
        <w:t xml:space="preserve"> packaging</w:t>
      </w:r>
      <w:r w:rsidRPr="14F91E5D">
        <w:rPr>
          <w:rFonts w:ascii="Arial" w:hAnsi="Arial" w:cs="Arial"/>
        </w:rPr>
        <w:t xml:space="preserve"> in </w:t>
      </w:r>
      <w:hyperlink w:anchor="App1_HH_NonHH" w:history="1">
        <w:r w:rsidR="000E4175" w:rsidRPr="01BA3B17">
          <w:rPr>
            <w:rStyle w:val="Hyperlink"/>
            <w:rFonts w:ascii="Arial" w:hAnsi="Arial" w:cs="Arial"/>
          </w:rPr>
          <w:t>Appendix 1</w:t>
        </w:r>
      </w:hyperlink>
      <w:r w:rsidR="002A7549" w:rsidRPr="14F91E5D">
        <w:rPr>
          <w:rFonts w:ascii="Arial" w:hAnsi="Arial" w:cs="Arial"/>
        </w:rPr>
        <w:t>.</w:t>
      </w:r>
    </w:p>
    <w:p w14:paraId="3CD9BBC5" w14:textId="56E39468" w:rsidR="00ED032A" w:rsidRDefault="535B8C24" w:rsidP="008276FB">
      <w:pPr>
        <w:spacing w:line="276" w:lineRule="auto"/>
        <w:jc w:val="both"/>
        <w:rPr>
          <w:rFonts w:ascii="Arial" w:hAnsi="Arial" w:cs="Arial"/>
        </w:rPr>
      </w:pPr>
      <w:r w:rsidRPr="72B36F6D">
        <w:rPr>
          <w:rFonts w:ascii="Arial" w:hAnsi="Arial" w:cs="Arial"/>
        </w:rPr>
        <w:t xml:space="preserve">There is </w:t>
      </w:r>
      <w:r w:rsidR="198AE214" w:rsidRPr="72B36F6D">
        <w:rPr>
          <w:rFonts w:ascii="Arial" w:hAnsi="Arial" w:cs="Arial"/>
        </w:rPr>
        <w:t>g</w:t>
      </w:r>
      <w:r w:rsidR="009C0518" w:rsidRPr="72B36F6D">
        <w:rPr>
          <w:rFonts w:ascii="Arial" w:hAnsi="Arial" w:cs="Arial"/>
        </w:rPr>
        <w:t>uidance</w:t>
      </w:r>
      <w:r w:rsidR="009C0518">
        <w:rPr>
          <w:rFonts w:ascii="Arial" w:hAnsi="Arial" w:cs="Arial"/>
        </w:rPr>
        <w:t xml:space="preserve"> </w:t>
      </w:r>
      <w:r w:rsidR="000F6B46">
        <w:rPr>
          <w:rFonts w:ascii="Arial" w:hAnsi="Arial" w:cs="Arial"/>
        </w:rPr>
        <w:t>about</w:t>
      </w:r>
      <w:r w:rsidR="009C0518">
        <w:rPr>
          <w:rFonts w:ascii="Arial" w:hAnsi="Arial" w:cs="Arial"/>
        </w:rPr>
        <w:t xml:space="preserve"> assess</w:t>
      </w:r>
      <w:r w:rsidR="000F6B46">
        <w:rPr>
          <w:rFonts w:ascii="Arial" w:hAnsi="Arial" w:cs="Arial"/>
        </w:rPr>
        <w:t>ing</w:t>
      </w:r>
      <w:r w:rsidR="009C0518">
        <w:rPr>
          <w:rFonts w:ascii="Arial" w:hAnsi="Arial" w:cs="Arial"/>
        </w:rPr>
        <w:t xml:space="preserve"> household packagin</w:t>
      </w:r>
      <w:r w:rsidR="009C0518" w:rsidRPr="004F3F3B">
        <w:rPr>
          <w:rFonts w:ascii="Arial" w:hAnsi="Arial" w:cs="Arial"/>
          <w:color w:val="000000" w:themeColor="text1"/>
        </w:rPr>
        <w:t>g</w:t>
      </w:r>
      <w:r w:rsidR="00514FCC" w:rsidRPr="004F3F3B">
        <w:rPr>
          <w:rFonts w:ascii="Arial" w:hAnsi="Arial" w:cs="Arial"/>
          <w:color w:val="000000" w:themeColor="text1"/>
        </w:rPr>
        <w:t xml:space="preserve"> (</w:t>
      </w:r>
      <w:r w:rsidR="00086B78" w:rsidRPr="004F3F3B">
        <w:rPr>
          <w:rFonts w:ascii="Arial" w:hAnsi="Arial" w:cs="Arial"/>
          <w:color w:val="000000" w:themeColor="text1"/>
        </w:rPr>
        <w:t>with</w:t>
      </w:r>
      <w:r w:rsidR="00312CB7" w:rsidRPr="004F3F3B">
        <w:rPr>
          <w:rFonts w:ascii="Arial" w:hAnsi="Arial" w:cs="Arial"/>
          <w:color w:val="000000" w:themeColor="text1"/>
        </w:rPr>
        <w:t xml:space="preserve"> </w:t>
      </w:r>
      <w:r w:rsidR="00865648" w:rsidRPr="004F3F3B">
        <w:rPr>
          <w:rFonts w:ascii="Arial" w:hAnsi="Arial" w:cs="Arial"/>
          <w:color w:val="000000" w:themeColor="text1"/>
        </w:rPr>
        <w:t xml:space="preserve">examples </w:t>
      </w:r>
      <w:r w:rsidR="00B95269" w:rsidRPr="004F3F3B">
        <w:rPr>
          <w:rFonts w:ascii="Arial" w:hAnsi="Arial" w:cs="Arial"/>
          <w:color w:val="000000" w:themeColor="text1"/>
        </w:rPr>
        <w:t xml:space="preserve">of </w:t>
      </w:r>
      <w:r w:rsidR="00865648" w:rsidRPr="004F3F3B">
        <w:rPr>
          <w:rFonts w:ascii="Arial" w:hAnsi="Arial" w:cs="Arial"/>
          <w:color w:val="000000" w:themeColor="text1"/>
        </w:rPr>
        <w:t>evidence</w:t>
      </w:r>
      <w:r w:rsidR="00BA2615" w:rsidRPr="004F3F3B">
        <w:rPr>
          <w:rFonts w:ascii="Arial" w:hAnsi="Arial" w:cs="Arial"/>
          <w:color w:val="000000" w:themeColor="text1"/>
        </w:rPr>
        <w:t xml:space="preserve"> that can be use</w:t>
      </w:r>
      <w:r w:rsidR="007D1641" w:rsidRPr="004F3F3B">
        <w:rPr>
          <w:rFonts w:ascii="Arial" w:hAnsi="Arial" w:cs="Arial"/>
          <w:color w:val="000000" w:themeColor="text1"/>
        </w:rPr>
        <w:t>d to show that packaging is non-household</w:t>
      </w:r>
      <w:r w:rsidR="00312CB7" w:rsidRPr="004F3F3B">
        <w:rPr>
          <w:rFonts w:ascii="Arial" w:hAnsi="Arial" w:cs="Arial"/>
          <w:color w:val="000000" w:themeColor="text1"/>
        </w:rPr>
        <w:t>)</w:t>
      </w:r>
      <w:r w:rsidRPr="004F3F3B" w:rsidDel="009C0518">
        <w:rPr>
          <w:rFonts w:ascii="Arial" w:hAnsi="Arial" w:cs="Arial"/>
          <w:color w:val="000000" w:themeColor="text1"/>
        </w:rPr>
        <w:t xml:space="preserve"> </w:t>
      </w:r>
      <w:r w:rsidR="00CD0F31" w:rsidRPr="72B36F6D">
        <w:rPr>
          <w:rFonts w:ascii="Arial" w:hAnsi="Arial" w:cs="Arial"/>
        </w:rPr>
        <w:t>at</w:t>
      </w:r>
      <w:r w:rsidR="000F6B46" w:rsidRPr="72B36F6D">
        <w:rPr>
          <w:rFonts w:ascii="Arial" w:hAnsi="Arial" w:cs="Arial"/>
        </w:rPr>
        <w:t>:</w:t>
      </w:r>
      <w:r w:rsidR="00581F00" w:rsidRPr="72B36F6D">
        <w:rPr>
          <w:rFonts w:ascii="Arial" w:hAnsi="Arial" w:cs="Arial"/>
          <w:color w:val="0563C1"/>
          <w:u w:val="single"/>
        </w:rPr>
        <w:t xml:space="preserve"> </w:t>
      </w:r>
      <w:hyperlink r:id="rId36">
        <w:r w:rsidR="00581F00" w:rsidRPr="72B36F6D">
          <w:rPr>
            <w:rStyle w:val="Hyperlink"/>
            <w:rFonts w:ascii="Arial" w:hAnsi="Arial" w:cs="Arial"/>
          </w:rPr>
          <w:t>Extended producer responsibility for packaging: how to assess household and non-household packaging - GOV.UK</w:t>
        </w:r>
      </w:hyperlink>
      <w:r w:rsidR="00581F00" w:rsidRPr="72B36F6D">
        <w:rPr>
          <w:rFonts w:ascii="Arial" w:hAnsi="Arial" w:cs="Arial"/>
        </w:rPr>
        <w:t xml:space="preserve"> </w:t>
      </w:r>
    </w:p>
    <w:p w14:paraId="52A1C8EA" w14:textId="2DE14CED" w:rsidR="00066421" w:rsidRDefault="00066421" w:rsidP="008276FB">
      <w:pPr>
        <w:spacing w:line="276" w:lineRule="auto"/>
        <w:jc w:val="both"/>
        <w:rPr>
          <w:rFonts w:ascii="Arial" w:hAnsi="Arial" w:cs="Arial"/>
        </w:rPr>
      </w:pPr>
    </w:p>
    <w:p w14:paraId="65067309" w14:textId="77777777" w:rsidR="00066421" w:rsidRDefault="00066421" w:rsidP="008276FB">
      <w:pPr>
        <w:spacing w:line="276" w:lineRule="auto"/>
        <w:jc w:val="both"/>
        <w:rPr>
          <w:rFonts w:ascii="Arial" w:hAnsi="Arial" w:cs="Arial"/>
        </w:rPr>
      </w:pPr>
    </w:p>
    <w:p w14:paraId="1F9BAA74" w14:textId="78D860E9" w:rsidR="0011128C" w:rsidRPr="0066493E" w:rsidRDefault="0011128C" w:rsidP="003D252B">
      <w:pPr>
        <w:pStyle w:val="ListParagraph"/>
        <w:widowControl w:val="0"/>
        <w:numPr>
          <w:ilvl w:val="0"/>
          <w:numId w:val="24"/>
        </w:numPr>
        <w:autoSpaceDE w:val="0"/>
        <w:autoSpaceDN w:val="0"/>
        <w:adjustRightInd w:val="0"/>
        <w:spacing w:line="276" w:lineRule="auto"/>
        <w:ind w:left="851" w:hanging="425"/>
        <w:jc w:val="both"/>
        <w:rPr>
          <w:rFonts w:ascii="Arial" w:eastAsiaTheme="majorEastAsia" w:hAnsi="Arial" w:cstheme="majorBidi"/>
          <w:b/>
          <w:color w:val="008631"/>
          <w:sz w:val="32"/>
          <w:szCs w:val="32"/>
        </w:rPr>
      </w:pPr>
      <w:bookmarkStart w:id="23" w:name="APs_Supply"/>
      <w:r w:rsidRPr="0066493E">
        <w:rPr>
          <w:rFonts w:ascii="Arial" w:eastAsiaTheme="majorEastAsia" w:hAnsi="Arial" w:cstheme="majorBidi"/>
          <w:b/>
          <w:color w:val="008631"/>
          <w:sz w:val="32"/>
          <w:szCs w:val="32"/>
        </w:rPr>
        <w:t>Supply</w:t>
      </w:r>
    </w:p>
    <w:bookmarkEnd w:id="23"/>
    <w:p w14:paraId="31E6F1D8" w14:textId="77777777" w:rsidR="0011128C" w:rsidRPr="00C12A7A" w:rsidRDefault="0011128C" w:rsidP="0011128C">
      <w:pPr>
        <w:pStyle w:val="ListParagraph"/>
        <w:widowControl w:val="0"/>
        <w:autoSpaceDE w:val="0"/>
        <w:autoSpaceDN w:val="0"/>
        <w:adjustRightInd w:val="0"/>
        <w:spacing w:line="276" w:lineRule="auto"/>
        <w:jc w:val="both"/>
        <w:rPr>
          <w:rFonts w:ascii="Arial" w:eastAsiaTheme="majorEastAsia" w:hAnsi="Arial" w:cstheme="majorBidi"/>
          <w:b/>
          <w:color w:val="008631"/>
          <w:sz w:val="32"/>
          <w:szCs w:val="32"/>
        </w:rPr>
      </w:pPr>
    </w:p>
    <w:p w14:paraId="03D8ACCF" w14:textId="7DD2A2AF" w:rsidR="0011128C" w:rsidRPr="00917243" w:rsidRDefault="0011128C" w:rsidP="00B906CF">
      <w:pPr>
        <w:spacing w:line="276" w:lineRule="auto"/>
        <w:jc w:val="both"/>
        <w:rPr>
          <w:rFonts w:ascii="Arial" w:eastAsiaTheme="majorEastAsia" w:hAnsi="Arial" w:cs="Arial"/>
          <w:b/>
          <w:bCs/>
          <w:sz w:val="24"/>
          <w:szCs w:val="24"/>
          <w:lang w:val="en-US"/>
        </w:rPr>
      </w:pPr>
      <w:r w:rsidRPr="0063394A">
        <w:rPr>
          <w:rFonts w:ascii="Arial" w:eastAsiaTheme="majorEastAsia" w:hAnsi="Arial" w:cs="Arial"/>
          <w:b/>
          <w:bCs/>
          <w:sz w:val="24"/>
          <w:szCs w:val="24"/>
          <w:lang w:val="en-US"/>
        </w:rPr>
        <w:t xml:space="preserve">Sale or </w:t>
      </w:r>
      <w:proofErr w:type="gramStart"/>
      <w:r w:rsidRPr="0063394A">
        <w:rPr>
          <w:rFonts w:ascii="Arial" w:eastAsiaTheme="majorEastAsia" w:hAnsi="Arial" w:cs="Arial"/>
          <w:b/>
          <w:bCs/>
          <w:sz w:val="24"/>
          <w:szCs w:val="24"/>
          <w:lang w:val="en-US"/>
        </w:rPr>
        <w:t>return</w:t>
      </w:r>
      <w:proofErr w:type="gramEnd"/>
      <w:r w:rsidRPr="0063394A">
        <w:rPr>
          <w:rFonts w:ascii="Arial" w:eastAsiaTheme="majorEastAsia" w:hAnsi="Arial" w:cs="Arial"/>
          <w:b/>
          <w:bCs/>
          <w:sz w:val="24"/>
          <w:szCs w:val="24"/>
          <w:lang w:val="en-US"/>
        </w:rPr>
        <w:t xml:space="preserve"> </w:t>
      </w:r>
    </w:p>
    <w:p w14:paraId="2A6A43AA" w14:textId="77777777" w:rsidR="0011128C" w:rsidRDefault="0011128C" w:rsidP="0011128C">
      <w:pPr>
        <w:widowControl w:val="0"/>
        <w:autoSpaceDE w:val="0"/>
        <w:autoSpaceDN w:val="0"/>
        <w:adjustRightInd w:val="0"/>
        <w:spacing w:line="276" w:lineRule="auto"/>
        <w:jc w:val="both"/>
        <w:outlineLvl w:val="0"/>
        <w:rPr>
          <w:rFonts w:ascii="Arial" w:hAnsi="Arial" w:cs="Arial"/>
        </w:rPr>
      </w:pPr>
      <w:r w:rsidRPr="5E2874FC">
        <w:rPr>
          <w:rFonts w:ascii="Arial" w:hAnsi="Arial" w:cs="Arial"/>
        </w:rPr>
        <w:t>Packaging containing returned goods</w:t>
      </w:r>
      <w:r>
        <w:rPr>
          <w:rFonts w:ascii="Arial" w:hAnsi="Arial" w:cs="Arial"/>
        </w:rPr>
        <w:t xml:space="preserve"> </w:t>
      </w:r>
      <w:r w:rsidRPr="5E2874FC">
        <w:rPr>
          <w:rFonts w:ascii="Arial" w:hAnsi="Arial" w:cs="Arial"/>
        </w:rPr>
        <w:t xml:space="preserve">cannot be discounted from a </w:t>
      </w:r>
      <w:r w:rsidRPr="521A7255">
        <w:rPr>
          <w:rFonts w:ascii="Arial" w:hAnsi="Arial" w:cs="Arial"/>
        </w:rPr>
        <w:t>producer's</w:t>
      </w:r>
      <w:r w:rsidRPr="5E2874FC">
        <w:rPr>
          <w:rFonts w:ascii="Arial" w:hAnsi="Arial" w:cs="Arial"/>
        </w:rPr>
        <w:t xml:space="preserve"> </w:t>
      </w:r>
      <w:r w:rsidRPr="0546F804">
        <w:rPr>
          <w:rFonts w:ascii="Arial" w:hAnsi="Arial" w:cs="Arial"/>
        </w:rPr>
        <w:t>packaging tonnage</w:t>
      </w:r>
      <w:r w:rsidRPr="5E2874FC">
        <w:rPr>
          <w:rFonts w:ascii="Arial" w:hAnsi="Arial" w:cs="Arial"/>
        </w:rPr>
        <w:t xml:space="preserve">, as </w:t>
      </w:r>
      <w:r w:rsidRPr="61A0C764">
        <w:rPr>
          <w:rFonts w:ascii="Arial" w:hAnsi="Arial" w:cs="Arial"/>
        </w:rPr>
        <w:t>the original supply has already</w:t>
      </w:r>
      <w:r w:rsidRPr="5E2874FC">
        <w:rPr>
          <w:rFonts w:ascii="Arial" w:hAnsi="Arial" w:cs="Arial"/>
        </w:rPr>
        <w:t xml:space="preserve"> taken place</w:t>
      </w:r>
      <w:r w:rsidRPr="782D63D0">
        <w:rPr>
          <w:rFonts w:ascii="Arial" w:hAnsi="Arial" w:cs="Arial"/>
        </w:rPr>
        <w:t xml:space="preserve">.  </w:t>
      </w:r>
      <w:r w:rsidRPr="310FBB6D">
        <w:rPr>
          <w:rFonts w:ascii="Arial" w:hAnsi="Arial" w:cs="Arial"/>
        </w:rPr>
        <w:t>However, if</w:t>
      </w:r>
      <w:r w:rsidRPr="5E2874FC">
        <w:rPr>
          <w:rFonts w:ascii="Arial" w:hAnsi="Arial" w:cs="Arial"/>
        </w:rPr>
        <w:t xml:space="preserve"> the returned product is resold in the same </w:t>
      </w:r>
      <w:r w:rsidRPr="7EB2D859">
        <w:rPr>
          <w:rFonts w:ascii="Arial" w:hAnsi="Arial" w:cs="Arial"/>
        </w:rPr>
        <w:t xml:space="preserve">original </w:t>
      </w:r>
      <w:r w:rsidRPr="5E2874FC">
        <w:rPr>
          <w:rFonts w:ascii="Arial" w:hAnsi="Arial" w:cs="Arial"/>
        </w:rPr>
        <w:t>packaging</w:t>
      </w:r>
      <w:r w:rsidRPr="0031456B">
        <w:rPr>
          <w:rFonts w:ascii="Arial" w:hAnsi="Arial" w:cs="Arial"/>
        </w:rPr>
        <w:t>, it would not need to be counted a second time</w:t>
      </w:r>
      <w:r>
        <w:rPr>
          <w:rFonts w:ascii="Arial" w:hAnsi="Arial" w:cs="Arial"/>
        </w:rPr>
        <w:t>, provided that the producer has evidence that the product was resold in the original packaging</w:t>
      </w:r>
      <w:r w:rsidRPr="5E2874FC">
        <w:rPr>
          <w:rFonts w:ascii="Arial" w:hAnsi="Arial" w:cs="Arial"/>
        </w:rPr>
        <w:t>.</w:t>
      </w:r>
      <w:r>
        <w:rPr>
          <w:rFonts w:ascii="Arial" w:hAnsi="Arial" w:cs="Arial"/>
        </w:rPr>
        <w:t xml:space="preserve"> The producer would need to include any packaging it adds to the resold product’s packaging, for example tape or labels.</w:t>
      </w:r>
    </w:p>
    <w:p w14:paraId="16252145" w14:textId="77777777" w:rsidR="00740F14" w:rsidRDefault="00740F14" w:rsidP="0011128C">
      <w:pPr>
        <w:widowControl w:val="0"/>
        <w:autoSpaceDE w:val="0"/>
        <w:autoSpaceDN w:val="0"/>
        <w:adjustRightInd w:val="0"/>
        <w:spacing w:line="276" w:lineRule="auto"/>
        <w:jc w:val="both"/>
        <w:outlineLvl w:val="0"/>
        <w:rPr>
          <w:rFonts w:ascii="Arial" w:hAnsi="Arial" w:cs="Arial"/>
        </w:rPr>
      </w:pPr>
    </w:p>
    <w:p w14:paraId="61315BD6" w14:textId="77777777" w:rsidR="0011128C" w:rsidRPr="00917243" w:rsidRDefault="0011128C" w:rsidP="0011128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Maintenance and repair services</w:t>
      </w:r>
    </w:p>
    <w:p w14:paraId="3D9D1388" w14:textId="4E3739A1" w:rsidR="0011128C" w:rsidRDefault="0011128C" w:rsidP="0011128C">
      <w:pPr>
        <w:widowControl w:val="0"/>
        <w:autoSpaceDE w:val="0"/>
        <w:autoSpaceDN w:val="0"/>
        <w:adjustRightInd w:val="0"/>
        <w:spacing w:line="276" w:lineRule="auto"/>
        <w:jc w:val="both"/>
        <w:outlineLvl w:val="0"/>
        <w:rPr>
          <w:rFonts w:ascii="Arial" w:hAnsi="Arial" w:cs="Arial"/>
        </w:rPr>
      </w:pPr>
      <w:r w:rsidRPr="462F76A9">
        <w:rPr>
          <w:rFonts w:ascii="Arial" w:hAnsi="Arial" w:cs="Arial"/>
        </w:rPr>
        <w:t xml:space="preserve">A business that provides a </w:t>
      </w:r>
      <w:r>
        <w:rPr>
          <w:rFonts w:ascii="Arial" w:hAnsi="Arial" w:cs="Arial"/>
        </w:rPr>
        <w:t xml:space="preserve">maintenance or repair </w:t>
      </w:r>
      <w:r w:rsidRPr="462F76A9">
        <w:rPr>
          <w:rFonts w:ascii="Arial" w:hAnsi="Arial" w:cs="Arial"/>
        </w:rPr>
        <w:t xml:space="preserve">service </w:t>
      </w:r>
      <w:r w:rsidR="00740F14">
        <w:rPr>
          <w:rFonts w:ascii="Arial" w:hAnsi="Arial" w:cs="Arial"/>
        </w:rPr>
        <w:t>is</w:t>
      </w:r>
      <w:r w:rsidRPr="7CE24FC1">
        <w:rPr>
          <w:rFonts w:ascii="Arial" w:hAnsi="Arial" w:cs="Arial"/>
        </w:rPr>
        <w:t xml:space="preserve"> the</w:t>
      </w:r>
      <w:r w:rsidRPr="462F76A9">
        <w:rPr>
          <w:rFonts w:ascii="Arial" w:hAnsi="Arial" w:cs="Arial"/>
        </w:rPr>
        <w:t xml:space="preserve"> final user of products in packaging</w:t>
      </w:r>
      <w:r w:rsidRPr="7CE24FC1">
        <w:rPr>
          <w:rFonts w:ascii="Arial" w:hAnsi="Arial" w:cs="Arial"/>
        </w:rPr>
        <w:t xml:space="preserve"> </w:t>
      </w:r>
      <w:r w:rsidRPr="3A904F99">
        <w:rPr>
          <w:rFonts w:ascii="Arial" w:hAnsi="Arial" w:cs="Arial"/>
        </w:rPr>
        <w:t>where</w:t>
      </w:r>
      <w:r w:rsidRPr="7CE24FC1">
        <w:rPr>
          <w:rFonts w:ascii="Arial" w:hAnsi="Arial" w:cs="Arial"/>
        </w:rPr>
        <w:t xml:space="preserve"> the business </w:t>
      </w:r>
      <w:r w:rsidRPr="12AF9028">
        <w:rPr>
          <w:rFonts w:ascii="Arial" w:hAnsi="Arial" w:cs="Arial"/>
        </w:rPr>
        <w:t xml:space="preserve">orders </w:t>
      </w:r>
      <w:r w:rsidRPr="0E4FD9DE">
        <w:rPr>
          <w:rFonts w:ascii="Arial" w:hAnsi="Arial" w:cs="Arial"/>
        </w:rPr>
        <w:t>those</w:t>
      </w:r>
      <w:r w:rsidRPr="7CE24FC1">
        <w:rPr>
          <w:rFonts w:ascii="Arial" w:hAnsi="Arial" w:cs="Arial"/>
        </w:rPr>
        <w:t xml:space="preserve"> </w:t>
      </w:r>
      <w:r w:rsidRPr="59B80D38">
        <w:rPr>
          <w:rFonts w:ascii="Arial" w:hAnsi="Arial" w:cs="Arial"/>
        </w:rPr>
        <w:t xml:space="preserve">products </w:t>
      </w:r>
      <w:r w:rsidRPr="34AB6435">
        <w:rPr>
          <w:rFonts w:ascii="Arial" w:hAnsi="Arial" w:cs="Arial"/>
        </w:rPr>
        <w:t>and uses them</w:t>
      </w:r>
      <w:r w:rsidRPr="7AAEF778">
        <w:rPr>
          <w:rFonts w:ascii="Arial" w:hAnsi="Arial" w:cs="Arial"/>
        </w:rPr>
        <w:t xml:space="preserve"> in</w:t>
      </w:r>
      <w:r w:rsidRPr="7CC494D8">
        <w:rPr>
          <w:rFonts w:ascii="Arial" w:hAnsi="Arial" w:cs="Arial"/>
        </w:rPr>
        <w:t xml:space="preserve"> the course of carrying out </w:t>
      </w:r>
      <w:r w:rsidRPr="26A61463">
        <w:rPr>
          <w:rFonts w:ascii="Arial" w:hAnsi="Arial" w:cs="Arial"/>
        </w:rPr>
        <w:t>its</w:t>
      </w:r>
      <w:r w:rsidRPr="7CC494D8">
        <w:rPr>
          <w:rFonts w:ascii="Arial" w:hAnsi="Arial" w:cs="Arial"/>
        </w:rPr>
        <w:t xml:space="preserve"> </w:t>
      </w:r>
      <w:r w:rsidRPr="29EBE0D6">
        <w:rPr>
          <w:rFonts w:ascii="Arial" w:hAnsi="Arial" w:cs="Arial"/>
        </w:rPr>
        <w:t>business</w:t>
      </w:r>
      <w:r w:rsidRPr="1BB7E21D">
        <w:rPr>
          <w:rFonts w:ascii="Arial" w:hAnsi="Arial" w:cs="Arial"/>
        </w:rPr>
        <w:t>.</w:t>
      </w:r>
      <w:r>
        <w:rPr>
          <w:rFonts w:ascii="Arial" w:hAnsi="Arial" w:cs="Arial"/>
        </w:rPr>
        <w:t xml:space="preserve"> For </w:t>
      </w:r>
      <w:r w:rsidRPr="00CF7544">
        <w:rPr>
          <w:rFonts w:ascii="Arial" w:hAnsi="Arial" w:cs="Arial"/>
        </w:rPr>
        <w:t xml:space="preserve">example, </w:t>
      </w:r>
      <w:r>
        <w:rPr>
          <w:rFonts w:ascii="Arial" w:hAnsi="Arial" w:cs="Arial"/>
        </w:rPr>
        <w:t>if a</w:t>
      </w:r>
      <w:r w:rsidRPr="00CF7544">
        <w:rPr>
          <w:rFonts w:ascii="Arial" w:hAnsi="Arial" w:cs="Arial"/>
        </w:rPr>
        <w:t xml:space="preserve"> customer </w:t>
      </w:r>
      <w:r w:rsidRPr="21D0CDA2">
        <w:rPr>
          <w:rFonts w:ascii="Arial" w:hAnsi="Arial" w:cs="Arial"/>
        </w:rPr>
        <w:t>takes</w:t>
      </w:r>
      <w:r w:rsidRPr="3871B832">
        <w:rPr>
          <w:rFonts w:ascii="Arial" w:hAnsi="Arial" w:cs="Arial"/>
        </w:rPr>
        <w:t xml:space="preserve"> their </w:t>
      </w:r>
      <w:r w:rsidRPr="654AFC5D">
        <w:rPr>
          <w:rFonts w:ascii="Arial" w:hAnsi="Arial" w:cs="Arial"/>
        </w:rPr>
        <w:t>vehicle</w:t>
      </w:r>
      <w:r w:rsidRPr="3871B832">
        <w:rPr>
          <w:rFonts w:ascii="Arial" w:hAnsi="Arial" w:cs="Arial"/>
        </w:rPr>
        <w:t xml:space="preserve"> to a garage for a</w:t>
      </w:r>
      <w:r w:rsidRPr="21D0CDA2">
        <w:rPr>
          <w:rFonts w:ascii="Arial" w:hAnsi="Arial" w:cs="Arial"/>
        </w:rPr>
        <w:t xml:space="preserve"> </w:t>
      </w:r>
      <w:r w:rsidRPr="00CF7544">
        <w:rPr>
          <w:rFonts w:ascii="Arial" w:hAnsi="Arial" w:cs="Arial"/>
        </w:rPr>
        <w:t xml:space="preserve">service, </w:t>
      </w:r>
      <w:r w:rsidRPr="29FFE8CC">
        <w:rPr>
          <w:rFonts w:ascii="Arial" w:hAnsi="Arial" w:cs="Arial"/>
        </w:rPr>
        <w:t>the</w:t>
      </w:r>
      <w:r w:rsidRPr="00CF7544">
        <w:rPr>
          <w:rFonts w:ascii="Arial" w:hAnsi="Arial" w:cs="Arial"/>
        </w:rPr>
        <w:t xml:space="preserve"> garage will order</w:t>
      </w:r>
      <w:r>
        <w:rPr>
          <w:rFonts w:ascii="Arial" w:hAnsi="Arial" w:cs="Arial"/>
        </w:rPr>
        <w:t xml:space="preserve"> </w:t>
      </w:r>
      <w:r w:rsidRPr="46530DF5">
        <w:rPr>
          <w:rFonts w:ascii="Arial" w:hAnsi="Arial" w:cs="Arial"/>
        </w:rPr>
        <w:t xml:space="preserve">goods and materials </w:t>
      </w:r>
      <w:r>
        <w:rPr>
          <w:rFonts w:ascii="Arial" w:hAnsi="Arial" w:cs="Arial"/>
        </w:rPr>
        <w:t>such as</w:t>
      </w:r>
      <w:r w:rsidRPr="00CF7544">
        <w:rPr>
          <w:rFonts w:ascii="Arial" w:hAnsi="Arial" w:cs="Arial"/>
        </w:rPr>
        <w:t xml:space="preserve"> brake pads or replacement oil</w:t>
      </w:r>
      <w:r w:rsidRPr="29FFE8CC">
        <w:rPr>
          <w:rFonts w:ascii="Arial" w:hAnsi="Arial" w:cs="Arial"/>
        </w:rPr>
        <w:t xml:space="preserve"> which it will use </w:t>
      </w:r>
      <w:r w:rsidRPr="5DF1ABD4">
        <w:rPr>
          <w:rFonts w:ascii="Arial" w:hAnsi="Arial" w:cs="Arial"/>
        </w:rPr>
        <w:t xml:space="preserve">when servicing the </w:t>
      </w:r>
      <w:r w:rsidRPr="7ACD5D1A">
        <w:rPr>
          <w:rFonts w:ascii="Arial" w:hAnsi="Arial" w:cs="Arial"/>
        </w:rPr>
        <w:t>vehicle.</w:t>
      </w:r>
      <w:r>
        <w:rPr>
          <w:rFonts w:ascii="Arial" w:hAnsi="Arial" w:cs="Arial"/>
        </w:rPr>
        <w:t xml:space="preserve"> </w:t>
      </w:r>
      <w:r w:rsidRPr="00CF7544">
        <w:rPr>
          <w:rFonts w:ascii="Arial" w:hAnsi="Arial" w:cs="Arial"/>
        </w:rPr>
        <w:t xml:space="preserve">The garage </w:t>
      </w:r>
      <w:r w:rsidRPr="47765E20">
        <w:rPr>
          <w:rFonts w:ascii="Arial" w:hAnsi="Arial" w:cs="Arial"/>
        </w:rPr>
        <w:t>has</w:t>
      </w:r>
      <w:r w:rsidRPr="00CF7544">
        <w:rPr>
          <w:rFonts w:ascii="Arial" w:hAnsi="Arial" w:cs="Arial"/>
        </w:rPr>
        <w:t xml:space="preserve"> not supplied </w:t>
      </w:r>
      <w:r w:rsidRPr="3E6ED274" w:rsidDel="72CF788B">
        <w:rPr>
          <w:rFonts w:ascii="Arial" w:hAnsi="Arial" w:cs="Arial"/>
        </w:rPr>
        <w:t>the</w:t>
      </w:r>
      <w:r w:rsidRPr="37BDAE1D">
        <w:rPr>
          <w:rFonts w:ascii="Arial" w:hAnsi="Arial" w:cs="Arial"/>
        </w:rPr>
        <w:t xml:space="preserve"> </w:t>
      </w:r>
      <w:r w:rsidRPr="43804A1A">
        <w:rPr>
          <w:rFonts w:ascii="Arial" w:hAnsi="Arial" w:cs="Arial"/>
        </w:rPr>
        <w:t xml:space="preserve">packaging </w:t>
      </w:r>
      <w:r w:rsidRPr="00CF7544">
        <w:rPr>
          <w:rFonts w:ascii="Arial" w:hAnsi="Arial" w:cs="Arial"/>
        </w:rPr>
        <w:t xml:space="preserve">around </w:t>
      </w:r>
      <w:r w:rsidRPr="07609040">
        <w:rPr>
          <w:rFonts w:ascii="Arial" w:hAnsi="Arial" w:cs="Arial"/>
        </w:rPr>
        <w:t>such</w:t>
      </w:r>
      <w:r w:rsidRPr="00CF7544">
        <w:rPr>
          <w:rFonts w:ascii="Arial" w:hAnsi="Arial" w:cs="Arial"/>
        </w:rPr>
        <w:t xml:space="preserve"> </w:t>
      </w:r>
      <w:r w:rsidRPr="2E4C6169">
        <w:rPr>
          <w:rFonts w:ascii="Arial" w:hAnsi="Arial" w:cs="Arial"/>
        </w:rPr>
        <w:t>goods</w:t>
      </w:r>
      <w:r w:rsidRPr="00CF7544">
        <w:rPr>
          <w:rFonts w:ascii="Arial" w:hAnsi="Arial" w:cs="Arial"/>
        </w:rPr>
        <w:t xml:space="preserve"> to its customer. </w:t>
      </w:r>
      <w:r>
        <w:rPr>
          <w:rFonts w:ascii="Arial" w:hAnsi="Arial" w:cs="Arial"/>
        </w:rPr>
        <w:t xml:space="preserve">For the </w:t>
      </w:r>
      <w:r w:rsidRPr="04F1676D">
        <w:rPr>
          <w:rFonts w:ascii="Arial" w:hAnsi="Arial" w:cs="Arial"/>
        </w:rPr>
        <w:t>purposes</w:t>
      </w:r>
      <w:r>
        <w:rPr>
          <w:rFonts w:ascii="Arial" w:hAnsi="Arial" w:cs="Arial"/>
        </w:rPr>
        <w:t xml:space="preserve"> of the </w:t>
      </w:r>
      <w:r w:rsidR="008B6C3F">
        <w:rPr>
          <w:rFonts w:ascii="Arial" w:hAnsi="Arial" w:cs="Arial"/>
        </w:rPr>
        <w:t>pEPR</w:t>
      </w:r>
      <w:r w:rsidR="00B55492">
        <w:rPr>
          <w:rFonts w:ascii="Arial" w:hAnsi="Arial" w:cs="Arial"/>
        </w:rPr>
        <w:t xml:space="preserve"> Regulations</w:t>
      </w:r>
      <w:r>
        <w:rPr>
          <w:rFonts w:ascii="Arial" w:hAnsi="Arial" w:cs="Arial"/>
        </w:rPr>
        <w:t>, the packaging was supplied by the</w:t>
      </w:r>
      <w:r w:rsidRPr="00CF7544">
        <w:rPr>
          <w:rFonts w:ascii="Arial" w:hAnsi="Arial" w:cs="Arial"/>
        </w:rPr>
        <w:t xml:space="preserve"> person who supplied it to the garage.</w:t>
      </w:r>
    </w:p>
    <w:p w14:paraId="4E032CBC" w14:textId="77777777" w:rsidR="0011128C" w:rsidRDefault="0011128C" w:rsidP="0011128C">
      <w:pPr>
        <w:widowControl w:val="0"/>
        <w:autoSpaceDE w:val="0"/>
        <w:autoSpaceDN w:val="0"/>
        <w:adjustRightInd w:val="0"/>
        <w:spacing w:line="276" w:lineRule="auto"/>
        <w:jc w:val="both"/>
        <w:rPr>
          <w:rFonts w:ascii="Arial" w:hAnsi="Arial" w:cs="Arial"/>
        </w:rPr>
      </w:pPr>
      <w:r w:rsidRPr="491F3410">
        <w:rPr>
          <w:rFonts w:ascii="Arial" w:hAnsi="Arial" w:cs="Arial"/>
        </w:rPr>
        <w:t>If the packaging was branded, the brand owner would be responsible for reporting this packaging. However, if the product was imported and the brand owner was not responsible for the import, it would be the responsibility of the importer to report this as filled packaging.</w:t>
      </w:r>
    </w:p>
    <w:p w14:paraId="3095D0A1" w14:textId="77777777" w:rsidR="00C32F16" w:rsidRDefault="00C32F16" w:rsidP="00DE04CD">
      <w:pPr>
        <w:widowControl w:val="0"/>
        <w:autoSpaceDE w:val="0"/>
        <w:autoSpaceDN w:val="0"/>
        <w:adjustRightInd w:val="0"/>
        <w:spacing w:line="276" w:lineRule="auto"/>
        <w:jc w:val="both"/>
        <w:outlineLvl w:val="0"/>
        <w:rPr>
          <w:rFonts w:ascii="Arial" w:hAnsi="Arial" w:cs="Arial"/>
          <w:b/>
          <w:bCs/>
          <w:sz w:val="24"/>
          <w:szCs w:val="24"/>
        </w:rPr>
      </w:pPr>
    </w:p>
    <w:p w14:paraId="488712D3" w14:textId="37277BED" w:rsidR="0041453B" w:rsidRDefault="007F7E8C" w:rsidP="00DE04CD">
      <w:pPr>
        <w:widowControl w:val="0"/>
        <w:autoSpaceDE w:val="0"/>
        <w:autoSpaceDN w:val="0"/>
        <w:adjustRightInd w:val="0"/>
        <w:spacing w:line="276" w:lineRule="auto"/>
        <w:jc w:val="both"/>
        <w:outlineLvl w:val="0"/>
        <w:rPr>
          <w:rFonts w:ascii="Arial" w:hAnsi="Arial" w:cs="Arial"/>
          <w:b/>
          <w:bCs/>
          <w:sz w:val="24"/>
          <w:szCs w:val="24"/>
        </w:rPr>
      </w:pPr>
      <w:r w:rsidRPr="00C93A55">
        <w:rPr>
          <w:rFonts w:ascii="Arial" w:hAnsi="Arial" w:cs="Arial"/>
          <w:b/>
          <w:bCs/>
          <w:sz w:val="24"/>
          <w:szCs w:val="24"/>
        </w:rPr>
        <w:t xml:space="preserve">Delivery and </w:t>
      </w:r>
      <w:r w:rsidR="008A27AA">
        <w:rPr>
          <w:rFonts w:ascii="Arial" w:hAnsi="Arial" w:cs="Arial"/>
          <w:b/>
          <w:bCs/>
          <w:sz w:val="24"/>
          <w:szCs w:val="24"/>
        </w:rPr>
        <w:t>i</w:t>
      </w:r>
      <w:r w:rsidR="0011128C" w:rsidRPr="001977FB">
        <w:rPr>
          <w:rFonts w:ascii="Arial" w:hAnsi="Arial" w:cs="Arial"/>
          <w:b/>
          <w:bCs/>
          <w:sz w:val="24"/>
          <w:szCs w:val="24"/>
        </w:rPr>
        <w:t>nstallation</w:t>
      </w:r>
      <w:r w:rsidR="0041453B">
        <w:rPr>
          <w:rFonts w:ascii="Arial" w:hAnsi="Arial" w:cs="Arial"/>
          <w:b/>
          <w:bCs/>
          <w:sz w:val="24"/>
          <w:szCs w:val="24"/>
        </w:rPr>
        <w:t xml:space="preserve"> services</w:t>
      </w:r>
    </w:p>
    <w:p w14:paraId="07A0B396" w14:textId="5586C93A" w:rsidR="003B26A0" w:rsidRPr="00C93A55" w:rsidRDefault="0011128C" w:rsidP="00682142">
      <w:pPr>
        <w:widowControl w:val="0"/>
        <w:autoSpaceDE w:val="0"/>
        <w:autoSpaceDN w:val="0"/>
        <w:adjustRightInd w:val="0"/>
        <w:spacing w:line="276" w:lineRule="auto"/>
        <w:jc w:val="both"/>
        <w:outlineLvl w:val="0"/>
        <w:rPr>
          <w:rFonts w:ascii="Arial" w:hAnsi="Arial" w:cs="Arial"/>
        </w:rPr>
      </w:pPr>
      <w:r w:rsidRPr="00C93A55">
        <w:rPr>
          <w:rFonts w:ascii="Arial" w:hAnsi="Arial" w:cs="Arial"/>
        </w:rPr>
        <w:t>Businesses supplying goods and removing packaging during delivery are considered to have supplied this packaging</w:t>
      </w:r>
      <w:r w:rsidR="00FF633B" w:rsidRPr="00C93A55">
        <w:rPr>
          <w:rFonts w:ascii="Arial" w:hAnsi="Arial" w:cs="Arial"/>
        </w:rPr>
        <w:t xml:space="preserve"> </w:t>
      </w:r>
      <w:r w:rsidR="001256A8" w:rsidRPr="00C93A55">
        <w:rPr>
          <w:rFonts w:ascii="Arial" w:hAnsi="Arial" w:cs="Arial"/>
        </w:rPr>
        <w:t xml:space="preserve">and </w:t>
      </w:r>
      <w:r w:rsidR="00627CFB" w:rsidRPr="00C93A55">
        <w:rPr>
          <w:rFonts w:ascii="Arial" w:hAnsi="Arial" w:cs="Arial"/>
        </w:rPr>
        <w:t>are</w:t>
      </w:r>
      <w:r w:rsidR="00397839" w:rsidRPr="00C93A55">
        <w:rPr>
          <w:rFonts w:ascii="Arial" w:hAnsi="Arial" w:cs="Arial"/>
        </w:rPr>
        <w:t xml:space="preserve"> therefore</w:t>
      </w:r>
      <w:r w:rsidR="00431DD1" w:rsidRPr="00C93A55">
        <w:rPr>
          <w:rFonts w:ascii="Arial" w:hAnsi="Arial" w:cs="Arial"/>
        </w:rPr>
        <w:t xml:space="preserve"> </w:t>
      </w:r>
      <w:r w:rsidR="001D06F4" w:rsidRPr="00C93A55">
        <w:rPr>
          <w:rFonts w:ascii="Arial" w:hAnsi="Arial" w:cs="Arial"/>
        </w:rPr>
        <w:t>the seller of</w:t>
      </w:r>
      <w:r w:rsidR="00431DD1" w:rsidRPr="00C93A55">
        <w:rPr>
          <w:rFonts w:ascii="Arial" w:hAnsi="Arial" w:cs="Arial"/>
        </w:rPr>
        <w:t xml:space="preserve"> the </w:t>
      </w:r>
      <w:r w:rsidR="00477E3B" w:rsidRPr="00C93A55">
        <w:rPr>
          <w:rFonts w:ascii="Arial" w:hAnsi="Arial" w:cs="Arial"/>
        </w:rPr>
        <w:t xml:space="preserve">filled </w:t>
      </w:r>
      <w:r w:rsidR="00431DD1" w:rsidRPr="00C93A55">
        <w:rPr>
          <w:rFonts w:ascii="Arial" w:hAnsi="Arial" w:cs="Arial"/>
        </w:rPr>
        <w:t>packaging to the final user</w:t>
      </w:r>
      <w:r w:rsidR="006F1FE9" w:rsidRPr="00C93A55">
        <w:rPr>
          <w:rFonts w:ascii="Arial" w:hAnsi="Arial" w:cs="Arial"/>
        </w:rPr>
        <w:t>.</w:t>
      </w:r>
      <w:r w:rsidR="00431DD1" w:rsidRPr="00C93A55">
        <w:rPr>
          <w:rFonts w:ascii="Arial" w:hAnsi="Arial" w:cs="Arial"/>
        </w:rPr>
        <w:t xml:space="preserve"> </w:t>
      </w:r>
    </w:p>
    <w:p w14:paraId="4AA6FB4B" w14:textId="32BF5135" w:rsidR="00682142" w:rsidRPr="00DA49B5" w:rsidRDefault="0011128C" w:rsidP="00682142">
      <w:pPr>
        <w:widowControl w:val="0"/>
        <w:autoSpaceDE w:val="0"/>
        <w:autoSpaceDN w:val="0"/>
        <w:adjustRightInd w:val="0"/>
        <w:spacing w:line="276" w:lineRule="auto"/>
        <w:jc w:val="both"/>
        <w:outlineLvl w:val="0"/>
        <w:rPr>
          <w:rFonts w:ascii="Arial" w:hAnsi="Arial" w:cs="Arial"/>
          <w:color w:val="0070C0"/>
        </w:rPr>
      </w:pPr>
      <w:r w:rsidRPr="00C93A55">
        <w:rPr>
          <w:rFonts w:ascii="Arial" w:hAnsi="Arial" w:cs="Arial"/>
        </w:rPr>
        <w:t>However, for the purpose of determining</w:t>
      </w:r>
      <w:r w:rsidR="0012403C" w:rsidRPr="00C93A55">
        <w:rPr>
          <w:rFonts w:ascii="Arial" w:hAnsi="Arial" w:cs="Arial"/>
        </w:rPr>
        <w:t xml:space="preserve"> if</w:t>
      </w:r>
      <w:r w:rsidR="00D203BC" w:rsidRPr="00C93A55">
        <w:rPr>
          <w:rFonts w:ascii="Arial" w:hAnsi="Arial" w:cs="Arial"/>
        </w:rPr>
        <w:t xml:space="preserve"> packaging is</w:t>
      </w:r>
      <w:r w:rsidRPr="00C93A55">
        <w:rPr>
          <w:rFonts w:ascii="Arial" w:hAnsi="Arial" w:cs="Arial"/>
        </w:rPr>
        <w:t xml:space="preserve"> household </w:t>
      </w:r>
      <w:r w:rsidR="00D203BC" w:rsidRPr="00C93A55">
        <w:rPr>
          <w:rFonts w:ascii="Arial" w:hAnsi="Arial" w:cs="Arial"/>
        </w:rPr>
        <w:t xml:space="preserve">or non-household, </w:t>
      </w:r>
      <w:r w:rsidRPr="00C93A55">
        <w:rPr>
          <w:rFonts w:ascii="Arial" w:hAnsi="Arial" w:cs="Arial"/>
        </w:rPr>
        <w:t xml:space="preserve"> where a producer supplies</w:t>
      </w:r>
      <w:r w:rsidR="00CA6473" w:rsidRPr="00C93A55">
        <w:rPr>
          <w:rFonts w:ascii="Arial" w:hAnsi="Arial" w:cs="Arial"/>
        </w:rPr>
        <w:t xml:space="preserve"> packaged</w:t>
      </w:r>
      <w:r w:rsidRPr="00C93A55">
        <w:rPr>
          <w:rFonts w:ascii="Arial" w:hAnsi="Arial" w:cs="Arial"/>
        </w:rPr>
        <w:t xml:space="preserve"> goods directly to another business that install</w:t>
      </w:r>
      <w:r w:rsidR="00AC1E27" w:rsidRPr="00C93A55">
        <w:rPr>
          <w:rFonts w:ascii="Arial" w:hAnsi="Arial" w:cs="Arial"/>
        </w:rPr>
        <w:t>s</w:t>
      </w:r>
      <w:r w:rsidRPr="00C93A55">
        <w:rPr>
          <w:rFonts w:ascii="Arial" w:hAnsi="Arial" w:cs="Arial"/>
        </w:rPr>
        <w:t xml:space="preserve"> the goods in domestic premises</w:t>
      </w:r>
      <w:r w:rsidR="00730059" w:rsidRPr="00C93A55">
        <w:rPr>
          <w:rFonts w:ascii="Arial" w:hAnsi="Arial" w:cs="Arial"/>
        </w:rPr>
        <w:t xml:space="preserve"> themselves</w:t>
      </w:r>
      <w:r w:rsidRPr="00C93A55">
        <w:rPr>
          <w:rFonts w:ascii="Arial" w:hAnsi="Arial" w:cs="Arial"/>
        </w:rPr>
        <w:t xml:space="preserve">, </w:t>
      </w:r>
      <w:r w:rsidR="00BC3BCD" w:rsidRPr="00C93A55">
        <w:rPr>
          <w:rFonts w:ascii="Arial" w:hAnsi="Arial" w:cs="Arial"/>
        </w:rPr>
        <w:t>we consider that the packaging has been supplied to a business final user. The</w:t>
      </w:r>
      <w:r w:rsidRPr="00C93A55">
        <w:rPr>
          <w:rFonts w:ascii="Arial" w:hAnsi="Arial" w:cs="Arial"/>
        </w:rPr>
        <w:t xml:space="preserve"> installer is required to remove the packaging from those premises and dispose of it correctly</w:t>
      </w:r>
      <w:r w:rsidR="00FF633B" w:rsidRPr="00C93A55">
        <w:rPr>
          <w:rFonts w:ascii="Arial" w:hAnsi="Arial" w:cs="Arial"/>
        </w:rPr>
        <w:t xml:space="preserve"> </w:t>
      </w:r>
      <w:r w:rsidRPr="00C93A55">
        <w:rPr>
          <w:rFonts w:ascii="Arial" w:hAnsi="Arial" w:cs="Arial"/>
        </w:rPr>
        <w:t xml:space="preserve">in accordance with </w:t>
      </w:r>
      <w:hyperlink r:id="rId37" w:history="1">
        <w:r w:rsidRPr="00366DEB">
          <w:rPr>
            <w:rStyle w:val="Hyperlink"/>
            <w:rFonts w:ascii="Arial" w:hAnsi="Arial" w:cs="Arial"/>
          </w:rPr>
          <w:t>https://www.gov.uk/dispose-household-waste</w:t>
        </w:r>
      </w:hyperlink>
      <w:r w:rsidR="001D27D2">
        <w:rPr>
          <w:rFonts w:ascii="Arial" w:hAnsi="Arial" w:cs="Arial"/>
        </w:rPr>
        <w:t>.</w:t>
      </w:r>
    </w:p>
    <w:p w14:paraId="1CD9EB1B" w14:textId="48BC23FB" w:rsidR="00B6109F" w:rsidRDefault="00AD6285" w:rsidP="00682142">
      <w:pPr>
        <w:widowControl w:val="0"/>
        <w:autoSpaceDE w:val="0"/>
        <w:autoSpaceDN w:val="0"/>
        <w:adjustRightInd w:val="0"/>
        <w:spacing w:line="276" w:lineRule="auto"/>
        <w:jc w:val="both"/>
        <w:outlineLvl w:val="0"/>
        <w:rPr>
          <w:rFonts w:ascii="Arial" w:hAnsi="Arial" w:cs="Arial"/>
        </w:rPr>
      </w:pPr>
      <w:r w:rsidRPr="004F3F3B">
        <w:rPr>
          <w:rFonts w:ascii="Arial" w:hAnsi="Arial" w:cs="Arial"/>
          <w:color w:val="000000" w:themeColor="text1"/>
        </w:rPr>
        <w:t>If</w:t>
      </w:r>
      <w:r w:rsidR="00B6109F" w:rsidRPr="004F3F3B">
        <w:rPr>
          <w:rFonts w:ascii="Arial" w:hAnsi="Arial" w:cs="Arial"/>
          <w:color w:val="000000" w:themeColor="text1"/>
        </w:rPr>
        <w:t xml:space="preserve"> </w:t>
      </w:r>
      <w:r w:rsidR="00DE04CD" w:rsidRPr="004F3F3B">
        <w:rPr>
          <w:rFonts w:ascii="Arial" w:hAnsi="Arial" w:cs="Arial"/>
          <w:color w:val="000000" w:themeColor="text1"/>
        </w:rPr>
        <w:t xml:space="preserve">a </w:t>
      </w:r>
      <w:r w:rsidR="00B6109F" w:rsidRPr="004F3F3B">
        <w:rPr>
          <w:rFonts w:ascii="Arial" w:hAnsi="Arial" w:cs="Arial"/>
          <w:color w:val="000000" w:themeColor="text1"/>
        </w:rPr>
        <w:t xml:space="preserve">producer </w:t>
      </w:r>
      <w:r w:rsidR="007110B3" w:rsidRPr="004F3F3B">
        <w:rPr>
          <w:rFonts w:ascii="Arial" w:hAnsi="Arial" w:cs="Arial"/>
          <w:color w:val="000000" w:themeColor="text1"/>
        </w:rPr>
        <w:t xml:space="preserve">does not </w:t>
      </w:r>
      <w:r w:rsidR="00B6109F" w:rsidRPr="004F3F3B">
        <w:rPr>
          <w:rFonts w:ascii="Arial" w:hAnsi="Arial" w:cs="Arial"/>
          <w:color w:val="000000" w:themeColor="text1"/>
        </w:rPr>
        <w:t>suppl</w:t>
      </w:r>
      <w:r w:rsidR="003824E3" w:rsidRPr="004F3F3B">
        <w:rPr>
          <w:rFonts w:ascii="Arial" w:hAnsi="Arial" w:cs="Arial"/>
          <w:color w:val="000000" w:themeColor="text1"/>
        </w:rPr>
        <w:t>y</w:t>
      </w:r>
      <w:r w:rsidR="00B6109F" w:rsidRPr="004F3F3B">
        <w:rPr>
          <w:rFonts w:ascii="Arial" w:hAnsi="Arial" w:cs="Arial"/>
          <w:color w:val="000000" w:themeColor="text1"/>
        </w:rPr>
        <w:t xml:space="preserve"> goods in packaging </w:t>
      </w:r>
      <w:r w:rsidR="003824E3" w:rsidRPr="004F3F3B">
        <w:rPr>
          <w:rFonts w:ascii="Arial" w:hAnsi="Arial" w:cs="Arial"/>
          <w:color w:val="000000" w:themeColor="text1"/>
        </w:rPr>
        <w:t xml:space="preserve">directly </w:t>
      </w:r>
      <w:r w:rsidR="00696857" w:rsidRPr="004F3F3B">
        <w:rPr>
          <w:rFonts w:ascii="Arial" w:hAnsi="Arial" w:cs="Arial"/>
          <w:color w:val="000000" w:themeColor="text1"/>
        </w:rPr>
        <w:t xml:space="preserve">to </w:t>
      </w:r>
      <w:r w:rsidR="00E35ADF" w:rsidRPr="004F3F3B">
        <w:rPr>
          <w:rFonts w:ascii="Arial" w:hAnsi="Arial" w:cs="Arial"/>
          <w:color w:val="000000" w:themeColor="text1"/>
        </w:rPr>
        <w:t>a business final user</w:t>
      </w:r>
      <w:r w:rsidR="00B140F6" w:rsidRPr="004F3F3B">
        <w:rPr>
          <w:rFonts w:ascii="Arial" w:hAnsi="Arial" w:cs="Arial"/>
          <w:color w:val="000000" w:themeColor="text1"/>
        </w:rPr>
        <w:t xml:space="preserve"> (for example</w:t>
      </w:r>
      <w:r w:rsidR="007C7D1F" w:rsidRPr="004F3F3B">
        <w:rPr>
          <w:rFonts w:ascii="Arial" w:hAnsi="Arial" w:cs="Arial"/>
          <w:color w:val="000000" w:themeColor="text1"/>
        </w:rPr>
        <w:t xml:space="preserve"> where a producer supplies</w:t>
      </w:r>
      <w:r w:rsidR="00B140F6" w:rsidRPr="004F3F3B">
        <w:rPr>
          <w:rFonts w:ascii="Arial" w:hAnsi="Arial" w:cs="Arial"/>
          <w:color w:val="000000" w:themeColor="text1"/>
        </w:rPr>
        <w:t xml:space="preserve"> goods</w:t>
      </w:r>
      <w:r w:rsidR="00945AB7" w:rsidRPr="004F3F3B">
        <w:rPr>
          <w:rFonts w:ascii="Arial" w:hAnsi="Arial" w:cs="Arial"/>
          <w:color w:val="000000" w:themeColor="text1"/>
        </w:rPr>
        <w:t xml:space="preserve"> to an installer via </w:t>
      </w:r>
      <w:r w:rsidR="00B140F6" w:rsidRPr="004F3F3B">
        <w:rPr>
          <w:rFonts w:ascii="Arial" w:hAnsi="Arial" w:cs="Arial"/>
          <w:color w:val="000000" w:themeColor="text1"/>
        </w:rPr>
        <w:t>a third</w:t>
      </w:r>
      <w:r w:rsidR="00DE04CD" w:rsidRPr="004F3F3B">
        <w:rPr>
          <w:rFonts w:ascii="Arial" w:hAnsi="Arial" w:cs="Arial"/>
          <w:color w:val="000000" w:themeColor="text1"/>
        </w:rPr>
        <w:t>-</w:t>
      </w:r>
      <w:r w:rsidR="00B140F6" w:rsidRPr="004F3F3B">
        <w:rPr>
          <w:rFonts w:ascii="Arial" w:hAnsi="Arial" w:cs="Arial"/>
          <w:color w:val="000000" w:themeColor="text1"/>
        </w:rPr>
        <w:t>party</w:t>
      </w:r>
      <w:r w:rsidRPr="004F3F3B">
        <w:rPr>
          <w:rFonts w:ascii="Arial" w:hAnsi="Arial" w:cs="Arial"/>
          <w:color w:val="000000" w:themeColor="text1"/>
        </w:rPr>
        <w:t>)</w:t>
      </w:r>
      <w:r w:rsidR="00D6440E" w:rsidRPr="004F3F3B">
        <w:rPr>
          <w:rFonts w:ascii="Arial" w:hAnsi="Arial" w:cs="Arial"/>
          <w:color w:val="000000" w:themeColor="text1"/>
        </w:rPr>
        <w:t xml:space="preserve"> </w:t>
      </w:r>
      <w:r w:rsidR="00945AB7" w:rsidRPr="004F3F3B">
        <w:rPr>
          <w:rFonts w:ascii="Arial" w:hAnsi="Arial" w:cs="Arial"/>
          <w:color w:val="000000" w:themeColor="text1"/>
        </w:rPr>
        <w:t>the producer will</w:t>
      </w:r>
      <w:r w:rsidR="00FA12ED" w:rsidRPr="004F3F3B">
        <w:rPr>
          <w:rFonts w:ascii="Arial" w:hAnsi="Arial" w:cs="Arial"/>
          <w:color w:val="000000" w:themeColor="text1"/>
        </w:rPr>
        <w:t xml:space="preserve"> need to classify its packaging in accordance with the</w:t>
      </w:r>
      <w:r w:rsidRPr="004F3F3B">
        <w:rPr>
          <w:rFonts w:ascii="Arial" w:hAnsi="Arial" w:cs="Arial"/>
          <w:color w:val="000000" w:themeColor="text1"/>
        </w:rPr>
        <w:t xml:space="preserve"> </w:t>
      </w:r>
      <w:r w:rsidR="00431FD2" w:rsidRPr="004F3F3B">
        <w:rPr>
          <w:rFonts w:ascii="Arial" w:hAnsi="Arial" w:cs="Arial"/>
          <w:color w:val="000000" w:themeColor="text1"/>
        </w:rPr>
        <w:t xml:space="preserve">guidance at </w:t>
      </w:r>
      <w:hyperlink r:id="rId38" w:history="1">
        <w:r w:rsidR="00A3354F" w:rsidRPr="0050406B">
          <w:rPr>
            <w:rStyle w:val="Hyperlink"/>
            <w:rFonts w:ascii="Arial" w:hAnsi="Arial" w:cs="Arial"/>
          </w:rPr>
          <w:t xml:space="preserve">Extended producer responsibility for packaging: how to assess household and non-household packaging - GOV.UK </w:t>
        </w:r>
      </w:hyperlink>
      <w:r w:rsidR="00A3354F" w:rsidRPr="0050406B">
        <w:rPr>
          <w:rFonts w:ascii="Arial" w:hAnsi="Arial" w:cs="Arial"/>
        </w:rPr>
        <w:t xml:space="preserve"> </w:t>
      </w:r>
    </w:p>
    <w:p w14:paraId="1AFD1F1F" w14:textId="528B2D43" w:rsidR="001C6EC9" w:rsidRDefault="0011128C" w:rsidP="00823071">
      <w:pPr>
        <w:widowControl w:val="0"/>
        <w:autoSpaceDE w:val="0"/>
        <w:autoSpaceDN w:val="0"/>
        <w:adjustRightInd w:val="0"/>
        <w:spacing w:line="276" w:lineRule="auto"/>
        <w:jc w:val="both"/>
        <w:outlineLvl w:val="0"/>
        <w:rPr>
          <w:rFonts w:ascii="Arial" w:hAnsi="Arial" w:cs="Arial"/>
          <w:color w:val="000000" w:themeColor="text1"/>
        </w:rPr>
      </w:pPr>
      <w:r w:rsidRPr="000D5363">
        <w:rPr>
          <w:rFonts w:ascii="Arial" w:hAnsi="Arial" w:cs="Arial"/>
        </w:rPr>
        <w:t>Where a producer supplies goods in packaging directly to a household and that household then employs a business to install that product, then the supply was made to a non-business</w:t>
      </w:r>
      <w:r w:rsidR="00DE04CD">
        <w:rPr>
          <w:rFonts w:ascii="Arial" w:hAnsi="Arial" w:cs="Arial"/>
        </w:rPr>
        <w:t>.</w:t>
      </w:r>
      <w:r w:rsidR="00BF35B9">
        <w:rPr>
          <w:rFonts w:ascii="Arial" w:hAnsi="Arial" w:cs="Arial"/>
        </w:rPr>
        <w:t xml:space="preserve"> T</w:t>
      </w:r>
      <w:r w:rsidRPr="000D5363">
        <w:rPr>
          <w:rFonts w:ascii="Arial" w:hAnsi="Arial" w:cs="Arial"/>
        </w:rPr>
        <w:t>herefore</w:t>
      </w:r>
      <w:r w:rsidR="00BB5B92">
        <w:rPr>
          <w:rFonts w:ascii="Arial" w:hAnsi="Arial" w:cs="Arial"/>
        </w:rPr>
        <w:t>,</w:t>
      </w:r>
      <w:r w:rsidRPr="000D5363">
        <w:rPr>
          <w:rFonts w:ascii="Arial" w:hAnsi="Arial" w:cs="Arial"/>
        </w:rPr>
        <w:t xml:space="preserve"> unless the producer can evidence that the product supplied is designed for business use only </w:t>
      </w:r>
      <w:r w:rsidRPr="00D95812">
        <w:rPr>
          <w:rFonts w:ascii="Arial" w:hAnsi="Arial" w:cs="Arial"/>
          <w:u w:val="single"/>
        </w:rPr>
        <w:t>and</w:t>
      </w:r>
      <w:r w:rsidRPr="000D5363">
        <w:rPr>
          <w:rFonts w:ascii="Arial" w:hAnsi="Arial" w:cs="Arial"/>
        </w:rPr>
        <w:t xml:space="preserve"> the packaging is not reasonabl</w:t>
      </w:r>
      <w:r w:rsidR="0092131A">
        <w:rPr>
          <w:rFonts w:ascii="Arial" w:hAnsi="Arial" w:cs="Arial"/>
        </w:rPr>
        <w:t>y</w:t>
      </w:r>
      <w:r w:rsidRPr="000D5363">
        <w:rPr>
          <w:rFonts w:ascii="Arial" w:hAnsi="Arial" w:cs="Arial"/>
        </w:rPr>
        <w:t xml:space="preserve"> likely to end up in a </w:t>
      </w:r>
      <w:r w:rsidR="005D3DFA">
        <w:rPr>
          <w:rFonts w:ascii="Arial" w:hAnsi="Arial" w:cs="Arial"/>
        </w:rPr>
        <w:t>household</w:t>
      </w:r>
      <w:r w:rsidRPr="000D5363">
        <w:rPr>
          <w:rFonts w:ascii="Arial" w:hAnsi="Arial" w:cs="Arial"/>
        </w:rPr>
        <w:t xml:space="preserve"> or public bin</w:t>
      </w:r>
      <w:r w:rsidR="00BB5B92">
        <w:rPr>
          <w:rFonts w:ascii="Arial" w:hAnsi="Arial" w:cs="Arial"/>
        </w:rPr>
        <w:t>,</w:t>
      </w:r>
      <w:r w:rsidRPr="000D5363">
        <w:rPr>
          <w:rFonts w:ascii="Arial" w:hAnsi="Arial" w:cs="Arial"/>
        </w:rPr>
        <w:t xml:space="preserve"> then this packaging must be reported as household.</w:t>
      </w:r>
    </w:p>
    <w:p w14:paraId="3B4E5882" w14:textId="6F473D07" w:rsidR="002F4172" w:rsidRPr="004F3F3B" w:rsidRDefault="002F4172" w:rsidP="002F4172">
      <w:pPr>
        <w:widowControl w:val="0"/>
        <w:autoSpaceDE w:val="0"/>
        <w:autoSpaceDN w:val="0"/>
        <w:adjustRightInd w:val="0"/>
        <w:spacing w:line="276" w:lineRule="auto"/>
        <w:jc w:val="both"/>
        <w:rPr>
          <w:rFonts w:ascii="Arial" w:hAnsi="Arial" w:cs="Arial"/>
          <w:color w:val="000000" w:themeColor="text1"/>
        </w:rPr>
      </w:pPr>
      <w:r w:rsidRPr="004F3F3B">
        <w:rPr>
          <w:rFonts w:ascii="Arial" w:hAnsi="Arial" w:cs="Arial"/>
          <w:color w:val="000000" w:themeColor="text1"/>
        </w:rPr>
        <w:t xml:space="preserve">The Regulators consider the following to be examples of installation: </w:t>
      </w:r>
    </w:p>
    <w:p w14:paraId="47A643C6" w14:textId="77777777" w:rsidR="002F4172" w:rsidRPr="004142BC" w:rsidRDefault="002F4172" w:rsidP="004142BC">
      <w:pPr>
        <w:pStyle w:val="ListParagraph"/>
        <w:widowControl w:val="0"/>
        <w:numPr>
          <w:ilvl w:val="0"/>
          <w:numId w:val="54"/>
        </w:numPr>
        <w:autoSpaceDE w:val="0"/>
        <w:autoSpaceDN w:val="0"/>
        <w:adjustRightInd w:val="0"/>
        <w:spacing w:line="276" w:lineRule="auto"/>
        <w:jc w:val="both"/>
        <w:rPr>
          <w:rFonts w:ascii="Arial" w:hAnsi="Arial" w:cs="Arial"/>
          <w:color w:val="000000" w:themeColor="text1"/>
          <w:sz w:val="22"/>
          <w:szCs w:val="22"/>
        </w:rPr>
      </w:pPr>
      <w:r w:rsidRPr="004142BC">
        <w:rPr>
          <w:rFonts w:ascii="Arial" w:eastAsiaTheme="minorHAnsi" w:hAnsi="Arial" w:cs="Arial"/>
          <w:color w:val="000000" w:themeColor="text1"/>
          <w:sz w:val="22"/>
          <w:szCs w:val="22"/>
        </w:rPr>
        <w:t>The professional installation of items that require permanent, fixed connection to utilities such as water, gas, or venting systems. For example, hardwiring an alarm system directly into an electricity supply, or plumbing a dishwasher into a water supply.</w:t>
      </w:r>
    </w:p>
    <w:p w14:paraId="5082E6E2" w14:textId="77777777" w:rsidR="002F4172" w:rsidRPr="004142BC" w:rsidRDefault="002F4172" w:rsidP="004142BC">
      <w:pPr>
        <w:pStyle w:val="ListParagraph"/>
        <w:widowControl w:val="0"/>
        <w:numPr>
          <w:ilvl w:val="0"/>
          <w:numId w:val="54"/>
        </w:numPr>
        <w:autoSpaceDE w:val="0"/>
        <w:autoSpaceDN w:val="0"/>
        <w:adjustRightInd w:val="0"/>
        <w:spacing w:line="276" w:lineRule="auto"/>
        <w:jc w:val="both"/>
        <w:rPr>
          <w:rFonts w:ascii="Arial" w:hAnsi="Arial" w:cs="Arial"/>
          <w:color w:val="000000" w:themeColor="text1"/>
          <w:sz w:val="22"/>
          <w:szCs w:val="22"/>
        </w:rPr>
      </w:pPr>
      <w:r w:rsidRPr="004142BC">
        <w:rPr>
          <w:rFonts w:ascii="Arial" w:eastAsiaTheme="minorHAnsi" w:hAnsi="Arial" w:cs="Arial"/>
          <w:color w:val="000000" w:themeColor="text1"/>
          <w:sz w:val="22"/>
          <w:szCs w:val="22"/>
        </w:rPr>
        <w:t>The professional fitting of a carpet or a kitchen into a property.</w:t>
      </w:r>
    </w:p>
    <w:p w14:paraId="4C54A484" w14:textId="77777777" w:rsidR="004142BC" w:rsidRDefault="004142BC" w:rsidP="002F4172">
      <w:pPr>
        <w:widowControl w:val="0"/>
        <w:autoSpaceDE w:val="0"/>
        <w:autoSpaceDN w:val="0"/>
        <w:adjustRightInd w:val="0"/>
        <w:spacing w:line="276" w:lineRule="auto"/>
        <w:jc w:val="both"/>
        <w:rPr>
          <w:rFonts w:ascii="Arial" w:hAnsi="Arial" w:cs="Arial"/>
          <w:color w:val="000000" w:themeColor="text1"/>
        </w:rPr>
      </w:pPr>
    </w:p>
    <w:p w14:paraId="60AE2BCA" w14:textId="77777777" w:rsidR="002F4172" w:rsidRPr="004142BC" w:rsidRDefault="002F4172" w:rsidP="002F4172">
      <w:pPr>
        <w:widowControl w:val="0"/>
        <w:autoSpaceDE w:val="0"/>
        <w:autoSpaceDN w:val="0"/>
        <w:adjustRightInd w:val="0"/>
        <w:spacing w:line="276" w:lineRule="auto"/>
        <w:jc w:val="both"/>
        <w:rPr>
          <w:rFonts w:ascii="Arial" w:hAnsi="Arial" w:cs="Arial"/>
          <w:color w:val="000000" w:themeColor="text1"/>
        </w:rPr>
      </w:pPr>
      <w:r w:rsidRPr="004142BC">
        <w:rPr>
          <w:rFonts w:ascii="Arial" w:hAnsi="Arial" w:cs="Arial"/>
          <w:color w:val="000000" w:themeColor="text1"/>
        </w:rPr>
        <w:t xml:space="preserve">The following examples are not considered to be installation: </w:t>
      </w:r>
    </w:p>
    <w:p w14:paraId="14D2BED3" w14:textId="77777777" w:rsidR="002F4172" w:rsidRPr="004142BC" w:rsidRDefault="002F4172" w:rsidP="004142BC">
      <w:pPr>
        <w:pStyle w:val="ListParagraph"/>
        <w:widowControl w:val="0"/>
        <w:numPr>
          <w:ilvl w:val="0"/>
          <w:numId w:val="55"/>
        </w:numPr>
        <w:autoSpaceDE w:val="0"/>
        <w:autoSpaceDN w:val="0"/>
        <w:adjustRightInd w:val="0"/>
        <w:spacing w:line="276" w:lineRule="auto"/>
        <w:jc w:val="both"/>
        <w:rPr>
          <w:rFonts w:ascii="Arial" w:hAnsi="Arial" w:cs="Arial"/>
          <w:color w:val="000000" w:themeColor="text1"/>
          <w:sz w:val="22"/>
          <w:szCs w:val="22"/>
        </w:rPr>
      </w:pPr>
      <w:r w:rsidRPr="004142BC">
        <w:rPr>
          <w:rFonts w:ascii="Arial" w:eastAsiaTheme="minorHAnsi" w:hAnsi="Arial" w:cs="Arial"/>
          <w:color w:val="000000" w:themeColor="text1"/>
          <w:sz w:val="22"/>
          <w:szCs w:val="22"/>
        </w:rPr>
        <w:t>The fitting of a plug-in appliance into a fitted kitchen unit</w:t>
      </w:r>
      <w:r w:rsidRPr="004142BC">
        <w:rPr>
          <w:rFonts w:ascii="Arial" w:hAnsi="Arial" w:cs="Arial"/>
          <w:color w:val="000000" w:themeColor="text1"/>
          <w:sz w:val="22"/>
          <w:szCs w:val="22"/>
        </w:rPr>
        <w:t xml:space="preserve"> </w:t>
      </w:r>
    </w:p>
    <w:p w14:paraId="73EF6157" w14:textId="77777777" w:rsidR="002F4172" w:rsidRPr="004142BC" w:rsidRDefault="002F4172" w:rsidP="004142BC">
      <w:pPr>
        <w:pStyle w:val="ListParagraph"/>
        <w:widowControl w:val="0"/>
        <w:numPr>
          <w:ilvl w:val="0"/>
          <w:numId w:val="55"/>
        </w:numPr>
        <w:autoSpaceDE w:val="0"/>
        <w:autoSpaceDN w:val="0"/>
        <w:adjustRightInd w:val="0"/>
        <w:spacing w:line="276" w:lineRule="auto"/>
        <w:jc w:val="both"/>
        <w:rPr>
          <w:rFonts w:ascii="Arial" w:hAnsi="Arial" w:cs="Arial"/>
          <w:color w:val="000000" w:themeColor="text1"/>
          <w:sz w:val="22"/>
          <w:szCs w:val="22"/>
        </w:rPr>
      </w:pPr>
      <w:r w:rsidRPr="004142BC">
        <w:rPr>
          <w:rFonts w:ascii="Arial" w:eastAsiaTheme="minorHAnsi" w:hAnsi="Arial" w:cs="Arial"/>
          <w:color w:val="000000" w:themeColor="text1"/>
          <w:sz w:val="22"/>
          <w:szCs w:val="22"/>
        </w:rPr>
        <w:t>The delivery of an item that is manoeuvred into place and plugged into an electricity supply</w:t>
      </w:r>
      <w:r w:rsidRPr="004142BC">
        <w:rPr>
          <w:rFonts w:ascii="Arial" w:hAnsi="Arial" w:cs="Arial"/>
          <w:color w:val="000000" w:themeColor="text1"/>
          <w:sz w:val="22"/>
          <w:szCs w:val="22"/>
        </w:rPr>
        <w:t xml:space="preserve"> </w:t>
      </w:r>
    </w:p>
    <w:p w14:paraId="359CBC0F" w14:textId="77777777" w:rsidR="002F4172" w:rsidRPr="004142BC" w:rsidRDefault="002F4172" w:rsidP="004142BC">
      <w:pPr>
        <w:pStyle w:val="ListParagraph"/>
        <w:widowControl w:val="0"/>
        <w:numPr>
          <w:ilvl w:val="0"/>
          <w:numId w:val="55"/>
        </w:numPr>
        <w:autoSpaceDE w:val="0"/>
        <w:autoSpaceDN w:val="0"/>
        <w:adjustRightInd w:val="0"/>
        <w:spacing w:line="276" w:lineRule="auto"/>
        <w:jc w:val="both"/>
        <w:rPr>
          <w:rFonts w:ascii="Arial" w:eastAsiaTheme="minorHAnsi" w:hAnsi="Arial" w:cs="Arial"/>
          <w:color w:val="000000" w:themeColor="text1"/>
          <w:sz w:val="22"/>
          <w:szCs w:val="22"/>
        </w:rPr>
      </w:pPr>
      <w:r w:rsidRPr="004142BC">
        <w:rPr>
          <w:rFonts w:ascii="Arial" w:eastAsiaTheme="minorHAnsi" w:hAnsi="Arial" w:cs="Arial"/>
          <w:color w:val="000000" w:themeColor="text1"/>
          <w:sz w:val="22"/>
          <w:szCs w:val="22"/>
        </w:rPr>
        <w:t>The delivery and placement of a sofa with fitting of feet</w:t>
      </w:r>
      <w:r w:rsidRPr="004142BC">
        <w:rPr>
          <w:rFonts w:ascii="Arial" w:hAnsi="Arial" w:cs="Arial"/>
          <w:color w:val="000000" w:themeColor="text1"/>
          <w:sz w:val="22"/>
          <w:szCs w:val="22"/>
        </w:rPr>
        <w:t xml:space="preserve"> </w:t>
      </w:r>
    </w:p>
    <w:p w14:paraId="0D4AA865" w14:textId="06EF7E4B" w:rsidR="00C0393A" w:rsidRPr="004142BC" w:rsidRDefault="002F4172" w:rsidP="004142BC">
      <w:pPr>
        <w:pStyle w:val="ListParagraph"/>
        <w:widowControl w:val="0"/>
        <w:numPr>
          <w:ilvl w:val="0"/>
          <w:numId w:val="55"/>
        </w:numPr>
        <w:autoSpaceDE w:val="0"/>
        <w:autoSpaceDN w:val="0"/>
        <w:adjustRightInd w:val="0"/>
        <w:spacing w:line="276" w:lineRule="auto"/>
        <w:jc w:val="both"/>
        <w:rPr>
          <w:rFonts w:ascii="Arial" w:eastAsiaTheme="minorHAnsi" w:hAnsi="Arial" w:cs="Arial"/>
          <w:color w:val="000000" w:themeColor="text1"/>
          <w:sz w:val="22"/>
          <w:szCs w:val="22"/>
        </w:rPr>
      </w:pPr>
      <w:r w:rsidRPr="004142BC">
        <w:rPr>
          <w:rFonts w:ascii="Arial" w:hAnsi="Arial" w:cs="Arial"/>
          <w:color w:val="000000" w:themeColor="text1"/>
          <w:sz w:val="22"/>
          <w:szCs w:val="22"/>
        </w:rPr>
        <w:t>The delivery of flat packed furniture with an assembly service.</w:t>
      </w:r>
    </w:p>
    <w:p w14:paraId="2E6DB88B" w14:textId="77777777" w:rsidR="00C0393A" w:rsidRDefault="00C0393A" w:rsidP="00FB3859">
      <w:pPr>
        <w:widowControl w:val="0"/>
        <w:autoSpaceDE w:val="0"/>
        <w:autoSpaceDN w:val="0"/>
        <w:adjustRightInd w:val="0"/>
        <w:spacing w:line="276" w:lineRule="auto"/>
        <w:jc w:val="both"/>
        <w:rPr>
          <w:rFonts w:ascii="Arial" w:hAnsi="Arial" w:cs="Arial"/>
          <w:color w:val="000000" w:themeColor="text1"/>
        </w:rPr>
      </w:pPr>
    </w:p>
    <w:p w14:paraId="7EFD69AB" w14:textId="0AB7DB9C" w:rsidR="00022D2F" w:rsidRPr="005D2DE9" w:rsidRDefault="7C1694E2" w:rsidP="005D2DE9">
      <w:pPr>
        <w:pStyle w:val="pf0"/>
        <w:spacing w:before="240" w:beforeAutospacing="0"/>
        <w:jc w:val="both"/>
        <w:rPr>
          <w:rFonts w:ascii="Arial" w:hAnsi="Arial" w:cs="Arial"/>
        </w:rPr>
      </w:pPr>
      <w:r w:rsidRPr="005D2DE9">
        <w:rPr>
          <w:rFonts w:ascii="Arial" w:hAnsi="Arial" w:cs="Arial"/>
          <w:b/>
          <w:bCs/>
        </w:rPr>
        <w:t>Supply of b</w:t>
      </w:r>
      <w:r w:rsidR="4497570B" w:rsidRPr="005D2DE9">
        <w:rPr>
          <w:rFonts w:ascii="Arial" w:hAnsi="Arial" w:cs="Arial"/>
          <w:b/>
          <w:bCs/>
        </w:rPr>
        <w:t>randed packaging</w:t>
      </w:r>
    </w:p>
    <w:p w14:paraId="7E92CE61" w14:textId="7418B723" w:rsidR="00B747DC" w:rsidRPr="005D2DE9" w:rsidRDefault="007C32CC" w:rsidP="005D2DE9">
      <w:pPr>
        <w:pStyle w:val="pf0"/>
        <w:spacing w:before="0" w:beforeAutospacing="0"/>
        <w:jc w:val="both"/>
        <w:rPr>
          <w:rFonts w:ascii="Arial" w:hAnsi="Arial" w:cs="Arial"/>
          <w:sz w:val="22"/>
          <w:szCs w:val="22"/>
        </w:rPr>
      </w:pPr>
      <w:r w:rsidRPr="005D2DE9">
        <w:rPr>
          <w:rFonts w:ascii="Arial" w:hAnsi="Arial" w:cs="Arial"/>
          <w:sz w:val="22"/>
          <w:szCs w:val="22"/>
        </w:rPr>
        <w:t xml:space="preserve">In relation to branded packaging the brand owner is </w:t>
      </w:r>
      <w:r w:rsidR="005428B3" w:rsidRPr="005D2DE9">
        <w:rPr>
          <w:rFonts w:ascii="Arial" w:hAnsi="Arial" w:cs="Arial"/>
          <w:sz w:val="22"/>
          <w:szCs w:val="22"/>
        </w:rPr>
        <w:t>considered to have</w:t>
      </w:r>
      <w:r w:rsidRPr="005D2DE9">
        <w:rPr>
          <w:rFonts w:ascii="Arial" w:hAnsi="Arial" w:cs="Arial"/>
          <w:sz w:val="22"/>
          <w:szCs w:val="22"/>
        </w:rPr>
        <w:t xml:space="preserve"> suppl</w:t>
      </w:r>
      <w:r w:rsidR="005428B3" w:rsidRPr="005D2DE9">
        <w:rPr>
          <w:rFonts w:ascii="Arial" w:hAnsi="Arial" w:cs="Arial"/>
          <w:sz w:val="22"/>
          <w:szCs w:val="22"/>
        </w:rPr>
        <w:t>ied</w:t>
      </w:r>
      <w:r w:rsidRPr="005D2DE9">
        <w:rPr>
          <w:rFonts w:ascii="Arial" w:hAnsi="Arial" w:cs="Arial"/>
          <w:sz w:val="22"/>
          <w:szCs w:val="22"/>
        </w:rPr>
        <w:t xml:space="preserve"> the packaging</w:t>
      </w:r>
      <w:r w:rsidR="005428B3" w:rsidRPr="005D2DE9">
        <w:rPr>
          <w:rFonts w:ascii="Arial" w:hAnsi="Arial" w:cs="Arial"/>
          <w:sz w:val="22"/>
          <w:szCs w:val="22"/>
        </w:rPr>
        <w:t>,</w:t>
      </w:r>
      <w:r w:rsidRPr="005D2DE9">
        <w:rPr>
          <w:rFonts w:ascii="Arial" w:hAnsi="Arial" w:cs="Arial"/>
          <w:sz w:val="22"/>
          <w:szCs w:val="22"/>
        </w:rPr>
        <w:t xml:space="preserve"> even if they do not</w:t>
      </w:r>
      <w:r w:rsidR="00CA5034" w:rsidRPr="005D2DE9">
        <w:rPr>
          <w:rFonts w:ascii="Arial" w:hAnsi="Arial" w:cs="Arial"/>
          <w:sz w:val="22"/>
          <w:szCs w:val="22"/>
        </w:rPr>
        <w:t xml:space="preserve"> make the supply themselves</w:t>
      </w:r>
      <w:r w:rsidR="00D37C19" w:rsidRPr="005D2DE9">
        <w:rPr>
          <w:rFonts w:ascii="Arial" w:hAnsi="Arial" w:cs="Arial"/>
          <w:sz w:val="22"/>
          <w:szCs w:val="22"/>
        </w:rPr>
        <w:t>. There are exceptions to this</w:t>
      </w:r>
      <w:r w:rsidR="006D5B93" w:rsidRPr="005D2DE9">
        <w:rPr>
          <w:rFonts w:ascii="Arial" w:hAnsi="Arial" w:cs="Arial"/>
          <w:sz w:val="22"/>
          <w:szCs w:val="22"/>
        </w:rPr>
        <w:t xml:space="preserve"> where</w:t>
      </w:r>
      <w:r w:rsidR="00B747DC" w:rsidRPr="005D2DE9">
        <w:rPr>
          <w:rFonts w:ascii="Arial" w:hAnsi="Arial" w:cs="Arial"/>
          <w:sz w:val="22"/>
          <w:szCs w:val="22"/>
        </w:rPr>
        <w:t>:</w:t>
      </w:r>
    </w:p>
    <w:p w14:paraId="6632DE22" w14:textId="3D6DEB6E" w:rsidR="00D37C19" w:rsidRPr="005D2DE9" w:rsidRDefault="00BE2B89" w:rsidP="005D2DE9">
      <w:pPr>
        <w:pStyle w:val="pf0"/>
        <w:numPr>
          <w:ilvl w:val="0"/>
          <w:numId w:val="86"/>
        </w:numPr>
        <w:spacing w:before="0" w:beforeAutospacing="0"/>
        <w:jc w:val="both"/>
        <w:rPr>
          <w:rFonts w:ascii="Arial" w:hAnsi="Arial" w:cs="Arial"/>
          <w:sz w:val="22"/>
          <w:szCs w:val="22"/>
        </w:rPr>
      </w:pPr>
      <w:r w:rsidRPr="005D2DE9">
        <w:rPr>
          <w:rFonts w:ascii="Arial" w:hAnsi="Arial" w:cs="Arial"/>
          <w:sz w:val="22"/>
          <w:szCs w:val="22"/>
        </w:rPr>
        <w:t>the brand owner is not established in the</w:t>
      </w:r>
      <w:r w:rsidR="00D37C19" w:rsidRPr="005D2DE9">
        <w:rPr>
          <w:rFonts w:ascii="Arial" w:hAnsi="Arial" w:cs="Arial"/>
          <w:sz w:val="22"/>
          <w:szCs w:val="22"/>
        </w:rPr>
        <w:t xml:space="preserve"> UK</w:t>
      </w:r>
    </w:p>
    <w:p w14:paraId="04FCD6C7" w14:textId="0304C5F9" w:rsidR="00B747DC" w:rsidRPr="005D2DE9" w:rsidRDefault="00B747DC" w:rsidP="005D2DE9">
      <w:pPr>
        <w:pStyle w:val="pf0"/>
        <w:numPr>
          <w:ilvl w:val="0"/>
          <w:numId w:val="86"/>
        </w:numPr>
        <w:spacing w:before="0" w:beforeAutospacing="0"/>
        <w:jc w:val="both"/>
        <w:rPr>
          <w:rFonts w:ascii="Arial" w:hAnsi="Arial" w:cs="Arial"/>
          <w:sz w:val="22"/>
          <w:szCs w:val="22"/>
        </w:rPr>
      </w:pPr>
      <w:r w:rsidRPr="005D2DE9">
        <w:rPr>
          <w:rFonts w:ascii="Arial" w:hAnsi="Arial" w:cs="Arial"/>
          <w:sz w:val="22"/>
          <w:szCs w:val="22"/>
        </w:rPr>
        <w:t>the branded packaging has been imported and the brand owner was not responsible for the import</w:t>
      </w:r>
    </w:p>
    <w:p w14:paraId="64BFD957" w14:textId="54AF97E3" w:rsidR="007C32CC" w:rsidRPr="005D2DE9" w:rsidRDefault="0027331C" w:rsidP="005D2DE9">
      <w:pPr>
        <w:pStyle w:val="pf0"/>
        <w:numPr>
          <w:ilvl w:val="0"/>
          <w:numId w:val="86"/>
        </w:numPr>
        <w:spacing w:before="0" w:beforeAutospacing="0"/>
        <w:jc w:val="both"/>
        <w:rPr>
          <w:rFonts w:ascii="Arial" w:hAnsi="Arial" w:cs="Arial"/>
          <w:sz w:val="22"/>
          <w:szCs w:val="22"/>
        </w:rPr>
      </w:pPr>
      <w:r w:rsidRPr="005D2DE9">
        <w:rPr>
          <w:rFonts w:ascii="Arial" w:hAnsi="Arial" w:cs="Arial"/>
          <w:sz w:val="22"/>
          <w:szCs w:val="22"/>
        </w:rPr>
        <w:t>the branded packaging is reusable packaging supplied by a service provider</w:t>
      </w:r>
    </w:p>
    <w:p w14:paraId="1EB4E710" w14:textId="27F35160" w:rsidR="00022D2F" w:rsidRDefault="00022D2F" w:rsidP="005D2DE9">
      <w:pPr>
        <w:pStyle w:val="pf0"/>
        <w:spacing w:before="240" w:beforeAutospacing="0"/>
        <w:jc w:val="both"/>
        <w:rPr>
          <w:rFonts w:ascii="Arial" w:hAnsi="Arial" w:cs="Arial"/>
          <w:sz w:val="22"/>
          <w:szCs w:val="22"/>
        </w:rPr>
      </w:pPr>
      <w:r w:rsidRPr="005D2DE9">
        <w:rPr>
          <w:rFonts w:ascii="Arial" w:hAnsi="Arial" w:cs="Arial"/>
          <w:b/>
          <w:bCs/>
          <w:sz w:val="22"/>
          <w:szCs w:val="22"/>
        </w:rPr>
        <w:t xml:space="preserve">Example: </w:t>
      </w:r>
      <w:r w:rsidR="00AA5BCA" w:rsidRPr="005D2DE9">
        <w:rPr>
          <w:rFonts w:ascii="Arial" w:hAnsi="Arial" w:cs="Arial"/>
          <w:sz w:val="22"/>
          <w:szCs w:val="22"/>
        </w:rPr>
        <w:t>Where</w:t>
      </w:r>
      <w:r w:rsidRPr="005D2DE9">
        <w:rPr>
          <w:rFonts w:ascii="Arial" w:hAnsi="Arial" w:cs="Arial"/>
          <w:sz w:val="22"/>
          <w:szCs w:val="22"/>
        </w:rPr>
        <w:t xml:space="preserve"> </w:t>
      </w:r>
      <w:r w:rsidR="00C74757" w:rsidRPr="005D2DE9">
        <w:rPr>
          <w:rFonts w:ascii="Arial" w:hAnsi="Arial" w:cs="Arial"/>
          <w:sz w:val="22"/>
          <w:szCs w:val="22"/>
        </w:rPr>
        <w:t xml:space="preserve">a </w:t>
      </w:r>
      <w:r w:rsidRPr="005D2DE9">
        <w:rPr>
          <w:rFonts w:ascii="Arial" w:hAnsi="Arial" w:cs="Arial"/>
          <w:sz w:val="22"/>
          <w:szCs w:val="22"/>
        </w:rPr>
        <w:t>packer</w:t>
      </w:r>
      <w:r w:rsidR="00780D71" w:rsidRPr="005D2DE9">
        <w:rPr>
          <w:rFonts w:ascii="Arial" w:hAnsi="Arial" w:cs="Arial"/>
          <w:sz w:val="22"/>
          <w:szCs w:val="22"/>
        </w:rPr>
        <w:t>/</w:t>
      </w:r>
      <w:r w:rsidRPr="005D2DE9">
        <w:rPr>
          <w:rFonts w:ascii="Arial" w:hAnsi="Arial" w:cs="Arial"/>
          <w:sz w:val="22"/>
          <w:szCs w:val="22"/>
        </w:rPr>
        <w:t xml:space="preserve">filler fills </w:t>
      </w:r>
      <w:r w:rsidR="009F7E17" w:rsidRPr="005D2DE9">
        <w:rPr>
          <w:rFonts w:ascii="Arial" w:hAnsi="Arial" w:cs="Arial"/>
          <w:sz w:val="22"/>
          <w:szCs w:val="22"/>
        </w:rPr>
        <w:t xml:space="preserve">branded </w:t>
      </w:r>
      <w:r w:rsidRPr="005D2DE9">
        <w:rPr>
          <w:rFonts w:ascii="Arial" w:hAnsi="Arial" w:cs="Arial"/>
          <w:sz w:val="22"/>
          <w:szCs w:val="22"/>
        </w:rPr>
        <w:t xml:space="preserve">packaging </w:t>
      </w:r>
      <w:r w:rsidR="00AA5BCA" w:rsidRPr="005D2DE9">
        <w:rPr>
          <w:rFonts w:ascii="Arial" w:hAnsi="Arial" w:cs="Arial"/>
          <w:sz w:val="22"/>
          <w:szCs w:val="22"/>
        </w:rPr>
        <w:t>and</w:t>
      </w:r>
      <w:r w:rsidRPr="005D2DE9">
        <w:rPr>
          <w:rFonts w:ascii="Arial" w:hAnsi="Arial" w:cs="Arial"/>
          <w:sz w:val="22"/>
          <w:szCs w:val="22"/>
        </w:rPr>
        <w:t xml:space="preserve"> supplie</w:t>
      </w:r>
      <w:r w:rsidR="00F94105" w:rsidRPr="005D2DE9">
        <w:rPr>
          <w:rFonts w:ascii="Arial" w:hAnsi="Arial" w:cs="Arial"/>
          <w:sz w:val="22"/>
          <w:szCs w:val="22"/>
        </w:rPr>
        <w:t>s</w:t>
      </w:r>
      <w:r w:rsidRPr="005D2DE9">
        <w:rPr>
          <w:rFonts w:ascii="Arial" w:hAnsi="Arial" w:cs="Arial"/>
          <w:sz w:val="22"/>
          <w:szCs w:val="22"/>
        </w:rPr>
        <w:t xml:space="preserve"> </w:t>
      </w:r>
      <w:r w:rsidR="00F94105" w:rsidRPr="005D2DE9">
        <w:rPr>
          <w:rFonts w:ascii="Arial" w:hAnsi="Arial" w:cs="Arial"/>
          <w:sz w:val="22"/>
          <w:szCs w:val="22"/>
        </w:rPr>
        <w:t xml:space="preserve">it </w:t>
      </w:r>
      <w:r w:rsidRPr="005D2DE9">
        <w:rPr>
          <w:rFonts w:ascii="Arial" w:hAnsi="Arial" w:cs="Arial"/>
          <w:sz w:val="22"/>
          <w:szCs w:val="22"/>
        </w:rPr>
        <w:t>to the</w:t>
      </w:r>
      <w:r w:rsidR="00AA5BCA" w:rsidRPr="005D2DE9">
        <w:rPr>
          <w:rFonts w:ascii="Arial" w:hAnsi="Arial" w:cs="Arial"/>
          <w:sz w:val="22"/>
          <w:szCs w:val="22"/>
        </w:rPr>
        <w:t xml:space="preserve"> </w:t>
      </w:r>
      <w:r w:rsidRPr="005D2DE9">
        <w:rPr>
          <w:rFonts w:ascii="Arial" w:hAnsi="Arial" w:cs="Arial"/>
          <w:sz w:val="22"/>
          <w:szCs w:val="22"/>
        </w:rPr>
        <w:t>brand owner</w:t>
      </w:r>
      <w:r w:rsidR="00AA5BCA" w:rsidRPr="005D2DE9">
        <w:rPr>
          <w:rFonts w:ascii="Arial" w:hAnsi="Arial" w:cs="Arial"/>
          <w:sz w:val="22"/>
          <w:szCs w:val="22"/>
        </w:rPr>
        <w:t>,</w:t>
      </w:r>
      <w:r w:rsidRPr="005D2DE9">
        <w:rPr>
          <w:rFonts w:ascii="Arial" w:hAnsi="Arial" w:cs="Arial"/>
          <w:sz w:val="22"/>
          <w:szCs w:val="22"/>
        </w:rPr>
        <w:t xml:space="preserve"> </w:t>
      </w:r>
      <w:r w:rsidR="00F94105" w:rsidRPr="005D2DE9">
        <w:rPr>
          <w:rFonts w:ascii="Arial" w:hAnsi="Arial" w:cs="Arial"/>
          <w:sz w:val="22"/>
          <w:szCs w:val="22"/>
        </w:rPr>
        <w:t>who</w:t>
      </w:r>
      <w:r w:rsidRPr="005D2DE9">
        <w:rPr>
          <w:rFonts w:ascii="Arial" w:hAnsi="Arial" w:cs="Arial"/>
          <w:sz w:val="22"/>
          <w:szCs w:val="22"/>
        </w:rPr>
        <w:t xml:space="preserve"> removes the packaging before supplying the produc</w:t>
      </w:r>
      <w:r w:rsidR="00CF46A4" w:rsidRPr="005D2DE9">
        <w:rPr>
          <w:rFonts w:ascii="Arial" w:hAnsi="Arial" w:cs="Arial"/>
          <w:sz w:val="22"/>
          <w:szCs w:val="22"/>
        </w:rPr>
        <w:t>t</w:t>
      </w:r>
      <w:r w:rsidRPr="005D2DE9">
        <w:rPr>
          <w:rFonts w:ascii="Arial" w:hAnsi="Arial" w:cs="Arial"/>
          <w:sz w:val="22"/>
          <w:szCs w:val="22"/>
        </w:rPr>
        <w:t xml:space="preserve"> to the consumer</w:t>
      </w:r>
      <w:r w:rsidR="005515EB" w:rsidRPr="005D2DE9">
        <w:rPr>
          <w:rFonts w:ascii="Arial" w:hAnsi="Arial" w:cs="Arial"/>
          <w:sz w:val="22"/>
          <w:szCs w:val="22"/>
        </w:rPr>
        <w:t>,</w:t>
      </w:r>
      <w:r w:rsidRPr="005D2DE9">
        <w:rPr>
          <w:rFonts w:ascii="Arial" w:hAnsi="Arial" w:cs="Arial"/>
          <w:sz w:val="22"/>
          <w:szCs w:val="22"/>
        </w:rPr>
        <w:t xml:space="preserve"> a supply of </w:t>
      </w:r>
      <w:r w:rsidR="00A81A5C" w:rsidRPr="005D2DE9">
        <w:rPr>
          <w:rFonts w:ascii="Arial" w:hAnsi="Arial" w:cs="Arial"/>
          <w:sz w:val="22"/>
          <w:szCs w:val="22"/>
        </w:rPr>
        <w:t xml:space="preserve">branded </w:t>
      </w:r>
      <w:r w:rsidRPr="005D2DE9">
        <w:rPr>
          <w:rFonts w:ascii="Arial" w:hAnsi="Arial" w:cs="Arial"/>
          <w:sz w:val="22"/>
          <w:szCs w:val="22"/>
        </w:rPr>
        <w:t xml:space="preserve">packaging has taken place </w:t>
      </w:r>
      <w:r w:rsidR="004C265A" w:rsidRPr="005D2DE9">
        <w:rPr>
          <w:rFonts w:ascii="Arial" w:hAnsi="Arial" w:cs="Arial"/>
          <w:sz w:val="22"/>
          <w:szCs w:val="22"/>
        </w:rPr>
        <w:t>(</w:t>
      </w:r>
      <w:r w:rsidRPr="005D2DE9">
        <w:rPr>
          <w:rFonts w:ascii="Arial" w:hAnsi="Arial" w:cs="Arial"/>
          <w:sz w:val="22"/>
          <w:szCs w:val="22"/>
        </w:rPr>
        <w:t>between the packer/filler and the brand owner</w:t>
      </w:r>
      <w:r w:rsidR="004C265A" w:rsidRPr="005D2DE9">
        <w:rPr>
          <w:rFonts w:ascii="Arial" w:hAnsi="Arial" w:cs="Arial"/>
          <w:sz w:val="22"/>
          <w:szCs w:val="22"/>
        </w:rPr>
        <w:t>)</w:t>
      </w:r>
      <w:r w:rsidRPr="005D2DE9">
        <w:rPr>
          <w:rFonts w:ascii="Arial" w:hAnsi="Arial" w:cs="Arial"/>
          <w:sz w:val="22"/>
          <w:szCs w:val="22"/>
        </w:rPr>
        <w:t xml:space="preserve"> and therefore the brand owner must report this packaging.</w:t>
      </w:r>
    </w:p>
    <w:p w14:paraId="03ABD3CB" w14:textId="77777777" w:rsidR="00B108F8" w:rsidRPr="005D2DE9" w:rsidRDefault="00B108F8" w:rsidP="005D2DE9">
      <w:pPr>
        <w:pStyle w:val="pf0"/>
        <w:spacing w:before="240" w:beforeAutospacing="0"/>
        <w:jc w:val="both"/>
        <w:rPr>
          <w:rFonts w:ascii="Arial" w:hAnsi="Arial" w:cs="Arial"/>
        </w:rPr>
      </w:pPr>
    </w:p>
    <w:p w14:paraId="27E96937" w14:textId="00E95D32" w:rsidR="00A869D2" w:rsidRPr="00A122F3" w:rsidRDefault="00B93084" w:rsidP="003D252B">
      <w:pPr>
        <w:pStyle w:val="ListParagraph"/>
        <w:widowControl w:val="0"/>
        <w:numPr>
          <w:ilvl w:val="0"/>
          <w:numId w:val="24"/>
        </w:numPr>
        <w:autoSpaceDE w:val="0"/>
        <w:autoSpaceDN w:val="0"/>
        <w:adjustRightInd w:val="0"/>
        <w:spacing w:line="276" w:lineRule="auto"/>
        <w:ind w:firstLine="66"/>
        <w:jc w:val="both"/>
        <w:rPr>
          <w:rFonts w:ascii="Arial" w:eastAsiaTheme="majorEastAsia" w:hAnsi="Arial" w:cstheme="majorBidi"/>
          <w:b/>
          <w:bCs/>
          <w:color w:val="008631"/>
          <w:sz w:val="32"/>
          <w:szCs w:val="32"/>
        </w:rPr>
      </w:pPr>
      <w:bookmarkStart w:id="24" w:name="APs_EstablishedinUK"/>
      <w:r>
        <w:rPr>
          <w:rFonts w:ascii="Arial" w:eastAsiaTheme="majorEastAsia" w:hAnsi="Arial" w:cstheme="majorBidi"/>
          <w:b/>
          <w:bCs/>
          <w:color w:val="008631"/>
          <w:sz w:val="32"/>
          <w:szCs w:val="32"/>
        </w:rPr>
        <w:t xml:space="preserve">  </w:t>
      </w:r>
      <w:r w:rsidR="00A869D2" w:rsidRPr="00A122F3">
        <w:rPr>
          <w:rFonts w:ascii="Arial" w:eastAsiaTheme="majorEastAsia" w:hAnsi="Arial" w:cstheme="majorBidi"/>
          <w:b/>
          <w:bCs/>
          <w:color w:val="008631"/>
          <w:sz w:val="32"/>
          <w:szCs w:val="32"/>
        </w:rPr>
        <w:t xml:space="preserve">Established in the UK </w:t>
      </w:r>
    </w:p>
    <w:bookmarkEnd w:id="24"/>
    <w:p w14:paraId="40762332" w14:textId="77777777" w:rsidR="00A869D2" w:rsidRPr="006447B9" w:rsidRDefault="00A869D2" w:rsidP="00A869D2">
      <w:pPr>
        <w:spacing w:line="276" w:lineRule="auto"/>
        <w:jc w:val="both"/>
        <w:rPr>
          <w:rFonts w:ascii="Arial" w:eastAsiaTheme="majorEastAsia" w:hAnsi="Arial" w:cstheme="majorBidi"/>
          <w:b/>
          <w:color w:val="008631"/>
        </w:rPr>
      </w:pPr>
    </w:p>
    <w:p w14:paraId="0F310232" w14:textId="77777777" w:rsidR="00A869D2" w:rsidRPr="0050691A" w:rsidRDefault="00A869D2" w:rsidP="00BC07F3">
      <w:pPr>
        <w:spacing w:line="276" w:lineRule="auto"/>
        <w:jc w:val="both"/>
        <w:rPr>
          <w:rFonts w:ascii="Arial" w:eastAsiaTheme="majorEastAsia" w:hAnsi="Arial" w:cs="Arial"/>
          <w:lang w:val="en-US"/>
        </w:rPr>
      </w:pPr>
      <w:r w:rsidRPr="768D8BA0">
        <w:rPr>
          <w:rFonts w:ascii="Arial" w:eastAsiaTheme="majorEastAsia" w:hAnsi="Arial" w:cs="Arial"/>
          <w:lang w:val="en-US"/>
        </w:rPr>
        <w:t>Establish</w:t>
      </w:r>
      <w:r>
        <w:rPr>
          <w:rFonts w:ascii="Arial" w:eastAsiaTheme="majorEastAsia" w:hAnsi="Arial" w:cs="Arial"/>
          <w:lang w:val="en-US"/>
        </w:rPr>
        <w:t xml:space="preserve">ed </w:t>
      </w:r>
      <w:r w:rsidRPr="768D8BA0">
        <w:rPr>
          <w:rFonts w:ascii="Arial" w:eastAsiaTheme="majorEastAsia" w:hAnsi="Arial" w:cs="Arial"/>
          <w:lang w:val="en-US"/>
        </w:rPr>
        <w:t>in the UK requires any of the following:</w:t>
      </w:r>
    </w:p>
    <w:p w14:paraId="662DE126" w14:textId="77777777" w:rsidR="00A869D2" w:rsidRPr="0050691A" w:rsidRDefault="00A869D2" w:rsidP="004142BC">
      <w:pPr>
        <w:pStyle w:val="BulletText1"/>
        <w:numPr>
          <w:ilvl w:val="0"/>
          <w:numId w:val="56"/>
        </w:numPr>
        <w:spacing w:line="276" w:lineRule="auto"/>
        <w:jc w:val="both"/>
        <w:rPr>
          <w:rFonts w:ascii="Arial" w:hAnsi="Arial" w:cs="Arial"/>
          <w:lang w:val="en-US"/>
        </w:rPr>
      </w:pPr>
      <w:r w:rsidRPr="0050691A">
        <w:rPr>
          <w:rFonts w:ascii="Arial" w:hAnsi="Arial" w:cs="Arial"/>
          <w:lang w:val="en-US"/>
        </w:rPr>
        <w:t>that a person is habitually resident in the UK</w:t>
      </w:r>
    </w:p>
    <w:p w14:paraId="0923565C" w14:textId="77777777" w:rsidR="00A869D2" w:rsidRPr="0050691A" w:rsidRDefault="00A869D2" w:rsidP="004142BC">
      <w:pPr>
        <w:pStyle w:val="BulletText1"/>
        <w:numPr>
          <w:ilvl w:val="0"/>
          <w:numId w:val="56"/>
        </w:numPr>
        <w:spacing w:line="276" w:lineRule="auto"/>
        <w:jc w:val="both"/>
        <w:rPr>
          <w:rFonts w:ascii="Arial" w:hAnsi="Arial" w:cs="Arial"/>
          <w:lang w:val="en-US"/>
        </w:rPr>
      </w:pPr>
      <w:r w:rsidRPr="0050691A">
        <w:rPr>
          <w:rFonts w:ascii="Arial" w:hAnsi="Arial" w:cs="Arial"/>
          <w:lang w:val="en-US"/>
        </w:rPr>
        <w:t>the registered office of that person, or if they do not have a registered office, their head office or principal place of business is in the UK</w:t>
      </w:r>
    </w:p>
    <w:p w14:paraId="527DABE2" w14:textId="77777777" w:rsidR="000B5EFF" w:rsidRPr="0050691A" w:rsidRDefault="000B5EFF" w:rsidP="00BC07F3">
      <w:pPr>
        <w:pStyle w:val="BulletText1"/>
        <w:numPr>
          <w:ilvl w:val="0"/>
          <w:numId w:val="0"/>
        </w:numPr>
        <w:spacing w:line="276" w:lineRule="auto"/>
        <w:jc w:val="both"/>
        <w:rPr>
          <w:rFonts w:ascii="Arial" w:hAnsi="Arial" w:cs="Arial"/>
          <w:lang w:val="en-US"/>
        </w:rPr>
      </w:pPr>
    </w:p>
    <w:p w14:paraId="030480A2" w14:textId="35D8660E" w:rsidR="00077800" w:rsidRPr="00515CB9" w:rsidRDefault="00A869D2" w:rsidP="00BC07F3">
      <w:pPr>
        <w:pStyle w:val="BulletText1"/>
        <w:numPr>
          <w:ilvl w:val="0"/>
          <w:numId w:val="0"/>
        </w:numPr>
        <w:spacing w:line="276" w:lineRule="auto"/>
        <w:jc w:val="both"/>
        <w:rPr>
          <w:rFonts w:ascii="Arial" w:hAnsi="Arial" w:cs="Arial"/>
          <w:lang w:val="en-US"/>
        </w:rPr>
      </w:pPr>
      <w:r w:rsidRPr="768D8BA0">
        <w:rPr>
          <w:rFonts w:ascii="Arial" w:hAnsi="Arial" w:cs="Arial"/>
          <w:lang w:val="en-US"/>
        </w:rPr>
        <w:t xml:space="preserve">A business with its registered office, head office or principal place of business outside the UK, is </w:t>
      </w:r>
      <w:r w:rsidRPr="00515CB9">
        <w:rPr>
          <w:rFonts w:ascii="Arial" w:hAnsi="Arial" w:cs="Arial"/>
          <w:lang w:val="en-US"/>
        </w:rPr>
        <w:t xml:space="preserve">established in the UK if it has a branch or postal address in the UK. This could be a PO box, office, warehouse, </w:t>
      </w:r>
      <w:r w:rsidR="000B5EFF" w:rsidRPr="00515CB9">
        <w:rPr>
          <w:rFonts w:ascii="Arial" w:hAnsi="Arial" w:cs="Arial"/>
          <w:lang w:val="en-US"/>
        </w:rPr>
        <w:t xml:space="preserve">or </w:t>
      </w:r>
      <w:r w:rsidRPr="00515CB9">
        <w:rPr>
          <w:rFonts w:ascii="Arial" w:hAnsi="Arial" w:cs="Arial"/>
          <w:lang w:val="en-US"/>
        </w:rPr>
        <w:t xml:space="preserve">domestic premises (if they are used for the purpose of the business). </w:t>
      </w:r>
    </w:p>
    <w:p w14:paraId="3E736264" w14:textId="30052EDB" w:rsidR="002B4F0F" w:rsidRPr="00515CB9" w:rsidRDefault="00AB2A55" w:rsidP="00BC07F3">
      <w:pPr>
        <w:pStyle w:val="Default"/>
        <w:spacing w:line="276" w:lineRule="auto"/>
        <w:jc w:val="both"/>
        <w:rPr>
          <w:color w:val="auto"/>
          <w:sz w:val="22"/>
          <w:szCs w:val="22"/>
        </w:rPr>
      </w:pPr>
      <w:r w:rsidRPr="00515CB9">
        <w:rPr>
          <w:color w:val="auto"/>
          <w:sz w:val="22"/>
          <w:szCs w:val="22"/>
        </w:rPr>
        <w:t xml:space="preserve">Where </w:t>
      </w:r>
      <w:r w:rsidR="002B4F0F" w:rsidRPr="00515CB9">
        <w:rPr>
          <w:color w:val="auto"/>
          <w:sz w:val="22"/>
          <w:szCs w:val="22"/>
        </w:rPr>
        <w:t xml:space="preserve"> parent company has</w:t>
      </w:r>
      <w:r w:rsidR="003B73E9" w:rsidRPr="00515CB9">
        <w:rPr>
          <w:color w:val="auto"/>
          <w:sz w:val="22"/>
          <w:szCs w:val="22"/>
        </w:rPr>
        <w:t xml:space="preserve"> </w:t>
      </w:r>
      <w:r w:rsidR="002B4F0F" w:rsidRPr="00515CB9">
        <w:rPr>
          <w:color w:val="auto"/>
          <w:sz w:val="22"/>
          <w:szCs w:val="22"/>
        </w:rPr>
        <w:t>subsidiaries in the UK, this does not constitute a UK presence. The UK subsidiary is a separate legal entity and should not be considered when determining whether the parent company is established in the UK.</w:t>
      </w:r>
      <w:r w:rsidR="00072F80" w:rsidRPr="00515CB9">
        <w:rPr>
          <w:color w:val="auto"/>
          <w:sz w:val="22"/>
          <w:szCs w:val="22"/>
        </w:rPr>
        <w:t xml:space="preserve"> </w:t>
      </w:r>
    </w:p>
    <w:p w14:paraId="17149056" w14:textId="77777777" w:rsidR="00077800" w:rsidRDefault="00077800" w:rsidP="29216BB9">
      <w:pPr>
        <w:pStyle w:val="BulletText1"/>
        <w:numPr>
          <w:ilvl w:val="0"/>
          <w:numId w:val="0"/>
        </w:numPr>
        <w:spacing w:line="276" w:lineRule="auto"/>
        <w:jc w:val="both"/>
        <w:rPr>
          <w:rFonts w:ascii="Arial" w:hAnsi="Arial" w:cs="Arial"/>
          <w:lang w:val="en-US"/>
        </w:rPr>
      </w:pPr>
    </w:p>
    <w:p w14:paraId="0C2AE3EF" w14:textId="77777777" w:rsidR="00A869D2" w:rsidRPr="00CC4A17" w:rsidRDefault="00A869D2" w:rsidP="00BC07F3">
      <w:pPr>
        <w:spacing w:line="276" w:lineRule="auto"/>
        <w:jc w:val="both"/>
        <w:rPr>
          <w:rFonts w:ascii="Arial" w:hAnsi="Arial" w:cs="Arial"/>
          <w:b/>
          <w:bCs/>
          <w:sz w:val="24"/>
          <w:szCs w:val="24"/>
        </w:rPr>
      </w:pPr>
      <w:r w:rsidRPr="00CC4A17">
        <w:rPr>
          <w:rFonts w:ascii="Arial" w:hAnsi="Arial" w:cs="Arial"/>
          <w:b/>
          <w:bCs/>
          <w:sz w:val="24"/>
          <w:szCs w:val="24"/>
        </w:rPr>
        <w:t>Overseas Producers</w:t>
      </w:r>
    </w:p>
    <w:p w14:paraId="4F6CCAD5" w14:textId="7D44C2E6" w:rsidR="007F02E6" w:rsidRDefault="00A869D2" w:rsidP="00BC07F3">
      <w:pPr>
        <w:spacing w:line="276" w:lineRule="auto"/>
        <w:jc w:val="both"/>
        <w:rPr>
          <w:rFonts w:ascii="Arial" w:hAnsi="Arial" w:cs="Arial"/>
        </w:rPr>
      </w:pPr>
      <w:r w:rsidRPr="768D8BA0">
        <w:rPr>
          <w:rFonts w:ascii="Arial" w:hAnsi="Arial" w:cs="Arial"/>
        </w:rPr>
        <w:t xml:space="preserve">The </w:t>
      </w:r>
      <w:r w:rsidR="008B6C3F">
        <w:rPr>
          <w:rFonts w:ascii="Arial" w:hAnsi="Arial" w:cs="Arial"/>
        </w:rPr>
        <w:t>pEPR</w:t>
      </w:r>
      <w:r w:rsidR="00B55492">
        <w:rPr>
          <w:rFonts w:ascii="Arial" w:hAnsi="Arial" w:cs="Arial"/>
        </w:rPr>
        <w:t xml:space="preserve"> Regulations</w:t>
      </w:r>
      <w:r w:rsidRPr="768D8BA0">
        <w:rPr>
          <w:rFonts w:ascii="Arial" w:hAnsi="Arial" w:cs="Arial"/>
        </w:rPr>
        <w:t xml:space="preserve"> </w:t>
      </w:r>
      <w:r w:rsidRPr="00771748">
        <w:rPr>
          <w:rFonts w:ascii="Arial" w:hAnsi="Arial" w:cs="Arial"/>
        </w:rPr>
        <w:t xml:space="preserve">apply </w:t>
      </w:r>
      <w:r w:rsidR="00771748">
        <w:rPr>
          <w:rFonts w:ascii="Arial" w:hAnsi="Arial" w:cs="Arial"/>
        </w:rPr>
        <w:t xml:space="preserve"> </w:t>
      </w:r>
      <w:r w:rsidR="00771748" w:rsidRPr="00FB3859">
        <w:rPr>
          <w:rFonts w:ascii="Arial" w:hAnsi="Arial" w:cs="Arial"/>
        </w:rPr>
        <w:t>across</w:t>
      </w:r>
      <w:r w:rsidRPr="00771748">
        <w:rPr>
          <w:rFonts w:ascii="Arial" w:hAnsi="Arial" w:cs="Arial"/>
        </w:rPr>
        <w:t xml:space="preserve"> the United Kingdom.</w:t>
      </w:r>
      <w:r w:rsidRPr="768D8BA0">
        <w:rPr>
          <w:rFonts w:ascii="Arial" w:hAnsi="Arial" w:cs="Arial"/>
        </w:rPr>
        <w:t xml:space="preserve">  </w:t>
      </w:r>
    </w:p>
    <w:p w14:paraId="6476F4EE" w14:textId="51F5FA5F" w:rsidR="00A869D2" w:rsidRPr="007F02E6" w:rsidRDefault="00A869D2" w:rsidP="00BC07F3">
      <w:pPr>
        <w:spacing w:line="276" w:lineRule="auto"/>
        <w:jc w:val="both"/>
        <w:rPr>
          <w:rFonts w:ascii="Arial" w:hAnsi="Arial" w:cs="Arial"/>
        </w:rPr>
      </w:pPr>
      <w:r w:rsidRPr="007F02E6">
        <w:rPr>
          <w:rFonts w:ascii="Arial" w:hAnsi="Arial" w:cs="Arial"/>
        </w:rPr>
        <w:t xml:space="preserve">Anyone established in the UK that performs a producer function in a UK nation and is a small or large producer, must comply with their obligations in the </w:t>
      </w:r>
      <w:r w:rsidR="008B6C3F">
        <w:rPr>
          <w:rFonts w:ascii="Arial" w:hAnsi="Arial" w:cs="Arial"/>
        </w:rPr>
        <w:t>pEPR</w:t>
      </w:r>
      <w:r w:rsidR="00B55492">
        <w:rPr>
          <w:rFonts w:ascii="Arial" w:hAnsi="Arial" w:cs="Arial"/>
        </w:rPr>
        <w:t xml:space="preserve"> Regulations</w:t>
      </w:r>
      <w:r w:rsidRPr="007F02E6">
        <w:rPr>
          <w:rFonts w:ascii="Arial" w:hAnsi="Arial" w:cs="Arial"/>
        </w:rPr>
        <w:t>.</w:t>
      </w:r>
    </w:p>
    <w:p w14:paraId="42A80443" w14:textId="6493026D" w:rsidR="0086137B" w:rsidRPr="00B05AF2" w:rsidRDefault="00A869D2" w:rsidP="00BC07F3">
      <w:pPr>
        <w:pStyle w:val="BulletText1"/>
        <w:numPr>
          <w:ilvl w:val="2"/>
          <w:numId w:val="0"/>
        </w:numPr>
        <w:spacing w:line="276" w:lineRule="auto"/>
        <w:jc w:val="both"/>
        <w:rPr>
          <w:rFonts w:ascii="Arial" w:hAnsi="Arial" w:cs="Arial"/>
          <w:lang w:val="en-US"/>
        </w:rPr>
      </w:pPr>
      <w:r w:rsidRPr="768D8BA0">
        <w:rPr>
          <w:rFonts w:ascii="Arial" w:hAnsi="Arial" w:cs="Arial"/>
          <w:lang w:val="en-US"/>
        </w:rPr>
        <w:t xml:space="preserve">Overseas businesses that are established in the UK and perform a producer function, including that of an importer, and </w:t>
      </w:r>
      <w:r w:rsidRPr="00B05AF2">
        <w:rPr>
          <w:rFonts w:ascii="Arial" w:hAnsi="Arial" w:cs="Arial"/>
          <w:lang w:val="en-US"/>
        </w:rPr>
        <w:t xml:space="preserve">meet either the small or large producer thresholds are obligated under the </w:t>
      </w:r>
      <w:r w:rsidR="008B6C3F">
        <w:rPr>
          <w:rFonts w:ascii="Arial" w:hAnsi="Arial" w:cs="Arial"/>
          <w:lang w:val="en-US"/>
        </w:rPr>
        <w:t>pEPR</w:t>
      </w:r>
      <w:r w:rsidR="00B55492">
        <w:rPr>
          <w:rFonts w:ascii="Arial" w:hAnsi="Arial" w:cs="Arial"/>
          <w:lang w:val="en-US"/>
        </w:rPr>
        <w:t xml:space="preserve"> Regulations</w:t>
      </w:r>
      <w:r w:rsidRPr="00B05AF2">
        <w:rPr>
          <w:rFonts w:ascii="Arial" w:hAnsi="Arial" w:cs="Arial"/>
          <w:lang w:val="en-US"/>
        </w:rPr>
        <w:t>.</w:t>
      </w:r>
    </w:p>
    <w:p w14:paraId="6E307EA0" w14:textId="77777777" w:rsidR="008A1E79" w:rsidRDefault="008A1E79" w:rsidP="00A869D2">
      <w:pPr>
        <w:pStyle w:val="BulletText1"/>
        <w:numPr>
          <w:ilvl w:val="2"/>
          <w:numId w:val="0"/>
        </w:numPr>
        <w:spacing w:line="276" w:lineRule="auto"/>
        <w:jc w:val="both"/>
        <w:rPr>
          <w:rFonts w:ascii="Arial" w:hAnsi="Arial" w:cs="Arial"/>
          <w:lang w:val="en-US"/>
        </w:rPr>
      </w:pPr>
    </w:p>
    <w:p w14:paraId="70D98C9F" w14:textId="77777777" w:rsidR="00A869D2" w:rsidRPr="00B05AF2" w:rsidRDefault="00A869D2" w:rsidP="00A869D2">
      <w:pPr>
        <w:pStyle w:val="ListParagraph"/>
        <w:widowControl w:val="0"/>
        <w:autoSpaceDE w:val="0"/>
        <w:autoSpaceDN w:val="0"/>
        <w:adjustRightInd w:val="0"/>
        <w:spacing w:line="276" w:lineRule="auto"/>
        <w:jc w:val="both"/>
        <w:rPr>
          <w:rFonts w:ascii="Arial" w:eastAsiaTheme="majorEastAsia" w:hAnsi="Arial" w:cstheme="majorBidi"/>
          <w:b/>
          <w:color w:val="008631"/>
          <w:sz w:val="22"/>
          <w:szCs w:val="22"/>
        </w:rPr>
      </w:pPr>
    </w:p>
    <w:p w14:paraId="64F4AADE" w14:textId="5A503948" w:rsidR="00A869D2" w:rsidRPr="00A122F3" w:rsidRDefault="00B93084" w:rsidP="003D252B">
      <w:pPr>
        <w:pStyle w:val="ListParagraph"/>
        <w:widowControl w:val="0"/>
        <w:numPr>
          <w:ilvl w:val="0"/>
          <w:numId w:val="24"/>
        </w:numPr>
        <w:autoSpaceDE w:val="0"/>
        <w:autoSpaceDN w:val="0"/>
        <w:adjustRightInd w:val="0"/>
        <w:spacing w:line="276" w:lineRule="auto"/>
        <w:ind w:firstLine="66"/>
        <w:jc w:val="both"/>
        <w:rPr>
          <w:rFonts w:ascii="Arial" w:eastAsiaTheme="majorEastAsia" w:hAnsi="Arial" w:cstheme="majorBidi"/>
          <w:b/>
          <w:color w:val="008631"/>
          <w:sz w:val="32"/>
          <w:szCs w:val="32"/>
        </w:rPr>
      </w:pPr>
      <w:bookmarkStart w:id="25" w:name="APs_BrandOwner"/>
      <w:r>
        <w:rPr>
          <w:rFonts w:ascii="Arial" w:eastAsiaTheme="majorEastAsia" w:hAnsi="Arial" w:cstheme="majorBidi"/>
          <w:b/>
          <w:color w:val="008631"/>
          <w:sz w:val="32"/>
          <w:szCs w:val="32"/>
        </w:rPr>
        <w:t xml:space="preserve">  </w:t>
      </w:r>
      <w:r w:rsidR="007356FC" w:rsidRPr="00A122F3">
        <w:rPr>
          <w:rFonts w:ascii="Arial" w:eastAsiaTheme="majorEastAsia" w:hAnsi="Arial" w:cstheme="majorBidi"/>
          <w:b/>
          <w:color w:val="008631"/>
          <w:sz w:val="32"/>
          <w:szCs w:val="32"/>
        </w:rPr>
        <w:t>Brand</w:t>
      </w:r>
      <w:r w:rsidR="000C6302" w:rsidRPr="00A122F3">
        <w:rPr>
          <w:rFonts w:ascii="Arial" w:eastAsiaTheme="majorEastAsia" w:hAnsi="Arial" w:cstheme="majorBidi"/>
          <w:b/>
          <w:color w:val="008631"/>
          <w:sz w:val="32"/>
          <w:szCs w:val="32"/>
        </w:rPr>
        <w:t>s and b</w:t>
      </w:r>
      <w:r w:rsidR="00A869D2" w:rsidRPr="00A122F3">
        <w:rPr>
          <w:rFonts w:ascii="Arial" w:eastAsiaTheme="majorEastAsia" w:hAnsi="Arial" w:cstheme="majorBidi"/>
          <w:b/>
          <w:color w:val="008631"/>
          <w:sz w:val="32"/>
          <w:szCs w:val="32"/>
        </w:rPr>
        <w:t>rand owner</w:t>
      </w:r>
      <w:r w:rsidR="00BD78E2" w:rsidRPr="00A122F3">
        <w:rPr>
          <w:rFonts w:ascii="Arial" w:eastAsiaTheme="majorEastAsia" w:hAnsi="Arial" w:cstheme="majorBidi"/>
          <w:b/>
          <w:color w:val="008631"/>
          <w:sz w:val="32"/>
          <w:szCs w:val="32"/>
        </w:rPr>
        <w:t>s</w:t>
      </w:r>
    </w:p>
    <w:bookmarkEnd w:id="25"/>
    <w:p w14:paraId="5008EED2" w14:textId="76D0E95C" w:rsidR="00EA6720" w:rsidRPr="004F3F3B" w:rsidRDefault="00C57F08" w:rsidP="00A869D2">
      <w:pPr>
        <w:pStyle w:val="pf0"/>
        <w:spacing w:before="240" w:beforeAutospacing="0"/>
        <w:rPr>
          <w:rStyle w:val="cf01"/>
          <w:rFonts w:ascii="Arial" w:eastAsiaTheme="majorEastAsia" w:hAnsi="Arial" w:cs="Arial"/>
          <w:color w:val="000000" w:themeColor="text1"/>
          <w:sz w:val="22"/>
          <w:szCs w:val="22"/>
        </w:rPr>
      </w:pPr>
      <w:r w:rsidRPr="004F3F3B">
        <w:rPr>
          <w:rStyle w:val="cf01"/>
          <w:rFonts w:ascii="Arial" w:eastAsiaTheme="majorEastAsia" w:hAnsi="Arial" w:cs="Arial"/>
          <w:color w:val="000000" w:themeColor="text1"/>
          <w:sz w:val="22"/>
          <w:szCs w:val="22"/>
        </w:rPr>
        <w:t xml:space="preserve">The </w:t>
      </w:r>
      <w:r w:rsidR="008B6C3F">
        <w:rPr>
          <w:rStyle w:val="cf01"/>
          <w:rFonts w:ascii="Arial" w:eastAsiaTheme="majorEastAsia" w:hAnsi="Arial" w:cs="Arial"/>
          <w:color w:val="000000" w:themeColor="text1"/>
          <w:sz w:val="22"/>
          <w:szCs w:val="22"/>
        </w:rPr>
        <w:t>pEPR</w:t>
      </w:r>
      <w:r w:rsidR="00B55492">
        <w:rPr>
          <w:rStyle w:val="cf01"/>
          <w:rFonts w:ascii="Arial" w:eastAsiaTheme="majorEastAsia" w:hAnsi="Arial" w:cs="Arial"/>
          <w:color w:val="000000" w:themeColor="text1"/>
          <w:sz w:val="22"/>
          <w:szCs w:val="22"/>
        </w:rPr>
        <w:t xml:space="preserve"> Regulations</w:t>
      </w:r>
      <w:r w:rsidR="00B22DB5" w:rsidRPr="004F3F3B">
        <w:rPr>
          <w:rStyle w:val="cf01"/>
          <w:rFonts w:ascii="Arial" w:eastAsiaTheme="majorEastAsia" w:hAnsi="Arial" w:cs="Arial"/>
          <w:color w:val="000000" w:themeColor="text1"/>
          <w:sz w:val="22"/>
          <w:szCs w:val="22"/>
        </w:rPr>
        <w:t xml:space="preserve"> </w:t>
      </w:r>
      <w:r w:rsidRPr="004F3F3B">
        <w:rPr>
          <w:rStyle w:val="cf01"/>
          <w:rFonts w:ascii="Arial" w:eastAsiaTheme="majorEastAsia" w:hAnsi="Arial" w:cs="Arial"/>
          <w:color w:val="000000" w:themeColor="text1"/>
          <w:sz w:val="22"/>
          <w:szCs w:val="22"/>
        </w:rPr>
        <w:t>define a</w:t>
      </w:r>
      <w:r w:rsidR="00B22DB5" w:rsidRPr="004F3F3B">
        <w:rPr>
          <w:rStyle w:val="cf01"/>
          <w:rFonts w:ascii="Arial" w:eastAsiaTheme="majorEastAsia" w:hAnsi="Arial" w:cs="Arial"/>
          <w:color w:val="000000" w:themeColor="text1"/>
          <w:sz w:val="22"/>
          <w:szCs w:val="22"/>
        </w:rPr>
        <w:t xml:space="preserve"> brand </w:t>
      </w:r>
      <w:r w:rsidRPr="004F3F3B">
        <w:rPr>
          <w:rStyle w:val="cf01"/>
          <w:rFonts w:ascii="Arial" w:eastAsiaTheme="majorEastAsia" w:hAnsi="Arial" w:cs="Arial"/>
          <w:color w:val="000000" w:themeColor="text1"/>
          <w:sz w:val="22"/>
          <w:szCs w:val="22"/>
        </w:rPr>
        <w:t>as a</w:t>
      </w:r>
      <w:r w:rsidR="00B22DB5" w:rsidRPr="004F3F3B">
        <w:rPr>
          <w:rStyle w:val="cf01"/>
          <w:rFonts w:ascii="Arial" w:eastAsiaTheme="majorEastAsia" w:hAnsi="Arial" w:cs="Arial"/>
          <w:color w:val="000000" w:themeColor="text1"/>
          <w:sz w:val="22"/>
          <w:szCs w:val="22"/>
        </w:rPr>
        <w:t xml:space="preserve"> brand name, trademark or other distinctive mark.</w:t>
      </w:r>
      <w:r w:rsidR="009C65BC" w:rsidRPr="004F3F3B">
        <w:rPr>
          <w:rStyle w:val="cf01"/>
          <w:rFonts w:ascii="Arial" w:eastAsiaTheme="majorEastAsia" w:hAnsi="Arial" w:cs="Arial"/>
          <w:color w:val="000000" w:themeColor="text1"/>
          <w:sz w:val="22"/>
          <w:szCs w:val="22"/>
        </w:rPr>
        <w:t xml:space="preserve"> </w:t>
      </w:r>
    </w:p>
    <w:p w14:paraId="0AD8122E" w14:textId="5746D36E" w:rsidR="00C23EC6" w:rsidRPr="004F3F3B" w:rsidRDefault="00C23EC6" w:rsidP="00C23EC6">
      <w:pPr>
        <w:pStyle w:val="pf0"/>
        <w:spacing w:before="240" w:beforeAutospacing="0"/>
        <w:rPr>
          <w:rStyle w:val="cf01"/>
          <w:rFonts w:ascii="Arial" w:eastAsiaTheme="majorEastAsia" w:hAnsi="Arial" w:cs="Arial"/>
          <w:color w:val="000000" w:themeColor="text1"/>
          <w:sz w:val="22"/>
          <w:szCs w:val="22"/>
        </w:rPr>
      </w:pPr>
      <w:r w:rsidRPr="004F3F3B">
        <w:rPr>
          <w:rStyle w:val="cf01"/>
          <w:rFonts w:ascii="Arial" w:eastAsiaTheme="majorEastAsia" w:hAnsi="Arial" w:cs="Arial"/>
          <w:color w:val="000000" w:themeColor="text1"/>
          <w:sz w:val="22"/>
          <w:szCs w:val="22"/>
        </w:rPr>
        <w:t xml:space="preserve">A distinctive mark could be a specific colour or marking (or a combination of the two), that is exclusive or bespoke to the brand owner and is directly associated with the brand, and </w:t>
      </w:r>
      <w:r w:rsidR="00F24D4F" w:rsidRPr="004F3F3B">
        <w:rPr>
          <w:rStyle w:val="cf01"/>
          <w:rFonts w:ascii="Arial" w:eastAsiaTheme="majorEastAsia" w:hAnsi="Arial" w:cs="Arial"/>
          <w:color w:val="000000" w:themeColor="text1"/>
          <w:sz w:val="22"/>
          <w:szCs w:val="22"/>
        </w:rPr>
        <w:t xml:space="preserve">generally </w:t>
      </w:r>
      <w:r w:rsidRPr="004F3F3B">
        <w:rPr>
          <w:rStyle w:val="cf01"/>
          <w:rFonts w:ascii="Arial" w:eastAsiaTheme="majorEastAsia" w:hAnsi="Arial" w:cs="Arial"/>
          <w:color w:val="000000" w:themeColor="text1"/>
          <w:sz w:val="22"/>
          <w:szCs w:val="22"/>
        </w:rPr>
        <w:t>the brand owner has directed the use of that specific colour or mark.</w:t>
      </w:r>
    </w:p>
    <w:p w14:paraId="1A99294C" w14:textId="7AE8EFC2" w:rsidR="00193593" w:rsidRPr="004F3F3B" w:rsidRDefault="00DA4F03" w:rsidP="00193593">
      <w:pPr>
        <w:spacing w:line="276" w:lineRule="auto"/>
        <w:jc w:val="both"/>
        <w:rPr>
          <w:rStyle w:val="cf01"/>
          <w:rFonts w:ascii="Arial" w:hAnsi="Arial" w:cs="Arial"/>
          <w:color w:val="000000" w:themeColor="text1"/>
          <w:sz w:val="22"/>
          <w:szCs w:val="22"/>
        </w:rPr>
      </w:pPr>
      <w:r w:rsidRPr="004F3F3B">
        <w:rPr>
          <w:rStyle w:val="cf01"/>
          <w:rFonts w:ascii="Arial" w:hAnsi="Arial" w:cs="Arial"/>
          <w:color w:val="000000" w:themeColor="text1"/>
          <w:sz w:val="22"/>
          <w:szCs w:val="22"/>
        </w:rPr>
        <w:t>A</w:t>
      </w:r>
      <w:r w:rsidR="000471CC" w:rsidRPr="004F3F3B">
        <w:rPr>
          <w:rStyle w:val="cf01"/>
          <w:rFonts w:ascii="Arial" w:hAnsi="Arial" w:cs="Arial"/>
          <w:color w:val="000000" w:themeColor="text1"/>
          <w:sz w:val="22"/>
          <w:szCs w:val="22"/>
        </w:rPr>
        <w:t xml:space="preserve"> </w:t>
      </w:r>
      <w:r w:rsidR="00193593" w:rsidRPr="004F3F3B">
        <w:rPr>
          <w:rStyle w:val="cf01"/>
          <w:rFonts w:ascii="Arial" w:hAnsi="Arial" w:cs="Arial"/>
          <w:color w:val="000000" w:themeColor="text1"/>
          <w:sz w:val="22"/>
          <w:szCs w:val="22"/>
        </w:rPr>
        <w:t xml:space="preserve">brand owner </w:t>
      </w:r>
      <w:r w:rsidR="001D1A85" w:rsidRPr="004F3F3B">
        <w:rPr>
          <w:rStyle w:val="cf01"/>
          <w:rFonts w:ascii="Arial" w:hAnsi="Arial" w:cs="Arial"/>
          <w:color w:val="000000" w:themeColor="text1"/>
          <w:sz w:val="22"/>
          <w:szCs w:val="22"/>
        </w:rPr>
        <w:t>is deemed to have supplied</w:t>
      </w:r>
      <w:r w:rsidRPr="004F3F3B">
        <w:rPr>
          <w:rStyle w:val="cf01"/>
          <w:rFonts w:ascii="Arial" w:hAnsi="Arial" w:cs="Arial"/>
          <w:color w:val="000000" w:themeColor="text1"/>
          <w:sz w:val="22"/>
          <w:szCs w:val="22"/>
        </w:rPr>
        <w:t xml:space="preserve"> </w:t>
      </w:r>
      <w:r w:rsidR="00193593" w:rsidRPr="004F3F3B">
        <w:rPr>
          <w:rStyle w:val="cf01"/>
          <w:rFonts w:ascii="Arial" w:hAnsi="Arial" w:cs="Arial"/>
          <w:color w:val="000000" w:themeColor="text1"/>
          <w:sz w:val="22"/>
          <w:szCs w:val="22"/>
        </w:rPr>
        <w:t>packaging that bears their brand, unless the packaging was:</w:t>
      </w:r>
    </w:p>
    <w:p w14:paraId="00D1F5CC" w14:textId="77777777" w:rsidR="00193593" w:rsidRPr="004142BC" w:rsidRDefault="00193593" w:rsidP="004142BC">
      <w:pPr>
        <w:pStyle w:val="ListParagraph"/>
        <w:numPr>
          <w:ilvl w:val="0"/>
          <w:numId w:val="57"/>
        </w:numPr>
        <w:spacing w:line="276" w:lineRule="auto"/>
        <w:jc w:val="both"/>
        <w:rPr>
          <w:rStyle w:val="cf01"/>
          <w:rFonts w:ascii="Arial" w:hAnsi="Arial" w:cs="Arial"/>
          <w:color w:val="000000" w:themeColor="text1"/>
          <w:sz w:val="22"/>
          <w:szCs w:val="22"/>
        </w:rPr>
      </w:pPr>
      <w:r w:rsidRPr="004142BC">
        <w:rPr>
          <w:rStyle w:val="cf01"/>
          <w:rFonts w:ascii="Arial" w:hAnsi="Arial" w:cs="Arial"/>
          <w:color w:val="000000" w:themeColor="text1"/>
          <w:sz w:val="22"/>
          <w:szCs w:val="22"/>
        </w:rPr>
        <w:t xml:space="preserve">imported by an importer and the brand owner was not responsible for the import </w:t>
      </w:r>
    </w:p>
    <w:p w14:paraId="11CF3488" w14:textId="77777777" w:rsidR="00193593" w:rsidRPr="004142BC" w:rsidRDefault="00193593" w:rsidP="004142BC">
      <w:pPr>
        <w:pStyle w:val="ListParagraph"/>
        <w:numPr>
          <w:ilvl w:val="0"/>
          <w:numId w:val="57"/>
        </w:numPr>
        <w:spacing w:line="276" w:lineRule="auto"/>
        <w:jc w:val="both"/>
        <w:rPr>
          <w:rStyle w:val="cf01"/>
          <w:rFonts w:ascii="Arial" w:eastAsiaTheme="majorEastAsia" w:hAnsi="Arial" w:cstheme="majorBidi"/>
          <w:bCs/>
          <w:color w:val="000000" w:themeColor="text1"/>
          <w:sz w:val="24"/>
          <w:szCs w:val="24"/>
        </w:rPr>
      </w:pPr>
      <w:r w:rsidRPr="004142BC">
        <w:rPr>
          <w:rStyle w:val="cf01"/>
          <w:rFonts w:ascii="Arial" w:hAnsi="Arial" w:cs="Arial"/>
          <w:color w:val="000000" w:themeColor="text1"/>
          <w:sz w:val="22"/>
          <w:szCs w:val="22"/>
        </w:rPr>
        <w:t>imported by an online marketplace operator</w:t>
      </w:r>
    </w:p>
    <w:p w14:paraId="47A54278" w14:textId="3A36C3C2" w:rsidR="00785A43" w:rsidRPr="004142BC" w:rsidRDefault="00193593" w:rsidP="004142BC">
      <w:pPr>
        <w:pStyle w:val="ListParagraph"/>
        <w:numPr>
          <w:ilvl w:val="0"/>
          <w:numId w:val="57"/>
        </w:numPr>
        <w:spacing w:line="276" w:lineRule="auto"/>
        <w:jc w:val="both"/>
        <w:rPr>
          <w:rStyle w:val="cf01"/>
          <w:rFonts w:ascii="Arial" w:eastAsiaTheme="majorEastAsia" w:hAnsi="Arial" w:cstheme="majorBidi"/>
          <w:bCs/>
          <w:color w:val="000000" w:themeColor="text1"/>
          <w:sz w:val="24"/>
          <w:szCs w:val="24"/>
        </w:rPr>
      </w:pPr>
      <w:r w:rsidRPr="004142BC">
        <w:rPr>
          <w:rStyle w:val="cf01"/>
          <w:rFonts w:ascii="Arial" w:hAnsi="Arial" w:cs="Arial"/>
          <w:color w:val="000000" w:themeColor="text1"/>
          <w:sz w:val="22"/>
          <w:szCs w:val="22"/>
        </w:rPr>
        <w:t>reusable packaging supplied by a service provider (this would be reported by the service provider under the service provider producer function</w:t>
      </w:r>
      <w:r w:rsidR="008500C4" w:rsidRPr="004142BC">
        <w:rPr>
          <w:rStyle w:val="cf01"/>
          <w:rFonts w:ascii="Arial" w:hAnsi="Arial" w:cs="Arial"/>
          <w:color w:val="000000" w:themeColor="text1"/>
          <w:sz w:val="22"/>
          <w:szCs w:val="22"/>
        </w:rPr>
        <w:t>).</w:t>
      </w:r>
    </w:p>
    <w:p w14:paraId="5AF34C37" w14:textId="77777777" w:rsidR="001C6EC9" w:rsidRDefault="001C6EC9" w:rsidP="00A869D2">
      <w:pPr>
        <w:pStyle w:val="pf0"/>
        <w:spacing w:before="240" w:beforeAutospacing="0"/>
        <w:rPr>
          <w:rStyle w:val="cf01"/>
          <w:rFonts w:ascii="Arial" w:eastAsiaTheme="majorEastAsia" w:hAnsi="Arial" w:cs="Arial"/>
          <w:b/>
          <w:bCs/>
          <w:sz w:val="24"/>
          <w:szCs w:val="24"/>
        </w:rPr>
      </w:pPr>
    </w:p>
    <w:p w14:paraId="49E5851E" w14:textId="77777777" w:rsidR="005C6BA0" w:rsidRDefault="005C6BA0" w:rsidP="00A869D2">
      <w:pPr>
        <w:pStyle w:val="pf0"/>
        <w:spacing w:before="240" w:beforeAutospacing="0"/>
        <w:rPr>
          <w:rStyle w:val="cf01"/>
          <w:rFonts w:ascii="Arial" w:eastAsiaTheme="majorEastAsia" w:hAnsi="Arial" w:cs="Arial"/>
          <w:b/>
          <w:bCs/>
          <w:sz w:val="24"/>
          <w:szCs w:val="24"/>
        </w:rPr>
      </w:pPr>
    </w:p>
    <w:p w14:paraId="1173D01E" w14:textId="6019DAFF" w:rsidR="00A869D2" w:rsidRPr="00921A73" w:rsidRDefault="00A869D2" w:rsidP="00A869D2">
      <w:pPr>
        <w:pStyle w:val="pf0"/>
        <w:spacing w:before="240" w:beforeAutospacing="0"/>
        <w:rPr>
          <w:rStyle w:val="cf01"/>
          <w:rFonts w:ascii="Arial" w:eastAsiaTheme="majorEastAsia" w:hAnsi="Arial" w:cs="Arial"/>
          <w:b/>
          <w:bCs/>
          <w:sz w:val="24"/>
          <w:szCs w:val="24"/>
        </w:rPr>
      </w:pPr>
      <w:r w:rsidRPr="00921A73">
        <w:rPr>
          <w:rStyle w:val="cf01"/>
          <w:rFonts w:ascii="Arial" w:eastAsiaTheme="majorEastAsia" w:hAnsi="Arial" w:cs="Arial"/>
          <w:b/>
          <w:bCs/>
          <w:sz w:val="24"/>
          <w:szCs w:val="24"/>
        </w:rPr>
        <w:t>Overseas brand owner</w:t>
      </w:r>
    </w:p>
    <w:p w14:paraId="0A51EB37" w14:textId="1BF9D708" w:rsidR="009E58E3" w:rsidRPr="00710967" w:rsidRDefault="009E58E3" w:rsidP="00CC0E48">
      <w:pPr>
        <w:spacing w:line="276" w:lineRule="auto"/>
        <w:jc w:val="both"/>
        <w:rPr>
          <w:rFonts w:ascii="Arial" w:hAnsi="Arial" w:cs="Arial"/>
        </w:rPr>
      </w:pPr>
      <w:r w:rsidRPr="00710967">
        <w:rPr>
          <w:rFonts w:ascii="Arial" w:hAnsi="Arial" w:cs="Arial"/>
        </w:rPr>
        <w:t xml:space="preserve">Where a company supplies branded packaging </w:t>
      </w:r>
      <w:r w:rsidR="000563F2" w:rsidRPr="00710967">
        <w:rPr>
          <w:rFonts w:ascii="Arial" w:hAnsi="Arial" w:cs="Arial"/>
        </w:rPr>
        <w:t xml:space="preserve">bearing a </w:t>
      </w:r>
      <w:r w:rsidRPr="00710967">
        <w:rPr>
          <w:rFonts w:ascii="Arial" w:hAnsi="Arial" w:cs="Arial"/>
        </w:rPr>
        <w:t xml:space="preserve">brand </w:t>
      </w:r>
      <w:r w:rsidR="000563F2" w:rsidRPr="00710967">
        <w:rPr>
          <w:rFonts w:ascii="Arial" w:hAnsi="Arial" w:cs="Arial"/>
        </w:rPr>
        <w:t xml:space="preserve">that </w:t>
      </w:r>
      <w:r w:rsidRPr="00710967">
        <w:rPr>
          <w:rFonts w:ascii="Arial" w:hAnsi="Arial" w:cs="Arial"/>
        </w:rPr>
        <w:t>is owned by an overseas company, the company supplying the packaging</w:t>
      </w:r>
      <w:r w:rsidR="00155D90" w:rsidRPr="00710967">
        <w:rPr>
          <w:rFonts w:ascii="Arial" w:hAnsi="Arial" w:cs="Arial"/>
        </w:rPr>
        <w:t xml:space="preserve"> in the UK</w:t>
      </w:r>
      <w:r w:rsidRPr="00710967">
        <w:rPr>
          <w:rFonts w:ascii="Arial" w:hAnsi="Arial" w:cs="Arial"/>
        </w:rPr>
        <w:t xml:space="preserve"> must report the packaging as the brand owner if:</w:t>
      </w:r>
    </w:p>
    <w:p w14:paraId="25F7CC30" w14:textId="222C5372" w:rsidR="00155D90" w:rsidRPr="00710967" w:rsidRDefault="00DA6B4C" w:rsidP="004142BC">
      <w:pPr>
        <w:pStyle w:val="ListParagraph"/>
        <w:numPr>
          <w:ilvl w:val="0"/>
          <w:numId w:val="58"/>
        </w:numPr>
        <w:spacing w:line="276" w:lineRule="auto"/>
        <w:jc w:val="both"/>
        <w:rPr>
          <w:rFonts w:ascii="Arial" w:hAnsi="Arial" w:cs="Arial"/>
          <w:sz w:val="22"/>
          <w:szCs w:val="22"/>
        </w:rPr>
      </w:pPr>
      <w:r>
        <w:rPr>
          <w:rFonts w:ascii="Arial" w:hAnsi="Arial" w:cs="Arial"/>
          <w:sz w:val="22"/>
          <w:szCs w:val="22"/>
        </w:rPr>
        <w:t>T</w:t>
      </w:r>
      <w:r w:rsidR="00C53139" w:rsidRPr="00710967">
        <w:rPr>
          <w:rFonts w:ascii="Arial" w:hAnsi="Arial" w:cs="Arial"/>
          <w:sz w:val="22"/>
          <w:szCs w:val="22"/>
        </w:rPr>
        <w:t>he</w:t>
      </w:r>
      <w:r w:rsidR="00155D90" w:rsidRPr="00710967">
        <w:rPr>
          <w:rFonts w:ascii="Arial" w:hAnsi="Arial" w:cs="Arial"/>
          <w:sz w:val="22"/>
          <w:szCs w:val="22"/>
        </w:rPr>
        <w:t xml:space="preserve"> company is within the same corporate group as the overseas brand owner and</w:t>
      </w:r>
      <w:r w:rsidR="00F134EA" w:rsidRPr="00710967">
        <w:rPr>
          <w:rFonts w:ascii="Arial" w:hAnsi="Arial" w:cs="Arial"/>
          <w:sz w:val="22"/>
          <w:szCs w:val="22"/>
        </w:rPr>
        <w:t xml:space="preserve"> they are responsible for the import</w:t>
      </w:r>
      <w:r>
        <w:rPr>
          <w:rFonts w:ascii="Arial" w:hAnsi="Arial" w:cs="Arial"/>
          <w:sz w:val="22"/>
          <w:szCs w:val="22"/>
        </w:rPr>
        <w:t>;</w:t>
      </w:r>
      <w:r w:rsidR="00807E57">
        <w:rPr>
          <w:rFonts w:ascii="Arial" w:hAnsi="Arial" w:cs="Arial"/>
          <w:sz w:val="22"/>
          <w:szCs w:val="22"/>
        </w:rPr>
        <w:t xml:space="preserve"> and</w:t>
      </w:r>
      <w:r w:rsidR="0006298B">
        <w:rPr>
          <w:rFonts w:ascii="Arial" w:hAnsi="Arial" w:cs="Arial"/>
          <w:sz w:val="22"/>
          <w:szCs w:val="22"/>
        </w:rPr>
        <w:t>,</w:t>
      </w:r>
    </w:p>
    <w:p w14:paraId="03B94BE4" w14:textId="1989F48A" w:rsidR="009E58E3" w:rsidRPr="00710967" w:rsidRDefault="00DA6B4C" w:rsidP="004142BC">
      <w:pPr>
        <w:pStyle w:val="ListParagraph"/>
        <w:numPr>
          <w:ilvl w:val="0"/>
          <w:numId w:val="58"/>
        </w:numPr>
        <w:spacing w:line="276" w:lineRule="auto"/>
        <w:jc w:val="both"/>
        <w:rPr>
          <w:rFonts w:ascii="Arial" w:hAnsi="Arial" w:cs="Arial"/>
          <w:sz w:val="22"/>
          <w:szCs w:val="22"/>
        </w:rPr>
      </w:pPr>
      <w:r>
        <w:rPr>
          <w:rFonts w:ascii="Arial" w:hAnsi="Arial" w:cs="Arial"/>
          <w:sz w:val="22"/>
          <w:szCs w:val="22"/>
        </w:rPr>
        <w:t>T</w:t>
      </w:r>
      <w:r w:rsidR="009E58E3" w:rsidRPr="00710967">
        <w:rPr>
          <w:rFonts w:ascii="Arial" w:hAnsi="Arial" w:cs="Arial"/>
          <w:sz w:val="22"/>
          <w:szCs w:val="22"/>
        </w:rPr>
        <w:t>he brand owner is not established in the UK</w:t>
      </w:r>
      <w:r w:rsidR="00C53139" w:rsidRPr="00710967">
        <w:rPr>
          <w:rFonts w:ascii="Arial" w:hAnsi="Arial" w:cs="Arial"/>
          <w:sz w:val="22"/>
          <w:szCs w:val="22"/>
        </w:rPr>
        <w:t>.</w:t>
      </w:r>
    </w:p>
    <w:p w14:paraId="27A90CB3" w14:textId="551D2683" w:rsidR="009E58E3" w:rsidRPr="008600C5" w:rsidRDefault="00AB6FD5" w:rsidP="00CC0E48">
      <w:pPr>
        <w:pStyle w:val="pf0"/>
        <w:spacing w:before="240" w:beforeAutospacing="0" w:line="276" w:lineRule="auto"/>
        <w:jc w:val="both"/>
        <w:rPr>
          <w:rStyle w:val="cf01"/>
          <w:rFonts w:ascii="Arial" w:eastAsiaTheme="majorEastAsia" w:hAnsi="Arial" w:cs="Arial"/>
          <w:sz w:val="22"/>
          <w:szCs w:val="22"/>
        </w:rPr>
      </w:pPr>
      <w:r w:rsidRPr="008600C5">
        <w:rPr>
          <w:rFonts w:ascii="Arial" w:hAnsi="Arial" w:cs="Arial"/>
          <w:sz w:val="22"/>
          <w:szCs w:val="22"/>
        </w:rPr>
        <w:t xml:space="preserve">The existence of </w:t>
      </w:r>
      <w:r w:rsidR="0077059B" w:rsidRPr="008600C5">
        <w:rPr>
          <w:rFonts w:ascii="Arial" w:hAnsi="Arial" w:cs="Arial"/>
          <w:sz w:val="22"/>
          <w:szCs w:val="22"/>
        </w:rPr>
        <w:t>a</w:t>
      </w:r>
      <w:r w:rsidR="004A6372" w:rsidRPr="008600C5">
        <w:rPr>
          <w:rFonts w:ascii="Arial" w:hAnsi="Arial" w:cs="Arial"/>
          <w:sz w:val="22"/>
          <w:szCs w:val="22"/>
        </w:rPr>
        <w:t xml:space="preserve"> </w:t>
      </w:r>
      <w:r w:rsidR="00495352" w:rsidRPr="008600C5">
        <w:rPr>
          <w:rFonts w:ascii="Arial" w:hAnsi="Arial" w:cs="Arial"/>
          <w:sz w:val="22"/>
          <w:szCs w:val="22"/>
        </w:rPr>
        <w:t xml:space="preserve">UK </w:t>
      </w:r>
      <w:r w:rsidR="00C32265" w:rsidRPr="008600C5">
        <w:rPr>
          <w:rFonts w:ascii="Arial" w:hAnsi="Arial" w:cs="Arial"/>
          <w:sz w:val="22"/>
          <w:szCs w:val="22"/>
        </w:rPr>
        <w:t>legal entity within the same corporate group</w:t>
      </w:r>
      <w:r w:rsidR="00133CA6" w:rsidRPr="008600C5">
        <w:rPr>
          <w:rFonts w:ascii="Arial" w:hAnsi="Arial" w:cs="Arial"/>
          <w:sz w:val="22"/>
          <w:szCs w:val="22"/>
        </w:rPr>
        <w:t xml:space="preserve"> as </w:t>
      </w:r>
      <w:r w:rsidR="00495352" w:rsidRPr="008600C5">
        <w:rPr>
          <w:rFonts w:ascii="Arial" w:hAnsi="Arial" w:cs="Arial"/>
          <w:sz w:val="22"/>
          <w:szCs w:val="22"/>
        </w:rPr>
        <w:t xml:space="preserve">an overseas </w:t>
      </w:r>
      <w:r w:rsidR="00133CA6" w:rsidRPr="008600C5">
        <w:rPr>
          <w:rFonts w:ascii="Arial" w:hAnsi="Arial" w:cs="Arial"/>
          <w:sz w:val="22"/>
          <w:szCs w:val="22"/>
        </w:rPr>
        <w:t>brand-owner,</w:t>
      </w:r>
      <w:r w:rsidR="002429FA" w:rsidRPr="008600C5">
        <w:rPr>
          <w:rFonts w:ascii="Arial" w:hAnsi="Arial" w:cs="Arial"/>
          <w:sz w:val="22"/>
          <w:szCs w:val="22"/>
        </w:rPr>
        <w:t xml:space="preserve"> </w:t>
      </w:r>
      <w:r w:rsidR="007A3271" w:rsidRPr="008600C5">
        <w:rPr>
          <w:rFonts w:ascii="Arial" w:hAnsi="Arial" w:cs="Arial"/>
          <w:sz w:val="22"/>
          <w:szCs w:val="22"/>
        </w:rPr>
        <w:t>does not</w:t>
      </w:r>
      <w:r w:rsidR="000E33F9" w:rsidRPr="008600C5">
        <w:rPr>
          <w:rFonts w:ascii="Arial" w:hAnsi="Arial" w:cs="Arial"/>
          <w:sz w:val="22"/>
          <w:szCs w:val="22"/>
        </w:rPr>
        <w:t xml:space="preserve"> </w:t>
      </w:r>
      <w:r w:rsidR="00D03278" w:rsidRPr="008600C5">
        <w:rPr>
          <w:rFonts w:ascii="Arial" w:hAnsi="Arial" w:cs="Arial"/>
          <w:sz w:val="22"/>
          <w:szCs w:val="22"/>
        </w:rPr>
        <w:t>in</w:t>
      </w:r>
      <w:r w:rsidR="000D615D" w:rsidRPr="008600C5">
        <w:rPr>
          <w:rFonts w:ascii="Arial" w:hAnsi="Arial" w:cs="Arial"/>
          <w:sz w:val="22"/>
          <w:szCs w:val="22"/>
        </w:rPr>
        <w:t xml:space="preserve"> itself</w:t>
      </w:r>
      <w:r w:rsidR="000E33F9" w:rsidRPr="008600C5">
        <w:rPr>
          <w:rFonts w:ascii="Arial" w:hAnsi="Arial" w:cs="Arial"/>
          <w:sz w:val="22"/>
          <w:szCs w:val="22"/>
        </w:rPr>
        <w:t xml:space="preserve"> </w:t>
      </w:r>
      <w:r w:rsidR="00B15325" w:rsidRPr="008600C5">
        <w:rPr>
          <w:rFonts w:ascii="Arial" w:hAnsi="Arial" w:cs="Arial"/>
          <w:sz w:val="22"/>
          <w:szCs w:val="22"/>
        </w:rPr>
        <w:t>constitute the</w:t>
      </w:r>
      <w:r w:rsidR="00980EB4" w:rsidRPr="008600C5">
        <w:rPr>
          <w:rFonts w:ascii="Arial" w:hAnsi="Arial" w:cs="Arial"/>
          <w:sz w:val="22"/>
          <w:szCs w:val="22"/>
        </w:rPr>
        <w:t xml:space="preserve"> overseas</w:t>
      </w:r>
      <w:r w:rsidR="00B15325" w:rsidRPr="008600C5">
        <w:rPr>
          <w:rFonts w:ascii="Arial" w:hAnsi="Arial" w:cs="Arial"/>
          <w:sz w:val="22"/>
          <w:szCs w:val="22"/>
        </w:rPr>
        <w:t xml:space="preserve"> </w:t>
      </w:r>
      <w:r w:rsidR="00C53139" w:rsidRPr="008600C5">
        <w:rPr>
          <w:rFonts w:ascii="Arial" w:hAnsi="Arial" w:cs="Arial"/>
          <w:sz w:val="22"/>
          <w:szCs w:val="22"/>
        </w:rPr>
        <w:t xml:space="preserve">brand owner </w:t>
      </w:r>
      <w:r w:rsidR="00B4148A" w:rsidRPr="008600C5">
        <w:rPr>
          <w:rFonts w:ascii="Arial" w:hAnsi="Arial" w:cs="Arial"/>
          <w:sz w:val="22"/>
          <w:szCs w:val="22"/>
        </w:rPr>
        <w:t xml:space="preserve">being established in the UK. </w:t>
      </w:r>
      <w:r w:rsidR="007A3271" w:rsidRPr="008600C5">
        <w:rPr>
          <w:rFonts w:ascii="Arial" w:hAnsi="Arial" w:cs="Arial"/>
          <w:sz w:val="22"/>
          <w:szCs w:val="22"/>
        </w:rPr>
        <w:t xml:space="preserve"> </w:t>
      </w:r>
    </w:p>
    <w:p w14:paraId="271A0FB3" w14:textId="021AC16C" w:rsidR="00F052FC" w:rsidRPr="00710967" w:rsidRDefault="00004830" w:rsidP="00CC0E48">
      <w:pPr>
        <w:pStyle w:val="pf0"/>
        <w:spacing w:before="240" w:beforeAutospacing="0" w:line="276" w:lineRule="auto"/>
        <w:jc w:val="both"/>
        <w:rPr>
          <w:rStyle w:val="cf01"/>
          <w:rFonts w:ascii="Arial" w:eastAsiaTheme="majorEastAsia" w:hAnsi="Arial" w:cs="Arial"/>
          <w:sz w:val="22"/>
          <w:szCs w:val="22"/>
        </w:rPr>
      </w:pPr>
      <w:r w:rsidRPr="009E0DA9">
        <w:rPr>
          <w:rStyle w:val="cf01"/>
          <w:rFonts w:ascii="Arial" w:eastAsiaTheme="majorEastAsia" w:hAnsi="Arial" w:cs="Arial"/>
          <w:b/>
          <w:bCs/>
          <w:sz w:val="22"/>
          <w:szCs w:val="22"/>
        </w:rPr>
        <w:t xml:space="preserve">Example: </w:t>
      </w:r>
      <w:r w:rsidR="009E0DA9">
        <w:rPr>
          <w:rStyle w:val="cf01"/>
          <w:rFonts w:ascii="Arial" w:eastAsiaTheme="majorEastAsia" w:hAnsi="Arial" w:cs="Arial"/>
          <w:sz w:val="22"/>
          <w:szCs w:val="22"/>
        </w:rPr>
        <w:t>A</w:t>
      </w:r>
      <w:r w:rsidR="00A869D2" w:rsidRPr="00710967">
        <w:rPr>
          <w:rStyle w:val="cf01"/>
          <w:rFonts w:ascii="Arial" w:eastAsiaTheme="majorEastAsia" w:hAnsi="Arial" w:cs="Arial"/>
          <w:sz w:val="22"/>
          <w:szCs w:val="22"/>
        </w:rPr>
        <w:t xml:space="preserve"> </w:t>
      </w:r>
      <w:r w:rsidR="000727EE">
        <w:rPr>
          <w:rStyle w:val="cf01"/>
          <w:rFonts w:ascii="Arial" w:eastAsiaTheme="majorEastAsia" w:hAnsi="Arial" w:cs="Arial"/>
          <w:sz w:val="22"/>
          <w:szCs w:val="22"/>
        </w:rPr>
        <w:t xml:space="preserve">UK </w:t>
      </w:r>
      <w:r w:rsidR="00A869D2" w:rsidRPr="00710967">
        <w:rPr>
          <w:rStyle w:val="cf01"/>
          <w:rFonts w:ascii="Arial" w:eastAsiaTheme="majorEastAsia" w:hAnsi="Arial" w:cs="Arial"/>
          <w:sz w:val="22"/>
          <w:szCs w:val="22"/>
        </w:rPr>
        <w:t>company is a member of a</w:t>
      </w:r>
      <w:r w:rsidR="002B197B">
        <w:rPr>
          <w:rStyle w:val="cf01"/>
          <w:rFonts w:ascii="Arial" w:eastAsiaTheme="majorEastAsia" w:hAnsi="Arial" w:cs="Arial"/>
          <w:color w:val="0070C0"/>
          <w:sz w:val="22"/>
          <w:szCs w:val="22"/>
        </w:rPr>
        <w:t xml:space="preserve"> </w:t>
      </w:r>
      <w:r w:rsidR="006B2A62" w:rsidRPr="00710967">
        <w:rPr>
          <w:rStyle w:val="cf01"/>
          <w:rFonts w:ascii="Arial" w:eastAsiaTheme="majorEastAsia" w:hAnsi="Arial" w:cs="Arial"/>
          <w:sz w:val="22"/>
          <w:szCs w:val="22"/>
        </w:rPr>
        <w:t xml:space="preserve">corporate </w:t>
      </w:r>
      <w:r w:rsidR="00A869D2" w:rsidRPr="00710967">
        <w:rPr>
          <w:rStyle w:val="cf01"/>
          <w:rFonts w:ascii="Arial" w:eastAsiaTheme="majorEastAsia" w:hAnsi="Arial" w:cs="Arial"/>
          <w:sz w:val="22"/>
          <w:szCs w:val="22"/>
        </w:rPr>
        <w:t>group.</w:t>
      </w:r>
      <w:r w:rsidR="00C22359">
        <w:rPr>
          <w:rStyle w:val="cf01"/>
          <w:rFonts w:ascii="Arial" w:eastAsiaTheme="majorEastAsia" w:hAnsi="Arial" w:cs="Arial"/>
          <w:sz w:val="22"/>
          <w:szCs w:val="22"/>
        </w:rPr>
        <w:t xml:space="preserve"> </w:t>
      </w:r>
      <w:r w:rsidR="00A869D2" w:rsidRPr="00710967">
        <w:rPr>
          <w:rStyle w:val="cf01"/>
          <w:rFonts w:ascii="Arial" w:eastAsiaTheme="majorEastAsia" w:hAnsi="Arial" w:cs="Arial"/>
          <w:sz w:val="22"/>
          <w:szCs w:val="22"/>
        </w:rPr>
        <w:t xml:space="preserve">The UK company manufactures </w:t>
      </w:r>
      <w:r w:rsidR="0086340C" w:rsidRPr="00710967">
        <w:rPr>
          <w:rStyle w:val="cf01"/>
          <w:rFonts w:ascii="Arial" w:eastAsiaTheme="majorEastAsia" w:hAnsi="Arial" w:cs="Arial"/>
          <w:sz w:val="22"/>
          <w:szCs w:val="22"/>
        </w:rPr>
        <w:t xml:space="preserve">and supplies </w:t>
      </w:r>
      <w:r w:rsidR="00A869D2" w:rsidRPr="00710967">
        <w:rPr>
          <w:rStyle w:val="cf01"/>
          <w:rFonts w:ascii="Arial" w:eastAsiaTheme="majorEastAsia" w:hAnsi="Arial" w:cs="Arial"/>
          <w:sz w:val="22"/>
          <w:szCs w:val="22"/>
        </w:rPr>
        <w:t>branded packaging</w:t>
      </w:r>
      <w:r w:rsidR="004F08B6">
        <w:rPr>
          <w:rStyle w:val="cf01"/>
          <w:rFonts w:ascii="Arial" w:eastAsiaTheme="majorEastAsia" w:hAnsi="Arial" w:cs="Arial"/>
          <w:sz w:val="22"/>
          <w:szCs w:val="22"/>
        </w:rPr>
        <w:t xml:space="preserve">, and </w:t>
      </w:r>
      <w:r w:rsidR="00A869D2" w:rsidRPr="00710967">
        <w:rPr>
          <w:rStyle w:val="cf01"/>
          <w:rFonts w:ascii="Arial" w:eastAsiaTheme="majorEastAsia" w:hAnsi="Arial" w:cs="Arial"/>
          <w:sz w:val="22"/>
          <w:szCs w:val="22"/>
        </w:rPr>
        <w:t xml:space="preserve">the brand on that packaging is owned by </w:t>
      </w:r>
      <w:r w:rsidR="006B2A62" w:rsidRPr="00710967">
        <w:rPr>
          <w:rStyle w:val="cf01"/>
          <w:rFonts w:ascii="Arial" w:eastAsiaTheme="majorEastAsia" w:hAnsi="Arial" w:cs="Arial"/>
          <w:sz w:val="22"/>
          <w:szCs w:val="22"/>
        </w:rPr>
        <w:t xml:space="preserve">an </w:t>
      </w:r>
      <w:r w:rsidR="0086340C" w:rsidRPr="00710967">
        <w:rPr>
          <w:rStyle w:val="cf01"/>
          <w:rFonts w:ascii="Arial" w:eastAsiaTheme="majorEastAsia" w:hAnsi="Arial" w:cs="Arial"/>
          <w:sz w:val="22"/>
          <w:szCs w:val="22"/>
        </w:rPr>
        <w:t xml:space="preserve">overseas </w:t>
      </w:r>
      <w:r w:rsidR="00A869D2" w:rsidRPr="00710967">
        <w:rPr>
          <w:rStyle w:val="cf01"/>
          <w:rFonts w:ascii="Arial" w:eastAsiaTheme="majorEastAsia" w:hAnsi="Arial" w:cs="Arial"/>
          <w:sz w:val="22"/>
          <w:szCs w:val="22"/>
        </w:rPr>
        <w:t>member of the</w:t>
      </w:r>
      <w:r w:rsidR="0086340C" w:rsidRPr="00710967">
        <w:rPr>
          <w:rStyle w:val="cf01"/>
          <w:rFonts w:ascii="Arial" w:eastAsiaTheme="majorEastAsia" w:hAnsi="Arial" w:cs="Arial"/>
          <w:sz w:val="22"/>
          <w:szCs w:val="22"/>
        </w:rPr>
        <w:t xml:space="preserve"> same corporate</w:t>
      </w:r>
      <w:r w:rsidR="00A869D2" w:rsidRPr="00710967">
        <w:rPr>
          <w:rStyle w:val="cf01"/>
          <w:rFonts w:ascii="Arial" w:eastAsiaTheme="majorEastAsia" w:hAnsi="Arial" w:cs="Arial"/>
          <w:sz w:val="22"/>
          <w:szCs w:val="22"/>
        </w:rPr>
        <w:t xml:space="preserve"> group. </w:t>
      </w:r>
      <w:r w:rsidR="001307CC" w:rsidRPr="00710967">
        <w:rPr>
          <w:rStyle w:val="cf01"/>
          <w:rFonts w:ascii="Arial" w:eastAsiaTheme="majorEastAsia" w:hAnsi="Arial" w:cs="Arial"/>
          <w:sz w:val="22"/>
          <w:szCs w:val="22"/>
        </w:rPr>
        <w:t>T</w:t>
      </w:r>
      <w:r w:rsidR="00A869D2" w:rsidRPr="00710967">
        <w:rPr>
          <w:rStyle w:val="cf01"/>
          <w:rFonts w:ascii="Arial" w:eastAsiaTheme="majorEastAsia" w:hAnsi="Arial" w:cs="Arial"/>
          <w:sz w:val="22"/>
          <w:szCs w:val="22"/>
        </w:rPr>
        <w:t xml:space="preserve">he UK company must report this packaging as </w:t>
      </w:r>
      <w:r w:rsidR="00F052FC" w:rsidRPr="00710967">
        <w:rPr>
          <w:rStyle w:val="cf01"/>
          <w:rFonts w:ascii="Arial" w:eastAsiaTheme="majorEastAsia" w:hAnsi="Arial" w:cs="Arial"/>
          <w:sz w:val="22"/>
          <w:szCs w:val="22"/>
        </w:rPr>
        <w:t xml:space="preserve">the </w:t>
      </w:r>
      <w:r w:rsidR="008C144F" w:rsidRPr="00710967">
        <w:rPr>
          <w:rStyle w:val="cf01"/>
          <w:rFonts w:ascii="Arial" w:eastAsiaTheme="majorEastAsia" w:hAnsi="Arial" w:cs="Arial"/>
          <w:sz w:val="22"/>
          <w:szCs w:val="22"/>
        </w:rPr>
        <w:t>brand owner</w:t>
      </w:r>
      <w:r w:rsidR="00253763" w:rsidRPr="00710967">
        <w:rPr>
          <w:rStyle w:val="cf01"/>
          <w:rFonts w:ascii="Arial" w:eastAsiaTheme="majorEastAsia" w:hAnsi="Arial" w:cs="Arial"/>
          <w:sz w:val="22"/>
          <w:szCs w:val="22"/>
        </w:rPr>
        <w:t xml:space="preserve"> and</w:t>
      </w:r>
      <w:r w:rsidR="0028361C" w:rsidRPr="00710967">
        <w:rPr>
          <w:rStyle w:val="cf01"/>
          <w:rFonts w:ascii="Arial" w:eastAsiaTheme="majorEastAsia" w:hAnsi="Arial" w:cs="Arial"/>
          <w:sz w:val="22"/>
          <w:szCs w:val="22"/>
        </w:rPr>
        <w:t xml:space="preserve"> must </w:t>
      </w:r>
      <w:r w:rsidR="00A869D2" w:rsidRPr="00710967">
        <w:rPr>
          <w:rStyle w:val="cf01"/>
          <w:rFonts w:ascii="Arial" w:eastAsiaTheme="majorEastAsia" w:hAnsi="Arial" w:cs="Arial"/>
          <w:sz w:val="22"/>
          <w:szCs w:val="22"/>
        </w:rPr>
        <w:t xml:space="preserve">include the brand name or trademark on the brand template that they upload to the RPD system. </w:t>
      </w:r>
    </w:p>
    <w:p w14:paraId="2303BF87" w14:textId="3273FF68" w:rsidR="00A869D2" w:rsidRDefault="00A869D2" w:rsidP="00CC0E48">
      <w:pPr>
        <w:pStyle w:val="pf0"/>
        <w:spacing w:before="240" w:beforeAutospacing="0" w:line="276" w:lineRule="auto"/>
        <w:jc w:val="both"/>
        <w:rPr>
          <w:rFonts w:ascii="Arial" w:hAnsi="Arial" w:cs="Arial"/>
          <w:sz w:val="22"/>
          <w:szCs w:val="22"/>
        </w:rPr>
      </w:pPr>
      <w:r w:rsidRPr="00710967">
        <w:rPr>
          <w:rStyle w:val="cf01"/>
          <w:rFonts w:ascii="Arial" w:eastAsiaTheme="majorEastAsia" w:hAnsi="Arial" w:cs="Arial"/>
          <w:sz w:val="22"/>
          <w:szCs w:val="22"/>
        </w:rPr>
        <w:t xml:space="preserve">More information, including links to the brand information template can be found at </w:t>
      </w:r>
      <w:hyperlink r:id="rId39" w:history="1">
        <w:r w:rsidRPr="00641596">
          <w:rPr>
            <w:rStyle w:val="Hyperlink"/>
            <w:rFonts w:ascii="Arial" w:hAnsi="Arial" w:cs="Arial"/>
            <w:sz w:val="22"/>
            <w:szCs w:val="22"/>
          </w:rPr>
          <w:t>Organisation details file specification for extended producer responsibility - GOV.UK</w:t>
        </w:r>
      </w:hyperlink>
      <w:r>
        <w:rPr>
          <w:rFonts w:ascii="Arial" w:hAnsi="Arial" w:cs="Arial"/>
          <w:sz w:val="22"/>
          <w:szCs w:val="22"/>
        </w:rPr>
        <w:t>.</w:t>
      </w:r>
    </w:p>
    <w:p w14:paraId="520623FF" w14:textId="1CF86565" w:rsidR="0086137B" w:rsidRDefault="00C7120C" w:rsidP="00CC0E48">
      <w:pPr>
        <w:pStyle w:val="pf0"/>
        <w:spacing w:before="240" w:beforeAutospacing="0" w:line="276" w:lineRule="auto"/>
        <w:jc w:val="both"/>
        <w:rPr>
          <w:rFonts w:ascii="Arial" w:hAnsi="Arial" w:cs="Arial"/>
          <w:sz w:val="22"/>
          <w:szCs w:val="22"/>
        </w:rPr>
      </w:pPr>
      <w:r>
        <w:rPr>
          <w:rFonts w:ascii="Arial" w:hAnsi="Arial" w:cs="Arial"/>
          <w:sz w:val="22"/>
          <w:szCs w:val="22"/>
        </w:rPr>
        <w:t xml:space="preserve">Please see </w:t>
      </w:r>
      <w:r w:rsidRPr="009265A2">
        <w:rPr>
          <w:rFonts w:ascii="Arial" w:hAnsi="Arial" w:cs="Arial"/>
          <w:sz w:val="22"/>
          <w:szCs w:val="22"/>
        </w:rPr>
        <w:t>Section 3:1</w:t>
      </w:r>
      <w:r w:rsidR="006B6259" w:rsidRPr="009265A2">
        <w:rPr>
          <w:rFonts w:ascii="Arial" w:hAnsi="Arial" w:cs="Arial"/>
          <w:sz w:val="22"/>
          <w:szCs w:val="22"/>
        </w:rPr>
        <w:t>2</w:t>
      </w:r>
      <w:r>
        <w:rPr>
          <w:rFonts w:ascii="Arial" w:hAnsi="Arial" w:cs="Arial"/>
          <w:sz w:val="22"/>
          <w:szCs w:val="22"/>
        </w:rPr>
        <w:t xml:space="preserve"> for more information about unfilled branded packaging</w:t>
      </w:r>
      <w:r w:rsidR="0086137B">
        <w:rPr>
          <w:rFonts w:ascii="Arial" w:hAnsi="Arial" w:cs="Arial"/>
          <w:sz w:val="22"/>
          <w:szCs w:val="22"/>
        </w:rPr>
        <w:t>.</w:t>
      </w:r>
    </w:p>
    <w:p w14:paraId="2F874366" w14:textId="77777777" w:rsidR="0036572F" w:rsidRDefault="0036572F" w:rsidP="00A869D2">
      <w:pPr>
        <w:pStyle w:val="pf0"/>
        <w:spacing w:before="240" w:beforeAutospacing="0" w:line="276" w:lineRule="auto"/>
        <w:jc w:val="both"/>
        <w:rPr>
          <w:rFonts w:ascii="Arial" w:hAnsi="Arial" w:cs="Arial"/>
          <w:sz w:val="22"/>
          <w:szCs w:val="22"/>
        </w:rPr>
      </w:pPr>
    </w:p>
    <w:p w14:paraId="54D384FF" w14:textId="77777777" w:rsidR="00A33667" w:rsidRPr="00A122F3" w:rsidRDefault="00A33667" w:rsidP="003D252B">
      <w:pPr>
        <w:pStyle w:val="ListParagraph"/>
        <w:widowControl w:val="0"/>
        <w:numPr>
          <w:ilvl w:val="0"/>
          <w:numId w:val="24"/>
        </w:numPr>
        <w:autoSpaceDE w:val="0"/>
        <w:autoSpaceDN w:val="0"/>
        <w:adjustRightInd w:val="0"/>
        <w:spacing w:line="276" w:lineRule="auto"/>
        <w:ind w:left="709" w:hanging="283"/>
        <w:jc w:val="both"/>
        <w:rPr>
          <w:rFonts w:ascii="Arial" w:eastAsiaTheme="majorEastAsia" w:hAnsi="Arial" w:cstheme="majorBidi"/>
          <w:b/>
          <w:bCs/>
          <w:color w:val="008631"/>
          <w:sz w:val="32"/>
          <w:szCs w:val="32"/>
        </w:rPr>
      </w:pPr>
      <w:bookmarkStart w:id="26" w:name="APs_MultiBranded"/>
      <w:r w:rsidRPr="00A122F3">
        <w:rPr>
          <w:rFonts w:ascii="Arial" w:eastAsiaTheme="majorEastAsia" w:hAnsi="Arial" w:cstheme="majorBidi"/>
          <w:b/>
          <w:bCs/>
          <w:color w:val="008631"/>
          <w:sz w:val="32"/>
          <w:szCs w:val="32"/>
        </w:rPr>
        <w:t xml:space="preserve">Multi branded packaging    </w:t>
      </w:r>
    </w:p>
    <w:bookmarkEnd w:id="26"/>
    <w:p w14:paraId="51A1FF9B" w14:textId="77777777" w:rsidR="00A33667" w:rsidRDefault="00A33667" w:rsidP="00A33667">
      <w:pPr>
        <w:spacing w:line="276" w:lineRule="auto"/>
        <w:jc w:val="both"/>
        <w:rPr>
          <w:rFonts w:ascii="Arial" w:hAnsi="Arial" w:cs="Arial"/>
          <w:b/>
          <w:bCs/>
        </w:rPr>
      </w:pPr>
    </w:p>
    <w:p w14:paraId="4ED7B666" w14:textId="77777777" w:rsidR="00A33667" w:rsidRPr="00913152" w:rsidRDefault="00A33667" w:rsidP="00A33667">
      <w:pPr>
        <w:spacing w:line="276" w:lineRule="auto"/>
        <w:jc w:val="both"/>
        <w:rPr>
          <w:rFonts w:ascii="Arial" w:hAnsi="Arial" w:cs="Arial"/>
          <w:b/>
          <w:bCs/>
          <w:sz w:val="24"/>
          <w:szCs w:val="24"/>
        </w:rPr>
      </w:pPr>
      <w:r w:rsidRPr="00913152">
        <w:rPr>
          <w:rFonts w:ascii="Arial" w:hAnsi="Arial" w:cs="Arial"/>
          <w:b/>
          <w:bCs/>
          <w:sz w:val="24"/>
          <w:szCs w:val="24"/>
        </w:rPr>
        <w:t xml:space="preserve">Dual or multi branded packaging </w:t>
      </w:r>
    </w:p>
    <w:p w14:paraId="531F8B28" w14:textId="60A7F1ED" w:rsidR="0050132C" w:rsidRDefault="00A33667" w:rsidP="00A33667">
      <w:pPr>
        <w:spacing w:line="276" w:lineRule="auto"/>
        <w:jc w:val="both"/>
        <w:rPr>
          <w:rFonts w:ascii="Arial" w:hAnsi="Arial" w:cs="Arial"/>
        </w:rPr>
      </w:pPr>
      <w:r w:rsidRPr="00913152">
        <w:rPr>
          <w:rFonts w:ascii="Arial" w:hAnsi="Arial" w:cs="Arial"/>
        </w:rPr>
        <w:t xml:space="preserve">If packaging bears more than one brand, the producer who makes the first supply of the filled packaging is the producer in relation to that packaging. </w:t>
      </w:r>
    </w:p>
    <w:p w14:paraId="140444CE" w14:textId="77777777" w:rsidR="00A33667" w:rsidRPr="00913152" w:rsidRDefault="00A33667" w:rsidP="00A33667">
      <w:pPr>
        <w:spacing w:line="276" w:lineRule="auto"/>
        <w:jc w:val="both"/>
        <w:rPr>
          <w:rFonts w:ascii="Arial" w:hAnsi="Arial" w:cs="Arial"/>
        </w:rPr>
      </w:pPr>
      <w:r w:rsidRPr="00913152">
        <w:rPr>
          <w:rFonts w:ascii="Arial" w:hAnsi="Arial" w:cs="Arial"/>
          <w:b/>
          <w:bCs/>
        </w:rPr>
        <w:t>Example:</w:t>
      </w:r>
      <w:r w:rsidRPr="00913152">
        <w:rPr>
          <w:rFonts w:ascii="Arial" w:hAnsi="Arial" w:cs="Arial"/>
        </w:rPr>
        <w:t xml:space="preserve"> a crisp manufacturer brand owner is the producer for its branded crisp packaging even if the packaging also bears the brand of another product the crisps are flavoured with, because the crisp manufacturer makes the first supply of the packaged crisps to a supermarket retailer. </w:t>
      </w:r>
    </w:p>
    <w:p w14:paraId="02D05D52" w14:textId="2F01F76A" w:rsidR="00A33667" w:rsidRPr="00913152" w:rsidRDefault="00A33667" w:rsidP="00A33667">
      <w:pPr>
        <w:spacing w:line="276" w:lineRule="auto"/>
        <w:jc w:val="both"/>
        <w:rPr>
          <w:rFonts w:ascii="Arial" w:eastAsia="Times New Roman" w:hAnsi="Arial" w:cs="Arial"/>
          <w:iCs/>
        </w:rPr>
      </w:pPr>
      <w:r w:rsidRPr="00913152">
        <w:rPr>
          <w:rFonts w:ascii="Arial" w:hAnsi="Arial" w:cs="Arial"/>
          <w:b/>
          <w:iCs/>
        </w:rPr>
        <w:t>Example:</w:t>
      </w:r>
      <w:r w:rsidRPr="00913152">
        <w:rPr>
          <w:rFonts w:ascii="Arial" w:hAnsi="Arial" w:cs="Arial"/>
          <w:iCs/>
        </w:rPr>
        <w:t xml:space="preserve"> A food manufacturer makes products under </w:t>
      </w:r>
      <w:r w:rsidRPr="00913152">
        <w:rPr>
          <w:rFonts w:ascii="Arial" w:hAnsi="Arial" w:cs="Arial"/>
        </w:rPr>
        <w:t xml:space="preserve">a </w:t>
      </w:r>
      <w:r w:rsidRPr="00913152">
        <w:rPr>
          <w:rFonts w:ascii="Arial" w:hAnsi="Arial" w:cs="Arial"/>
          <w:iCs/>
        </w:rPr>
        <w:t>licence for a supermarket retailer</w:t>
      </w:r>
      <w:r w:rsidRPr="00913152">
        <w:rPr>
          <w:rFonts w:ascii="Arial" w:hAnsi="Arial" w:cs="Arial"/>
        </w:rPr>
        <w:t xml:space="preserve"> which allows the manufacturer to place the supermarket’s brand on the product packaging.</w:t>
      </w:r>
      <w:r w:rsidRPr="00913152">
        <w:rPr>
          <w:rFonts w:ascii="Arial" w:hAnsi="Arial" w:cs="Arial"/>
          <w:iCs/>
        </w:rPr>
        <w:t xml:space="preserve"> The manufacturer’s brand and the supermarket’s brand are on the front of the packaging, and the rear of the packaging states that the product was ‘produced for’ the supermarket. </w:t>
      </w:r>
      <w:r w:rsidRPr="00913152">
        <w:rPr>
          <w:rFonts w:ascii="Arial" w:eastAsia="Times New Roman" w:hAnsi="Arial" w:cs="Arial"/>
          <w:iCs/>
        </w:rPr>
        <w:t>As the food manufacturer makes the first supply of the packaging when it is filled to the supermarket, the food manufacturer will be obligated to collect and report this packaging as the brand owner.</w:t>
      </w:r>
    </w:p>
    <w:p w14:paraId="0E98B509" w14:textId="77777777" w:rsidR="00A33667" w:rsidRPr="008600C5" w:rsidRDefault="00A33667" w:rsidP="00A33667">
      <w:pPr>
        <w:spacing w:line="276" w:lineRule="auto"/>
        <w:jc w:val="both"/>
        <w:rPr>
          <w:rFonts w:ascii="Arial" w:eastAsia="Times New Roman" w:hAnsi="Arial" w:cs="Arial"/>
          <w:iCs/>
        </w:rPr>
      </w:pPr>
      <w:r w:rsidRPr="00913152">
        <w:rPr>
          <w:rFonts w:ascii="Arial" w:eastAsia="Times New Roman" w:hAnsi="Arial" w:cs="Arial"/>
          <w:b/>
          <w:bCs/>
          <w:iCs/>
        </w:rPr>
        <w:t>Example:</w:t>
      </w:r>
      <w:r w:rsidRPr="00913152">
        <w:rPr>
          <w:rFonts w:ascii="Arial" w:eastAsia="Times New Roman" w:hAnsi="Arial" w:cs="Arial"/>
          <w:iCs/>
        </w:rPr>
        <w:t xml:space="preserve"> A food manufacturer produces goods with packaging that is co-branded with two brands. It owns one of the brands. The food manufacturer sells the filled co-branded packaging to wholesalers, who then supply the products to retailers. The first supply of the filled branded packaging </w:t>
      </w:r>
      <w:r w:rsidRPr="00913152">
        <w:rPr>
          <w:rFonts w:ascii="Arial" w:eastAsia="Times New Roman" w:hAnsi="Arial" w:cs="Arial"/>
        </w:rPr>
        <w:t>i</w:t>
      </w:r>
      <w:r w:rsidRPr="00913152">
        <w:rPr>
          <w:rFonts w:ascii="Arial" w:eastAsia="Times New Roman" w:hAnsi="Arial" w:cs="Arial"/>
          <w:iCs/>
        </w:rPr>
        <w:t xml:space="preserve">s made by the food manufacturer to the wholesalers, so the food </w:t>
      </w:r>
      <w:r w:rsidRPr="008600C5">
        <w:rPr>
          <w:rFonts w:ascii="Arial" w:eastAsia="Times New Roman" w:hAnsi="Arial" w:cs="Arial"/>
          <w:iCs/>
        </w:rPr>
        <w:t xml:space="preserve">manufacturer must report this packaging as the brand owner. </w:t>
      </w:r>
    </w:p>
    <w:p w14:paraId="0F83A3EF" w14:textId="3B843FC9" w:rsidR="00CA31E9" w:rsidRPr="008600C5" w:rsidRDefault="00FB1059" w:rsidP="00CA31E9">
      <w:pPr>
        <w:rPr>
          <w:rFonts w:ascii="Arial" w:hAnsi="Arial" w:cs="Arial"/>
        </w:rPr>
      </w:pPr>
      <w:r w:rsidRPr="008600C5">
        <w:rPr>
          <w:rFonts w:ascii="Arial" w:eastAsia="Times New Roman" w:hAnsi="Arial" w:cs="Arial"/>
          <w:b/>
          <w:bCs/>
          <w:iCs/>
        </w:rPr>
        <w:t>Example</w:t>
      </w:r>
      <w:r w:rsidRPr="008600C5">
        <w:rPr>
          <w:rFonts w:ascii="Arial" w:eastAsia="Times New Roman" w:hAnsi="Arial" w:cs="Arial"/>
          <w:iCs/>
        </w:rPr>
        <w:t xml:space="preserve">: </w:t>
      </w:r>
      <w:r w:rsidR="00CA31E9" w:rsidRPr="008600C5">
        <w:rPr>
          <w:rFonts w:ascii="Arial" w:hAnsi="Arial" w:cs="Arial"/>
        </w:rPr>
        <w:t>A food manufacturer pack</w:t>
      </w:r>
      <w:r w:rsidR="71E0D166" w:rsidRPr="008600C5">
        <w:rPr>
          <w:rFonts w:ascii="Arial" w:hAnsi="Arial" w:cs="Arial"/>
        </w:rPr>
        <w:t>s</w:t>
      </w:r>
      <w:r w:rsidR="00CA31E9" w:rsidRPr="008600C5">
        <w:rPr>
          <w:rFonts w:ascii="Arial" w:hAnsi="Arial" w:cs="Arial"/>
        </w:rPr>
        <w:t xml:space="preserve">/fills </w:t>
      </w:r>
      <w:r w:rsidR="00527482" w:rsidRPr="008600C5">
        <w:rPr>
          <w:rFonts w:ascii="Arial" w:hAnsi="Arial" w:cs="Arial"/>
        </w:rPr>
        <w:t xml:space="preserve">goods </w:t>
      </w:r>
      <w:r w:rsidR="00CA31E9" w:rsidRPr="008600C5">
        <w:rPr>
          <w:rFonts w:ascii="Arial" w:hAnsi="Arial" w:cs="Arial"/>
        </w:rPr>
        <w:t xml:space="preserve">into packaging that </w:t>
      </w:r>
      <w:r w:rsidR="003A38D7" w:rsidRPr="008600C5">
        <w:rPr>
          <w:rFonts w:ascii="Arial" w:hAnsi="Arial" w:cs="Arial"/>
        </w:rPr>
        <w:t>is co-branded with</w:t>
      </w:r>
      <w:r w:rsidR="00CA31E9" w:rsidRPr="008600C5">
        <w:rPr>
          <w:rFonts w:ascii="Arial" w:hAnsi="Arial" w:cs="Arial"/>
        </w:rPr>
        <w:t xml:space="preserve"> </w:t>
      </w:r>
      <w:r w:rsidR="008E7125" w:rsidRPr="008600C5">
        <w:rPr>
          <w:rFonts w:ascii="Arial" w:hAnsi="Arial" w:cs="Arial"/>
        </w:rPr>
        <w:t>the</w:t>
      </w:r>
      <w:r w:rsidR="00C5387A" w:rsidRPr="008600C5">
        <w:rPr>
          <w:rFonts w:ascii="Arial" w:hAnsi="Arial" w:cs="Arial"/>
        </w:rPr>
        <w:t>ir</w:t>
      </w:r>
      <w:r w:rsidR="00CA31E9" w:rsidRPr="008600C5">
        <w:rPr>
          <w:rFonts w:ascii="Arial" w:hAnsi="Arial" w:cs="Arial"/>
        </w:rPr>
        <w:t xml:space="preserve"> brand</w:t>
      </w:r>
      <w:r w:rsidR="00C5387A" w:rsidRPr="008600C5">
        <w:rPr>
          <w:rFonts w:ascii="Arial" w:hAnsi="Arial" w:cs="Arial"/>
        </w:rPr>
        <w:t>,</w:t>
      </w:r>
      <w:r w:rsidR="008E7125" w:rsidRPr="008600C5">
        <w:rPr>
          <w:rFonts w:ascii="Arial" w:hAnsi="Arial" w:cs="Arial"/>
        </w:rPr>
        <w:t xml:space="preserve"> and </w:t>
      </w:r>
      <w:r w:rsidR="00CA31E9" w:rsidRPr="008600C5">
        <w:rPr>
          <w:rFonts w:ascii="Arial" w:hAnsi="Arial" w:cs="Arial"/>
        </w:rPr>
        <w:t xml:space="preserve">a retailer’s brand. </w:t>
      </w:r>
      <w:r w:rsidR="005867AD" w:rsidRPr="008600C5">
        <w:rPr>
          <w:rFonts w:ascii="Arial" w:hAnsi="Arial" w:cs="Arial"/>
        </w:rPr>
        <w:t xml:space="preserve">The retailer owns the </w:t>
      </w:r>
      <w:r w:rsidR="001E7181" w:rsidRPr="008600C5">
        <w:rPr>
          <w:rFonts w:ascii="Arial" w:hAnsi="Arial" w:cs="Arial"/>
        </w:rPr>
        <w:t>empty</w:t>
      </w:r>
      <w:r w:rsidR="005867AD" w:rsidRPr="008600C5">
        <w:rPr>
          <w:rFonts w:ascii="Arial" w:hAnsi="Arial" w:cs="Arial"/>
        </w:rPr>
        <w:t xml:space="preserve"> packaging </w:t>
      </w:r>
      <w:r w:rsidR="00FC27ED" w:rsidRPr="008600C5">
        <w:rPr>
          <w:rFonts w:ascii="Arial" w:hAnsi="Arial" w:cs="Arial"/>
        </w:rPr>
        <w:t>at the time of</w:t>
      </w:r>
      <w:r w:rsidR="005867AD" w:rsidRPr="008600C5">
        <w:rPr>
          <w:rFonts w:ascii="Arial" w:hAnsi="Arial" w:cs="Arial"/>
        </w:rPr>
        <w:t xml:space="preserve"> pack/fill</w:t>
      </w:r>
      <w:r w:rsidR="00FC27ED" w:rsidRPr="008600C5">
        <w:rPr>
          <w:rFonts w:ascii="Arial" w:hAnsi="Arial" w:cs="Arial"/>
        </w:rPr>
        <w:t>ing</w:t>
      </w:r>
      <w:r w:rsidR="00B3105A" w:rsidRPr="008600C5">
        <w:rPr>
          <w:rFonts w:ascii="Arial" w:hAnsi="Arial" w:cs="Arial"/>
        </w:rPr>
        <w:t xml:space="preserve"> by the manufacturer</w:t>
      </w:r>
      <w:r w:rsidR="00FC27ED" w:rsidRPr="008600C5">
        <w:rPr>
          <w:rFonts w:ascii="Arial" w:hAnsi="Arial" w:cs="Arial"/>
        </w:rPr>
        <w:t xml:space="preserve">. The manufacturer </w:t>
      </w:r>
      <w:r w:rsidR="003A38D7" w:rsidRPr="008600C5">
        <w:rPr>
          <w:rFonts w:ascii="Arial" w:hAnsi="Arial" w:cs="Arial"/>
        </w:rPr>
        <w:t xml:space="preserve">passes the packaged goods </w:t>
      </w:r>
      <w:r w:rsidR="007D7CF9" w:rsidRPr="008600C5">
        <w:rPr>
          <w:rFonts w:ascii="Arial" w:hAnsi="Arial" w:cs="Arial"/>
        </w:rPr>
        <w:t xml:space="preserve">to the </w:t>
      </w:r>
      <w:r w:rsidR="00CA31E9" w:rsidRPr="008600C5">
        <w:rPr>
          <w:rFonts w:ascii="Arial" w:hAnsi="Arial" w:cs="Arial"/>
        </w:rPr>
        <w:t>retailer</w:t>
      </w:r>
      <w:r w:rsidR="00624EFC" w:rsidRPr="008600C5">
        <w:rPr>
          <w:rFonts w:ascii="Arial" w:hAnsi="Arial" w:cs="Arial"/>
        </w:rPr>
        <w:t>, who then supplies the goods to its customers</w:t>
      </w:r>
      <w:r w:rsidR="00CA31E9" w:rsidRPr="008600C5">
        <w:rPr>
          <w:rFonts w:ascii="Arial" w:hAnsi="Arial" w:cs="Arial"/>
        </w:rPr>
        <w:t xml:space="preserve">. </w:t>
      </w:r>
      <w:r w:rsidR="00762EE6" w:rsidRPr="008600C5">
        <w:rPr>
          <w:rFonts w:ascii="Arial" w:hAnsi="Arial" w:cs="Arial"/>
        </w:rPr>
        <w:t>The</w:t>
      </w:r>
      <w:r w:rsidR="00CA31E9" w:rsidRPr="008600C5">
        <w:rPr>
          <w:rFonts w:ascii="Arial" w:hAnsi="Arial" w:cs="Arial"/>
        </w:rPr>
        <w:t xml:space="preserve"> food manufacturer </w:t>
      </w:r>
      <w:r w:rsidR="00762EE6" w:rsidRPr="008600C5">
        <w:rPr>
          <w:rFonts w:ascii="Arial" w:hAnsi="Arial" w:cs="Arial"/>
        </w:rPr>
        <w:t>cannot</w:t>
      </w:r>
      <w:r w:rsidR="00CA31E9" w:rsidRPr="008600C5">
        <w:rPr>
          <w:rFonts w:ascii="Arial" w:hAnsi="Arial" w:cs="Arial"/>
        </w:rPr>
        <w:t xml:space="preserve"> supply the </w:t>
      </w:r>
      <w:r w:rsidR="006E5126" w:rsidRPr="008600C5">
        <w:rPr>
          <w:rFonts w:ascii="Arial" w:hAnsi="Arial" w:cs="Arial"/>
        </w:rPr>
        <w:t>filled</w:t>
      </w:r>
      <w:r w:rsidR="00D34AB9" w:rsidRPr="008600C5">
        <w:rPr>
          <w:rFonts w:ascii="Arial" w:hAnsi="Arial" w:cs="Arial"/>
        </w:rPr>
        <w:t xml:space="preserve"> </w:t>
      </w:r>
      <w:r w:rsidR="00CA31E9" w:rsidRPr="008600C5">
        <w:rPr>
          <w:rFonts w:ascii="Arial" w:hAnsi="Arial" w:cs="Arial"/>
        </w:rPr>
        <w:t xml:space="preserve">packaging </w:t>
      </w:r>
      <w:r w:rsidR="00F76661" w:rsidRPr="008600C5">
        <w:rPr>
          <w:rFonts w:ascii="Arial" w:hAnsi="Arial" w:cs="Arial"/>
        </w:rPr>
        <w:t>to the retailer</w:t>
      </w:r>
      <w:r w:rsidR="00897663" w:rsidRPr="008600C5">
        <w:rPr>
          <w:rFonts w:ascii="Arial" w:hAnsi="Arial" w:cs="Arial"/>
        </w:rPr>
        <w:t xml:space="preserve">, </w:t>
      </w:r>
      <w:r w:rsidR="00CA31E9" w:rsidRPr="008600C5">
        <w:rPr>
          <w:rFonts w:ascii="Arial" w:hAnsi="Arial" w:cs="Arial"/>
        </w:rPr>
        <w:t>because it d</w:t>
      </w:r>
      <w:r w:rsidR="00AB118B" w:rsidRPr="008600C5">
        <w:rPr>
          <w:rFonts w:ascii="Arial" w:hAnsi="Arial" w:cs="Arial"/>
        </w:rPr>
        <w:t>oes</w:t>
      </w:r>
      <w:r w:rsidR="00CA31E9" w:rsidRPr="008600C5">
        <w:rPr>
          <w:rFonts w:ascii="Arial" w:hAnsi="Arial" w:cs="Arial"/>
        </w:rPr>
        <w:t xml:space="preserve"> not own it. </w:t>
      </w:r>
      <w:r w:rsidR="00F275CC" w:rsidRPr="008600C5">
        <w:rPr>
          <w:rFonts w:ascii="Arial" w:hAnsi="Arial" w:cs="Arial"/>
        </w:rPr>
        <w:t>Therefore</w:t>
      </w:r>
      <w:r w:rsidR="00F57477" w:rsidRPr="008600C5">
        <w:rPr>
          <w:rFonts w:ascii="Arial" w:hAnsi="Arial" w:cs="Arial"/>
        </w:rPr>
        <w:t xml:space="preserve">, </w:t>
      </w:r>
      <w:r w:rsidR="00F275CC" w:rsidRPr="008600C5">
        <w:rPr>
          <w:rFonts w:ascii="Arial" w:hAnsi="Arial" w:cs="Arial"/>
        </w:rPr>
        <w:t>t</w:t>
      </w:r>
      <w:r w:rsidR="00CA31E9" w:rsidRPr="008600C5">
        <w:rPr>
          <w:rFonts w:ascii="Arial" w:hAnsi="Arial" w:cs="Arial"/>
        </w:rPr>
        <w:t xml:space="preserve">he first brand-owner to supply the </w:t>
      </w:r>
      <w:r w:rsidR="00D34AB9" w:rsidRPr="008600C5">
        <w:rPr>
          <w:rFonts w:ascii="Arial" w:hAnsi="Arial" w:cs="Arial"/>
        </w:rPr>
        <w:t xml:space="preserve">filled </w:t>
      </w:r>
      <w:r w:rsidR="00CA31E9" w:rsidRPr="008600C5">
        <w:rPr>
          <w:rFonts w:ascii="Arial" w:hAnsi="Arial" w:cs="Arial"/>
        </w:rPr>
        <w:t>packaging is the retailer</w:t>
      </w:r>
      <w:r w:rsidR="00F900C2" w:rsidRPr="008600C5">
        <w:rPr>
          <w:rFonts w:ascii="Arial" w:hAnsi="Arial" w:cs="Arial"/>
        </w:rPr>
        <w:t>, when they supply the goods to their customers</w:t>
      </w:r>
      <w:r w:rsidR="00FB7E14" w:rsidRPr="008600C5">
        <w:rPr>
          <w:rFonts w:ascii="Arial" w:hAnsi="Arial" w:cs="Arial"/>
        </w:rPr>
        <w:t xml:space="preserve">, </w:t>
      </w:r>
      <w:r w:rsidR="00957097" w:rsidRPr="008600C5">
        <w:rPr>
          <w:rFonts w:ascii="Arial" w:hAnsi="Arial" w:cs="Arial"/>
        </w:rPr>
        <w:t>and</w:t>
      </w:r>
      <w:r w:rsidR="00FB7E14" w:rsidRPr="008600C5">
        <w:rPr>
          <w:rFonts w:ascii="Arial" w:hAnsi="Arial" w:cs="Arial"/>
        </w:rPr>
        <w:t xml:space="preserve"> the retailer must report this as the brand-owner</w:t>
      </w:r>
      <w:r w:rsidR="006321AA" w:rsidRPr="008600C5">
        <w:rPr>
          <w:rFonts w:ascii="Arial" w:hAnsi="Arial" w:cs="Arial"/>
        </w:rPr>
        <w:t>.</w:t>
      </w:r>
    </w:p>
    <w:p w14:paraId="2305DA35" w14:textId="6105A0BC" w:rsidR="00495E0E" w:rsidRPr="008600C5" w:rsidRDefault="004E4FCC" w:rsidP="00A33667">
      <w:pPr>
        <w:spacing w:line="276" w:lineRule="auto"/>
        <w:jc w:val="both"/>
        <w:rPr>
          <w:rFonts w:ascii="Arial" w:eastAsia="Times New Roman" w:hAnsi="Arial" w:cs="Arial"/>
          <w:iCs/>
        </w:rPr>
      </w:pPr>
      <w:r w:rsidRPr="008600C5">
        <w:rPr>
          <w:rFonts w:ascii="Arial" w:eastAsia="Times New Roman" w:hAnsi="Arial" w:cs="Arial"/>
          <w:b/>
          <w:bCs/>
          <w:iCs/>
        </w:rPr>
        <w:t>Example:</w:t>
      </w:r>
      <w:r w:rsidRPr="008600C5">
        <w:rPr>
          <w:rFonts w:ascii="Arial" w:eastAsia="Times New Roman" w:hAnsi="Arial" w:cs="Arial"/>
          <w:iCs/>
        </w:rPr>
        <w:t xml:space="preserve"> </w:t>
      </w:r>
      <w:r w:rsidR="77179B9A" w:rsidRPr="008600C5">
        <w:rPr>
          <w:rFonts w:ascii="Arial" w:eastAsia="Times New Roman" w:hAnsi="Arial" w:cs="Arial"/>
        </w:rPr>
        <w:t>A</w:t>
      </w:r>
      <w:r w:rsidR="002B74D4" w:rsidRPr="008600C5">
        <w:rPr>
          <w:rFonts w:ascii="Arial" w:eastAsia="Times New Roman" w:hAnsi="Arial" w:cs="Arial"/>
          <w:iCs/>
        </w:rPr>
        <w:t xml:space="preserve"> </w:t>
      </w:r>
      <w:r w:rsidR="00D51F45" w:rsidRPr="008600C5">
        <w:rPr>
          <w:rFonts w:ascii="Arial" w:eastAsia="Times New Roman" w:hAnsi="Arial" w:cs="Arial"/>
          <w:iCs/>
        </w:rPr>
        <w:t>cheese</w:t>
      </w:r>
      <w:r w:rsidR="00813018" w:rsidRPr="008600C5">
        <w:rPr>
          <w:rFonts w:ascii="Arial" w:eastAsia="Times New Roman" w:hAnsi="Arial" w:cs="Arial"/>
          <w:iCs/>
        </w:rPr>
        <w:t xml:space="preserve">maker </w:t>
      </w:r>
      <w:r w:rsidR="00260920" w:rsidRPr="008600C5">
        <w:rPr>
          <w:rFonts w:ascii="Arial" w:eastAsia="Times New Roman" w:hAnsi="Arial" w:cs="Arial"/>
          <w:iCs/>
        </w:rPr>
        <w:t>who is a small producer</w:t>
      </w:r>
      <w:r w:rsidR="00A83492" w:rsidRPr="008600C5">
        <w:rPr>
          <w:rFonts w:ascii="Arial" w:eastAsia="Times New Roman" w:hAnsi="Arial" w:cs="Arial"/>
          <w:iCs/>
        </w:rPr>
        <w:t>,</w:t>
      </w:r>
      <w:r w:rsidR="00260920" w:rsidRPr="008600C5">
        <w:rPr>
          <w:rFonts w:ascii="Arial" w:eastAsia="Times New Roman" w:hAnsi="Arial" w:cs="Arial"/>
          <w:iCs/>
        </w:rPr>
        <w:t xml:space="preserve"> supplies its </w:t>
      </w:r>
      <w:r w:rsidR="00F864FC" w:rsidRPr="008600C5">
        <w:rPr>
          <w:rFonts w:ascii="Arial" w:eastAsia="Times New Roman" w:hAnsi="Arial" w:cs="Arial"/>
          <w:iCs/>
        </w:rPr>
        <w:t xml:space="preserve">packaged </w:t>
      </w:r>
      <w:r w:rsidR="00A83492" w:rsidRPr="008600C5">
        <w:rPr>
          <w:rFonts w:ascii="Arial" w:eastAsia="Times New Roman" w:hAnsi="Arial" w:cs="Arial"/>
          <w:iCs/>
        </w:rPr>
        <w:t>products</w:t>
      </w:r>
      <w:r w:rsidR="00260920" w:rsidRPr="008600C5">
        <w:rPr>
          <w:rFonts w:ascii="Arial" w:eastAsia="Times New Roman" w:hAnsi="Arial" w:cs="Arial"/>
          <w:iCs/>
        </w:rPr>
        <w:t xml:space="preserve"> to a retailer who is a large producer</w:t>
      </w:r>
      <w:r w:rsidR="00097CC8" w:rsidRPr="008600C5">
        <w:rPr>
          <w:rFonts w:ascii="Arial" w:eastAsia="Times New Roman" w:hAnsi="Arial" w:cs="Arial"/>
          <w:iCs/>
        </w:rPr>
        <w:t>. The</w:t>
      </w:r>
      <w:r w:rsidR="00A83492" w:rsidRPr="008600C5">
        <w:rPr>
          <w:rFonts w:ascii="Arial" w:eastAsia="Times New Roman" w:hAnsi="Arial" w:cs="Arial"/>
          <w:iCs/>
        </w:rPr>
        <w:t xml:space="preserve"> products bear the brand of </w:t>
      </w:r>
      <w:r w:rsidR="00185E20" w:rsidRPr="008600C5">
        <w:rPr>
          <w:rFonts w:ascii="Arial" w:eastAsia="Times New Roman" w:hAnsi="Arial" w:cs="Arial"/>
          <w:iCs/>
        </w:rPr>
        <w:t xml:space="preserve">both </w:t>
      </w:r>
      <w:r w:rsidR="00A83492" w:rsidRPr="008600C5">
        <w:rPr>
          <w:rFonts w:ascii="Arial" w:eastAsia="Times New Roman" w:hAnsi="Arial" w:cs="Arial"/>
          <w:iCs/>
        </w:rPr>
        <w:t xml:space="preserve">the </w:t>
      </w:r>
      <w:r w:rsidR="00097CC8" w:rsidRPr="008600C5">
        <w:rPr>
          <w:rFonts w:ascii="Arial" w:eastAsia="Times New Roman" w:hAnsi="Arial" w:cs="Arial"/>
          <w:iCs/>
        </w:rPr>
        <w:t xml:space="preserve">cheesemaker </w:t>
      </w:r>
      <w:r w:rsidR="00A83492" w:rsidRPr="008600C5">
        <w:rPr>
          <w:rFonts w:ascii="Arial" w:eastAsia="Times New Roman" w:hAnsi="Arial" w:cs="Arial"/>
          <w:iCs/>
        </w:rPr>
        <w:t>and the retailer</w:t>
      </w:r>
      <w:r w:rsidR="00185E20" w:rsidRPr="008600C5">
        <w:rPr>
          <w:rFonts w:ascii="Arial" w:eastAsia="Times New Roman" w:hAnsi="Arial" w:cs="Arial"/>
          <w:iCs/>
        </w:rPr>
        <w:t>.</w:t>
      </w:r>
      <w:r w:rsidR="00FA1E29" w:rsidRPr="008600C5">
        <w:rPr>
          <w:rFonts w:ascii="Arial" w:eastAsia="Times New Roman" w:hAnsi="Arial" w:cs="Arial"/>
          <w:iCs/>
        </w:rPr>
        <w:t xml:space="preserve"> The producer who makes the first supply of the </w:t>
      </w:r>
      <w:r w:rsidR="00F864FC" w:rsidRPr="008600C5">
        <w:rPr>
          <w:rFonts w:ascii="Arial" w:eastAsia="Times New Roman" w:hAnsi="Arial" w:cs="Arial"/>
          <w:iCs/>
        </w:rPr>
        <w:t xml:space="preserve">filled </w:t>
      </w:r>
      <w:r w:rsidR="00FA1E29" w:rsidRPr="008600C5">
        <w:rPr>
          <w:rFonts w:ascii="Arial" w:eastAsia="Times New Roman" w:hAnsi="Arial" w:cs="Arial"/>
          <w:iCs/>
        </w:rPr>
        <w:t xml:space="preserve">packaging </w:t>
      </w:r>
      <w:r w:rsidR="00F864FC" w:rsidRPr="008600C5">
        <w:rPr>
          <w:rFonts w:ascii="Arial" w:eastAsia="Times New Roman" w:hAnsi="Arial" w:cs="Arial"/>
          <w:iCs/>
        </w:rPr>
        <w:t xml:space="preserve">is the </w:t>
      </w:r>
      <w:r w:rsidR="00935895" w:rsidRPr="008600C5">
        <w:rPr>
          <w:rFonts w:ascii="Arial" w:eastAsia="Times New Roman" w:hAnsi="Arial" w:cs="Arial"/>
          <w:iCs/>
        </w:rPr>
        <w:t>cheese</w:t>
      </w:r>
      <w:r w:rsidR="00097CC8" w:rsidRPr="008600C5">
        <w:rPr>
          <w:rFonts w:ascii="Arial" w:eastAsia="Times New Roman" w:hAnsi="Arial" w:cs="Arial"/>
          <w:iCs/>
        </w:rPr>
        <w:t>maker</w:t>
      </w:r>
      <w:r w:rsidR="00F864FC" w:rsidRPr="008600C5">
        <w:rPr>
          <w:rFonts w:ascii="Arial" w:eastAsia="Times New Roman" w:hAnsi="Arial" w:cs="Arial"/>
          <w:iCs/>
        </w:rPr>
        <w:t xml:space="preserve">, who must report the packaging as the brand-owner. </w:t>
      </w:r>
      <w:r w:rsidR="00D665E7" w:rsidRPr="008600C5">
        <w:rPr>
          <w:rFonts w:ascii="Arial" w:eastAsia="Times New Roman" w:hAnsi="Arial" w:cs="Arial"/>
          <w:iCs/>
        </w:rPr>
        <w:t xml:space="preserve">Because </w:t>
      </w:r>
      <w:r w:rsidR="00BC546B" w:rsidRPr="008600C5">
        <w:rPr>
          <w:rFonts w:ascii="Arial" w:eastAsia="Times New Roman" w:hAnsi="Arial" w:cs="Arial"/>
          <w:iCs/>
        </w:rPr>
        <w:t xml:space="preserve">the </w:t>
      </w:r>
      <w:r w:rsidR="00DE3B4D" w:rsidRPr="008600C5">
        <w:rPr>
          <w:rFonts w:ascii="Arial" w:eastAsia="Times New Roman" w:hAnsi="Arial" w:cs="Arial"/>
          <w:iCs/>
        </w:rPr>
        <w:t>cheesemaker</w:t>
      </w:r>
      <w:r w:rsidR="00BC546B" w:rsidRPr="008600C5">
        <w:rPr>
          <w:rFonts w:ascii="Arial" w:eastAsia="Times New Roman" w:hAnsi="Arial" w:cs="Arial"/>
          <w:iCs/>
        </w:rPr>
        <w:t xml:space="preserve"> is a small producer, the distributor (manufacturer or importer) of the</w:t>
      </w:r>
      <w:r w:rsidR="00755CB1" w:rsidRPr="008600C5">
        <w:rPr>
          <w:rFonts w:ascii="Arial" w:eastAsia="Times New Roman" w:hAnsi="Arial" w:cs="Arial"/>
          <w:iCs/>
        </w:rPr>
        <w:t xml:space="preserve"> unfilled</w:t>
      </w:r>
      <w:r w:rsidR="00BC546B" w:rsidRPr="008600C5">
        <w:rPr>
          <w:rFonts w:ascii="Arial" w:eastAsia="Times New Roman" w:hAnsi="Arial" w:cs="Arial"/>
          <w:iCs/>
        </w:rPr>
        <w:t xml:space="preserve"> branded </w:t>
      </w:r>
      <w:r w:rsidR="00755CB1" w:rsidRPr="008600C5">
        <w:rPr>
          <w:rFonts w:ascii="Arial" w:eastAsia="Times New Roman" w:hAnsi="Arial" w:cs="Arial"/>
          <w:iCs/>
        </w:rPr>
        <w:t>packaging must also report the packaging</w:t>
      </w:r>
      <w:r w:rsidR="005007BA" w:rsidRPr="008600C5">
        <w:rPr>
          <w:rFonts w:ascii="Arial" w:eastAsia="Times New Roman" w:hAnsi="Arial" w:cs="Arial"/>
          <w:iCs/>
        </w:rPr>
        <w:t xml:space="preserve"> as the distributor</w:t>
      </w:r>
      <w:r w:rsidR="00755CB1" w:rsidRPr="008600C5">
        <w:rPr>
          <w:rFonts w:ascii="Arial" w:eastAsia="Times New Roman" w:hAnsi="Arial" w:cs="Arial"/>
          <w:iCs/>
        </w:rPr>
        <w:t>.</w:t>
      </w:r>
    </w:p>
    <w:p w14:paraId="1365CE20" w14:textId="1EC6154E" w:rsidR="00A33667" w:rsidRPr="008600C5" w:rsidRDefault="00A33667" w:rsidP="00A33667">
      <w:pPr>
        <w:spacing w:line="276" w:lineRule="auto"/>
        <w:jc w:val="both"/>
        <w:rPr>
          <w:rFonts w:ascii="Arial" w:eastAsia="Times New Roman" w:hAnsi="Arial" w:cs="Arial"/>
          <w:lang w:eastAsia="en-GB"/>
        </w:rPr>
      </w:pPr>
      <w:r w:rsidRPr="008600C5">
        <w:rPr>
          <w:rFonts w:ascii="Arial" w:hAnsi="Arial" w:cs="Arial"/>
          <w:b/>
        </w:rPr>
        <w:t>Example:</w:t>
      </w:r>
      <w:r w:rsidRPr="008600C5">
        <w:rPr>
          <w:rStyle w:val="Heading1Char"/>
          <w:rFonts w:eastAsiaTheme="minorEastAsia" w:cs="Arial"/>
          <w:color w:val="auto"/>
          <w:sz w:val="22"/>
          <w:szCs w:val="22"/>
        </w:rPr>
        <w:t xml:space="preserve"> </w:t>
      </w:r>
      <w:r w:rsidRPr="008600C5">
        <w:rPr>
          <w:rFonts w:ascii="Arial" w:eastAsia="Times New Roman" w:hAnsi="Arial" w:cs="Arial"/>
          <w:lang w:eastAsia="en-GB"/>
        </w:rPr>
        <w:t xml:space="preserve">A grower </w:t>
      </w:r>
      <w:r w:rsidR="004254E2" w:rsidRPr="008600C5">
        <w:rPr>
          <w:rFonts w:ascii="Arial" w:eastAsia="Times New Roman" w:hAnsi="Arial" w:cs="Arial"/>
          <w:lang w:eastAsia="en-GB"/>
        </w:rPr>
        <w:t xml:space="preserve">is a supplier of </w:t>
      </w:r>
      <w:r w:rsidRPr="008600C5">
        <w:rPr>
          <w:rFonts w:ascii="Arial" w:eastAsia="Times New Roman" w:hAnsi="Arial" w:cs="Arial"/>
          <w:lang w:eastAsia="en-GB"/>
        </w:rPr>
        <w:t>potted plants to a retailer</w:t>
      </w:r>
      <w:r w:rsidR="0028770B" w:rsidRPr="008600C5">
        <w:rPr>
          <w:rFonts w:ascii="Arial" w:eastAsia="Times New Roman" w:hAnsi="Arial" w:cs="Arial"/>
          <w:lang w:eastAsia="en-GB"/>
        </w:rPr>
        <w:t>:</w:t>
      </w:r>
      <w:r w:rsidRPr="008600C5">
        <w:rPr>
          <w:rFonts w:ascii="Arial" w:eastAsia="Times New Roman" w:hAnsi="Arial" w:cs="Arial"/>
          <w:lang w:eastAsia="en-GB"/>
        </w:rPr>
        <w:t xml:space="preserve"> </w:t>
      </w:r>
      <w:r w:rsidR="00F9472D" w:rsidRPr="008600C5">
        <w:rPr>
          <w:rFonts w:ascii="Arial" w:eastAsia="Times New Roman" w:hAnsi="Arial" w:cs="Arial"/>
          <w:lang w:eastAsia="en-GB"/>
        </w:rPr>
        <w:t xml:space="preserve">The grower </w:t>
      </w:r>
      <w:r w:rsidRPr="008600C5">
        <w:rPr>
          <w:rFonts w:ascii="Arial" w:eastAsia="Times New Roman" w:hAnsi="Arial" w:cs="Arial"/>
          <w:lang w:eastAsia="en-GB"/>
        </w:rPr>
        <w:t>owns a trademark and pots the plant product to which the trademark relates and adds trademark labels to the pots.  The grower also places labels bearing the retailer’s name on the potted plants for the grower’s own logistical purposes. The potted plants are subsequently supplied to the retailer, who is a large producer. The retailer adds a sleeve to each potted plant bearing its brand and the grower’s trademark.</w:t>
      </w:r>
    </w:p>
    <w:p w14:paraId="4E4724A5" w14:textId="251C41B8" w:rsidR="00A33667" w:rsidRPr="001A5E46" w:rsidRDefault="00A33667" w:rsidP="001A5E46">
      <w:pPr>
        <w:pStyle w:val="ListParagraph"/>
        <w:numPr>
          <w:ilvl w:val="0"/>
          <w:numId w:val="59"/>
        </w:numPr>
        <w:spacing w:line="276" w:lineRule="auto"/>
        <w:jc w:val="both"/>
        <w:rPr>
          <w:rFonts w:ascii="Arial" w:hAnsi="Arial" w:cs="Arial"/>
          <w:sz w:val="22"/>
          <w:szCs w:val="22"/>
          <w:lang w:eastAsia="en-GB"/>
        </w:rPr>
      </w:pPr>
      <w:r w:rsidRPr="001A5E46">
        <w:rPr>
          <w:rFonts w:ascii="Arial" w:hAnsi="Arial" w:cs="Arial"/>
          <w:sz w:val="22"/>
          <w:szCs w:val="22"/>
          <w:lang w:eastAsia="en-GB"/>
        </w:rPr>
        <w:t xml:space="preserve">Pot: this was pack/filled by the </w:t>
      </w:r>
      <w:r w:rsidR="00DC5F22">
        <w:rPr>
          <w:rFonts w:ascii="Arial" w:hAnsi="Arial" w:cs="Arial"/>
          <w:sz w:val="22"/>
          <w:szCs w:val="22"/>
          <w:lang w:eastAsia="en-GB"/>
        </w:rPr>
        <w:t>grower</w:t>
      </w:r>
      <w:r w:rsidRPr="001A5E46">
        <w:rPr>
          <w:rFonts w:ascii="Arial" w:hAnsi="Arial" w:cs="Arial"/>
          <w:sz w:val="22"/>
          <w:szCs w:val="22"/>
          <w:lang w:eastAsia="en-GB"/>
        </w:rPr>
        <w:t xml:space="preserve"> and became branded packaging when the grower added its trademark label; this is the responsibility of the grower as brand owner.</w:t>
      </w:r>
    </w:p>
    <w:p w14:paraId="014183BB" w14:textId="007F7143" w:rsidR="00A33667" w:rsidRPr="001A5E46" w:rsidRDefault="00A33667" w:rsidP="001A5E46">
      <w:pPr>
        <w:pStyle w:val="ListParagraph"/>
        <w:numPr>
          <w:ilvl w:val="0"/>
          <w:numId w:val="59"/>
        </w:numPr>
        <w:spacing w:line="276" w:lineRule="auto"/>
        <w:jc w:val="both"/>
        <w:rPr>
          <w:rFonts w:ascii="Arial" w:hAnsi="Arial" w:cs="Arial"/>
          <w:sz w:val="22"/>
          <w:szCs w:val="22"/>
          <w:lang w:eastAsia="en-GB"/>
        </w:rPr>
      </w:pPr>
      <w:r w:rsidRPr="001A5E46">
        <w:rPr>
          <w:rFonts w:ascii="Arial" w:hAnsi="Arial" w:cs="Arial"/>
          <w:sz w:val="22"/>
          <w:szCs w:val="22"/>
          <w:lang w:eastAsia="en-GB"/>
        </w:rPr>
        <w:t>Trademark label: this was pack/filled by the grower. The trademark on the label is owned by the grower, so this is the responsibility of the grower as the brand owner.</w:t>
      </w:r>
    </w:p>
    <w:p w14:paraId="1A344CF4" w14:textId="6C076949" w:rsidR="00A33667" w:rsidRPr="001A5E46" w:rsidRDefault="00A33667" w:rsidP="001A5E46">
      <w:pPr>
        <w:pStyle w:val="ListParagraph"/>
        <w:numPr>
          <w:ilvl w:val="0"/>
          <w:numId w:val="59"/>
        </w:numPr>
        <w:spacing w:line="276" w:lineRule="auto"/>
        <w:jc w:val="both"/>
        <w:rPr>
          <w:rFonts w:ascii="Arial" w:hAnsi="Arial" w:cs="Arial"/>
          <w:sz w:val="22"/>
          <w:szCs w:val="22"/>
          <w:lang w:eastAsia="en-GB"/>
        </w:rPr>
      </w:pPr>
      <w:r w:rsidRPr="001A5E46">
        <w:rPr>
          <w:rFonts w:ascii="Arial" w:hAnsi="Arial" w:cs="Arial"/>
          <w:sz w:val="22"/>
          <w:szCs w:val="22"/>
          <w:lang w:eastAsia="en-GB"/>
        </w:rPr>
        <w:t>Label bearing retailer’s name: this was pack/filled by the grower, but because the grower added it only to assist with distribution of the plants to the retailer and not at the request of the retailer, it is the grower’s responsibility as packer/filler.</w:t>
      </w:r>
    </w:p>
    <w:p w14:paraId="6378DA92" w14:textId="191004DD" w:rsidR="00A33667" w:rsidRPr="001A5E46" w:rsidRDefault="00A33667" w:rsidP="001A5E46">
      <w:pPr>
        <w:pStyle w:val="ListParagraph"/>
        <w:numPr>
          <w:ilvl w:val="0"/>
          <w:numId w:val="59"/>
        </w:numPr>
        <w:spacing w:line="276" w:lineRule="auto"/>
        <w:jc w:val="both"/>
        <w:rPr>
          <w:rFonts w:ascii="Arial" w:hAnsi="Arial" w:cs="Arial"/>
          <w:sz w:val="22"/>
          <w:szCs w:val="22"/>
          <w:lang w:eastAsia="en-GB"/>
        </w:rPr>
      </w:pPr>
      <w:r w:rsidRPr="001A5E46">
        <w:rPr>
          <w:rFonts w:ascii="Arial" w:hAnsi="Arial" w:cs="Arial"/>
          <w:sz w:val="22"/>
          <w:szCs w:val="22"/>
          <w:lang w:eastAsia="en-GB"/>
        </w:rPr>
        <w:t>Sleeve: this was pack/filled by the retailer</w:t>
      </w:r>
      <w:r w:rsidR="00BC26B2" w:rsidRPr="001A5E46">
        <w:rPr>
          <w:rFonts w:ascii="Arial" w:hAnsi="Arial" w:cs="Arial"/>
          <w:sz w:val="22"/>
          <w:szCs w:val="22"/>
          <w:lang w:eastAsia="en-GB"/>
        </w:rPr>
        <w:t xml:space="preserve"> and</w:t>
      </w:r>
      <w:r w:rsidRPr="001A5E46">
        <w:rPr>
          <w:rFonts w:ascii="Arial" w:hAnsi="Arial" w:cs="Arial"/>
          <w:sz w:val="22"/>
          <w:szCs w:val="22"/>
          <w:lang w:eastAsia="en-GB"/>
        </w:rPr>
        <w:t xml:space="preserve"> has both the retailer’s brand and the grower’s brand</w:t>
      </w:r>
      <w:r w:rsidR="004770FA" w:rsidRPr="001A5E46">
        <w:rPr>
          <w:rFonts w:ascii="Arial" w:hAnsi="Arial" w:cs="Arial"/>
          <w:sz w:val="22"/>
          <w:szCs w:val="22"/>
          <w:lang w:eastAsia="en-GB"/>
        </w:rPr>
        <w:t>.</w:t>
      </w:r>
      <w:r w:rsidRPr="001A5E46">
        <w:rPr>
          <w:rFonts w:ascii="Arial" w:hAnsi="Arial" w:cs="Arial"/>
          <w:sz w:val="22"/>
          <w:szCs w:val="22"/>
          <w:lang w:eastAsia="en-GB"/>
        </w:rPr>
        <w:t xml:space="preserve"> The retailer </w:t>
      </w:r>
      <w:r w:rsidR="00176B82" w:rsidRPr="001A5E46">
        <w:rPr>
          <w:rFonts w:ascii="Arial" w:hAnsi="Arial" w:cs="Arial"/>
          <w:sz w:val="22"/>
          <w:szCs w:val="22"/>
          <w:lang w:eastAsia="en-GB"/>
        </w:rPr>
        <w:t>must report</w:t>
      </w:r>
      <w:r w:rsidRPr="001A5E46">
        <w:rPr>
          <w:rFonts w:ascii="Arial" w:hAnsi="Arial" w:cs="Arial"/>
          <w:sz w:val="22"/>
          <w:szCs w:val="22"/>
          <w:lang w:eastAsia="en-GB"/>
        </w:rPr>
        <w:t xml:space="preserve"> the sleeve because it is the brand owner that makes the first supply of the dual-branded filled packaging (sleeve)</w:t>
      </w:r>
      <w:r w:rsidRPr="002D0732">
        <w:rPr>
          <w:rFonts w:ascii="Arial" w:hAnsi="Arial" w:cs="Arial"/>
          <w:color w:val="000000" w:themeColor="text1"/>
          <w:sz w:val="22"/>
          <w:szCs w:val="22"/>
          <w:lang w:eastAsia="en-GB"/>
        </w:rPr>
        <w:t>.</w:t>
      </w:r>
      <w:r w:rsidR="000841E0" w:rsidRPr="002D0732">
        <w:rPr>
          <w:rFonts w:ascii="Arial" w:hAnsi="Arial" w:cs="Arial"/>
          <w:color w:val="000000" w:themeColor="text1"/>
          <w:sz w:val="22"/>
          <w:szCs w:val="22"/>
          <w:lang w:eastAsia="en-GB"/>
        </w:rPr>
        <w:t>*</w:t>
      </w:r>
      <w:r w:rsidR="00314A1D" w:rsidRPr="002D0732">
        <w:rPr>
          <w:rFonts w:ascii="Arial" w:hAnsi="Arial" w:cs="Arial"/>
          <w:color w:val="000000" w:themeColor="text1"/>
          <w:sz w:val="22"/>
          <w:szCs w:val="22"/>
          <w:lang w:eastAsia="en-GB"/>
        </w:rPr>
        <w:t xml:space="preserve"> </w:t>
      </w:r>
    </w:p>
    <w:p w14:paraId="193A0E86" w14:textId="77777777" w:rsidR="00A33667" w:rsidRPr="00C84BA6" w:rsidRDefault="00A33667" w:rsidP="00A33667">
      <w:pPr>
        <w:spacing w:before="100" w:beforeAutospacing="1" w:after="100" w:afterAutospacing="1"/>
        <w:rPr>
          <w:rFonts w:ascii="Arial" w:eastAsia="Times New Roman" w:hAnsi="Arial" w:cs="Arial"/>
          <w:lang w:eastAsia="en-GB"/>
        </w:rPr>
      </w:pPr>
      <w:r w:rsidRPr="00FC7647">
        <w:rPr>
          <w:rFonts w:ascii="Arial" w:eastAsia="Times New Roman" w:hAnsi="Arial" w:cs="Arial"/>
          <w:lang w:eastAsia="en-GB"/>
        </w:rPr>
        <w:t xml:space="preserve">If the grower is not established in the UK and the plant was imported by the retailer, the retailer will be responsible for the pot and </w:t>
      </w:r>
      <w:r w:rsidRPr="7E87E523">
        <w:rPr>
          <w:rFonts w:ascii="Arial" w:eastAsia="Times New Roman" w:hAnsi="Arial" w:cs="Arial"/>
          <w:lang w:eastAsia="en-GB"/>
        </w:rPr>
        <w:t>the</w:t>
      </w:r>
      <w:r>
        <w:rPr>
          <w:rFonts w:ascii="Arial" w:eastAsia="Times New Roman" w:hAnsi="Arial" w:cs="Arial"/>
          <w:lang w:eastAsia="en-GB"/>
        </w:rPr>
        <w:t xml:space="preserve"> grower’s</w:t>
      </w:r>
      <w:r w:rsidRPr="7E87E523">
        <w:rPr>
          <w:rFonts w:ascii="Arial" w:eastAsia="Times New Roman" w:hAnsi="Arial" w:cs="Arial"/>
          <w:lang w:eastAsia="en-GB"/>
        </w:rPr>
        <w:t xml:space="preserve"> </w:t>
      </w:r>
      <w:r w:rsidRPr="7380757D">
        <w:rPr>
          <w:rFonts w:ascii="Arial" w:eastAsia="Times New Roman" w:hAnsi="Arial" w:cs="Arial"/>
          <w:lang w:eastAsia="en-GB"/>
        </w:rPr>
        <w:t>trademark label</w:t>
      </w:r>
      <w:r w:rsidRPr="00FC7647">
        <w:rPr>
          <w:rFonts w:ascii="Arial" w:eastAsia="Times New Roman" w:hAnsi="Arial" w:cs="Arial"/>
          <w:lang w:eastAsia="en-GB"/>
        </w:rPr>
        <w:t xml:space="preserve"> as the importer</w:t>
      </w:r>
      <w:r>
        <w:rPr>
          <w:rFonts w:ascii="Arial" w:eastAsia="Times New Roman" w:hAnsi="Arial" w:cs="Arial"/>
          <w:lang w:eastAsia="en-GB"/>
        </w:rPr>
        <w:t>,</w:t>
      </w:r>
      <w:r w:rsidRPr="00FC7647">
        <w:rPr>
          <w:rFonts w:ascii="Arial" w:eastAsia="Times New Roman" w:hAnsi="Arial" w:cs="Arial"/>
          <w:lang w:eastAsia="en-GB"/>
        </w:rPr>
        <w:t xml:space="preserve"> </w:t>
      </w:r>
      <w:r w:rsidRPr="00C84BA6">
        <w:rPr>
          <w:rFonts w:ascii="Arial" w:eastAsia="Times New Roman" w:hAnsi="Arial" w:cs="Arial"/>
          <w:lang w:eastAsia="en-GB"/>
        </w:rPr>
        <w:t>and the sleeve as brand owner.</w:t>
      </w:r>
    </w:p>
    <w:p w14:paraId="634BDD2E" w14:textId="2AEE8FCE" w:rsidR="00A33667" w:rsidRPr="00C84BA6" w:rsidRDefault="00A33667" w:rsidP="00A33667">
      <w:pPr>
        <w:spacing w:before="100" w:beforeAutospacing="1" w:after="100" w:afterAutospacing="1"/>
        <w:rPr>
          <w:rFonts w:ascii="Arial" w:eastAsia="Times New Roman" w:hAnsi="Arial" w:cs="Arial"/>
          <w:lang w:eastAsia="en-GB"/>
        </w:rPr>
      </w:pPr>
      <w:r w:rsidRPr="00C84BA6">
        <w:rPr>
          <w:rFonts w:ascii="Arial" w:eastAsia="Times New Roman" w:hAnsi="Arial" w:cs="Arial"/>
          <w:lang w:eastAsia="en-GB"/>
        </w:rPr>
        <w:t>If the grower</w:t>
      </w:r>
      <w:r w:rsidR="00764D97" w:rsidRPr="00C84BA6">
        <w:rPr>
          <w:rFonts w:ascii="Arial" w:eastAsia="Times New Roman" w:hAnsi="Arial" w:cs="Arial"/>
          <w:lang w:eastAsia="en-GB"/>
        </w:rPr>
        <w:t xml:space="preserve"> is est</w:t>
      </w:r>
      <w:r w:rsidR="00E36F18" w:rsidRPr="00C84BA6">
        <w:rPr>
          <w:rFonts w:ascii="Arial" w:eastAsia="Times New Roman" w:hAnsi="Arial" w:cs="Arial"/>
          <w:lang w:eastAsia="en-GB"/>
        </w:rPr>
        <w:t>ablished</w:t>
      </w:r>
      <w:r w:rsidR="00764D97" w:rsidRPr="00C84BA6">
        <w:rPr>
          <w:rFonts w:ascii="Arial" w:eastAsia="Times New Roman" w:hAnsi="Arial" w:cs="Arial"/>
          <w:lang w:eastAsia="en-GB"/>
        </w:rPr>
        <w:t xml:space="preserve"> in the UK and</w:t>
      </w:r>
      <w:r w:rsidRPr="00C84BA6">
        <w:rPr>
          <w:rFonts w:ascii="Arial" w:eastAsia="Times New Roman" w:hAnsi="Arial" w:cs="Arial"/>
          <w:lang w:eastAsia="en-GB"/>
        </w:rPr>
        <w:t xml:space="preserve"> is a small producer, the grower is responsible for </w:t>
      </w:r>
      <w:r w:rsidR="001D1071" w:rsidRPr="00C84BA6">
        <w:rPr>
          <w:rFonts w:ascii="Arial" w:eastAsia="Times New Roman" w:hAnsi="Arial" w:cs="Arial"/>
          <w:lang w:eastAsia="en-GB"/>
        </w:rPr>
        <w:t>reporting</w:t>
      </w:r>
      <w:r w:rsidRPr="00C84BA6">
        <w:rPr>
          <w:rFonts w:ascii="Arial" w:eastAsia="Times New Roman" w:hAnsi="Arial" w:cs="Arial"/>
          <w:lang w:eastAsia="en-GB"/>
        </w:rPr>
        <w:t xml:space="preserve"> data regarding the pot and label as a brand owner. The large producer retailer would only report the </w:t>
      </w:r>
      <w:r w:rsidR="00936A09" w:rsidRPr="00C84BA6">
        <w:rPr>
          <w:rFonts w:ascii="Arial" w:eastAsia="Times New Roman" w:hAnsi="Arial" w:cs="Arial"/>
          <w:lang w:eastAsia="en-GB"/>
        </w:rPr>
        <w:t xml:space="preserve">branded </w:t>
      </w:r>
      <w:r w:rsidRPr="00C84BA6">
        <w:rPr>
          <w:rFonts w:ascii="Arial" w:eastAsia="Times New Roman" w:hAnsi="Arial" w:cs="Arial"/>
          <w:lang w:eastAsia="en-GB"/>
        </w:rPr>
        <w:t xml:space="preserve">sleeve </w:t>
      </w:r>
      <w:r w:rsidR="00040C48" w:rsidRPr="00C84BA6">
        <w:rPr>
          <w:rFonts w:ascii="Arial" w:eastAsia="Times New Roman" w:hAnsi="Arial" w:cs="Arial"/>
          <w:lang w:eastAsia="en-GB"/>
        </w:rPr>
        <w:t xml:space="preserve">that it added </w:t>
      </w:r>
      <w:r w:rsidRPr="00C84BA6">
        <w:rPr>
          <w:rFonts w:ascii="Arial" w:eastAsia="Times New Roman" w:hAnsi="Arial" w:cs="Arial"/>
          <w:lang w:eastAsia="en-GB"/>
        </w:rPr>
        <w:t>as brand owner.</w:t>
      </w:r>
      <w:r w:rsidR="00E36F18" w:rsidRPr="00C84BA6">
        <w:rPr>
          <w:rFonts w:ascii="Arial" w:eastAsia="Times New Roman" w:hAnsi="Arial" w:cs="Arial"/>
          <w:lang w:eastAsia="en-GB"/>
        </w:rPr>
        <w:t xml:space="preserve"> </w:t>
      </w:r>
      <w:r w:rsidR="00D51568" w:rsidRPr="00C84BA6">
        <w:rPr>
          <w:rFonts w:ascii="Arial" w:eastAsia="Times New Roman" w:hAnsi="Arial" w:cs="Arial"/>
          <w:lang w:eastAsia="en-GB"/>
        </w:rPr>
        <w:t xml:space="preserve">Because </w:t>
      </w:r>
      <w:r w:rsidR="00B13F46" w:rsidRPr="00C84BA6">
        <w:rPr>
          <w:rFonts w:ascii="Arial" w:eastAsia="Times New Roman" w:hAnsi="Arial" w:cs="Arial"/>
          <w:lang w:eastAsia="en-GB"/>
        </w:rPr>
        <w:t>the grower is not a large producer, t</w:t>
      </w:r>
      <w:r w:rsidR="00040C48" w:rsidRPr="00C84BA6">
        <w:rPr>
          <w:rFonts w:ascii="Arial" w:eastAsia="Times New Roman" w:hAnsi="Arial" w:cs="Arial"/>
          <w:lang w:eastAsia="en-GB"/>
        </w:rPr>
        <w:t>he manuf</w:t>
      </w:r>
      <w:r w:rsidR="00E36F18" w:rsidRPr="00C84BA6">
        <w:rPr>
          <w:rFonts w:ascii="Arial" w:eastAsia="Times New Roman" w:hAnsi="Arial" w:cs="Arial"/>
          <w:lang w:eastAsia="en-GB"/>
        </w:rPr>
        <w:t>acturer</w:t>
      </w:r>
      <w:r w:rsidR="00040C48" w:rsidRPr="00C84BA6">
        <w:rPr>
          <w:rFonts w:ascii="Arial" w:eastAsia="Times New Roman" w:hAnsi="Arial" w:cs="Arial"/>
          <w:lang w:eastAsia="en-GB"/>
        </w:rPr>
        <w:t xml:space="preserve"> or importer of the unfilled pot and label</w:t>
      </w:r>
      <w:r w:rsidR="00AC0017" w:rsidRPr="00C84BA6">
        <w:rPr>
          <w:rFonts w:ascii="Arial" w:eastAsia="Times New Roman" w:hAnsi="Arial" w:cs="Arial"/>
          <w:lang w:eastAsia="en-GB"/>
        </w:rPr>
        <w:t xml:space="preserve"> </w:t>
      </w:r>
      <w:r w:rsidR="00936A09" w:rsidRPr="00C84BA6">
        <w:rPr>
          <w:rFonts w:ascii="Arial" w:eastAsia="Times New Roman" w:hAnsi="Arial" w:cs="Arial"/>
          <w:lang w:eastAsia="en-GB"/>
        </w:rPr>
        <w:t>must</w:t>
      </w:r>
      <w:r w:rsidR="00AC0017" w:rsidRPr="00C84BA6">
        <w:rPr>
          <w:rFonts w:ascii="Arial" w:eastAsia="Times New Roman" w:hAnsi="Arial" w:cs="Arial"/>
          <w:lang w:eastAsia="en-GB"/>
        </w:rPr>
        <w:t xml:space="preserve"> report these as the distributor.</w:t>
      </w:r>
    </w:p>
    <w:p w14:paraId="355FEE44" w14:textId="77777777" w:rsidR="002D0732" w:rsidRDefault="009858D4" w:rsidP="00A122B5">
      <w:pPr>
        <w:spacing w:after="0" w:line="276" w:lineRule="auto"/>
        <w:jc w:val="both"/>
        <w:rPr>
          <w:rFonts w:ascii="Arial" w:hAnsi="Arial" w:cs="Arial"/>
        </w:rPr>
      </w:pPr>
      <w:r w:rsidRPr="00C84BA6">
        <w:rPr>
          <w:rFonts w:ascii="Arial" w:eastAsia="Times New Roman" w:hAnsi="Arial" w:cs="Arial"/>
          <w:b/>
          <w:bCs/>
          <w:lang w:eastAsia="en-GB"/>
        </w:rPr>
        <w:t>Note:</w:t>
      </w:r>
      <w:r w:rsidRPr="00C84BA6">
        <w:rPr>
          <w:rFonts w:ascii="Arial" w:eastAsia="Times New Roman" w:hAnsi="Arial" w:cs="Arial"/>
          <w:lang w:eastAsia="en-GB"/>
        </w:rPr>
        <w:t xml:space="preserve"> </w:t>
      </w:r>
      <w:r w:rsidR="00AC63E5" w:rsidRPr="00C84BA6">
        <w:rPr>
          <w:rFonts w:ascii="Arial" w:eastAsia="Times New Roman" w:hAnsi="Arial" w:cs="Arial"/>
          <w:lang w:eastAsia="en-GB"/>
        </w:rPr>
        <w:t>The above example assumes that the</w:t>
      </w:r>
      <w:r w:rsidR="00B75205" w:rsidRPr="00C84BA6">
        <w:rPr>
          <w:rFonts w:ascii="Arial" w:eastAsia="Times New Roman" w:hAnsi="Arial" w:cs="Arial"/>
          <w:lang w:eastAsia="en-GB"/>
        </w:rPr>
        <w:t xml:space="preserve"> grower</w:t>
      </w:r>
      <w:r w:rsidR="005A67FE" w:rsidRPr="00C84BA6">
        <w:rPr>
          <w:rFonts w:ascii="Arial" w:eastAsia="Times New Roman" w:hAnsi="Arial" w:cs="Arial"/>
          <w:lang w:eastAsia="en-GB"/>
        </w:rPr>
        <w:t xml:space="preserve"> is a</w:t>
      </w:r>
      <w:r w:rsidR="00E56B01" w:rsidRPr="00C84BA6">
        <w:rPr>
          <w:rFonts w:ascii="Arial" w:eastAsia="Times New Roman" w:hAnsi="Arial" w:cs="Arial"/>
          <w:lang w:eastAsia="en-GB"/>
        </w:rPr>
        <w:t>dding</w:t>
      </w:r>
      <w:r w:rsidR="005A67FE" w:rsidRPr="00C84BA6">
        <w:rPr>
          <w:rFonts w:ascii="Arial" w:eastAsia="Times New Roman" w:hAnsi="Arial" w:cs="Arial"/>
          <w:lang w:eastAsia="en-GB"/>
        </w:rPr>
        <w:t xml:space="preserve"> a</w:t>
      </w:r>
      <w:r w:rsidR="00AC63E5" w:rsidRPr="00C84BA6">
        <w:rPr>
          <w:rFonts w:ascii="Arial" w:eastAsia="Times New Roman" w:hAnsi="Arial" w:cs="Arial"/>
          <w:lang w:eastAsia="en-GB"/>
        </w:rPr>
        <w:t xml:space="preserve"> </w:t>
      </w:r>
      <w:r w:rsidR="00BB064D" w:rsidRPr="00C84BA6">
        <w:rPr>
          <w:rFonts w:ascii="Arial" w:eastAsia="Times New Roman" w:hAnsi="Arial" w:cs="Arial"/>
          <w:lang w:eastAsia="en-GB"/>
        </w:rPr>
        <w:t>brand or a trademark. The Regulators do not consider</w:t>
      </w:r>
      <w:r w:rsidR="00BB064D" w:rsidRPr="00C84BA6">
        <w:rPr>
          <w:rFonts w:ascii="Arial" w:hAnsi="Arial" w:cs="Arial"/>
        </w:rPr>
        <w:t xml:space="preserve"> </w:t>
      </w:r>
      <w:r w:rsidR="00E14C46" w:rsidRPr="00C84BA6">
        <w:rPr>
          <w:rFonts w:ascii="Arial" w:hAnsi="Arial" w:cs="Arial"/>
        </w:rPr>
        <w:t>plant breeder’s rights</w:t>
      </w:r>
      <w:r w:rsidR="00DD709A" w:rsidRPr="00C84BA6">
        <w:rPr>
          <w:rFonts w:ascii="Arial" w:hAnsi="Arial" w:cs="Arial"/>
        </w:rPr>
        <w:t xml:space="preserve"> or </w:t>
      </w:r>
      <w:r w:rsidR="00BB064D" w:rsidRPr="00C84BA6">
        <w:rPr>
          <w:rFonts w:ascii="Arial" w:hAnsi="Arial" w:cs="Arial"/>
        </w:rPr>
        <w:t xml:space="preserve">a plant name </w:t>
      </w:r>
      <w:r w:rsidR="00B45454" w:rsidRPr="00C84BA6">
        <w:rPr>
          <w:rFonts w:ascii="Arial" w:hAnsi="Arial" w:cs="Arial"/>
        </w:rPr>
        <w:t xml:space="preserve">to </w:t>
      </w:r>
      <w:r w:rsidR="00BB064D" w:rsidRPr="00C84BA6">
        <w:rPr>
          <w:rFonts w:ascii="Arial" w:hAnsi="Arial" w:cs="Arial"/>
        </w:rPr>
        <w:t xml:space="preserve">be a brand where it is listed on the packaging for the purposes of compliance with the Plant Varieties Act 1997. However, if the plant name is also a </w:t>
      </w:r>
      <w:r w:rsidR="00092011" w:rsidRPr="00C84BA6">
        <w:rPr>
          <w:rFonts w:ascii="Arial" w:hAnsi="Arial" w:cs="Arial"/>
        </w:rPr>
        <w:t>trademark</w:t>
      </w:r>
      <w:r w:rsidR="00BB064D" w:rsidRPr="00C84BA6">
        <w:rPr>
          <w:rFonts w:ascii="Arial" w:hAnsi="Arial" w:cs="Arial"/>
        </w:rPr>
        <w:t xml:space="preserve">, this </w:t>
      </w:r>
      <w:r w:rsidR="00BB5FA0" w:rsidRPr="00C84BA6">
        <w:rPr>
          <w:rFonts w:ascii="Arial" w:hAnsi="Arial" w:cs="Arial"/>
        </w:rPr>
        <w:t>is</w:t>
      </w:r>
      <w:r w:rsidR="00BB064D" w:rsidRPr="00C84BA6">
        <w:rPr>
          <w:rFonts w:ascii="Arial" w:hAnsi="Arial" w:cs="Arial"/>
        </w:rPr>
        <w:t xml:space="preserve"> considered to be a brand</w:t>
      </w:r>
      <w:r w:rsidRPr="00C84BA6">
        <w:rPr>
          <w:rFonts w:ascii="Arial" w:hAnsi="Arial" w:cs="Arial"/>
        </w:rPr>
        <w:t>.</w:t>
      </w:r>
    </w:p>
    <w:p w14:paraId="308F55A6" w14:textId="430BC3B6" w:rsidR="00D162EE" w:rsidRPr="00C84BA6" w:rsidRDefault="00AE2690" w:rsidP="00A122B5">
      <w:pPr>
        <w:spacing w:after="0" w:line="276" w:lineRule="auto"/>
        <w:jc w:val="both"/>
        <w:rPr>
          <w:rFonts w:ascii="Arial" w:hAnsi="Arial" w:cs="Arial"/>
          <w:lang w:eastAsia="en-GB"/>
        </w:rPr>
      </w:pPr>
      <w:r w:rsidRPr="00C84BA6">
        <w:rPr>
          <w:rFonts w:ascii="Arial" w:hAnsi="Arial" w:cs="Arial"/>
          <w:lang w:eastAsia="en-GB"/>
        </w:rPr>
        <w:t xml:space="preserve"> </w:t>
      </w:r>
    </w:p>
    <w:p w14:paraId="0AE25E3C" w14:textId="2C0D4ED6" w:rsidR="003C405D" w:rsidRDefault="00D13EE0" w:rsidP="00D625D8">
      <w:pPr>
        <w:spacing w:line="276" w:lineRule="auto"/>
        <w:jc w:val="both"/>
        <w:rPr>
          <w:rFonts w:ascii="Arial" w:hAnsi="Arial" w:cs="Arial"/>
          <w:sz w:val="24"/>
          <w:szCs w:val="24"/>
        </w:rPr>
      </w:pPr>
      <w:r w:rsidRPr="00C84BA6">
        <w:rPr>
          <w:rFonts w:ascii="Arial" w:hAnsi="Arial" w:cs="Arial"/>
          <w:lang w:eastAsia="en-GB"/>
        </w:rPr>
        <w:t>*</w:t>
      </w:r>
      <w:r w:rsidR="0034755A" w:rsidRPr="00C84BA6">
        <w:rPr>
          <w:rFonts w:ascii="Arial" w:hAnsi="Arial" w:cs="Arial"/>
          <w:lang w:eastAsia="en-GB"/>
        </w:rPr>
        <w:t xml:space="preserve">If the sleeve bearing the grower and the </w:t>
      </w:r>
      <w:r w:rsidR="0034755A" w:rsidRPr="04D0BAAC">
        <w:rPr>
          <w:rFonts w:ascii="Arial" w:hAnsi="Arial" w:cs="Arial"/>
          <w:lang w:eastAsia="en-GB"/>
        </w:rPr>
        <w:t>retailer</w:t>
      </w:r>
      <w:r w:rsidR="11CBF6DF" w:rsidRPr="04D0BAAC">
        <w:rPr>
          <w:rFonts w:ascii="Arial" w:hAnsi="Arial" w:cs="Arial"/>
          <w:lang w:eastAsia="en-GB"/>
        </w:rPr>
        <w:t>’</w:t>
      </w:r>
      <w:r w:rsidR="0034755A" w:rsidRPr="04D0BAAC">
        <w:rPr>
          <w:rFonts w:ascii="Arial" w:hAnsi="Arial" w:cs="Arial"/>
          <w:lang w:eastAsia="en-GB"/>
        </w:rPr>
        <w:t>s</w:t>
      </w:r>
      <w:r w:rsidR="0034755A" w:rsidRPr="00C84BA6">
        <w:rPr>
          <w:rFonts w:ascii="Arial" w:hAnsi="Arial" w:cs="Arial"/>
          <w:lang w:eastAsia="en-GB"/>
        </w:rPr>
        <w:t xml:space="preserve"> brands, was added by the grower, the grower would report the sleeve as the brand owner, because they </w:t>
      </w:r>
      <w:r w:rsidR="0060045B" w:rsidRPr="00C84BA6">
        <w:rPr>
          <w:rFonts w:ascii="Arial" w:hAnsi="Arial" w:cs="Arial"/>
          <w:lang w:eastAsia="en-GB"/>
        </w:rPr>
        <w:t xml:space="preserve">would </w:t>
      </w:r>
      <w:r w:rsidR="0034755A" w:rsidRPr="00C84BA6">
        <w:rPr>
          <w:rFonts w:ascii="Arial" w:hAnsi="Arial" w:cs="Arial"/>
          <w:lang w:eastAsia="en-GB"/>
        </w:rPr>
        <w:t xml:space="preserve">make the first supply of </w:t>
      </w:r>
      <w:r w:rsidR="00F53EA0" w:rsidRPr="00C84BA6">
        <w:rPr>
          <w:rFonts w:ascii="Arial" w:hAnsi="Arial" w:cs="Arial"/>
          <w:lang w:eastAsia="en-GB"/>
        </w:rPr>
        <w:t xml:space="preserve">the filled </w:t>
      </w:r>
      <w:r w:rsidR="0034755A" w:rsidRPr="00C84BA6">
        <w:rPr>
          <w:rFonts w:ascii="Arial" w:hAnsi="Arial" w:cs="Arial"/>
          <w:lang w:eastAsia="en-GB"/>
        </w:rPr>
        <w:t>dual branded packaging.</w:t>
      </w:r>
    </w:p>
    <w:p w14:paraId="2EC97E8A" w14:textId="77777777" w:rsidR="003C405D" w:rsidRPr="00C84BA6" w:rsidRDefault="003C405D" w:rsidP="00EA18AA">
      <w:pPr>
        <w:spacing w:after="0" w:line="276" w:lineRule="auto"/>
        <w:jc w:val="both"/>
        <w:rPr>
          <w:rFonts w:ascii="Arial" w:hAnsi="Arial" w:cs="Arial"/>
          <w:sz w:val="24"/>
          <w:szCs w:val="24"/>
        </w:rPr>
      </w:pPr>
    </w:p>
    <w:p w14:paraId="5C4FBFBE" w14:textId="2E07451E" w:rsidR="00A33667" w:rsidRPr="00C84BA6" w:rsidRDefault="00A33667" w:rsidP="00A33667">
      <w:pPr>
        <w:spacing w:line="276" w:lineRule="auto"/>
        <w:jc w:val="both"/>
        <w:rPr>
          <w:rFonts w:ascii="Arial" w:hAnsi="Arial" w:cs="Arial"/>
          <w:b/>
          <w:bCs/>
          <w:sz w:val="24"/>
          <w:szCs w:val="24"/>
        </w:rPr>
      </w:pPr>
      <w:r w:rsidRPr="00C84BA6">
        <w:rPr>
          <w:rFonts w:ascii="Arial" w:hAnsi="Arial" w:cs="Arial"/>
          <w:b/>
          <w:bCs/>
          <w:sz w:val="24"/>
          <w:szCs w:val="24"/>
        </w:rPr>
        <w:t>Multiple brands within a single sales unit</w:t>
      </w:r>
    </w:p>
    <w:p w14:paraId="41647B13" w14:textId="00B6D564" w:rsidR="0050691A" w:rsidRPr="00C84BA6" w:rsidRDefault="00A33667" w:rsidP="00A33667">
      <w:pPr>
        <w:spacing w:line="276" w:lineRule="auto"/>
        <w:jc w:val="both"/>
        <w:rPr>
          <w:rFonts w:ascii="Arial" w:hAnsi="Arial" w:cs="Arial"/>
          <w:b/>
          <w:bCs/>
        </w:rPr>
      </w:pPr>
      <w:r w:rsidRPr="00C84BA6">
        <w:rPr>
          <w:rFonts w:ascii="Arial" w:hAnsi="Arial" w:cs="Arial"/>
        </w:rPr>
        <w:t xml:space="preserve">The obligation for multiple, differently branded items included in a single sales unit is the responsibility of each of the brand owners of the branded items within the sales unit, where those brand owners are large producers. The brand owner of the sales unit </w:t>
      </w:r>
      <w:r w:rsidR="002A08BE" w:rsidRPr="00C84BA6">
        <w:rPr>
          <w:rFonts w:ascii="Arial" w:hAnsi="Arial" w:cs="Arial"/>
        </w:rPr>
        <w:t>must report</w:t>
      </w:r>
      <w:r w:rsidRPr="00C84BA6">
        <w:rPr>
          <w:rFonts w:ascii="Arial" w:hAnsi="Arial" w:cs="Arial"/>
        </w:rPr>
        <w:t xml:space="preserve"> any packaging it has added, whether it bears its brand or is unbranded.</w:t>
      </w:r>
    </w:p>
    <w:p w14:paraId="7BBC9A40" w14:textId="4C78031D" w:rsidR="00A33667" w:rsidRPr="00C84BA6" w:rsidRDefault="00A33667" w:rsidP="00A33667">
      <w:pPr>
        <w:spacing w:line="276" w:lineRule="auto"/>
        <w:jc w:val="both"/>
        <w:rPr>
          <w:rFonts w:ascii="Arial" w:hAnsi="Arial" w:cs="Arial"/>
        </w:rPr>
      </w:pPr>
      <w:r w:rsidRPr="00C84BA6">
        <w:rPr>
          <w:rFonts w:ascii="Arial" w:hAnsi="Arial" w:cs="Arial"/>
          <w:b/>
          <w:bCs/>
        </w:rPr>
        <w:t>Example:</w:t>
      </w:r>
      <w:r w:rsidRPr="00C84BA6">
        <w:rPr>
          <w:rFonts w:ascii="Arial" w:hAnsi="Arial" w:cs="Arial"/>
        </w:rPr>
        <w:t xml:space="preserve"> A UK gift hamper</w:t>
      </w:r>
      <w:r w:rsidR="00CF5FE0" w:rsidRPr="00C84BA6">
        <w:rPr>
          <w:rFonts w:ascii="Arial" w:hAnsi="Arial" w:cs="Arial"/>
        </w:rPr>
        <w:t xml:space="preserve"> company</w:t>
      </w:r>
      <w:r w:rsidRPr="00C84BA6">
        <w:rPr>
          <w:rFonts w:ascii="Arial" w:hAnsi="Arial" w:cs="Arial"/>
        </w:rPr>
        <w:t xml:space="preserve"> </w:t>
      </w:r>
      <w:r w:rsidR="000D5791" w:rsidRPr="00C84BA6">
        <w:rPr>
          <w:rFonts w:ascii="Arial" w:hAnsi="Arial" w:cs="Arial"/>
        </w:rPr>
        <w:t xml:space="preserve">who is a large producer </w:t>
      </w:r>
      <w:r w:rsidR="00AE5B94" w:rsidRPr="00C84BA6">
        <w:rPr>
          <w:rFonts w:ascii="Arial" w:hAnsi="Arial" w:cs="Arial"/>
        </w:rPr>
        <w:t>must report the</w:t>
      </w:r>
      <w:r w:rsidRPr="00C84BA6">
        <w:rPr>
          <w:rFonts w:ascii="Arial" w:hAnsi="Arial" w:cs="Arial"/>
        </w:rPr>
        <w:t xml:space="preserve"> hamper, straw, ribbons, bows and labels they add or fill, but not any </w:t>
      </w:r>
      <w:r w:rsidR="00D65701" w:rsidRPr="00C84BA6">
        <w:rPr>
          <w:rFonts w:ascii="Arial" w:hAnsi="Arial" w:cs="Arial"/>
        </w:rPr>
        <w:t xml:space="preserve">filled </w:t>
      </w:r>
      <w:r w:rsidRPr="00C84BA6">
        <w:rPr>
          <w:rFonts w:ascii="Arial" w:hAnsi="Arial" w:cs="Arial"/>
        </w:rPr>
        <w:t>branded packaging where they are not the brand owner</w:t>
      </w:r>
      <w:r w:rsidR="00D65701" w:rsidRPr="00C84BA6">
        <w:rPr>
          <w:rFonts w:ascii="Arial" w:hAnsi="Arial" w:cs="Arial"/>
        </w:rPr>
        <w:t>,</w:t>
      </w:r>
      <w:r w:rsidR="00F97141" w:rsidRPr="00C84BA6">
        <w:rPr>
          <w:rFonts w:ascii="Arial" w:hAnsi="Arial" w:cs="Arial"/>
        </w:rPr>
        <w:t xml:space="preserve"> (these will be reported by the brand owners and where relevant, the distributors</w:t>
      </w:r>
      <w:r w:rsidR="005006B5" w:rsidRPr="00C84BA6">
        <w:rPr>
          <w:rFonts w:ascii="Arial" w:hAnsi="Arial" w:cs="Arial"/>
        </w:rPr>
        <w:t xml:space="preserve"> or importers</w:t>
      </w:r>
      <w:r w:rsidR="00F97141" w:rsidRPr="00C84BA6">
        <w:rPr>
          <w:rFonts w:ascii="Arial" w:hAnsi="Arial" w:cs="Arial"/>
        </w:rPr>
        <w:t>).</w:t>
      </w:r>
      <w:r w:rsidRPr="00C84BA6">
        <w:rPr>
          <w:rFonts w:ascii="Arial" w:hAnsi="Arial" w:cs="Arial"/>
        </w:rPr>
        <w:t xml:space="preserve"> </w:t>
      </w:r>
    </w:p>
    <w:p w14:paraId="0D767839" w14:textId="52B7648E" w:rsidR="00A33667" w:rsidRDefault="00CD5F0E" w:rsidP="00A33667">
      <w:pPr>
        <w:spacing w:line="276" w:lineRule="auto"/>
        <w:jc w:val="both"/>
        <w:rPr>
          <w:rFonts w:ascii="Arial" w:hAnsi="Arial" w:cs="Arial"/>
        </w:rPr>
      </w:pPr>
      <w:r>
        <w:rPr>
          <w:rFonts w:ascii="Arial" w:hAnsi="Arial" w:cs="Arial"/>
        </w:rPr>
        <w:t>T</w:t>
      </w:r>
      <w:r w:rsidR="00A33667" w:rsidRPr="768D8BA0">
        <w:rPr>
          <w:rFonts w:ascii="Arial" w:hAnsi="Arial" w:cs="Arial"/>
        </w:rPr>
        <w:t>he contents of the hamper could include a bottle of wine, tin of biscuits or cake box which</w:t>
      </w:r>
      <w:r w:rsidR="00A33667">
        <w:rPr>
          <w:rFonts w:ascii="Arial" w:hAnsi="Arial" w:cs="Arial"/>
        </w:rPr>
        <w:t xml:space="preserve"> </w:t>
      </w:r>
      <w:r w:rsidR="00A33667" w:rsidRPr="768D8BA0">
        <w:rPr>
          <w:rFonts w:ascii="Arial" w:hAnsi="Arial" w:cs="Arial"/>
        </w:rPr>
        <w:t>bear other UK companies’ brands who are large producers.</w:t>
      </w:r>
      <w:r w:rsidR="00C2118D">
        <w:rPr>
          <w:rFonts w:ascii="Arial" w:hAnsi="Arial" w:cs="Arial"/>
        </w:rPr>
        <w:t xml:space="preserve"> The UK companies</w:t>
      </w:r>
      <w:r w:rsidR="00A33667" w:rsidRPr="768D8BA0">
        <w:rPr>
          <w:rFonts w:ascii="Arial" w:hAnsi="Arial" w:cs="Arial"/>
        </w:rPr>
        <w:t xml:space="preserve"> </w:t>
      </w:r>
      <w:r w:rsidR="00C2118D">
        <w:rPr>
          <w:rFonts w:ascii="Arial" w:hAnsi="Arial" w:cs="Arial"/>
        </w:rPr>
        <w:t xml:space="preserve">that own the brands </w:t>
      </w:r>
      <w:r w:rsidR="00B820DC">
        <w:rPr>
          <w:rFonts w:ascii="Arial" w:hAnsi="Arial" w:cs="Arial"/>
        </w:rPr>
        <w:t>must report</w:t>
      </w:r>
      <w:r w:rsidR="00B81308">
        <w:rPr>
          <w:rFonts w:ascii="Arial" w:hAnsi="Arial" w:cs="Arial"/>
        </w:rPr>
        <w:t xml:space="preserve"> the filled branded packaging, as the brand owner. </w:t>
      </w:r>
      <w:r w:rsidR="00A33667" w:rsidRPr="768D8BA0">
        <w:rPr>
          <w:rFonts w:ascii="Arial" w:hAnsi="Arial" w:cs="Arial"/>
        </w:rPr>
        <w:t xml:space="preserve">If the hamper also contains unbranded products, for example a packet of unbranded scones, the </w:t>
      </w:r>
      <w:r w:rsidR="00374C66">
        <w:rPr>
          <w:rFonts w:ascii="Arial" w:hAnsi="Arial" w:cs="Arial"/>
        </w:rPr>
        <w:t xml:space="preserve">large </w:t>
      </w:r>
      <w:r w:rsidR="00A33667" w:rsidRPr="768D8BA0">
        <w:rPr>
          <w:rFonts w:ascii="Arial" w:hAnsi="Arial" w:cs="Arial"/>
        </w:rPr>
        <w:t xml:space="preserve">pack/filler of the scones </w:t>
      </w:r>
      <w:r w:rsidR="00B820DC">
        <w:rPr>
          <w:rFonts w:ascii="Arial" w:hAnsi="Arial" w:cs="Arial"/>
        </w:rPr>
        <w:t>must report</w:t>
      </w:r>
      <w:r w:rsidR="00A33667" w:rsidRPr="768D8BA0">
        <w:rPr>
          <w:rFonts w:ascii="Arial" w:hAnsi="Arial" w:cs="Arial"/>
        </w:rPr>
        <w:t xml:space="preserve"> the unbranded scone packaging.</w:t>
      </w:r>
    </w:p>
    <w:p w14:paraId="23A30CBA" w14:textId="77777777" w:rsidR="00970612" w:rsidRDefault="00970612" w:rsidP="00A33667">
      <w:pPr>
        <w:spacing w:line="276" w:lineRule="auto"/>
        <w:jc w:val="both"/>
        <w:rPr>
          <w:rFonts w:ascii="Arial" w:hAnsi="Arial" w:cs="Arial"/>
        </w:rPr>
      </w:pPr>
    </w:p>
    <w:tbl>
      <w:tblPr>
        <w:tblStyle w:val="TableGrid"/>
        <w:tblW w:w="5259" w:type="pct"/>
        <w:tblLook w:val="04A0" w:firstRow="1" w:lastRow="0" w:firstColumn="1" w:lastColumn="0" w:noHBand="0" w:noVBand="1"/>
      </w:tblPr>
      <w:tblGrid>
        <w:gridCol w:w="1839"/>
        <w:gridCol w:w="2267"/>
        <w:gridCol w:w="1276"/>
        <w:gridCol w:w="3827"/>
      </w:tblGrid>
      <w:tr w:rsidR="0075722E" w:rsidRPr="002B3235" w14:paraId="3CA32049" w14:textId="77777777" w:rsidTr="0075722E">
        <w:trPr>
          <w:trHeight w:val="300"/>
        </w:trPr>
        <w:tc>
          <w:tcPr>
            <w:tcW w:w="998" w:type="pct"/>
            <w:shd w:val="clear" w:color="auto" w:fill="008000"/>
            <w:vAlign w:val="center"/>
          </w:tcPr>
          <w:p w14:paraId="14EED6A3" w14:textId="77777777" w:rsidR="00A33667" w:rsidRPr="001C2426" w:rsidRDefault="00A33667">
            <w:pPr>
              <w:spacing w:line="276" w:lineRule="auto"/>
              <w:jc w:val="both"/>
              <w:rPr>
                <w:rFonts w:ascii="Arial" w:hAnsi="Arial" w:cs="Arial"/>
                <w:sz w:val="21"/>
                <w:szCs w:val="21"/>
              </w:rPr>
            </w:pPr>
            <w:r w:rsidRPr="001C2426">
              <w:rPr>
                <w:rFonts w:ascii="Arial" w:eastAsia="Times New Roman" w:hAnsi="Arial" w:cs="Arial"/>
                <w:b/>
                <w:bCs/>
                <w:color w:val="FFFFFF" w:themeColor="background1"/>
                <w:sz w:val="21"/>
                <w:szCs w:val="21"/>
              </w:rPr>
              <w:t xml:space="preserve">Item </w:t>
            </w:r>
          </w:p>
        </w:tc>
        <w:tc>
          <w:tcPr>
            <w:tcW w:w="1231" w:type="pct"/>
            <w:shd w:val="clear" w:color="auto" w:fill="008000"/>
            <w:vAlign w:val="center"/>
          </w:tcPr>
          <w:p w14:paraId="29ACD9F9" w14:textId="77777777" w:rsidR="00A33667" w:rsidRPr="001C2426" w:rsidRDefault="00A33667">
            <w:pPr>
              <w:spacing w:line="276" w:lineRule="auto"/>
              <w:jc w:val="both"/>
              <w:rPr>
                <w:rFonts w:ascii="Arial" w:hAnsi="Arial" w:cs="Arial"/>
                <w:sz w:val="21"/>
                <w:szCs w:val="21"/>
              </w:rPr>
            </w:pPr>
            <w:r w:rsidRPr="001C2426">
              <w:rPr>
                <w:rFonts w:ascii="Arial" w:eastAsia="Times New Roman" w:hAnsi="Arial" w:cs="Arial"/>
                <w:b/>
                <w:bCs/>
                <w:color w:val="FFFFFF" w:themeColor="background1"/>
                <w:sz w:val="21"/>
                <w:szCs w:val="21"/>
              </w:rPr>
              <w:t>Packaging Material</w:t>
            </w:r>
          </w:p>
        </w:tc>
        <w:tc>
          <w:tcPr>
            <w:tcW w:w="693" w:type="pct"/>
            <w:shd w:val="clear" w:color="auto" w:fill="008000"/>
            <w:vAlign w:val="center"/>
          </w:tcPr>
          <w:p w14:paraId="6732E61E" w14:textId="77777777" w:rsidR="00A33667" w:rsidRPr="001C2426" w:rsidRDefault="00A33667">
            <w:pPr>
              <w:spacing w:line="276" w:lineRule="auto"/>
              <w:jc w:val="center"/>
              <w:rPr>
                <w:rFonts w:ascii="Arial" w:hAnsi="Arial" w:cs="Arial"/>
                <w:sz w:val="21"/>
                <w:szCs w:val="21"/>
              </w:rPr>
            </w:pPr>
            <w:r w:rsidRPr="001C2426">
              <w:rPr>
                <w:rFonts w:ascii="Arial" w:eastAsia="Times New Roman" w:hAnsi="Arial" w:cs="Arial"/>
                <w:b/>
                <w:bCs/>
                <w:color w:val="FFFFFF" w:themeColor="background1"/>
                <w:sz w:val="21"/>
                <w:szCs w:val="21"/>
              </w:rPr>
              <w:t>Branded</w:t>
            </w:r>
          </w:p>
        </w:tc>
        <w:tc>
          <w:tcPr>
            <w:tcW w:w="2078" w:type="pct"/>
            <w:shd w:val="clear" w:color="auto" w:fill="008000"/>
            <w:vAlign w:val="center"/>
          </w:tcPr>
          <w:p w14:paraId="26B303BD" w14:textId="77777777" w:rsidR="00A33667" w:rsidRPr="001C2426" w:rsidRDefault="00A33667">
            <w:pPr>
              <w:spacing w:line="276" w:lineRule="auto"/>
              <w:jc w:val="both"/>
              <w:rPr>
                <w:rFonts w:ascii="Arial" w:hAnsi="Arial" w:cs="Arial"/>
                <w:sz w:val="21"/>
                <w:szCs w:val="21"/>
              </w:rPr>
            </w:pPr>
            <w:r w:rsidRPr="001C2426">
              <w:rPr>
                <w:rFonts w:ascii="Arial" w:eastAsia="Times New Roman" w:hAnsi="Arial" w:cs="Arial"/>
                <w:b/>
                <w:bCs/>
                <w:color w:val="FFFFFF" w:themeColor="background1"/>
                <w:sz w:val="21"/>
                <w:szCs w:val="21"/>
              </w:rPr>
              <w:t>Obligated producer *</w:t>
            </w:r>
            <w:r w:rsidRPr="001C2426">
              <w:rPr>
                <w:rFonts w:ascii="Arial" w:hAnsi="Arial" w:cs="Arial"/>
                <w:sz w:val="21"/>
                <w:szCs w:val="21"/>
              </w:rPr>
              <w:t xml:space="preserve"> </w:t>
            </w:r>
          </w:p>
        </w:tc>
      </w:tr>
      <w:tr w:rsidR="0075722E" w:rsidRPr="002B3235" w14:paraId="5B549C7A" w14:textId="77777777" w:rsidTr="0075722E">
        <w:trPr>
          <w:trHeight w:val="415"/>
        </w:trPr>
        <w:tc>
          <w:tcPr>
            <w:tcW w:w="998" w:type="pct"/>
            <w:vMerge w:val="restart"/>
            <w:vAlign w:val="center"/>
          </w:tcPr>
          <w:p w14:paraId="591A53F4"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Hamper</w:t>
            </w:r>
          </w:p>
        </w:tc>
        <w:tc>
          <w:tcPr>
            <w:tcW w:w="1231" w:type="pct"/>
            <w:vMerge w:val="restart"/>
            <w:vAlign w:val="center"/>
          </w:tcPr>
          <w:p w14:paraId="6213A3C3"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Wood</w:t>
            </w:r>
          </w:p>
        </w:tc>
        <w:tc>
          <w:tcPr>
            <w:tcW w:w="693" w:type="pct"/>
            <w:vAlign w:val="center"/>
          </w:tcPr>
          <w:p w14:paraId="267E4DCD" w14:textId="77777777" w:rsidR="00A33667" w:rsidRPr="001C2426" w:rsidRDefault="00A33667">
            <w:pPr>
              <w:spacing w:line="276" w:lineRule="auto"/>
              <w:jc w:val="center"/>
              <w:rPr>
                <w:rFonts w:ascii="Arial" w:eastAsia="Times New Roman" w:hAnsi="Arial" w:cs="Arial"/>
                <w:sz w:val="21"/>
                <w:szCs w:val="21"/>
              </w:rPr>
            </w:pPr>
            <w:r w:rsidRPr="001C2426">
              <w:rPr>
                <w:rFonts w:ascii="Arial" w:eastAsia="Times New Roman" w:hAnsi="Arial" w:cs="Arial"/>
                <w:sz w:val="21"/>
                <w:szCs w:val="21"/>
              </w:rPr>
              <w:t>Yes</w:t>
            </w:r>
          </w:p>
        </w:tc>
        <w:tc>
          <w:tcPr>
            <w:tcW w:w="2078" w:type="pct"/>
            <w:vAlign w:val="center"/>
          </w:tcPr>
          <w:p w14:paraId="567B82C5"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Hamper company as brand owner</w:t>
            </w:r>
          </w:p>
        </w:tc>
      </w:tr>
      <w:tr w:rsidR="0075722E" w:rsidRPr="002B3235" w14:paraId="50671173" w14:textId="77777777" w:rsidTr="0075722E">
        <w:trPr>
          <w:trHeight w:val="407"/>
        </w:trPr>
        <w:tc>
          <w:tcPr>
            <w:tcW w:w="998" w:type="pct"/>
            <w:vMerge/>
            <w:vAlign w:val="center"/>
          </w:tcPr>
          <w:p w14:paraId="5803D726" w14:textId="77777777" w:rsidR="00A33667" w:rsidRPr="001C2426" w:rsidRDefault="00A33667">
            <w:pPr>
              <w:spacing w:line="276" w:lineRule="auto"/>
              <w:rPr>
                <w:rFonts w:ascii="Arial" w:hAnsi="Arial" w:cs="Arial"/>
                <w:sz w:val="21"/>
                <w:szCs w:val="21"/>
              </w:rPr>
            </w:pPr>
          </w:p>
        </w:tc>
        <w:tc>
          <w:tcPr>
            <w:tcW w:w="1231" w:type="pct"/>
            <w:vMerge/>
            <w:vAlign w:val="center"/>
          </w:tcPr>
          <w:p w14:paraId="2661BD0D" w14:textId="77777777" w:rsidR="00A33667" w:rsidRPr="001C2426" w:rsidRDefault="00A33667">
            <w:pPr>
              <w:spacing w:line="276" w:lineRule="auto"/>
              <w:rPr>
                <w:rFonts w:ascii="Arial" w:hAnsi="Arial" w:cs="Arial"/>
                <w:sz w:val="21"/>
                <w:szCs w:val="21"/>
              </w:rPr>
            </w:pPr>
          </w:p>
        </w:tc>
        <w:tc>
          <w:tcPr>
            <w:tcW w:w="693" w:type="pct"/>
            <w:vAlign w:val="center"/>
          </w:tcPr>
          <w:p w14:paraId="0E9E52F3" w14:textId="77777777" w:rsidR="00A33667" w:rsidRPr="001C2426" w:rsidRDefault="00A33667">
            <w:pPr>
              <w:spacing w:line="276" w:lineRule="auto"/>
              <w:jc w:val="center"/>
              <w:rPr>
                <w:rFonts w:ascii="Arial" w:hAnsi="Arial" w:cs="Arial"/>
                <w:sz w:val="21"/>
                <w:szCs w:val="21"/>
              </w:rPr>
            </w:pPr>
            <w:r w:rsidRPr="001C2426">
              <w:rPr>
                <w:rFonts w:ascii="Arial" w:eastAsia="Times New Roman" w:hAnsi="Arial" w:cs="Arial"/>
                <w:sz w:val="21"/>
                <w:szCs w:val="21"/>
              </w:rPr>
              <w:t>No</w:t>
            </w:r>
          </w:p>
        </w:tc>
        <w:tc>
          <w:tcPr>
            <w:tcW w:w="2078" w:type="pct"/>
            <w:vAlign w:val="center"/>
          </w:tcPr>
          <w:p w14:paraId="6AE0E2BB"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Hamper company as packer/filler</w:t>
            </w:r>
          </w:p>
        </w:tc>
      </w:tr>
      <w:tr w:rsidR="0075722E" w:rsidRPr="002B3235" w14:paraId="5B8E071D" w14:textId="77777777" w:rsidTr="0075722E">
        <w:trPr>
          <w:trHeight w:val="582"/>
        </w:trPr>
        <w:tc>
          <w:tcPr>
            <w:tcW w:w="998" w:type="pct"/>
            <w:vAlign w:val="center"/>
          </w:tcPr>
          <w:p w14:paraId="1D1549D0"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Wood wool filler material</w:t>
            </w:r>
          </w:p>
        </w:tc>
        <w:tc>
          <w:tcPr>
            <w:tcW w:w="1231" w:type="pct"/>
            <w:vAlign w:val="center"/>
          </w:tcPr>
          <w:p w14:paraId="54BD6CA7"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Wood</w:t>
            </w:r>
          </w:p>
        </w:tc>
        <w:tc>
          <w:tcPr>
            <w:tcW w:w="693" w:type="pct"/>
            <w:vAlign w:val="center"/>
          </w:tcPr>
          <w:p w14:paraId="01FE3670" w14:textId="77777777" w:rsidR="00A33667" w:rsidRPr="001C2426" w:rsidRDefault="00A33667">
            <w:pPr>
              <w:spacing w:line="276" w:lineRule="auto"/>
              <w:jc w:val="center"/>
              <w:rPr>
                <w:rFonts w:ascii="Arial" w:hAnsi="Arial" w:cs="Arial"/>
                <w:sz w:val="21"/>
                <w:szCs w:val="21"/>
              </w:rPr>
            </w:pPr>
            <w:r w:rsidRPr="001C2426">
              <w:rPr>
                <w:rFonts w:ascii="Arial" w:eastAsia="Times New Roman" w:hAnsi="Arial" w:cs="Arial"/>
                <w:sz w:val="21"/>
                <w:szCs w:val="21"/>
              </w:rPr>
              <w:t>No</w:t>
            </w:r>
          </w:p>
        </w:tc>
        <w:tc>
          <w:tcPr>
            <w:tcW w:w="2078" w:type="pct"/>
            <w:vAlign w:val="center"/>
          </w:tcPr>
          <w:p w14:paraId="107B0C28"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Hamper company as packer/filler</w:t>
            </w:r>
          </w:p>
        </w:tc>
      </w:tr>
      <w:tr w:rsidR="0075722E" w:rsidRPr="002B3235" w14:paraId="67A97F9D" w14:textId="77777777" w:rsidTr="0075722E">
        <w:trPr>
          <w:trHeight w:val="582"/>
        </w:trPr>
        <w:tc>
          <w:tcPr>
            <w:tcW w:w="998" w:type="pct"/>
            <w:vAlign w:val="center"/>
          </w:tcPr>
          <w:p w14:paraId="72B3D74C"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Tin for biscuits</w:t>
            </w:r>
          </w:p>
        </w:tc>
        <w:tc>
          <w:tcPr>
            <w:tcW w:w="1231" w:type="pct"/>
            <w:vAlign w:val="center"/>
          </w:tcPr>
          <w:p w14:paraId="785770CC" w14:textId="127DD7DE"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Steel box covered in clear shrink wrap</w:t>
            </w:r>
          </w:p>
        </w:tc>
        <w:tc>
          <w:tcPr>
            <w:tcW w:w="693" w:type="pct"/>
            <w:vAlign w:val="center"/>
          </w:tcPr>
          <w:p w14:paraId="4D8F3B6B" w14:textId="77777777" w:rsidR="00A33667" w:rsidRPr="001C2426" w:rsidRDefault="00A33667">
            <w:pPr>
              <w:spacing w:line="276" w:lineRule="auto"/>
              <w:jc w:val="center"/>
              <w:rPr>
                <w:rFonts w:ascii="Arial" w:hAnsi="Arial" w:cs="Arial"/>
                <w:sz w:val="21"/>
                <w:szCs w:val="21"/>
              </w:rPr>
            </w:pPr>
            <w:r w:rsidRPr="001C2426">
              <w:rPr>
                <w:rFonts w:ascii="Arial" w:eastAsia="Times New Roman" w:hAnsi="Arial" w:cs="Arial"/>
                <w:sz w:val="21"/>
                <w:szCs w:val="21"/>
              </w:rPr>
              <w:t>Yes</w:t>
            </w:r>
          </w:p>
        </w:tc>
        <w:tc>
          <w:tcPr>
            <w:tcW w:w="2078" w:type="pct"/>
            <w:vAlign w:val="center"/>
          </w:tcPr>
          <w:p w14:paraId="0AE754B6" w14:textId="77777777" w:rsidR="00A33667" w:rsidRPr="001C2426" w:rsidRDefault="00A33667">
            <w:pPr>
              <w:spacing w:line="276" w:lineRule="auto"/>
              <w:rPr>
                <w:rFonts w:ascii="Arial" w:hAnsi="Arial" w:cs="Arial"/>
                <w:sz w:val="21"/>
                <w:szCs w:val="21"/>
              </w:rPr>
            </w:pPr>
            <w:r w:rsidRPr="001C2426">
              <w:rPr>
                <w:rFonts w:ascii="Arial" w:eastAsia="Times New Roman" w:hAnsi="Arial" w:cs="Arial"/>
                <w:sz w:val="21"/>
                <w:szCs w:val="21"/>
              </w:rPr>
              <w:t>UK company as brand owner</w:t>
            </w:r>
          </w:p>
        </w:tc>
      </w:tr>
      <w:tr w:rsidR="0075722E" w:rsidRPr="002B3235" w14:paraId="6599E932" w14:textId="77777777" w:rsidTr="0075722E">
        <w:trPr>
          <w:trHeight w:val="582"/>
        </w:trPr>
        <w:tc>
          <w:tcPr>
            <w:tcW w:w="998" w:type="pct"/>
            <w:vAlign w:val="center"/>
          </w:tcPr>
          <w:p w14:paraId="6C919E65"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Bottle of wine</w:t>
            </w:r>
          </w:p>
        </w:tc>
        <w:tc>
          <w:tcPr>
            <w:tcW w:w="1231" w:type="pct"/>
            <w:vAlign w:val="center"/>
          </w:tcPr>
          <w:p w14:paraId="29768C44"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Glass bottle (label, foil closure and cork)</w:t>
            </w:r>
          </w:p>
        </w:tc>
        <w:tc>
          <w:tcPr>
            <w:tcW w:w="693" w:type="pct"/>
            <w:vAlign w:val="center"/>
          </w:tcPr>
          <w:p w14:paraId="43EFE50B" w14:textId="77777777" w:rsidR="00A33667" w:rsidRPr="001C2426" w:rsidRDefault="00A33667">
            <w:pPr>
              <w:spacing w:line="276" w:lineRule="auto"/>
              <w:jc w:val="center"/>
              <w:rPr>
                <w:rFonts w:ascii="Arial" w:eastAsia="Times New Roman" w:hAnsi="Arial" w:cs="Arial"/>
                <w:sz w:val="21"/>
                <w:szCs w:val="21"/>
              </w:rPr>
            </w:pPr>
            <w:r w:rsidRPr="001C2426">
              <w:rPr>
                <w:rFonts w:ascii="Arial" w:eastAsia="Times New Roman" w:hAnsi="Arial" w:cs="Arial"/>
                <w:sz w:val="21"/>
                <w:szCs w:val="21"/>
              </w:rPr>
              <w:t>Yes</w:t>
            </w:r>
          </w:p>
        </w:tc>
        <w:tc>
          <w:tcPr>
            <w:tcW w:w="2078" w:type="pct"/>
            <w:vAlign w:val="center"/>
          </w:tcPr>
          <w:p w14:paraId="6532B6C1"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UK company as brand owner</w:t>
            </w:r>
          </w:p>
        </w:tc>
      </w:tr>
      <w:tr w:rsidR="0075722E" w:rsidRPr="002B3235" w14:paraId="20097959" w14:textId="77777777" w:rsidTr="0075722E">
        <w:trPr>
          <w:trHeight w:val="582"/>
        </w:trPr>
        <w:tc>
          <w:tcPr>
            <w:tcW w:w="998" w:type="pct"/>
            <w:vAlign w:val="center"/>
          </w:tcPr>
          <w:p w14:paraId="5C941042"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Scones</w:t>
            </w:r>
          </w:p>
        </w:tc>
        <w:tc>
          <w:tcPr>
            <w:tcW w:w="1231" w:type="pct"/>
            <w:vAlign w:val="center"/>
          </w:tcPr>
          <w:p w14:paraId="37409FCD"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Cellophane wrap</w:t>
            </w:r>
          </w:p>
        </w:tc>
        <w:tc>
          <w:tcPr>
            <w:tcW w:w="693" w:type="pct"/>
            <w:vAlign w:val="center"/>
          </w:tcPr>
          <w:p w14:paraId="453F3D8F" w14:textId="77777777" w:rsidR="00A33667" w:rsidRPr="001C2426" w:rsidRDefault="00A33667">
            <w:pPr>
              <w:spacing w:line="276" w:lineRule="auto"/>
              <w:jc w:val="center"/>
              <w:rPr>
                <w:rFonts w:ascii="Arial" w:eastAsia="Times New Roman" w:hAnsi="Arial" w:cs="Arial"/>
                <w:sz w:val="21"/>
                <w:szCs w:val="21"/>
              </w:rPr>
            </w:pPr>
            <w:r w:rsidRPr="001C2426">
              <w:rPr>
                <w:rFonts w:ascii="Arial" w:eastAsia="Times New Roman" w:hAnsi="Arial" w:cs="Arial"/>
                <w:sz w:val="21"/>
                <w:szCs w:val="21"/>
              </w:rPr>
              <w:t>No</w:t>
            </w:r>
          </w:p>
        </w:tc>
        <w:tc>
          <w:tcPr>
            <w:tcW w:w="2078" w:type="pct"/>
            <w:vAlign w:val="center"/>
          </w:tcPr>
          <w:p w14:paraId="262978BC" w14:textId="77777777" w:rsidR="00A33667" w:rsidRPr="001C2426" w:rsidRDefault="00A33667">
            <w:pPr>
              <w:spacing w:line="276" w:lineRule="auto"/>
              <w:rPr>
                <w:rFonts w:ascii="Arial" w:eastAsia="Times New Roman" w:hAnsi="Arial" w:cs="Arial"/>
                <w:sz w:val="21"/>
                <w:szCs w:val="21"/>
              </w:rPr>
            </w:pPr>
            <w:r w:rsidRPr="001C2426">
              <w:rPr>
                <w:rFonts w:ascii="Arial" w:eastAsia="Times New Roman" w:hAnsi="Arial" w:cs="Arial"/>
                <w:sz w:val="21"/>
                <w:szCs w:val="21"/>
              </w:rPr>
              <w:t>Packer/filler of cellophane reports as packer/fille</w:t>
            </w:r>
            <w:r w:rsidRPr="00257994">
              <w:rPr>
                <w:rFonts w:ascii="Arial" w:eastAsia="Times New Roman" w:hAnsi="Arial" w:cs="Arial"/>
                <w:sz w:val="21"/>
                <w:szCs w:val="21"/>
              </w:rPr>
              <w:t>r</w:t>
            </w:r>
          </w:p>
        </w:tc>
      </w:tr>
    </w:tbl>
    <w:p w14:paraId="268115E3" w14:textId="77777777" w:rsidR="00A33667" w:rsidRDefault="00A33667" w:rsidP="00A33667">
      <w:pPr>
        <w:rPr>
          <w:rFonts w:ascii="Arial" w:hAnsi="Arial" w:cs="Arial"/>
        </w:rPr>
      </w:pPr>
    </w:p>
    <w:p w14:paraId="3DFF90E8" w14:textId="77777777" w:rsidR="00090970" w:rsidRPr="00C84BA6" w:rsidRDefault="00DB27CA" w:rsidP="00A33667">
      <w:pPr>
        <w:rPr>
          <w:rFonts w:ascii="Arial" w:hAnsi="Arial" w:cs="Arial"/>
        </w:rPr>
      </w:pPr>
      <w:r w:rsidRPr="00C84BA6">
        <w:rPr>
          <w:rFonts w:ascii="Arial" w:hAnsi="Arial" w:cs="Arial"/>
        </w:rPr>
        <w:t xml:space="preserve">Where there are small or non-obligated producers, the </w:t>
      </w:r>
      <w:r w:rsidR="00881F94" w:rsidRPr="00C84BA6">
        <w:rPr>
          <w:rFonts w:ascii="Arial" w:hAnsi="Arial" w:cs="Arial"/>
        </w:rPr>
        <w:t xml:space="preserve">obligated producer may change. </w:t>
      </w:r>
    </w:p>
    <w:p w14:paraId="19C7BC55" w14:textId="462E5642" w:rsidR="00634E4D" w:rsidRDefault="00F26238">
      <w:r w:rsidRPr="00C84BA6">
        <w:rPr>
          <w:rFonts w:ascii="Arial" w:hAnsi="Arial" w:cs="Arial"/>
        </w:rPr>
        <w:t xml:space="preserve">For </w:t>
      </w:r>
      <w:r w:rsidR="00881F94" w:rsidRPr="00C84BA6">
        <w:rPr>
          <w:rFonts w:ascii="Arial" w:hAnsi="Arial" w:cs="Arial"/>
        </w:rPr>
        <w:t xml:space="preserve">more information about </w:t>
      </w:r>
      <w:r w:rsidR="00EE5549" w:rsidRPr="00C84BA6">
        <w:rPr>
          <w:rFonts w:ascii="Arial" w:hAnsi="Arial" w:cs="Arial"/>
        </w:rPr>
        <w:t xml:space="preserve">supply scenarios </w:t>
      </w:r>
      <w:r w:rsidR="0007490F" w:rsidRPr="00C84BA6">
        <w:rPr>
          <w:rFonts w:ascii="Arial" w:hAnsi="Arial" w:cs="Arial"/>
        </w:rPr>
        <w:t>involving</w:t>
      </w:r>
      <w:r w:rsidR="00EE5549" w:rsidRPr="00C84BA6">
        <w:rPr>
          <w:rFonts w:ascii="Arial" w:hAnsi="Arial" w:cs="Arial"/>
        </w:rPr>
        <w:t xml:space="preserve"> small and non-obligated producers</w:t>
      </w:r>
      <w:r w:rsidRPr="00C84BA6">
        <w:rPr>
          <w:rFonts w:ascii="Arial" w:hAnsi="Arial" w:cs="Arial"/>
        </w:rPr>
        <w:t xml:space="preserve">, please refer to </w:t>
      </w:r>
      <w:hyperlink w:anchor="App2_SupplyRoutes" w:history="1">
        <w:r w:rsidRPr="0036204D">
          <w:rPr>
            <w:rStyle w:val="Hyperlink"/>
            <w:rFonts w:ascii="Arial" w:hAnsi="Arial" w:cs="Arial"/>
          </w:rPr>
          <w:t>Appendix 2.</w:t>
        </w:r>
      </w:hyperlink>
      <w:bookmarkStart w:id="27" w:name="InterpretationOfBranded"/>
      <w:bookmarkStart w:id="28" w:name="_Hlk176778897"/>
    </w:p>
    <w:p w14:paraId="33ADE3D0" w14:textId="77777777" w:rsidR="00970612" w:rsidRDefault="00970612"/>
    <w:p w14:paraId="0FE7FD4B" w14:textId="44555C6E" w:rsidR="004D5B7B" w:rsidRPr="004E3747" w:rsidRDefault="004D5B7B" w:rsidP="003D252B">
      <w:pPr>
        <w:pStyle w:val="ListParagraph"/>
        <w:widowControl w:val="0"/>
        <w:numPr>
          <w:ilvl w:val="0"/>
          <w:numId w:val="24"/>
        </w:numPr>
        <w:autoSpaceDE w:val="0"/>
        <w:autoSpaceDN w:val="0"/>
        <w:adjustRightInd w:val="0"/>
        <w:spacing w:line="276" w:lineRule="auto"/>
        <w:ind w:left="851" w:hanging="425"/>
        <w:jc w:val="both"/>
        <w:rPr>
          <w:rFonts w:ascii="Arial" w:eastAsiaTheme="majorEastAsia" w:hAnsi="Arial" w:cstheme="majorBidi"/>
          <w:b/>
          <w:color w:val="008631"/>
          <w:sz w:val="32"/>
          <w:szCs w:val="32"/>
        </w:rPr>
      </w:pPr>
      <w:r w:rsidRPr="004E3747">
        <w:rPr>
          <w:rFonts w:ascii="Arial" w:eastAsiaTheme="majorEastAsia" w:hAnsi="Arial" w:cstheme="majorBidi"/>
          <w:b/>
          <w:color w:val="008631"/>
          <w:sz w:val="32"/>
          <w:szCs w:val="32"/>
        </w:rPr>
        <w:t>Interpretation of 'forming part of branded packaging</w:t>
      </w:r>
      <w:r w:rsidR="00553377" w:rsidRPr="004E3747">
        <w:rPr>
          <w:rFonts w:ascii="Arial" w:eastAsiaTheme="majorEastAsia" w:hAnsi="Arial" w:cstheme="majorBidi"/>
          <w:b/>
          <w:color w:val="008631"/>
          <w:sz w:val="32"/>
          <w:szCs w:val="32"/>
        </w:rPr>
        <w:t>’</w:t>
      </w:r>
      <w:bookmarkEnd w:id="27"/>
    </w:p>
    <w:p w14:paraId="51ECE09D" w14:textId="4FDF00E3" w:rsidR="004D5B7B" w:rsidRPr="000A6147" w:rsidRDefault="004D5B7B" w:rsidP="004D5B7B">
      <w:pPr>
        <w:rPr>
          <w:rFonts w:ascii="Arial" w:hAnsi="Arial" w:cs="Arial"/>
        </w:rPr>
      </w:pPr>
    </w:p>
    <w:p w14:paraId="34DE2212" w14:textId="4B451F3D" w:rsidR="004D5B7B" w:rsidRPr="000A6147" w:rsidRDefault="004D5B7B" w:rsidP="00497DF0">
      <w:pPr>
        <w:jc w:val="both"/>
        <w:rPr>
          <w:rFonts w:ascii="Arial" w:hAnsi="Arial" w:cs="Arial"/>
        </w:rPr>
      </w:pPr>
      <w:r w:rsidRPr="000A6147">
        <w:rPr>
          <w:rFonts w:ascii="Arial" w:hAnsi="Arial" w:cs="Arial"/>
        </w:rPr>
        <w:t>The assessment of whether packaging is branded</w:t>
      </w:r>
      <w:r w:rsidR="005B2A56">
        <w:rPr>
          <w:rFonts w:ascii="Arial" w:hAnsi="Arial" w:cs="Arial"/>
        </w:rPr>
        <w:t xml:space="preserve"> (Regulation </w:t>
      </w:r>
      <w:r w:rsidR="00581C4E">
        <w:rPr>
          <w:rFonts w:ascii="Arial" w:hAnsi="Arial" w:cs="Arial"/>
        </w:rPr>
        <w:t>16</w:t>
      </w:r>
      <w:r w:rsidR="005B2A56">
        <w:rPr>
          <w:rFonts w:ascii="Arial" w:hAnsi="Arial" w:cs="Arial"/>
        </w:rPr>
        <w:t>(2)(b)</w:t>
      </w:r>
      <w:r w:rsidR="0070599D">
        <w:rPr>
          <w:rFonts w:ascii="Arial" w:hAnsi="Arial" w:cs="Arial"/>
        </w:rPr>
        <w:t>)</w:t>
      </w:r>
      <w:r w:rsidRPr="000A6147">
        <w:rPr>
          <w:rFonts w:ascii="Arial" w:hAnsi="Arial" w:cs="Arial"/>
        </w:rPr>
        <w:t xml:space="preserve"> must be made separately for each </w:t>
      </w:r>
      <w:r w:rsidRPr="00F371F3">
        <w:rPr>
          <w:rFonts w:ascii="Arial" w:hAnsi="Arial" w:cs="Arial"/>
        </w:rPr>
        <w:t>type</w:t>
      </w:r>
      <w:r w:rsidRPr="000A6147">
        <w:rPr>
          <w:rFonts w:ascii="Arial" w:hAnsi="Arial" w:cs="Arial"/>
        </w:rPr>
        <w:t xml:space="preserve"> of packaging: primary, secondary, tertiary, or shipment. </w:t>
      </w:r>
    </w:p>
    <w:p w14:paraId="48CDD6DE" w14:textId="3D17C321" w:rsidR="004D5B7B" w:rsidRDefault="004D5B7B" w:rsidP="00497DF0">
      <w:pPr>
        <w:jc w:val="both"/>
        <w:rPr>
          <w:rFonts w:ascii="Arial" w:hAnsi="Arial" w:cs="Arial"/>
        </w:rPr>
      </w:pPr>
      <w:r w:rsidRPr="000A6147">
        <w:rPr>
          <w:rFonts w:ascii="Arial" w:hAnsi="Arial" w:cs="Arial"/>
          <w:b/>
          <w:bCs/>
        </w:rPr>
        <w:t>Example:</w:t>
      </w:r>
      <w:r w:rsidRPr="000A6147">
        <w:rPr>
          <w:rFonts w:ascii="Arial" w:hAnsi="Arial" w:cs="Arial"/>
        </w:rPr>
        <w:t xml:space="preserve"> </w:t>
      </w:r>
      <w:r w:rsidRPr="00F371F3">
        <w:rPr>
          <w:rFonts w:ascii="Arial" w:hAnsi="Arial" w:cs="Arial"/>
        </w:rPr>
        <w:t>Twelve branded tins of beans are placed on a branded cardboard tray</w:t>
      </w:r>
      <w:r w:rsidR="008E7334">
        <w:rPr>
          <w:rFonts w:ascii="Arial" w:hAnsi="Arial" w:cs="Arial"/>
        </w:rPr>
        <w:t>. T</w:t>
      </w:r>
      <w:r w:rsidR="00F33A83">
        <w:rPr>
          <w:rFonts w:ascii="Arial" w:hAnsi="Arial" w:cs="Arial"/>
        </w:rPr>
        <w:t xml:space="preserve">he </w:t>
      </w:r>
      <w:r w:rsidR="009F74B6">
        <w:rPr>
          <w:rFonts w:ascii="Arial" w:hAnsi="Arial" w:cs="Arial"/>
        </w:rPr>
        <w:t>twelve</w:t>
      </w:r>
      <w:r w:rsidR="00F33A83">
        <w:rPr>
          <w:rFonts w:ascii="Arial" w:hAnsi="Arial" w:cs="Arial"/>
        </w:rPr>
        <w:t xml:space="preserve"> tins and tray are</w:t>
      </w:r>
      <w:r w:rsidRPr="00F371F3">
        <w:rPr>
          <w:rFonts w:ascii="Arial" w:hAnsi="Arial" w:cs="Arial"/>
        </w:rPr>
        <w:t xml:space="preserve"> </w:t>
      </w:r>
      <w:r w:rsidR="00DF49F0">
        <w:rPr>
          <w:rFonts w:ascii="Arial" w:hAnsi="Arial" w:cs="Arial"/>
        </w:rPr>
        <w:t>shrink</w:t>
      </w:r>
      <w:r w:rsidR="007210A1">
        <w:rPr>
          <w:rFonts w:ascii="Arial" w:hAnsi="Arial" w:cs="Arial"/>
        </w:rPr>
        <w:t>-</w:t>
      </w:r>
      <w:r w:rsidRPr="00F371F3">
        <w:rPr>
          <w:rFonts w:ascii="Arial" w:hAnsi="Arial" w:cs="Arial"/>
        </w:rPr>
        <w:t xml:space="preserve">wrapped </w:t>
      </w:r>
      <w:r w:rsidR="00DF49F0">
        <w:rPr>
          <w:rFonts w:ascii="Arial" w:hAnsi="Arial" w:cs="Arial"/>
        </w:rPr>
        <w:t>in</w:t>
      </w:r>
      <w:r w:rsidRPr="00F371F3">
        <w:rPr>
          <w:rFonts w:ascii="Arial" w:hAnsi="Arial" w:cs="Arial"/>
        </w:rPr>
        <w:t xml:space="preserve"> unbranded plastic </w:t>
      </w:r>
      <w:r w:rsidR="00AA73DA">
        <w:rPr>
          <w:rFonts w:ascii="Arial" w:hAnsi="Arial" w:cs="Arial"/>
        </w:rPr>
        <w:t>film</w:t>
      </w:r>
      <w:r w:rsidRPr="00F371F3">
        <w:rPr>
          <w:rFonts w:ascii="Arial" w:hAnsi="Arial" w:cs="Arial"/>
        </w:rPr>
        <w:t xml:space="preserve">. A number of these </w:t>
      </w:r>
      <w:r w:rsidR="007210A1">
        <w:rPr>
          <w:rFonts w:ascii="Arial" w:hAnsi="Arial" w:cs="Arial"/>
        </w:rPr>
        <w:t xml:space="preserve">shrink-wrapped </w:t>
      </w:r>
      <w:r w:rsidRPr="00F371F3">
        <w:rPr>
          <w:rFonts w:ascii="Arial" w:hAnsi="Arial" w:cs="Arial"/>
        </w:rPr>
        <w:t xml:space="preserve">cardboard trays are placed on an unbranded pallet and wrapped with unbranded pallet wrap with an unbranded label. The branding on the carboard trays is visible through both the plastic </w:t>
      </w:r>
      <w:r w:rsidR="007210A1">
        <w:rPr>
          <w:rFonts w:ascii="Arial" w:hAnsi="Arial" w:cs="Arial"/>
        </w:rPr>
        <w:t>film</w:t>
      </w:r>
      <w:r w:rsidRPr="00F371F3">
        <w:rPr>
          <w:rFonts w:ascii="Arial" w:hAnsi="Arial" w:cs="Arial"/>
        </w:rPr>
        <w:t xml:space="preserve"> covering the trays, and also through the pallet wrap. </w:t>
      </w:r>
    </w:p>
    <w:p w14:paraId="436AFC5F" w14:textId="6DDF28DB" w:rsidR="00384D9D" w:rsidRPr="00F371F3" w:rsidRDefault="004D5B7B" w:rsidP="00497DF0">
      <w:pPr>
        <w:jc w:val="both"/>
        <w:rPr>
          <w:rFonts w:ascii="Arial" w:hAnsi="Arial" w:cs="Arial"/>
        </w:rPr>
      </w:pPr>
      <w:r w:rsidRPr="00F371F3">
        <w:rPr>
          <w:rFonts w:ascii="Arial" w:hAnsi="Arial" w:cs="Arial"/>
        </w:rPr>
        <w:t>The assessment of each packaging type and whether it is branded is as follows:</w:t>
      </w:r>
    </w:p>
    <w:tbl>
      <w:tblPr>
        <w:tblStyle w:val="TableGrid1"/>
        <w:tblW w:w="9072" w:type="dxa"/>
        <w:tblInd w:w="-5" w:type="dxa"/>
        <w:tblLayout w:type="fixed"/>
        <w:tblCellMar>
          <w:top w:w="57" w:type="dxa"/>
          <w:bottom w:w="57" w:type="dxa"/>
        </w:tblCellMar>
        <w:tblLook w:val="04A0" w:firstRow="1" w:lastRow="0" w:firstColumn="1" w:lastColumn="0" w:noHBand="0" w:noVBand="1"/>
      </w:tblPr>
      <w:tblGrid>
        <w:gridCol w:w="3686"/>
        <w:gridCol w:w="5386"/>
      </w:tblGrid>
      <w:tr w:rsidR="002635A7" w:rsidRPr="00F371F3" w14:paraId="09BAF7C0" w14:textId="77777777" w:rsidTr="000666DD">
        <w:tc>
          <w:tcPr>
            <w:tcW w:w="3686" w:type="dxa"/>
            <w:shd w:val="clear" w:color="auto" w:fill="008000"/>
          </w:tcPr>
          <w:p w14:paraId="20B04582" w14:textId="77777777" w:rsidR="004D5B7B" w:rsidRPr="00F371F3" w:rsidRDefault="004D5B7B">
            <w:pPr>
              <w:rPr>
                <w:rFonts w:ascii="Arial" w:hAnsi="Arial" w:cs="Arial"/>
                <w:color w:val="FFFFFF" w:themeColor="background1"/>
                <w:sz w:val="22"/>
                <w:szCs w:val="22"/>
              </w:rPr>
            </w:pPr>
            <w:r w:rsidRPr="00F371F3">
              <w:rPr>
                <w:rFonts w:ascii="Arial" w:eastAsia="Times New Roman" w:hAnsi="Arial" w:cs="Arial"/>
                <w:b/>
                <w:bCs/>
                <w:color w:val="FFFFFF" w:themeColor="background1"/>
                <w:sz w:val="22"/>
                <w:szCs w:val="22"/>
              </w:rPr>
              <w:t>Packaging Type</w:t>
            </w:r>
          </w:p>
        </w:tc>
        <w:tc>
          <w:tcPr>
            <w:tcW w:w="5386" w:type="dxa"/>
            <w:shd w:val="clear" w:color="auto" w:fill="008000"/>
          </w:tcPr>
          <w:p w14:paraId="25675F2D" w14:textId="77777777" w:rsidR="004D5B7B" w:rsidRPr="00F371F3" w:rsidRDefault="004D5B7B">
            <w:pPr>
              <w:rPr>
                <w:rFonts w:ascii="Arial" w:hAnsi="Arial" w:cs="Arial"/>
                <w:color w:val="FFFFFF" w:themeColor="background1"/>
                <w:sz w:val="22"/>
                <w:szCs w:val="22"/>
              </w:rPr>
            </w:pPr>
            <w:r w:rsidRPr="00F371F3">
              <w:rPr>
                <w:rFonts w:ascii="Arial" w:eastAsia="Times New Roman" w:hAnsi="Arial" w:cs="Arial"/>
                <w:b/>
                <w:bCs/>
                <w:color w:val="FFFFFF" w:themeColor="background1"/>
                <w:sz w:val="22"/>
                <w:szCs w:val="22"/>
              </w:rPr>
              <w:t>Is it branded?</w:t>
            </w:r>
          </w:p>
        </w:tc>
      </w:tr>
      <w:tr w:rsidR="002D3463" w:rsidRPr="00F371F3" w14:paraId="18D7E35A" w14:textId="77777777" w:rsidTr="000666DD">
        <w:trPr>
          <w:trHeight w:val="1660"/>
        </w:trPr>
        <w:tc>
          <w:tcPr>
            <w:tcW w:w="3686" w:type="dxa"/>
          </w:tcPr>
          <w:p w14:paraId="64BF2F47" w14:textId="77777777" w:rsidR="004D5B7B" w:rsidRPr="00F371F3" w:rsidRDefault="004D5B7B" w:rsidP="00697512">
            <w:pPr>
              <w:spacing w:line="276" w:lineRule="auto"/>
              <w:rPr>
                <w:rFonts w:ascii="Arial" w:hAnsi="Arial" w:cs="Arial"/>
                <w:b/>
                <w:bCs/>
                <w:sz w:val="22"/>
                <w:szCs w:val="22"/>
              </w:rPr>
            </w:pPr>
            <w:r w:rsidRPr="00F371F3">
              <w:rPr>
                <w:rFonts w:ascii="Arial" w:hAnsi="Arial" w:cs="Arial"/>
                <w:b/>
                <w:bCs/>
                <w:sz w:val="22"/>
                <w:szCs w:val="22"/>
              </w:rPr>
              <w:t xml:space="preserve">Primary packaging: </w:t>
            </w:r>
          </w:p>
          <w:p w14:paraId="1585AF48" w14:textId="238B9984" w:rsidR="004D5B7B" w:rsidRPr="00F371F3" w:rsidRDefault="004D5B7B" w:rsidP="00697512">
            <w:pPr>
              <w:spacing w:line="276" w:lineRule="auto"/>
              <w:rPr>
                <w:rFonts w:ascii="Arial" w:eastAsia="Aptos" w:hAnsi="Arial" w:cs="Arial"/>
                <w:sz w:val="22"/>
                <w:szCs w:val="22"/>
              </w:rPr>
            </w:pPr>
            <w:r w:rsidRPr="00F371F3">
              <w:rPr>
                <w:rFonts w:ascii="Arial" w:hAnsi="Arial" w:cs="Arial"/>
                <w:sz w:val="22"/>
                <w:szCs w:val="22"/>
              </w:rPr>
              <w:t xml:space="preserve">The sales unit to the final user or consumer is </w:t>
            </w:r>
            <w:r w:rsidR="00017000">
              <w:rPr>
                <w:rFonts w:ascii="Arial" w:hAnsi="Arial" w:cs="Arial"/>
                <w:sz w:val="22"/>
                <w:szCs w:val="22"/>
              </w:rPr>
              <w:t xml:space="preserve">a single </w:t>
            </w:r>
            <w:r w:rsidRPr="00F371F3">
              <w:rPr>
                <w:rFonts w:ascii="Arial" w:hAnsi="Arial" w:cs="Arial"/>
                <w:sz w:val="22"/>
                <w:szCs w:val="22"/>
              </w:rPr>
              <w:t>tin of beans, so the primary packaging is the unbranded tin, and the branded label.</w:t>
            </w:r>
          </w:p>
        </w:tc>
        <w:tc>
          <w:tcPr>
            <w:tcW w:w="5386" w:type="dxa"/>
          </w:tcPr>
          <w:p w14:paraId="6C12DE77" w14:textId="77777777" w:rsidR="002A438D" w:rsidRDefault="002A438D" w:rsidP="00697512">
            <w:pPr>
              <w:spacing w:line="276" w:lineRule="auto"/>
              <w:rPr>
                <w:rFonts w:ascii="Arial" w:hAnsi="Arial" w:cs="Arial"/>
                <w:sz w:val="22"/>
                <w:szCs w:val="22"/>
              </w:rPr>
            </w:pPr>
          </w:p>
          <w:p w14:paraId="44A213A1" w14:textId="77777777" w:rsidR="004D5B7B" w:rsidRPr="00F371F3" w:rsidRDefault="004D5B7B" w:rsidP="00697512">
            <w:pPr>
              <w:spacing w:line="276" w:lineRule="auto"/>
              <w:rPr>
                <w:rFonts w:ascii="Arial" w:eastAsia="Times New Roman" w:hAnsi="Arial" w:cs="Arial"/>
                <w:b/>
                <w:bCs/>
                <w:color w:val="FFFFFF" w:themeColor="background1"/>
                <w:sz w:val="22"/>
                <w:szCs w:val="22"/>
              </w:rPr>
            </w:pPr>
            <w:r w:rsidRPr="00F371F3">
              <w:rPr>
                <w:rFonts w:ascii="Arial" w:hAnsi="Arial" w:cs="Arial"/>
                <w:sz w:val="22"/>
                <w:szCs w:val="22"/>
              </w:rPr>
              <w:t>Yes, t</w:t>
            </w:r>
            <w:r w:rsidRPr="000A6147">
              <w:rPr>
                <w:rFonts w:ascii="Arial" w:hAnsi="Arial" w:cs="Arial"/>
                <w:sz w:val="22"/>
                <w:szCs w:val="22"/>
              </w:rPr>
              <w:t>he primary packaging bears a brand, so all packaging that forms the primary packaged sales unit is branded.</w:t>
            </w:r>
          </w:p>
        </w:tc>
      </w:tr>
      <w:tr w:rsidR="002D3463" w:rsidRPr="00F371F3" w14:paraId="2BB2C73E" w14:textId="77777777" w:rsidTr="000666DD">
        <w:tc>
          <w:tcPr>
            <w:tcW w:w="3686" w:type="dxa"/>
          </w:tcPr>
          <w:p w14:paraId="2D39C1B2" w14:textId="77777777" w:rsidR="004D5B7B" w:rsidRPr="00F371F3" w:rsidRDefault="004D5B7B" w:rsidP="00697512">
            <w:pPr>
              <w:spacing w:line="276" w:lineRule="auto"/>
              <w:rPr>
                <w:rFonts w:ascii="Arial" w:hAnsi="Arial" w:cs="Arial"/>
                <w:b/>
                <w:bCs/>
                <w:sz w:val="22"/>
                <w:szCs w:val="22"/>
              </w:rPr>
            </w:pPr>
            <w:r w:rsidRPr="00F371F3">
              <w:rPr>
                <w:rFonts w:ascii="Arial" w:hAnsi="Arial" w:cs="Arial"/>
                <w:b/>
                <w:bCs/>
                <w:sz w:val="22"/>
                <w:szCs w:val="22"/>
              </w:rPr>
              <w:t>Secondary packaging:</w:t>
            </w:r>
          </w:p>
          <w:p w14:paraId="1BC8A6E1" w14:textId="4BF23E53" w:rsidR="004D5B7B" w:rsidRPr="00F371F3" w:rsidRDefault="004D5B7B" w:rsidP="00697512">
            <w:pPr>
              <w:spacing w:line="276" w:lineRule="auto"/>
              <w:rPr>
                <w:rFonts w:ascii="Arial" w:hAnsi="Arial" w:cs="Arial"/>
                <w:sz w:val="22"/>
                <w:szCs w:val="22"/>
              </w:rPr>
            </w:pPr>
            <w:r w:rsidRPr="00F371F3">
              <w:rPr>
                <w:rFonts w:ascii="Arial" w:hAnsi="Arial" w:cs="Arial"/>
                <w:sz w:val="22"/>
                <w:szCs w:val="22"/>
              </w:rPr>
              <w:t xml:space="preserve">The branded cardboard tray and the unbranded plastic </w:t>
            </w:r>
            <w:r w:rsidR="00F1439C">
              <w:rPr>
                <w:rFonts w:ascii="Arial" w:hAnsi="Arial" w:cs="Arial"/>
                <w:sz w:val="22"/>
                <w:szCs w:val="22"/>
              </w:rPr>
              <w:t xml:space="preserve">shrink-wrap </w:t>
            </w:r>
            <w:r w:rsidRPr="00F371F3">
              <w:rPr>
                <w:rFonts w:ascii="Arial" w:hAnsi="Arial" w:cs="Arial"/>
                <w:sz w:val="22"/>
                <w:szCs w:val="22"/>
              </w:rPr>
              <w:t>are grouping a number of sales units, so these items make up the secondary packaging.</w:t>
            </w:r>
          </w:p>
        </w:tc>
        <w:tc>
          <w:tcPr>
            <w:tcW w:w="5386" w:type="dxa"/>
          </w:tcPr>
          <w:p w14:paraId="15CECC76" w14:textId="77777777" w:rsidR="00DA02E2" w:rsidRDefault="00DA02E2" w:rsidP="00697512">
            <w:pPr>
              <w:spacing w:line="276" w:lineRule="auto"/>
              <w:rPr>
                <w:rFonts w:ascii="Arial" w:hAnsi="Arial" w:cs="Arial"/>
                <w:sz w:val="22"/>
                <w:szCs w:val="22"/>
              </w:rPr>
            </w:pPr>
          </w:p>
          <w:p w14:paraId="7BB6B7B6" w14:textId="63E77190" w:rsidR="004D5B7B" w:rsidRPr="00F371F3" w:rsidRDefault="004D5B7B" w:rsidP="00697512">
            <w:pPr>
              <w:spacing w:line="276" w:lineRule="auto"/>
              <w:rPr>
                <w:rFonts w:ascii="Arial" w:hAnsi="Arial" w:cs="Arial"/>
                <w:sz w:val="22"/>
                <w:szCs w:val="22"/>
              </w:rPr>
            </w:pPr>
            <w:r w:rsidRPr="00F371F3">
              <w:rPr>
                <w:rFonts w:ascii="Arial" w:hAnsi="Arial" w:cs="Arial"/>
                <w:sz w:val="22"/>
                <w:szCs w:val="22"/>
              </w:rPr>
              <w:t>Yes, because the items that make up the secondary packaging include an item that bears a brand.</w:t>
            </w:r>
          </w:p>
        </w:tc>
      </w:tr>
      <w:tr w:rsidR="002D3463" w:rsidRPr="00F371F3" w14:paraId="6F6EC528" w14:textId="77777777" w:rsidTr="000666DD">
        <w:tc>
          <w:tcPr>
            <w:tcW w:w="3686" w:type="dxa"/>
          </w:tcPr>
          <w:p w14:paraId="04924E66" w14:textId="77777777" w:rsidR="004D5B7B" w:rsidRPr="00F371F3" w:rsidRDefault="004D5B7B" w:rsidP="00697512">
            <w:pPr>
              <w:spacing w:line="276" w:lineRule="auto"/>
              <w:rPr>
                <w:rFonts w:ascii="Arial" w:hAnsi="Arial" w:cs="Arial"/>
                <w:b/>
                <w:bCs/>
                <w:sz w:val="22"/>
                <w:szCs w:val="22"/>
              </w:rPr>
            </w:pPr>
            <w:r w:rsidRPr="00F371F3">
              <w:rPr>
                <w:rFonts w:ascii="Arial" w:hAnsi="Arial" w:cs="Arial"/>
                <w:b/>
                <w:bCs/>
                <w:sz w:val="22"/>
                <w:szCs w:val="22"/>
              </w:rPr>
              <w:t>Tertiary packaging:</w:t>
            </w:r>
          </w:p>
          <w:p w14:paraId="7BD64D5B" w14:textId="77777777" w:rsidR="004D5B7B" w:rsidRPr="00F371F3" w:rsidRDefault="004D5B7B" w:rsidP="00697512">
            <w:pPr>
              <w:spacing w:line="276" w:lineRule="auto"/>
              <w:rPr>
                <w:rFonts w:ascii="Arial" w:hAnsi="Arial" w:cs="Arial"/>
                <w:sz w:val="22"/>
                <w:szCs w:val="22"/>
              </w:rPr>
            </w:pPr>
            <w:r w:rsidRPr="00F371F3">
              <w:rPr>
                <w:rFonts w:ascii="Arial" w:hAnsi="Arial" w:cs="Arial"/>
                <w:sz w:val="22"/>
                <w:szCs w:val="22"/>
              </w:rPr>
              <w:t xml:space="preserve">The unbranded pallet, pallet wrap and label. </w:t>
            </w:r>
          </w:p>
          <w:p w14:paraId="6762A600" w14:textId="77777777" w:rsidR="004D5B7B" w:rsidRPr="00F371F3" w:rsidRDefault="004D5B7B" w:rsidP="00697512">
            <w:pPr>
              <w:spacing w:line="276" w:lineRule="auto"/>
              <w:rPr>
                <w:rFonts w:ascii="Arial" w:hAnsi="Arial" w:cs="Arial"/>
                <w:b/>
                <w:bCs/>
                <w:sz w:val="22"/>
                <w:szCs w:val="22"/>
              </w:rPr>
            </w:pPr>
          </w:p>
        </w:tc>
        <w:tc>
          <w:tcPr>
            <w:tcW w:w="5386" w:type="dxa"/>
          </w:tcPr>
          <w:p w14:paraId="4E873746" w14:textId="77777777" w:rsidR="004D5B7B" w:rsidRPr="00F371F3" w:rsidRDefault="004D5B7B" w:rsidP="00697512">
            <w:pPr>
              <w:spacing w:line="276" w:lineRule="auto"/>
              <w:rPr>
                <w:rFonts w:ascii="Arial" w:hAnsi="Arial" w:cs="Arial"/>
                <w:sz w:val="22"/>
                <w:szCs w:val="22"/>
              </w:rPr>
            </w:pPr>
            <w:r w:rsidRPr="00F371F3">
              <w:rPr>
                <w:rFonts w:ascii="Arial" w:hAnsi="Arial" w:cs="Arial"/>
                <w:sz w:val="22"/>
                <w:szCs w:val="22"/>
              </w:rPr>
              <w:t>No, because none of the packaging items that make up the tertiary packaging bear a brand.</w:t>
            </w:r>
          </w:p>
          <w:p w14:paraId="34605A23" w14:textId="4A8EFEF2" w:rsidR="004D5B7B" w:rsidRPr="00F371F3" w:rsidRDefault="004D5B7B" w:rsidP="00697512">
            <w:pPr>
              <w:spacing w:line="276" w:lineRule="auto"/>
              <w:rPr>
                <w:rFonts w:ascii="Arial" w:hAnsi="Arial" w:cs="Arial"/>
                <w:sz w:val="22"/>
                <w:szCs w:val="22"/>
              </w:rPr>
            </w:pPr>
            <w:r w:rsidRPr="000A6147">
              <w:rPr>
                <w:rFonts w:ascii="Arial" w:hAnsi="Arial" w:cs="Arial"/>
                <w:sz w:val="22"/>
                <w:szCs w:val="22"/>
              </w:rPr>
              <w:t xml:space="preserve">The branded secondary packaging being visible through the clear tertiary pallet wrap is not relevant when assessing if the tertiary packaging is branded, because each packaging </w:t>
            </w:r>
            <w:r w:rsidR="00CF2FA9">
              <w:rPr>
                <w:rFonts w:ascii="Arial" w:hAnsi="Arial" w:cs="Arial"/>
                <w:sz w:val="22"/>
                <w:szCs w:val="22"/>
              </w:rPr>
              <w:t>type</w:t>
            </w:r>
            <w:r w:rsidR="00CF2FA9" w:rsidRPr="000A6147">
              <w:rPr>
                <w:rFonts w:ascii="Arial" w:hAnsi="Arial" w:cs="Arial"/>
                <w:sz w:val="22"/>
                <w:szCs w:val="22"/>
              </w:rPr>
              <w:t xml:space="preserve"> </w:t>
            </w:r>
            <w:r w:rsidR="006F43E8">
              <w:rPr>
                <w:rFonts w:ascii="Arial" w:hAnsi="Arial" w:cs="Arial"/>
                <w:sz w:val="22"/>
                <w:szCs w:val="22"/>
              </w:rPr>
              <w:t>(</w:t>
            </w:r>
            <w:r w:rsidRPr="000A6147">
              <w:rPr>
                <w:rFonts w:ascii="Arial" w:hAnsi="Arial" w:cs="Arial"/>
                <w:sz w:val="22"/>
                <w:szCs w:val="22"/>
              </w:rPr>
              <w:t>primary, secondary, tertiary, or shipment</w:t>
            </w:r>
            <w:r w:rsidR="006F43E8">
              <w:rPr>
                <w:rFonts w:ascii="Arial" w:hAnsi="Arial" w:cs="Arial"/>
                <w:sz w:val="22"/>
                <w:szCs w:val="22"/>
              </w:rPr>
              <w:t>)</w:t>
            </w:r>
            <w:r w:rsidRPr="000A6147">
              <w:rPr>
                <w:rFonts w:ascii="Arial" w:hAnsi="Arial" w:cs="Arial"/>
                <w:sz w:val="22"/>
                <w:szCs w:val="22"/>
              </w:rPr>
              <w:t xml:space="preserve"> </w:t>
            </w:r>
            <w:r w:rsidRPr="00F371F3">
              <w:rPr>
                <w:rFonts w:ascii="Arial" w:hAnsi="Arial" w:cs="Arial"/>
                <w:sz w:val="22"/>
                <w:szCs w:val="22"/>
              </w:rPr>
              <w:t xml:space="preserve">must be </w:t>
            </w:r>
            <w:r w:rsidRPr="000A6147">
              <w:rPr>
                <w:rFonts w:ascii="Arial" w:hAnsi="Arial" w:cs="Arial"/>
                <w:sz w:val="22"/>
                <w:szCs w:val="22"/>
              </w:rPr>
              <w:t xml:space="preserve">assessed </w:t>
            </w:r>
            <w:r w:rsidRPr="00F371F3">
              <w:rPr>
                <w:rFonts w:ascii="Arial" w:hAnsi="Arial" w:cs="Arial"/>
                <w:sz w:val="22"/>
                <w:szCs w:val="22"/>
              </w:rPr>
              <w:t>separately</w:t>
            </w:r>
            <w:r w:rsidRPr="000A6147">
              <w:rPr>
                <w:rFonts w:ascii="Arial" w:hAnsi="Arial" w:cs="Arial"/>
                <w:sz w:val="22"/>
                <w:szCs w:val="22"/>
              </w:rPr>
              <w:t xml:space="preserve">. </w:t>
            </w:r>
          </w:p>
        </w:tc>
      </w:tr>
    </w:tbl>
    <w:p w14:paraId="6B107E08" w14:textId="77777777" w:rsidR="000666DD" w:rsidRPr="00F371F3" w:rsidRDefault="000666DD" w:rsidP="004D5B7B">
      <w:pPr>
        <w:rPr>
          <w:rFonts w:ascii="Arial" w:hAnsi="Arial" w:cs="Arial"/>
        </w:rPr>
      </w:pPr>
    </w:p>
    <w:p w14:paraId="0180A464" w14:textId="05D71C30" w:rsidR="004D5B7B" w:rsidRDefault="004D5B7B" w:rsidP="004D5B7B">
      <w:pPr>
        <w:rPr>
          <w:rFonts w:ascii="Arial" w:hAnsi="Arial" w:cs="Arial"/>
        </w:rPr>
      </w:pPr>
      <w:r w:rsidRPr="000A6147">
        <w:rPr>
          <w:rFonts w:ascii="Arial" w:hAnsi="Arial" w:cs="Arial"/>
          <w:b/>
          <w:bCs/>
        </w:rPr>
        <w:t>Note:</w:t>
      </w:r>
      <w:r w:rsidRPr="000A6147">
        <w:rPr>
          <w:rFonts w:ascii="Arial" w:hAnsi="Arial" w:cs="Arial"/>
        </w:rPr>
        <w:t xml:space="preserve"> If the pallet in this example was owned by a service provider, </w:t>
      </w:r>
      <w:r w:rsidR="00B5394B">
        <w:rPr>
          <w:rFonts w:ascii="Arial" w:hAnsi="Arial" w:cs="Arial"/>
        </w:rPr>
        <w:t xml:space="preserve">the pallet </w:t>
      </w:r>
      <w:r w:rsidR="001C39ED">
        <w:rPr>
          <w:rFonts w:ascii="Arial" w:hAnsi="Arial" w:cs="Arial"/>
        </w:rPr>
        <w:t>would be</w:t>
      </w:r>
      <w:r w:rsidRPr="000A6147">
        <w:rPr>
          <w:rFonts w:ascii="Arial" w:hAnsi="Arial" w:cs="Arial"/>
        </w:rPr>
        <w:t xml:space="preserve"> the responsibility of the service provider.</w:t>
      </w:r>
    </w:p>
    <w:p w14:paraId="6B0B9B2B" w14:textId="77777777" w:rsidR="00220796" w:rsidRDefault="00220796" w:rsidP="004D5B7B">
      <w:pPr>
        <w:rPr>
          <w:rFonts w:ascii="Arial" w:hAnsi="Arial" w:cs="Arial"/>
        </w:rPr>
      </w:pPr>
    </w:p>
    <w:p w14:paraId="031013C1" w14:textId="77777777" w:rsidR="00903855" w:rsidRDefault="00903855" w:rsidP="004D5B7B">
      <w:pPr>
        <w:rPr>
          <w:rFonts w:ascii="Arial" w:hAnsi="Arial" w:cs="Arial"/>
          <w:b/>
          <w:bCs/>
        </w:rPr>
      </w:pPr>
    </w:p>
    <w:p w14:paraId="3AA625DD" w14:textId="636F45ED" w:rsidR="00D2193D" w:rsidRPr="004E3747" w:rsidRDefault="00D2193D" w:rsidP="003D252B">
      <w:pPr>
        <w:pStyle w:val="ListParagraph"/>
        <w:numPr>
          <w:ilvl w:val="0"/>
          <w:numId w:val="24"/>
        </w:numPr>
        <w:spacing w:line="276" w:lineRule="auto"/>
        <w:ind w:left="851" w:hanging="425"/>
        <w:jc w:val="both"/>
        <w:rPr>
          <w:rFonts w:ascii="Arial" w:eastAsiaTheme="majorEastAsia" w:hAnsi="Arial" w:cstheme="majorBidi"/>
          <w:b/>
          <w:bCs/>
          <w:color w:val="008631"/>
          <w:sz w:val="32"/>
          <w:szCs w:val="32"/>
        </w:rPr>
      </w:pPr>
      <w:bookmarkStart w:id="29" w:name="APs_Imports"/>
      <w:bookmarkEnd w:id="28"/>
      <w:r w:rsidRPr="004E3747">
        <w:rPr>
          <w:rFonts w:ascii="Arial" w:eastAsiaTheme="majorEastAsia" w:hAnsi="Arial" w:cstheme="majorBidi"/>
          <w:b/>
          <w:bCs/>
          <w:color w:val="008631"/>
          <w:sz w:val="32"/>
          <w:szCs w:val="32"/>
        </w:rPr>
        <w:t>Importer</w:t>
      </w:r>
    </w:p>
    <w:bookmarkEnd w:id="29"/>
    <w:p w14:paraId="177B724A" w14:textId="77777777" w:rsidR="00BC454A" w:rsidRDefault="00BC454A" w:rsidP="00D2193D">
      <w:pPr>
        <w:widowControl w:val="0"/>
        <w:autoSpaceDE w:val="0"/>
        <w:autoSpaceDN w:val="0"/>
        <w:adjustRightInd w:val="0"/>
        <w:spacing w:line="276" w:lineRule="auto"/>
        <w:jc w:val="both"/>
        <w:rPr>
          <w:rFonts w:ascii="Arial" w:hAnsi="Arial" w:cs="Arial"/>
        </w:rPr>
      </w:pPr>
    </w:p>
    <w:p w14:paraId="1CA0F616" w14:textId="3170316D" w:rsidR="00D2193D" w:rsidRPr="00C73901" w:rsidRDefault="00D2193D" w:rsidP="00D2193D">
      <w:pPr>
        <w:widowControl w:val="0"/>
        <w:autoSpaceDE w:val="0"/>
        <w:autoSpaceDN w:val="0"/>
        <w:adjustRightInd w:val="0"/>
        <w:spacing w:line="276" w:lineRule="auto"/>
        <w:jc w:val="both"/>
        <w:rPr>
          <w:rFonts w:ascii="Arial" w:hAnsi="Arial" w:cs="Arial"/>
        </w:rPr>
      </w:pPr>
      <w:r w:rsidRPr="00C73901">
        <w:rPr>
          <w:rFonts w:ascii="Arial" w:hAnsi="Arial" w:cs="Arial"/>
        </w:rPr>
        <w:t xml:space="preserve">A producer must report packaging as an importer, for imports of: </w:t>
      </w:r>
    </w:p>
    <w:p w14:paraId="660D6DBA" w14:textId="022F4122" w:rsidR="00D2193D" w:rsidRPr="007369DF" w:rsidRDefault="001838F8" w:rsidP="007369DF">
      <w:pPr>
        <w:pStyle w:val="ListParagraph"/>
        <w:widowControl w:val="0"/>
        <w:numPr>
          <w:ilvl w:val="0"/>
          <w:numId w:val="60"/>
        </w:numPr>
        <w:autoSpaceDE w:val="0"/>
        <w:autoSpaceDN w:val="0"/>
        <w:adjustRightInd w:val="0"/>
        <w:spacing w:line="276" w:lineRule="auto"/>
        <w:jc w:val="both"/>
        <w:rPr>
          <w:rFonts w:ascii="Arial" w:hAnsi="Arial" w:cs="Arial"/>
          <w:sz w:val="22"/>
          <w:szCs w:val="22"/>
        </w:rPr>
      </w:pPr>
      <w:r w:rsidRPr="007369DF">
        <w:rPr>
          <w:rFonts w:ascii="Arial" w:hAnsi="Arial" w:cs="Arial"/>
          <w:sz w:val="22"/>
          <w:szCs w:val="22"/>
        </w:rPr>
        <w:t>F</w:t>
      </w:r>
      <w:r w:rsidR="00D2193D" w:rsidRPr="007369DF">
        <w:rPr>
          <w:rFonts w:ascii="Arial" w:hAnsi="Arial" w:cs="Arial"/>
          <w:sz w:val="22"/>
          <w:szCs w:val="22"/>
        </w:rPr>
        <w:t>illed branded packaging where the brand owner is not responsible for the import,</w:t>
      </w:r>
      <w:r w:rsidR="00A473DC" w:rsidRPr="007369DF">
        <w:rPr>
          <w:rFonts w:ascii="Arial" w:hAnsi="Arial" w:cs="Arial"/>
          <w:sz w:val="22"/>
          <w:szCs w:val="22"/>
        </w:rPr>
        <w:t xml:space="preserve"> or</w:t>
      </w:r>
      <w:r w:rsidR="00D2193D" w:rsidRPr="007369DF">
        <w:rPr>
          <w:rFonts w:ascii="Arial" w:hAnsi="Arial" w:cs="Arial"/>
          <w:sz w:val="22"/>
          <w:szCs w:val="22"/>
        </w:rPr>
        <w:t xml:space="preserve"> where the brand owner is not established in the UK, or where the brand owner is established in the UK</w:t>
      </w:r>
      <w:r w:rsidR="0070738D" w:rsidRPr="007369DF">
        <w:rPr>
          <w:rFonts w:ascii="Arial" w:hAnsi="Arial" w:cs="Arial"/>
          <w:sz w:val="22"/>
          <w:szCs w:val="22"/>
        </w:rPr>
        <w:t xml:space="preserve"> and responsible for the import</w:t>
      </w:r>
      <w:r w:rsidR="00D2193D" w:rsidRPr="007369DF">
        <w:rPr>
          <w:rFonts w:ascii="Arial" w:hAnsi="Arial" w:cs="Arial"/>
          <w:sz w:val="22"/>
          <w:szCs w:val="22"/>
        </w:rPr>
        <w:t xml:space="preserve"> but is not a large producer*.</w:t>
      </w:r>
    </w:p>
    <w:p w14:paraId="2C375A34" w14:textId="591ADA25" w:rsidR="00D2193D" w:rsidRPr="007369DF" w:rsidRDefault="001838F8" w:rsidP="007369DF">
      <w:pPr>
        <w:pStyle w:val="ListParagraph"/>
        <w:widowControl w:val="0"/>
        <w:numPr>
          <w:ilvl w:val="0"/>
          <w:numId w:val="60"/>
        </w:numPr>
        <w:autoSpaceDE w:val="0"/>
        <w:autoSpaceDN w:val="0"/>
        <w:adjustRightInd w:val="0"/>
        <w:spacing w:line="276" w:lineRule="auto"/>
        <w:jc w:val="both"/>
        <w:rPr>
          <w:rFonts w:ascii="Arial" w:hAnsi="Arial" w:cs="Arial"/>
          <w:sz w:val="22"/>
          <w:szCs w:val="22"/>
        </w:rPr>
      </w:pPr>
      <w:r w:rsidRPr="007369DF">
        <w:rPr>
          <w:rFonts w:ascii="Arial" w:hAnsi="Arial" w:cs="Arial"/>
          <w:sz w:val="22"/>
          <w:szCs w:val="22"/>
        </w:rPr>
        <w:t>F</w:t>
      </w:r>
      <w:r w:rsidR="00D2193D" w:rsidRPr="007369DF">
        <w:rPr>
          <w:rFonts w:ascii="Arial" w:hAnsi="Arial" w:cs="Arial"/>
          <w:sz w:val="22"/>
          <w:szCs w:val="22"/>
        </w:rPr>
        <w:t>illed unbranded packaging</w:t>
      </w:r>
      <w:r w:rsidR="00043054" w:rsidRPr="007369DF">
        <w:rPr>
          <w:rFonts w:ascii="Arial" w:hAnsi="Arial" w:cs="Arial"/>
          <w:sz w:val="22"/>
          <w:szCs w:val="22"/>
        </w:rPr>
        <w:t>,</w:t>
      </w:r>
      <w:r w:rsidR="008B5CBB" w:rsidRPr="007369DF">
        <w:rPr>
          <w:rFonts w:ascii="Arial" w:hAnsi="Arial" w:cs="Arial"/>
          <w:sz w:val="22"/>
          <w:szCs w:val="22"/>
        </w:rPr>
        <w:t xml:space="preserve"> </w:t>
      </w:r>
      <w:r w:rsidR="00D2193D" w:rsidRPr="007369DF">
        <w:rPr>
          <w:rFonts w:ascii="Arial" w:hAnsi="Arial" w:cs="Arial"/>
          <w:sz w:val="22"/>
          <w:szCs w:val="22"/>
        </w:rPr>
        <w:t>includ</w:t>
      </w:r>
      <w:r w:rsidR="00A66676" w:rsidRPr="007369DF">
        <w:rPr>
          <w:rFonts w:ascii="Arial" w:hAnsi="Arial" w:cs="Arial"/>
          <w:sz w:val="22"/>
          <w:szCs w:val="22"/>
        </w:rPr>
        <w:t>ing</w:t>
      </w:r>
      <w:r w:rsidR="00D2193D" w:rsidRPr="007369DF">
        <w:rPr>
          <w:rFonts w:ascii="Arial" w:hAnsi="Arial" w:cs="Arial"/>
          <w:sz w:val="22"/>
          <w:szCs w:val="22"/>
        </w:rPr>
        <w:t xml:space="preserve"> unbranded packaging imported on behalf of </w:t>
      </w:r>
      <w:r w:rsidR="00A66676" w:rsidRPr="007369DF">
        <w:rPr>
          <w:rFonts w:ascii="Arial" w:hAnsi="Arial" w:cs="Arial"/>
          <w:sz w:val="22"/>
          <w:szCs w:val="22"/>
        </w:rPr>
        <w:t xml:space="preserve">a </w:t>
      </w:r>
      <w:r w:rsidR="00D2193D" w:rsidRPr="007369DF">
        <w:rPr>
          <w:rFonts w:ascii="Arial" w:hAnsi="Arial" w:cs="Arial"/>
          <w:sz w:val="22"/>
          <w:szCs w:val="22"/>
        </w:rPr>
        <w:t>brand owner.</w:t>
      </w:r>
    </w:p>
    <w:p w14:paraId="628C4A5D" w14:textId="6957EC6A" w:rsidR="00D2193D" w:rsidRPr="007369DF" w:rsidRDefault="001838F8" w:rsidP="007369DF">
      <w:pPr>
        <w:pStyle w:val="ListParagraph"/>
        <w:widowControl w:val="0"/>
        <w:numPr>
          <w:ilvl w:val="0"/>
          <w:numId w:val="60"/>
        </w:numPr>
        <w:autoSpaceDE w:val="0"/>
        <w:autoSpaceDN w:val="0"/>
        <w:adjustRightInd w:val="0"/>
        <w:spacing w:line="276" w:lineRule="auto"/>
        <w:jc w:val="both"/>
        <w:rPr>
          <w:rFonts w:ascii="Arial" w:hAnsi="Arial" w:cs="Arial"/>
          <w:sz w:val="22"/>
          <w:szCs w:val="22"/>
        </w:rPr>
      </w:pPr>
      <w:r w:rsidRPr="007369DF">
        <w:rPr>
          <w:rFonts w:ascii="Arial" w:hAnsi="Arial" w:cs="Arial"/>
          <w:sz w:val="22"/>
          <w:szCs w:val="22"/>
        </w:rPr>
        <w:t>F</w:t>
      </w:r>
      <w:r w:rsidR="00D2193D" w:rsidRPr="007369DF">
        <w:rPr>
          <w:rFonts w:ascii="Arial" w:hAnsi="Arial" w:cs="Arial"/>
          <w:sz w:val="22"/>
          <w:szCs w:val="22"/>
        </w:rPr>
        <w:t>illed or unfilled packaging that the importer discards without supplying it onwards.</w:t>
      </w:r>
    </w:p>
    <w:p w14:paraId="1D85B144" w14:textId="77777777" w:rsidR="0013731D" w:rsidRDefault="0013731D" w:rsidP="00253DA9">
      <w:pPr>
        <w:spacing w:line="276" w:lineRule="auto"/>
        <w:jc w:val="both"/>
        <w:rPr>
          <w:rFonts w:ascii="Arial" w:hAnsi="Arial" w:cs="Arial"/>
        </w:rPr>
      </w:pPr>
    </w:p>
    <w:p w14:paraId="4ABBC44E" w14:textId="095BB043" w:rsidR="00253DA9" w:rsidRPr="003B0509" w:rsidRDefault="00253DA9" w:rsidP="00253DA9">
      <w:pPr>
        <w:spacing w:line="276" w:lineRule="auto"/>
        <w:jc w:val="both"/>
        <w:rPr>
          <w:rFonts w:ascii="Arial" w:hAnsi="Arial" w:cs="Arial"/>
        </w:rPr>
      </w:pPr>
      <w:r w:rsidRPr="003B0509">
        <w:rPr>
          <w:rFonts w:ascii="Arial" w:hAnsi="Arial" w:cs="Arial"/>
        </w:rPr>
        <w:t>Importers should report the imported packaging when it is supplied within the UK, unless it is imported and discarded by the importer, in which case it should be reported by the importer when it is discarded.</w:t>
      </w:r>
    </w:p>
    <w:p w14:paraId="40B9469D" w14:textId="4FD54435" w:rsidR="00E20DF3" w:rsidRPr="000036AD" w:rsidRDefault="00E20DF3" w:rsidP="00D95DC1">
      <w:pPr>
        <w:spacing w:line="276" w:lineRule="auto"/>
        <w:jc w:val="both"/>
        <w:rPr>
          <w:rFonts w:ascii="Arial" w:hAnsi="Arial" w:cs="Arial"/>
        </w:rPr>
      </w:pPr>
      <w:r w:rsidRPr="000036AD">
        <w:rPr>
          <w:rFonts w:ascii="Arial" w:hAnsi="Arial" w:cs="Arial"/>
        </w:rPr>
        <w:t>*</w:t>
      </w:r>
      <w:r w:rsidRPr="000036AD">
        <w:rPr>
          <w:rFonts w:ascii="Arial" w:hAnsi="Arial" w:cs="Arial"/>
          <w:b/>
          <w:bCs/>
        </w:rPr>
        <w:t>Note:</w:t>
      </w:r>
      <w:r w:rsidRPr="000036AD">
        <w:rPr>
          <w:rFonts w:ascii="Arial" w:hAnsi="Arial" w:cs="Arial"/>
        </w:rPr>
        <w:t xml:space="preserve"> For imported branded packaging where the brand owner is responsible for the import but is a small producer, the brand owner must report this packaging. However, because </w:t>
      </w:r>
      <w:r w:rsidR="00383991" w:rsidRPr="000036AD">
        <w:rPr>
          <w:rFonts w:ascii="Arial" w:hAnsi="Arial" w:cs="Arial"/>
        </w:rPr>
        <w:t xml:space="preserve">the </w:t>
      </w:r>
      <w:r w:rsidRPr="000036AD">
        <w:rPr>
          <w:rFonts w:ascii="Arial" w:hAnsi="Arial" w:cs="Arial"/>
        </w:rPr>
        <w:t>brand owner does not meet the large producer threshold, the importer must also report the same packaging. If an importer is obligated to report packaging and they are a small producer, this will be a reporting obligation only.</w:t>
      </w:r>
    </w:p>
    <w:p w14:paraId="6F594602" w14:textId="4303BF2B" w:rsidR="00E4385C" w:rsidRPr="000036AD" w:rsidDel="004B75D8" w:rsidRDefault="0044654C" w:rsidP="00E4385C">
      <w:pPr>
        <w:pStyle w:val="NormalWeb"/>
        <w:spacing w:before="0" w:beforeAutospacing="0" w:after="0" w:afterAutospacing="0" w:line="276" w:lineRule="auto"/>
        <w:jc w:val="both"/>
        <w:rPr>
          <w:rFonts w:ascii="Arial" w:hAnsi="Arial" w:cs="Arial"/>
          <w:strike/>
          <w:sz w:val="22"/>
          <w:szCs w:val="22"/>
        </w:rPr>
      </w:pPr>
      <w:r w:rsidRPr="000036AD">
        <w:rPr>
          <w:rFonts w:ascii="Arial" w:hAnsi="Arial" w:cs="Arial"/>
          <w:sz w:val="22"/>
          <w:szCs w:val="22"/>
        </w:rPr>
        <w:t xml:space="preserve">For </w:t>
      </w:r>
      <w:r w:rsidR="00FA58B8" w:rsidRPr="000036AD">
        <w:rPr>
          <w:rFonts w:ascii="Arial" w:hAnsi="Arial" w:cs="Arial"/>
          <w:sz w:val="22"/>
          <w:szCs w:val="22"/>
        </w:rPr>
        <w:t>more information</w:t>
      </w:r>
      <w:r w:rsidRPr="000036AD">
        <w:rPr>
          <w:rFonts w:ascii="Arial" w:hAnsi="Arial" w:cs="Arial"/>
          <w:sz w:val="22"/>
          <w:szCs w:val="22"/>
        </w:rPr>
        <w:t xml:space="preserve"> about supply routes involving small or non-obligated producers, please refer to </w:t>
      </w:r>
      <w:hyperlink w:anchor="App2_SupplyRoutes" w:history="1">
        <w:r w:rsidR="000036AD" w:rsidRPr="000036AD">
          <w:rPr>
            <w:rStyle w:val="Hyperlink"/>
            <w:rFonts w:ascii="Arial" w:hAnsi="Arial" w:cs="Arial"/>
            <w:sz w:val="22"/>
            <w:szCs w:val="22"/>
          </w:rPr>
          <w:t>Appendix 2</w:t>
        </w:r>
      </w:hyperlink>
      <w:r w:rsidR="000036AD" w:rsidRPr="000036AD">
        <w:rPr>
          <w:rFonts w:ascii="Arial" w:hAnsi="Arial" w:cs="Arial"/>
          <w:sz w:val="22"/>
          <w:szCs w:val="22"/>
        </w:rPr>
        <w:t>.</w:t>
      </w:r>
      <w:r w:rsidRPr="000036AD">
        <w:rPr>
          <w:rFonts w:ascii="Arial" w:hAnsi="Arial" w:cs="Arial"/>
          <w:sz w:val="22"/>
          <w:szCs w:val="22"/>
        </w:rPr>
        <w:t xml:space="preserve"> </w:t>
      </w:r>
    </w:p>
    <w:p w14:paraId="533170FB" w14:textId="77777777" w:rsidR="00F626A8" w:rsidRDefault="00F626A8" w:rsidP="00D2193D">
      <w:pPr>
        <w:widowControl w:val="0"/>
        <w:autoSpaceDE w:val="0"/>
        <w:autoSpaceDN w:val="0"/>
        <w:adjustRightInd w:val="0"/>
        <w:spacing w:line="276" w:lineRule="auto"/>
        <w:jc w:val="both"/>
        <w:rPr>
          <w:rFonts w:ascii="Arial" w:hAnsi="Arial" w:cs="Arial"/>
          <w:b/>
          <w:bCs/>
        </w:rPr>
      </w:pPr>
    </w:p>
    <w:p w14:paraId="069E53CD" w14:textId="1F4E957C" w:rsidR="00D2193D" w:rsidRPr="0077349A" w:rsidRDefault="00E4385C" w:rsidP="00D2193D">
      <w:pPr>
        <w:widowControl w:val="0"/>
        <w:autoSpaceDE w:val="0"/>
        <w:autoSpaceDN w:val="0"/>
        <w:adjustRightInd w:val="0"/>
        <w:spacing w:line="276" w:lineRule="auto"/>
        <w:jc w:val="both"/>
        <w:rPr>
          <w:rFonts w:ascii="Arial" w:hAnsi="Arial" w:cs="Arial"/>
        </w:rPr>
      </w:pPr>
      <w:r>
        <w:rPr>
          <w:rFonts w:ascii="Arial" w:hAnsi="Arial" w:cs="Arial"/>
          <w:b/>
          <w:bCs/>
        </w:rPr>
        <w:t xml:space="preserve">Importer </w:t>
      </w:r>
      <w:r w:rsidR="00C303C5">
        <w:rPr>
          <w:rFonts w:ascii="Arial" w:hAnsi="Arial" w:cs="Arial"/>
          <w:b/>
          <w:bCs/>
        </w:rPr>
        <w:t>e</w:t>
      </w:r>
      <w:r w:rsidR="00D2193D" w:rsidRPr="00C60956">
        <w:rPr>
          <w:rFonts w:ascii="Arial" w:hAnsi="Arial" w:cs="Arial"/>
          <w:b/>
          <w:bCs/>
        </w:rPr>
        <w:t>xample</w:t>
      </w:r>
      <w:r w:rsidR="00D2193D">
        <w:rPr>
          <w:rFonts w:ascii="Arial" w:hAnsi="Arial" w:cs="Arial"/>
          <w:b/>
          <w:bCs/>
        </w:rPr>
        <w:t>s</w:t>
      </w:r>
      <w:r w:rsidR="00D2193D" w:rsidRPr="00C60956">
        <w:rPr>
          <w:rFonts w:ascii="Arial" w:hAnsi="Arial" w:cs="Arial"/>
          <w:b/>
          <w:bCs/>
        </w:rPr>
        <w:t>:</w:t>
      </w:r>
      <w:r w:rsidR="00D2193D">
        <w:rPr>
          <w:rFonts w:ascii="Arial" w:hAnsi="Arial" w:cs="Arial"/>
        </w:rPr>
        <w:t xml:space="preserve"> </w:t>
      </w:r>
    </w:p>
    <w:p w14:paraId="03018A7C" w14:textId="6F569119" w:rsidR="00D2193D" w:rsidRPr="00A00ABE" w:rsidRDefault="00546277"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An</w:t>
      </w:r>
      <w:r w:rsidR="00D2193D" w:rsidRPr="00A00ABE">
        <w:rPr>
          <w:rFonts w:ascii="Arial" w:hAnsi="Arial" w:cs="Arial"/>
          <w:sz w:val="22"/>
          <w:szCs w:val="22"/>
        </w:rPr>
        <w:t xml:space="preserve"> importer imports </w:t>
      </w:r>
      <w:r w:rsidR="00634DFF" w:rsidRPr="00A00ABE">
        <w:rPr>
          <w:rFonts w:ascii="Arial" w:hAnsi="Arial" w:cs="Arial"/>
          <w:sz w:val="22"/>
          <w:szCs w:val="22"/>
        </w:rPr>
        <w:t>unfilled</w:t>
      </w:r>
      <w:r w:rsidR="00556433" w:rsidRPr="00A00ABE">
        <w:rPr>
          <w:rFonts w:ascii="Arial" w:hAnsi="Arial" w:cs="Arial"/>
          <w:sz w:val="22"/>
          <w:szCs w:val="22"/>
        </w:rPr>
        <w:t>,</w:t>
      </w:r>
      <w:r w:rsidR="00D2193D" w:rsidRPr="00A00ABE">
        <w:rPr>
          <w:rFonts w:ascii="Arial" w:hAnsi="Arial" w:cs="Arial"/>
          <w:sz w:val="22"/>
          <w:szCs w:val="22"/>
        </w:rPr>
        <w:t xml:space="preserve"> branded packaging into the UK on behalf of a brand owner who is a UK large producer and the packaging bears that UK brand owner’s brand</w:t>
      </w:r>
      <w:r w:rsidR="000B1AC0" w:rsidRPr="00A00ABE">
        <w:rPr>
          <w:rFonts w:ascii="Arial" w:hAnsi="Arial" w:cs="Arial"/>
          <w:sz w:val="22"/>
          <w:szCs w:val="22"/>
        </w:rPr>
        <w:t>.</w:t>
      </w:r>
      <w:r w:rsidR="00ED3A8E" w:rsidRPr="00A00ABE">
        <w:rPr>
          <w:rFonts w:ascii="Arial" w:hAnsi="Arial" w:cs="Arial"/>
          <w:sz w:val="22"/>
          <w:szCs w:val="22"/>
        </w:rPr>
        <w:t xml:space="preserve"> If </w:t>
      </w:r>
      <w:r w:rsidR="000B1AC0" w:rsidRPr="00A00ABE">
        <w:rPr>
          <w:rFonts w:ascii="Arial" w:hAnsi="Arial" w:cs="Arial"/>
          <w:sz w:val="22"/>
          <w:szCs w:val="22"/>
        </w:rPr>
        <w:t>that</w:t>
      </w:r>
      <w:r w:rsidR="00D2193D" w:rsidRPr="00A00ABE">
        <w:rPr>
          <w:rFonts w:ascii="Arial" w:hAnsi="Arial" w:cs="Arial"/>
          <w:sz w:val="22"/>
          <w:szCs w:val="22"/>
        </w:rPr>
        <w:t xml:space="preserve"> packaging is discarded by the importer before being supplied within the UK, the brand owner </w:t>
      </w:r>
      <w:r w:rsidR="00E70C59" w:rsidRPr="00A00ABE">
        <w:rPr>
          <w:rFonts w:ascii="Arial" w:hAnsi="Arial" w:cs="Arial"/>
          <w:sz w:val="22"/>
          <w:szCs w:val="22"/>
        </w:rPr>
        <w:t>must</w:t>
      </w:r>
      <w:r w:rsidR="00D2193D" w:rsidRPr="00A00ABE">
        <w:rPr>
          <w:rFonts w:ascii="Arial" w:hAnsi="Arial" w:cs="Arial"/>
          <w:sz w:val="22"/>
          <w:szCs w:val="22"/>
        </w:rPr>
        <w:t xml:space="preserve"> report the discarded empty branded </w:t>
      </w:r>
      <w:r w:rsidR="00E0182B" w:rsidRPr="00A00ABE">
        <w:rPr>
          <w:rFonts w:ascii="Arial" w:hAnsi="Arial" w:cs="Arial"/>
          <w:sz w:val="22"/>
          <w:szCs w:val="22"/>
        </w:rPr>
        <w:t>packaging</w:t>
      </w:r>
      <w:r w:rsidR="00D2193D" w:rsidRPr="00A00ABE">
        <w:rPr>
          <w:rFonts w:ascii="Arial" w:hAnsi="Arial" w:cs="Arial"/>
          <w:sz w:val="22"/>
          <w:szCs w:val="22"/>
        </w:rPr>
        <w:t>.</w:t>
      </w:r>
      <w:r w:rsidR="00171F8F" w:rsidRPr="00A00ABE">
        <w:rPr>
          <w:rFonts w:ascii="Arial" w:hAnsi="Arial" w:cs="Arial"/>
          <w:sz w:val="22"/>
          <w:szCs w:val="22"/>
        </w:rPr>
        <w:t xml:space="preserve"> The importer </w:t>
      </w:r>
      <w:r w:rsidR="00E70C59" w:rsidRPr="00A00ABE">
        <w:rPr>
          <w:rFonts w:ascii="Arial" w:hAnsi="Arial" w:cs="Arial"/>
          <w:sz w:val="22"/>
          <w:szCs w:val="22"/>
        </w:rPr>
        <w:t>must report</w:t>
      </w:r>
      <w:r w:rsidR="00171F8F" w:rsidRPr="00A00ABE">
        <w:rPr>
          <w:rFonts w:ascii="Arial" w:hAnsi="Arial" w:cs="Arial"/>
          <w:sz w:val="22"/>
          <w:szCs w:val="22"/>
        </w:rPr>
        <w:t xml:space="preserve"> any discarded </w:t>
      </w:r>
      <w:r w:rsidR="005B4CA0" w:rsidRPr="00A00ABE">
        <w:rPr>
          <w:rFonts w:ascii="Arial" w:hAnsi="Arial" w:cs="Arial"/>
          <w:sz w:val="22"/>
          <w:szCs w:val="22"/>
        </w:rPr>
        <w:t xml:space="preserve">unbranded </w:t>
      </w:r>
      <w:r w:rsidR="00171F8F" w:rsidRPr="00A00ABE">
        <w:rPr>
          <w:rFonts w:ascii="Arial" w:hAnsi="Arial" w:cs="Arial"/>
          <w:sz w:val="22"/>
          <w:szCs w:val="22"/>
        </w:rPr>
        <w:t>packaging</w:t>
      </w:r>
      <w:r w:rsidR="00B74B66" w:rsidRPr="00A00ABE">
        <w:rPr>
          <w:rFonts w:ascii="Arial" w:hAnsi="Arial" w:cs="Arial"/>
          <w:sz w:val="22"/>
          <w:szCs w:val="22"/>
        </w:rPr>
        <w:t xml:space="preserve"> removed from the branded packaging</w:t>
      </w:r>
      <w:r w:rsidR="00E0182B" w:rsidRPr="00A00ABE">
        <w:rPr>
          <w:rFonts w:ascii="Arial" w:hAnsi="Arial" w:cs="Arial"/>
          <w:sz w:val="22"/>
          <w:szCs w:val="22"/>
        </w:rPr>
        <w:t>.</w:t>
      </w:r>
    </w:p>
    <w:p w14:paraId="6D2A7490" w14:textId="77777777" w:rsidR="00D2193D" w:rsidRPr="00A00ABE" w:rsidRDefault="00D2193D" w:rsidP="00A00ABE">
      <w:pPr>
        <w:pStyle w:val="ListParagraph"/>
        <w:widowControl w:val="0"/>
        <w:autoSpaceDE w:val="0"/>
        <w:autoSpaceDN w:val="0"/>
        <w:adjustRightInd w:val="0"/>
        <w:spacing w:after="160" w:line="276" w:lineRule="auto"/>
        <w:ind w:left="0"/>
        <w:jc w:val="both"/>
        <w:rPr>
          <w:rFonts w:ascii="Arial" w:hAnsi="Arial" w:cs="Arial"/>
          <w:sz w:val="22"/>
          <w:szCs w:val="22"/>
        </w:rPr>
      </w:pPr>
    </w:p>
    <w:p w14:paraId="2D9CA283" w14:textId="6D0A1393" w:rsidR="00D2193D" w:rsidRDefault="00F846D3" w:rsidP="00640EE0">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640EE0">
        <w:rPr>
          <w:rFonts w:ascii="Arial" w:hAnsi="Arial" w:cs="Arial"/>
          <w:sz w:val="22"/>
          <w:szCs w:val="22"/>
        </w:rPr>
        <w:t>An</w:t>
      </w:r>
      <w:r w:rsidR="00D2193D" w:rsidRPr="00640EE0">
        <w:rPr>
          <w:rFonts w:ascii="Arial" w:hAnsi="Arial" w:cs="Arial"/>
          <w:sz w:val="22"/>
          <w:szCs w:val="22"/>
        </w:rPr>
        <w:t xml:space="preserve"> importer imports empty unbranded cardboard boxes into the UK and some of </w:t>
      </w:r>
      <w:r w:rsidR="00ED2D00" w:rsidRPr="00640EE0">
        <w:rPr>
          <w:rFonts w:ascii="Arial" w:hAnsi="Arial" w:cs="Arial"/>
          <w:sz w:val="22"/>
          <w:szCs w:val="22"/>
        </w:rPr>
        <w:t xml:space="preserve">the </w:t>
      </w:r>
      <w:r w:rsidR="00D2193D" w:rsidRPr="00640EE0">
        <w:rPr>
          <w:rFonts w:ascii="Arial" w:hAnsi="Arial" w:cs="Arial"/>
          <w:sz w:val="22"/>
          <w:szCs w:val="22"/>
        </w:rPr>
        <w:t>boxes are discarded without being supplied</w:t>
      </w:r>
      <w:r w:rsidR="00556433" w:rsidRPr="00640EE0">
        <w:rPr>
          <w:rFonts w:ascii="Arial" w:hAnsi="Arial" w:cs="Arial"/>
          <w:sz w:val="22"/>
          <w:szCs w:val="22"/>
        </w:rPr>
        <w:t>. The</w:t>
      </w:r>
      <w:r w:rsidR="00D2193D" w:rsidRPr="00640EE0">
        <w:rPr>
          <w:rFonts w:ascii="Arial" w:hAnsi="Arial" w:cs="Arial"/>
          <w:sz w:val="22"/>
          <w:szCs w:val="22"/>
        </w:rPr>
        <w:t xml:space="preserve"> importer </w:t>
      </w:r>
      <w:r w:rsidR="00933625" w:rsidRPr="00640EE0">
        <w:rPr>
          <w:rFonts w:ascii="Arial" w:hAnsi="Arial" w:cs="Arial"/>
          <w:sz w:val="22"/>
          <w:szCs w:val="22"/>
        </w:rPr>
        <w:t>must</w:t>
      </w:r>
      <w:r w:rsidR="00D2193D" w:rsidRPr="00640EE0">
        <w:rPr>
          <w:rFonts w:ascii="Arial" w:hAnsi="Arial" w:cs="Arial"/>
          <w:sz w:val="22"/>
          <w:szCs w:val="22"/>
        </w:rPr>
        <w:t xml:space="preserve"> report the discarded empty unbranded boxes.</w:t>
      </w:r>
    </w:p>
    <w:p w14:paraId="7FD5C2B2" w14:textId="77777777" w:rsidR="00640EE0" w:rsidRPr="00640EE0" w:rsidRDefault="00640EE0" w:rsidP="00640EE0">
      <w:pPr>
        <w:pStyle w:val="ListParagraph"/>
        <w:rPr>
          <w:rFonts w:ascii="Arial" w:hAnsi="Arial" w:cs="Arial"/>
          <w:sz w:val="22"/>
          <w:szCs w:val="22"/>
        </w:rPr>
      </w:pPr>
    </w:p>
    <w:p w14:paraId="6D13538E" w14:textId="3F74C3D5" w:rsidR="00D2193D" w:rsidRPr="00A00ABE" w:rsidRDefault="00556433"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w:t>
      </w:r>
      <w:r w:rsidR="00D2193D" w:rsidRPr="00A00ABE">
        <w:rPr>
          <w:rFonts w:ascii="Arial" w:hAnsi="Arial" w:cs="Arial"/>
          <w:sz w:val="22"/>
          <w:szCs w:val="22"/>
        </w:rPr>
        <w:t xml:space="preserve"> </w:t>
      </w:r>
      <w:r w:rsidR="00032461" w:rsidRPr="00A00ABE">
        <w:rPr>
          <w:rFonts w:ascii="Arial" w:hAnsi="Arial" w:cs="Arial"/>
          <w:sz w:val="22"/>
          <w:szCs w:val="22"/>
        </w:rPr>
        <w:t>UK buyer</w:t>
      </w:r>
      <w:r w:rsidR="00D2193D" w:rsidRPr="00A00ABE">
        <w:rPr>
          <w:rFonts w:ascii="Arial" w:hAnsi="Arial" w:cs="Arial"/>
          <w:sz w:val="22"/>
          <w:szCs w:val="22"/>
        </w:rPr>
        <w:t xml:space="preserve"> </w:t>
      </w:r>
      <w:r w:rsidR="00032461" w:rsidRPr="00A00ABE">
        <w:rPr>
          <w:rFonts w:ascii="Arial" w:hAnsi="Arial" w:cs="Arial"/>
          <w:sz w:val="22"/>
          <w:szCs w:val="22"/>
        </w:rPr>
        <w:t xml:space="preserve">purchases </w:t>
      </w:r>
      <w:r w:rsidR="00D2193D" w:rsidRPr="00A00ABE">
        <w:rPr>
          <w:rFonts w:ascii="Arial" w:hAnsi="Arial" w:cs="Arial"/>
          <w:sz w:val="22"/>
          <w:szCs w:val="22"/>
        </w:rPr>
        <w:t>branded bottles of wine from an overseas wholesaler</w:t>
      </w:r>
      <w:r w:rsidR="00425A20" w:rsidRPr="00A00ABE">
        <w:rPr>
          <w:rFonts w:ascii="Arial" w:hAnsi="Arial" w:cs="Arial"/>
          <w:sz w:val="22"/>
          <w:szCs w:val="22"/>
        </w:rPr>
        <w:t xml:space="preserve"> who is not established in the UK</w:t>
      </w:r>
      <w:r w:rsidRPr="00A00ABE">
        <w:rPr>
          <w:rFonts w:ascii="Arial" w:hAnsi="Arial" w:cs="Arial"/>
          <w:sz w:val="22"/>
          <w:szCs w:val="22"/>
        </w:rPr>
        <w:t>.</w:t>
      </w:r>
      <w:r w:rsidR="00D2193D" w:rsidRPr="00A00ABE">
        <w:rPr>
          <w:rFonts w:ascii="Arial" w:hAnsi="Arial" w:cs="Arial"/>
          <w:sz w:val="22"/>
          <w:szCs w:val="22"/>
        </w:rPr>
        <w:t xml:space="preserve"> </w:t>
      </w:r>
      <w:r w:rsidRPr="00A00ABE">
        <w:rPr>
          <w:rFonts w:ascii="Arial" w:hAnsi="Arial" w:cs="Arial"/>
          <w:sz w:val="22"/>
          <w:szCs w:val="22"/>
        </w:rPr>
        <w:t>T</w:t>
      </w:r>
      <w:r w:rsidR="00D2193D" w:rsidRPr="00A00ABE">
        <w:rPr>
          <w:rFonts w:ascii="Arial" w:hAnsi="Arial" w:cs="Arial"/>
          <w:sz w:val="22"/>
          <w:szCs w:val="22"/>
        </w:rPr>
        <w:t>he brand owner is established in the UK</w:t>
      </w:r>
      <w:r w:rsidR="0026767F" w:rsidRPr="00A00ABE">
        <w:rPr>
          <w:rFonts w:ascii="Arial" w:hAnsi="Arial" w:cs="Arial"/>
          <w:sz w:val="22"/>
          <w:szCs w:val="22"/>
        </w:rPr>
        <w:t xml:space="preserve"> </w:t>
      </w:r>
      <w:r w:rsidR="007A612F" w:rsidRPr="00A00ABE">
        <w:rPr>
          <w:rFonts w:ascii="Arial" w:hAnsi="Arial" w:cs="Arial"/>
          <w:sz w:val="22"/>
          <w:szCs w:val="22"/>
        </w:rPr>
        <w:t>but</w:t>
      </w:r>
      <w:r w:rsidR="00D2193D" w:rsidRPr="00A00ABE">
        <w:rPr>
          <w:rFonts w:ascii="Arial" w:hAnsi="Arial" w:cs="Arial"/>
          <w:sz w:val="22"/>
          <w:szCs w:val="22"/>
        </w:rPr>
        <w:t xml:space="preserve"> has no knowledge of the import</w:t>
      </w:r>
      <w:r w:rsidR="00D11B90" w:rsidRPr="00A00ABE">
        <w:rPr>
          <w:rFonts w:ascii="Arial" w:hAnsi="Arial" w:cs="Arial"/>
          <w:sz w:val="22"/>
          <w:szCs w:val="22"/>
        </w:rPr>
        <w:t xml:space="preserve">. </w:t>
      </w:r>
      <w:r w:rsidR="009632E2" w:rsidRPr="00A00ABE">
        <w:rPr>
          <w:rFonts w:ascii="Arial" w:hAnsi="Arial" w:cs="Arial"/>
          <w:sz w:val="22"/>
          <w:szCs w:val="22"/>
        </w:rPr>
        <w:t>T</w:t>
      </w:r>
      <w:r w:rsidR="00D2193D" w:rsidRPr="00A00ABE">
        <w:rPr>
          <w:rFonts w:ascii="Arial" w:hAnsi="Arial" w:cs="Arial"/>
          <w:sz w:val="22"/>
          <w:szCs w:val="22"/>
        </w:rPr>
        <w:t xml:space="preserve">he </w:t>
      </w:r>
      <w:r w:rsidR="00895C32" w:rsidRPr="00A00ABE">
        <w:rPr>
          <w:rFonts w:ascii="Arial" w:hAnsi="Arial" w:cs="Arial"/>
          <w:sz w:val="22"/>
          <w:szCs w:val="22"/>
        </w:rPr>
        <w:t xml:space="preserve">UK buyer </w:t>
      </w:r>
      <w:r w:rsidR="00933625" w:rsidRPr="00A00ABE">
        <w:rPr>
          <w:rFonts w:ascii="Arial" w:hAnsi="Arial" w:cs="Arial"/>
          <w:sz w:val="22"/>
          <w:szCs w:val="22"/>
        </w:rPr>
        <w:t>must</w:t>
      </w:r>
      <w:r w:rsidR="00D2193D" w:rsidRPr="00A00ABE">
        <w:rPr>
          <w:rFonts w:ascii="Arial" w:hAnsi="Arial" w:cs="Arial"/>
          <w:sz w:val="22"/>
          <w:szCs w:val="22"/>
        </w:rPr>
        <w:t xml:space="preserve"> report this packaging</w:t>
      </w:r>
      <w:r w:rsidR="00895C32" w:rsidRPr="00A00ABE">
        <w:rPr>
          <w:rFonts w:ascii="Arial" w:hAnsi="Arial" w:cs="Arial"/>
          <w:sz w:val="22"/>
          <w:szCs w:val="22"/>
        </w:rPr>
        <w:t xml:space="preserve"> as the importer</w:t>
      </w:r>
      <w:r w:rsidR="00D2742B" w:rsidRPr="00A00ABE">
        <w:rPr>
          <w:rFonts w:ascii="Arial" w:hAnsi="Arial" w:cs="Arial"/>
          <w:sz w:val="22"/>
          <w:szCs w:val="22"/>
        </w:rPr>
        <w:t>.</w:t>
      </w:r>
      <w:r w:rsidR="00D2193D" w:rsidRPr="00A00ABE">
        <w:rPr>
          <w:rFonts w:ascii="Arial" w:hAnsi="Arial" w:cs="Arial"/>
          <w:sz w:val="22"/>
          <w:szCs w:val="22"/>
        </w:rPr>
        <w:t xml:space="preserve"> </w:t>
      </w:r>
    </w:p>
    <w:p w14:paraId="197951DE" w14:textId="77777777" w:rsidR="00D2193D" w:rsidRPr="00A00ABE" w:rsidRDefault="00D2193D" w:rsidP="00A00ABE">
      <w:pPr>
        <w:pStyle w:val="ListParagraph"/>
        <w:widowControl w:val="0"/>
        <w:autoSpaceDE w:val="0"/>
        <w:autoSpaceDN w:val="0"/>
        <w:adjustRightInd w:val="0"/>
        <w:spacing w:after="160" w:line="276" w:lineRule="auto"/>
        <w:ind w:left="0"/>
        <w:jc w:val="both"/>
        <w:rPr>
          <w:rFonts w:ascii="Arial" w:hAnsi="Arial" w:cs="Arial"/>
          <w:sz w:val="22"/>
          <w:szCs w:val="22"/>
        </w:rPr>
      </w:pPr>
    </w:p>
    <w:p w14:paraId="5E467F0C" w14:textId="2883C488" w:rsidR="00D2193D" w:rsidRPr="00A00ABE" w:rsidRDefault="009632E2"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w:t>
      </w:r>
      <w:r w:rsidR="00D2193D" w:rsidRPr="00A00ABE">
        <w:rPr>
          <w:rFonts w:ascii="Arial" w:hAnsi="Arial" w:cs="Arial"/>
          <w:sz w:val="22"/>
          <w:szCs w:val="22"/>
        </w:rPr>
        <w:t xml:space="preserve"> UK buyer purchases unbranded packaged goods directly from an overseas supplier who is not established in the UK</w:t>
      </w:r>
      <w:r w:rsidR="00B54813" w:rsidRPr="00A00ABE">
        <w:rPr>
          <w:rFonts w:ascii="Arial" w:hAnsi="Arial" w:cs="Arial"/>
          <w:sz w:val="22"/>
          <w:szCs w:val="22"/>
        </w:rPr>
        <w:t>.</w:t>
      </w:r>
      <w:r w:rsidR="00D2193D" w:rsidRPr="00A00ABE">
        <w:rPr>
          <w:rFonts w:ascii="Arial" w:hAnsi="Arial" w:cs="Arial"/>
          <w:sz w:val="22"/>
          <w:szCs w:val="22"/>
        </w:rPr>
        <w:t xml:space="preserve"> </w:t>
      </w:r>
      <w:r w:rsidR="00B54813" w:rsidRPr="00A00ABE">
        <w:rPr>
          <w:rFonts w:ascii="Arial" w:hAnsi="Arial" w:cs="Arial"/>
          <w:sz w:val="22"/>
          <w:szCs w:val="22"/>
        </w:rPr>
        <w:t>T</w:t>
      </w:r>
      <w:r w:rsidR="00D2193D" w:rsidRPr="00A00ABE">
        <w:rPr>
          <w:rFonts w:ascii="Arial" w:hAnsi="Arial" w:cs="Arial"/>
          <w:sz w:val="22"/>
          <w:szCs w:val="22"/>
        </w:rPr>
        <w:t>he UK buyer is obligated for this packaging</w:t>
      </w:r>
      <w:r w:rsidR="00632AB4" w:rsidRPr="00A00ABE">
        <w:rPr>
          <w:rFonts w:ascii="Arial" w:hAnsi="Arial" w:cs="Arial"/>
          <w:sz w:val="22"/>
          <w:szCs w:val="22"/>
        </w:rPr>
        <w:t>,</w:t>
      </w:r>
      <w:r w:rsidR="00D2193D" w:rsidRPr="00A00ABE">
        <w:rPr>
          <w:rFonts w:ascii="Arial" w:hAnsi="Arial" w:cs="Arial"/>
          <w:sz w:val="22"/>
          <w:szCs w:val="22"/>
        </w:rPr>
        <w:t xml:space="preserve"> as an importer</w:t>
      </w:r>
      <w:r w:rsidR="00632AB4" w:rsidRPr="00A00ABE">
        <w:rPr>
          <w:rFonts w:ascii="Arial" w:hAnsi="Arial" w:cs="Arial"/>
          <w:sz w:val="22"/>
          <w:szCs w:val="22"/>
        </w:rPr>
        <w:t>.</w:t>
      </w:r>
    </w:p>
    <w:p w14:paraId="179443A8" w14:textId="77777777" w:rsidR="00C450DF" w:rsidRPr="00A00ABE" w:rsidRDefault="00C450DF" w:rsidP="00A00ABE">
      <w:pPr>
        <w:pStyle w:val="ListParagraph"/>
        <w:widowControl w:val="0"/>
        <w:autoSpaceDE w:val="0"/>
        <w:autoSpaceDN w:val="0"/>
        <w:adjustRightInd w:val="0"/>
        <w:spacing w:after="160" w:line="276" w:lineRule="auto"/>
        <w:ind w:left="0"/>
        <w:jc w:val="both"/>
        <w:rPr>
          <w:rFonts w:ascii="Arial" w:hAnsi="Arial" w:cs="Arial"/>
          <w:sz w:val="22"/>
          <w:szCs w:val="22"/>
        </w:rPr>
      </w:pPr>
    </w:p>
    <w:p w14:paraId="7B129B61" w14:textId="07DE9D40" w:rsidR="00D2193D" w:rsidRPr="00A00ABE" w:rsidRDefault="007720D9"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w:t>
      </w:r>
      <w:r w:rsidR="00D2193D" w:rsidRPr="00A00ABE">
        <w:rPr>
          <w:rFonts w:ascii="Arial" w:hAnsi="Arial" w:cs="Arial"/>
          <w:sz w:val="22"/>
          <w:szCs w:val="22"/>
        </w:rPr>
        <w:t xml:space="preserve"> UK buyer purchases packaged goods from a UK importer</w:t>
      </w:r>
      <w:r w:rsidRPr="00A00ABE">
        <w:rPr>
          <w:rFonts w:ascii="Arial" w:hAnsi="Arial" w:cs="Arial"/>
          <w:sz w:val="22"/>
          <w:szCs w:val="22"/>
        </w:rPr>
        <w:t xml:space="preserve"> who</w:t>
      </w:r>
      <w:r w:rsidR="00D2193D" w:rsidRPr="00A00ABE">
        <w:rPr>
          <w:rFonts w:ascii="Arial" w:hAnsi="Arial" w:cs="Arial"/>
          <w:sz w:val="22"/>
          <w:szCs w:val="22"/>
        </w:rPr>
        <w:t xml:space="preserve"> took ownership of the packaging when it </w:t>
      </w:r>
      <w:r w:rsidRPr="00A00ABE">
        <w:rPr>
          <w:rFonts w:ascii="Arial" w:hAnsi="Arial" w:cs="Arial"/>
          <w:sz w:val="22"/>
          <w:szCs w:val="22"/>
        </w:rPr>
        <w:t xml:space="preserve">was </w:t>
      </w:r>
      <w:r w:rsidR="00D2193D" w:rsidRPr="00A00ABE">
        <w:rPr>
          <w:rFonts w:ascii="Arial" w:hAnsi="Arial" w:cs="Arial"/>
          <w:sz w:val="22"/>
          <w:szCs w:val="22"/>
        </w:rPr>
        <w:t>imported</w:t>
      </w:r>
      <w:r w:rsidR="00562627" w:rsidRPr="00A00ABE">
        <w:rPr>
          <w:rFonts w:ascii="Arial" w:hAnsi="Arial" w:cs="Arial"/>
          <w:sz w:val="22"/>
          <w:szCs w:val="22"/>
        </w:rPr>
        <w:t>.</w:t>
      </w:r>
      <w:r w:rsidR="00D2193D" w:rsidRPr="00A00ABE">
        <w:rPr>
          <w:rFonts w:ascii="Arial" w:hAnsi="Arial" w:cs="Arial"/>
          <w:sz w:val="22"/>
          <w:szCs w:val="22"/>
        </w:rPr>
        <w:t xml:space="preserve"> </w:t>
      </w:r>
      <w:r w:rsidR="00562627" w:rsidRPr="00A00ABE">
        <w:rPr>
          <w:rFonts w:ascii="Arial" w:hAnsi="Arial" w:cs="Arial"/>
          <w:sz w:val="22"/>
          <w:szCs w:val="22"/>
        </w:rPr>
        <w:t xml:space="preserve">The UK importer </w:t>
      </w:r>
      <w:r w:rsidR="00983050" w:rsidRPr="00A00ABE">
        <w:rPr>
          <w:rFonts w:ascii="Arial" w:hAnsi="Arial" w:cs="Arial"/>
          <w:sz w:val="22"/>
          <w:szCs w:val="22"/>
        </w:rPr>
        <w:t>must report</w:t>
      </w:r>
      <w:r w:rsidR="009572E9" w:rsidRPr="00A00ABE">
        <w:rPr>
          <w:rFonts w:ascii="Arial" w:hAnsi="Arial" w:cs="Arial"/>
          <w:sz w:val="22"/>
          <w:szCs w:val="22"/>
        </w:rPr>
        <w:t xml:space="preserve"> the packaging </w:t>
      </w:r>
      <w:r w:rsidR="00D2193D" w:rsidRPr="00A00ABE">
        <w:rPr>
          <w:rFonts w:ascii="Arial" w:hAnsi="Arial" w:cs="Arial"/>
          <w:sz w:val="22"/>
          <w:szCs w:val="22"/>
        </w:rPr>
        <w:t>as an importer when it supplies the packaged goods to the UK buyer. An importing agent does not take ownership of the packaging if they merely order the packaging on behalf of the UK buyer and do not receive payment for the imported packaging from the UK buyer, because the UK buyer makes payment direct to the overseas supplier. In this case the UK buyer will be obligated in relation to that packaging when it imports and supplies it within the UK. This includes packaging that is imported and discarded by the importing agent or UK buyer.</w:t>
      </w:r>
    </w:p>
    <w:p w14:paraId="13DFD3A6" w14:textId="77777777" w:rsidR="00D2193D" w:rsidRPr="00A00ABE" w:rsidRDefault="00D2193D" w:rsidP="00A00ABE">
      <w:pPr>
        <w:pStyle w:val="ListParagraph"/>
        <w:widowControl w:val="0"/>
        <w:autoSpaceDE w:val="0"/>
        <w:autoSpaceDN w:val="0"/>
        <w:adjustRightInd w:val="0"/>
        <w:spacing w:after="160" w:line="276" w:lineRule="auto"/>
        <w:ind w:left="0"/>
        <w:jc w:val="both"/>
        <w:rPr>
          <w:rFonts w:ascii="Arial" w:hAnsi="Arial" w:cs="Arial"/>
          <w:sz w:val="22"/>
          <w:szCs w:val="22"/>
        </w:rPr>
      </w:pPr>
    </w:p>
    <w:p w14:paraId="1CBE6D19" w14:textId="78F9C206" w:rsidR="00221DC8" w:rsidRDefault="004A4DD2"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An</w:t>
      </w:r>
      <w:r w:rsidR="00D2193D" w:rsidRPr="00A00ABE">
        <w:rPr>
          <w:rFonts w:ascii="Arial" w:hAnsi="Arial" w:cs="Arial"/>
          <w:sz w:val="22"/>
          <w:szCs w:val="22"/>
        </w:rPr>
        <w:t xml:space="preserve"> overseas company has a UK sales office</w:t>
      </w:r>
      <w:r w:rsidRPr="00A00ABE">
        <w:rPr>
          <w:rFonts w:ascii="Arial" w:hAnsi="Arial" w:cs="Arial"/>
          <w:sz w:val="22"/>
          <w:szCs w:val="22"/>
        </w:rPr>
        <w:t xml:space="preserve"> </w:t>
      </w:r>
      <w:r w:rsidR="00D2193D" w:rsidRPr="00A00ABE">
        <w:rPr>
          <w:rFonts w:ascii="Arial" w:hAnsi="Arial" w:cs="Arial"/>
          <w:sz w:val="22"/>
          <w:szCs w:val="22"/>
        </w:rPr>
        <w:t>which means they are established in the UK</w:t>
      </w:r>
      <w:r w:rsidRPr="00A00ABE">
        <w:rPr>
          <w:rFonts w:ascii="Arial" w:hAnsi="Arial" w:cs="Arial"/>
          <w:sz w:val="22"/>
          <w:szCs w:val="22"/>
        </w:rPr>
        <w:t>:</w:t>
      </w:r>
      <w:r w:rsidR="00D2193D" w:rsidRPr="00A00ABE">
        <w:rPr>
          <w:rFonts w:ascii="Arial" w:hAnsi="Arial" w:cs="Arial"/>
          <w:sz w:val="22"/>
          <w:szCs w:val="22"/>
        </w:rPr>
        <w:t xml:space="preserve"> </w:t>
      </w:r>
      <w:r w:rsidRPr="00A00ABE">
        <w:rPr>
          <w:rFonts w:ascii="Arial" w:hAnsi="Arial" w:cs="Arial"/>
          <w:sz w:val="22"/>
          <w:szCs w:val="22"/>
        </w:rPr>
        <w:t>I</w:t>
      </w:r>
      <w:r w:rsidR="00D2193D" w:rsidRPr="00A00ABE">
        <w:rPr>
          <w:rFonts w:ascii="Arial" w:hAnsi="Arial" w:cs="Arial"/>
          <w:sz w:val="22"/>
          <w:szCs w:val="22"/>
        </w:rPr>
        <w:t>f a UK buyer purchases packaged goods from the overseas company</w:t>
      </w:r>
      <w:r w:rsidR="0058095B" w:rsidRPr="00A00ABE">
        <w:rPr>
          <w:rFonts w:ascii="Arial" w:hAnsi="Arial" w:cs="Arial"/>
          <w:sz w:val="22"/>
          <w:szCs w:val="22"/>
        </w:rPr>
        <w:t>’s</w:t>
      </w:r>
      <w:r w:rsidR="00D2193D" w:rsidRPr="00A00ABE">
        <w:rPr>
          <w:rFonts w:ascii="Arial" w:hAnsi="Arial" w:cs="Arial"/>
          <w:sz w:val="22"/>
          <w:szCs w:val="22"/>
        </w:rPr>
        <w:t xml:space="preserve"> UK sales office, the overseas company takes ownership of the imported packaged products in the UK and is therefore the importer for the purposes of the </w:t>
      </w:r>
      <w:r w:rsidR="008B6C3F">
        <w:rPr>
          <w:rFonts w:ascii="Arial" w:hAnsi="Arial" w:cs="Arial"/>
          <w:sz w:val="22"/>
          <w:szCs w:val="22"/>
        </w:rPr>
        <w:t>pEPR</w:t>
      </w:r>
      <w:r w:rsidR="00B55492" w:rsidRPr="00A00ABE">
        <w:rPr>
          <w:rFonts w:ascii="Arial" w:hAnsi="Arial" w:cs="Arial"/>
          <w:sz w:val="22"/>
          <w:szCs w:val="22"/>
        </w:rPr>
        <w:t xml:space="preserve"> Regulations</w:t>
      </w:r>
      <w:r w:rsidR="00D2193D" w:rsidRPr="00A00ABE">
        <w:rPr>
          <w:rFonts w:ascii="Arial" w:hAnsi="Arial" w:cs="Arial"/>
          <w:sz w:val="22"/>
          <w:szCs w:val="22"/>
        </w:rPr>
        <w:t xml:space="preserve">. </w:t>
      </w:r>
    </w:p>
    <w:p w14:paraId="1E617572" w14:textId="77777777" w:rsidR="00374EEF" w:rsidRPr="00832DAF" w:rsidRDefault="00374EEF" w:rsidP="00832DAF">
      <w:pPr>
        <w:pStyle w:val="ListParagraph"/>
        <w:rPr>
          <w:rFonts w:ascii="Arial" w:hAnsi="Arial" w:cs="Arial"/>
          <w:sz w:val="22"/>
          <w:szCs w:val="22"/>
        </w:rPr>
      </w:pPr>
    </w:p>
    <w:p w14:paraId="606F06B7" w14:textId="33CCADBB" w:rsidR="00374EEF" w:rsidRDefault="00374EEF" w:rsidP="00A00ABE">
      <w:pPr>
        <w:pStyle w:val="ListParagraph"/>
        <w:widowControl w:val="0"/>
        <w:numPr>
          <w:ilvl w:val="0"/>
          <w:numId w:val="61"/>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A supermarket uses a third-party logistics company to import branded wines, and the brand owners are not established in the UK. The supermarket is the owner of the packaging if it purchased the wine directly from the overseas supplier and the supermarket must report the packaging as the importer.</w:t>
      </w:r>
    </w:p>
    <w:p w14:paraId="1E9BD8D0" w14:textId="77777777" w:rsidR="00374EEF" w:rsidRPr="0099439F" w:rsidRDefault="00374EEF" w:rsidP="0099439F">
      <w:pPr>
        <w:pStyle w:val="ListParagraph"/>
        <w:rPr>
          <w:rFonts w:ascii="Arial" w:hAnsi="Arial" w:cs="Arial"/>
          <w:sz w:val="22"/>
          <w:szCs w:val="22"/>
        </w:rPr>
      </w:pPr>
    </w:p>
    <w:p w14:paraId="0ED8E2B7" w14:textId="5B313DA5" w:rsidR="00344746" w:rsidRPr="00EF545E" w:rsidRDefault="00221DC8" w:rsidP="00EF545E">
      <w:pPr>
        <w:pStyle w:val="ListParagraph"/>
        <w:widowControl w:val="0"/>
        <w:autoSpaceDE w:val="0"/>
        <w:autoSpaceDN w:val="0"/>
        <w:adjustRightInd w:val="0"/>
        <w:spacing w:line="276" w:lineRule="auto"/>
        <w:ind w:left="360"/>
        <w:jc w:val="both"/>
        <w:rPr>
          <w:rFonts w:ascii="Arial" w:hAnsi="Arial" w:cs="Arial"/>
          <w:b/>
          <w:bCs/>
          <w:color w:val="0070C0"/>
        </w:rPr>
      </w:pPr>
      <w:r w:rsidRPr="00A00ABE">
        <w:rPr>
          <w:rFonts w:ascii="Arial" w:hAnsi="Arial" w:cs="Arial"/>
          <w:sz w:val="22"/>
          <w:szCs w:val="22"/>
        </w:rPr>
        <w:t xml:space="preserve">If the supermarket purchased the wine from the third-party logistics company, the third-party logistics company is the owner of the wine and is therefore the importer of the packaging for the purposes of the </w:t>
      </w:r>
      <w:r w:rsidR="008B6C3F">
        <w:rPr>
          <w:rFonts w:ascii="Arial" w:hAnsi="Arial" w:cs="Arial"/>
          <w:sz w:val="22"/>
          <w:szCs w:val="22"/>
        </w:rPr>
        <w:t>pEPR</w:t>
      </w:r>
      <w:r w:rsidRPr="00A00ABE">
        <w:rPr>
          <w:rFonts w:ascii="Arial" w:hAnsi="Arial" w:cs="Arial"/>
          <w:sz w:val="22"/>
          <w:szCs w:val="22"/>
        </w:rPr>
        <w:t xml:space="preserve"> Regulations.</w:t>
      </w:r>
    </w:p>
    <w:p w14:paraId="56926134" w14:textId="77777777" w:rsidR="00220796" w:rsidRDefault="00220796" w:rsidP="000E2A91">
      <w:pPr>
        <w:widowControl w:val="0"/>
        <w:autoSpaceDE w:val="0"/>
        <w:autoSpaceDN w:val="0"/>
        <w:adjustRightInd w:val="0"/>
        <w:spacing w:line="276" w:lineRule="auto"/>
        <w:jc w:val="both"/>
        <w:outlineLvl w:val="0"/>
        <w:rPr>
          <w:rFonts w:ascii="Arial" w:hAnsi="Arial" w:cs="Arial"/>
          <w:b/>
          <w:bCs/>
          <w:sz w:val="24"/>
          <w:szCs w:val="24"/>
        </w:rPr>
      </w:pPr>
    </w:p>
    <w:p w14:paraId="11A70F09" w14:textId="5D8F1E83" w:rsidR="000E2A91" w:rsidRPr="00065AFF" w:rsidDel="004B75D8" w:rsidRDefault="000E2A91" w:rsidP="000E2A91">
      <w:pPr>
        <w:widowControl w:val="0"/>
        <w:autoSpaceDE w:val="0"/>
        <w:autoSpaceDN w:val="0"/>
        <w:adjustRightInd w:val="0"/>
        <w:spacing w:line="276" w:lineRule="auto"/>
        <w:jc w:val="both"/>
        <w:outlineLvl w:val="0"/>
        <w:rPr>
          <w:rFonts w:ascii="Arial" w:hAnsi="Arial" w:cs="Arial"/>
          <w:b/>
          <w:bCs/>
        </w:rPr>
      </w:pPr>
      <w:r w:rsidRPr="00065AFF" w:rsidDel="004B75D8">
        <w:rPr>
          <w:rFonts w:ascii="Arial" w:hAnsi="Arial" w:cs="Arial"/>
          <w:b/>
          <w:bCs/>
          <w:sz w:val="24"/>
          <w:szCs w:val="24"/>
        </w:rPr>
        <w:t>Brand owner responsibility for an import</w:t>
      </w:r>
    </w:p>
    <w:p w14:paraId="6982E5F6"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r w:rsidRPr="00065AFF" w:rsidDel="004B75D8">
        <w:rPr>
          <w:rFonts w:ascii="Arial" w:hAnsi="Arial" w:cs="Arial"/>
          <w:sz w:val="22"/>
          <w:szCs w:val="22"/>
        </w:rPr>
        <w:t xml:space="preserve">A UK brand owner is responsible for an import if they caused the import. A brand owner that instructs a third-party business to import its branded goods on its behalf, is considered to have caused the import and is therefore responsible for the import. </w:t>
      </w:r>
    </w:p>
    <w:p w14:paraId="5DBCF2EB"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p>
    <w:p w14:paraId="34C0186F"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r w:rsidRPr="00065AFF" w:rsidDel="004B75D8">
        <w:rPr>
          <w:rFonts w:ascii="Arial" w:hAnsi="Arial" w:cs="Arial"/>
          <w:sz w:val="22"/>
          <w:szCs w:val="22"/>
        </w:rPr>
        <w:t xml:space="preserve">A brand owner does not need to own the packaging or to be named on import documentation in order to be responsible for an import under the </w:t>
      </w:r>
      <w:r w:rsidRPr="00065AFF">
        <w:rPr>
          <w:rFonts w:ascii="Arial" w:hAnsi="Arial" w:cs="Arial"/>
          <w:sz w:val="22"/>
          <w:szCs w:val="22"/>
        </w:rPr>
        <w:t>pEPR</w:t>
      </w:r>
      <w:r w:rsidRPr="00065AFF" w:rsidDel="004B75D8">
        <w:rPr>
          <w:rFonts w:ascii="Arial" w:hAnsi="Arial" w:cs="Arial"/>
          <w:sz w:val="22"/>
          <w:szCs w:val="22"/>
        </w:rPr>
        <w:t xml:space="preserve"> Regulations.</w:t>
      </w:r>
    </w:p>
    <w:p w14:paraId="487625DA"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p>
    <w:p w14:paraId="7796F9A1" w14:textId="6D524BDA"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r w:rsidRPr="00065AFF" w:rsidDel="004B75D8">
        <w:rPr>
          <w:rFonts w:ascii="Arial" w:hAnsi="Arial" w:cs="Arial"/>
          <w:sz w:val="22"/>
          <w:szCs w:val="22"/>
        </w:rPr>
        <w:t xml:space="preserve">If a brand owner is responsible for the import of filled packaging and is a small or large </w:t>
      </w:r>
      <w:r w:rsidRPr="00C029E1" w:rsidDel="004B75D8">
        <w:rPr>
          <w:rFonts w:ascii="Arial" w:hAnsi="Arial" w:cs="Arial"/>
          <w:sz w:val="22"/>
          <w:szCs w:val="22"/>
        </w:rPr>
        <w:t>producer who is established in the UK, then the brand owner must report this packaging</w:t>
      </w:r>
      <w:r w:rsidR="00F40EB5" w:rsidRPr="00C029E1">
        <w:rPr>
          <w:rFonts w:ascii="Arial" w:hAnsi="Arial" w:cs="Arial"/>
          <w:sz w:val="22"/>
          <w:szCs w:val="22"/>
        </w:rPr>
        <w:t xml:space="preserve"> </w:t>
      </w:r>
      <w:r w:rsidR="0044639A" w:rsidRPr="00C029E1">
        <w:rPr>
          <w:rFonts w:ascii="Arial" w:hAnsi="Arial" w:cs="Arial"/>
          <w:sz w:val="22"/>
          <w:szCs w:val="22"/>
        </w:rPr>
        <w:t>(</w:t>
      </w:r>
      <w:r w:rsidR="00F40EB5" w:rsidRPr="00C029E1">
        <w:rPr>
          <w:rFonts w:ascii="Arial" w:hAnsi="Arial" w:cs="Arial"/>
          <w:sz w:val="22"/>
          <w:szCs w:val="22"/>
        </w:rPr>
        <w:t>as brand owner</w:t>
      </w:r>
      <w:r w:rsidR="0044639A" w:rsidRPr="00C029E1">
        <w:rPr>
          <w:rFonts w:ascii="Arial" w:hAnsi="Arial" w:cs="Arial"/>
          <w:sz w:val="22"/>
          <w:szCs w:val="22"/>
        </w:rPr>
        <w:t>)</w:t>
      </w:r>
      <w:r w:rsidRPr="00C029E1" w:rsidDel="004B75D8">
        <w:rPr>
          <w:rFonts w:ascii="Arial" w:hAnsi="Arial" w:cs="Arial"/>
          <w:sz w:val="22"/>
          <w:szCs w:val="22"/>
        </w:rPr>
        <w:t>. If the brand owner is a small producer, the importer must also report the packaging</w:t>
      </w:r>
      <w:r w:rsidRPr="00C029E1">
        <w:rPr>
          <w:rFonts w:ascii="Arial" w:hAnsi="Arial" w:cs="Arial"/>
          <w:i/>
          <w:iCs/>
          <w:sz w:val="22"/>
          <w:szCs w:val="22"/>
        </w:rPr>
        <w:t>.</w:t>
      </w:r>
    </w:p>
    <w:p w14:paraId="75F382BB"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z w:val="22"/>
          <w:szCs w:val="22"/>
        </w:rPr>
      </w:pPr>
    </w:p>
    <w:p w14:paraId="19EB39D8" w14:textId="77777777" w:rsidR="000E2A91" w:rsidRPr="00065AFF" w:rsidRDefault="000E2A91" w:rsidP="000E2A91">
      <w:pPr>
        <w:pStyle w:val="NormalWeb"/>
        <w:spacing w:before="0" w:beforeAutospacing="0" w:after="0" w:afterAutospacing="0" w:line="276" w:lineRule="auto"/>
        <w:jc w:val="both"/>
        <w:rPr>
          <w:rFonts w:ascii="Arial" w:hAnsi="Arial" w:cs="Arial"/>
          <w:sz w:val="22"/>
          <w:szCs w:val="22"/>
        </w:rPr>
      </w:pPr>
      <w:r w:rsidRPr="00065AFF" w:rsidDel="004B75D8">
        <w:rPr>
          <w:rFonts w:ascii="Arial" w:hAnsi="Arial" w:cs="Arial"/>
          <w:sz w:val="22"/>
          <w:szCs w:val="22"/>
        </w:rPr>
        <w:t>If a brand owner is not responsible for the import of its branded</w:t>
      </w:r>
      <w:r w:rsidRPr="00065AFF" w:rsidDel="004B75D8">
        <w:rPr>
          <w:rFonts w:ascii="Arial" w:hAnsi="Arial" w:cs="Arial"/>
          <w:i/>
          <w:iCs/>
          <w:sz w:val="22"/>
          <w:szCs w:val="22"/>
        </w:rPr>
        <w:t xml:space="preserve"> </w:t>
      </w:r>
      <w:r w:rsidRPr="00065AFF" w:rsidDel="004B75D8">
        <w:rPr>
          <w:rFonts w:ascii="Arial" w:hAnsi="Arial" w:cs="Arial"/>
          <w:sz w:val="22"/>
          <w:szCs w:val="22"/>
        </w:rPr>
        <w:t>packaging, the importer must report the packaging.</w:t>
      </w:r>
    </w:p>
    <w:p w14:paraId="65D503D9" w14:textId="77777777" w:rsidR="000E2A91" w:rsidRPr="00065AFF" w:rsidDel="004B75D8" w:rsidRDefault="000E2A91" w:rsidP="000E2A91">
      <w:pPr>
        <w:pStyle w:val="NormalWeb"/>
        <w:spacing w:before="0" w:beforeAutospacing="0" w:after="0" w:afterAutospacing="0" w:line="276" w:lineRule="auto"/>
        <w:jc w:val="both"/>
        <w:rPr>
          <w:rFonts w:ascii="Arial" w:hAnsi="Arial" w:cs="Arial"/>
          <w:strike/>
          <w:sz w:val="22"/>
          <w:szCs w:val="22"/>
        </w:rPr>
      </w:pPr>
    </w:p>
    <w:p w14:paraId="1F783F27" w14:textId="1A4AB7AE" w:rsidR="00D2193D" w:rsidRPr="00065AFF" w:rsidRDefault="00790DD8" w:rsidP="00D2193D">
      <w:pPr>
        <w:widowControl w:val="0"/>
        <w:autoSpaceDE w:val="0"/>
        <w:autoSpaceDN w:val="0"/>
        <w:adjustRightInd w:val="0"/>
        <w:spacing w:line="276" w:lineRule="auto"/>
        <w:jc w:val="both"/>
        <w:rPr>
          <w:rFonts w:ascii="Arial" w:hAnsi="Arial" w:cs="Arial"/>
          <w:b/>
          <w:bCs/>
        </w:rPr>
      </w:pPr>
      <w:r w:rsidRPr="00065AFF">
        <w:rPr>
          <w:rFonts w:ascii="Arial" w:hAnsi="Arial" w:cs="Arial"/>
          <w:b/>
          <w:bCs/>
        </w:rPr>
        <w:t>Brand</w:t>
      </w:r>
      <w:r w:rsidR="00FB10B4" w:rsidRPr="00065AFF">
        <w:rPr>
          <w:rFonts w:ascii="Arial" w:hAnsi="Arial" w:cs="Arial"/>
          <w:b/>
          <w:bCs/>
        </w:rPr>
        <w:t xml:space="preserve"> owner import e</w:t>
      </w:r>
      <w:r w:rsidR="00D2193D" w:rsidRPr="00065AFF">
        <w:rPr>
          <w:rFonts w:ascii="Arial" w:hAnsi="Arial" w:cs="Arial"/>
          <w:b/>
          <w:bCs/>
        </w:rPr>
        <w:t xml:space="preserve">xamples: </w:t>
      </w:r>
    </w:p>
    <w:p w14:paraId="631B8EF0" w14:textId="6B022685" w:rsidR="00D2193D" w:rsidRDefault="00D2193D" w:rsidP="00A00ABE">
      <w:pPr>
        <w:pStyle w:val="ListParagraph"/>
        <w:widowControl w:val="0"/>
        <w:numPr>
          <w:ilvl w:val="0"/>
          <w:numId w:val="62"/>
        </w:numPr>
        <w:autoSpaceDE w:val="0"/>
        <w:autoSpaceDN w:val="0"/>
        <w:adjustRightInd w:val="0"/>
        <w:spacing w:line="276" w:lineRule="auto"/>
        <w:jc w:val="both"/>
        <w:rPr>
          <w:rFonts w:ascii="Arial" w:hAnsi="Arial" w:cs="Arial"/>
          <w:sz w:val="22"/>
          <w:szCs w:val="22"/>
        </w:rPr>
      </w:pPr>
      <w:r w:rsidRPr="00A00ABE">
        <w:rPr>
          <w:rFonts w:ascii="Arial" w:hAnsi="Arial" w:cs="Arial"/>
          <w:sz w:val="22"/>
          <w:szCs w:val="22"/>
        </w:rPr>
        <w:t xml:space="preserve">If a UK supermarket imports bottled wine that bears its </w:t>
      </w:r>
      <w:r w:rsidR="001436D7" w:rsidRPr="00A00ABE">
        <w:rPr>
          <w:rFonts w:ascii="Arial" w:hAnsi="Arial" w:cs="Arial"/>
          <w:sz w:val="22"/>
          <w:szCs w:val="22"/>
        </w:rPr>
        <w:t xml:space="preserve">own </w:t>
      </w:r>
      <w:r w:rsidRPr="00A00ABE">
        <w:rPr>
          <w:rFonts w:ascii="Arial" w:hAnsi="Arial" w:cs="Arial"/>
          <w:sz w:val="22"/>
          <w:szCs w:val="22"/>
        </w:rPr>
        <w:t xml:space="preserve">brand, the supermarket </w:t>
      </w:r>
      <w:r w:rsidR="00E57770" w:rsidRPr="00A00ABE">
        <w:rPr>
          <w:rFonts w:ascii="Arial" w:hAnsi="Arial" w:cs="Arial"/>
          <w:sz w:val="22"/>
          <w:szCs w:val="22"/>
        </w:rPr>
        <w:t xml:space="preserve"> must report </w:t>
      </w:r>
      <w:r w:rsidRPr="00A00ABE">
        <w:rPr>
          <w:rFonts w:ascii="Arial" w:hAnsi="Arial" w:cs="Arial"/>
          <w:sz w:val="22"/>
          <w:szCs w:val="22"/>
        </w:rPr>
        <w:t>the packaging as brand owner.</w:t>
      </w:r>
    </w:p>
    <w:p w14:paraId="6DB6E56D" w14:textId="77777777" w:rsidR="00FA58B8" w:rsidRPr="00A00ABE" w:rsidRDefault="00FA58B8" w:rsidP="00FA58B8">
      <w:pPr>
        <w:pStyle w:val="ListParagraph"/>
        <w:widowControl w:val="0"/>
        <w:autoSpaceDE w:val="0"/>
        <w:autoSpaceDN w:val="0"/>
        <w:adjustRightInd w:val="0"/>
        <w:spacing w:line="276" w:lineRule="auto"/>
        <w:ind w:left="360"/>
        <w:jc w:val="both"/>
        <w:rPr>
          <w:rFonts w:ascii="Arial" w:hAnsi="Arial" w:cs="Arial"/>
          <w:sz w:val="22"/>
          <w:szCs w:val="22"/>
        </w:rPr>
      </w:pPr>
    </w:p>
    <w:p w14:paraId="334769E0" w14:textId="3B500BA0" w:rsidR="00E77A44" w:rsidRPr="00FA58B8" w:rsidRDefault="00D2193D" w:rsidP="00A00ABE">
      <w:pPr>
        <w:pStyle w:val="ListParagraph"/>
        <w:widowControl w:val="0"/>
        <w:numPr>
          <w:ilvl w:val="0"/>
          <w:numId w:val="62"/>
        </w:numPr>
        <w:autoSpaceDE w:val="0"/>
        <w:autoSpaceDN w:val="0"/>
        <w:adjustRightInd w:val="0"/>
        <w:spacing w:line="276" w:lineRule="auto"/>
        <w:jc w:val="both"/>
        <w:rPr>
          <w:rFonts w:ascii="Arial" w:hAnsi="Arial" w:cs="Arial"/>
          <w:sz w:val="22"/>
          <w:szCs w:val="22"/>
        </w:rPr>
      </w:pPr>
      <w:r w:rsidRPr="00A00ABE">
        <w:rPr>
          <w:rFonts w:ascii="Arial" w:hAnsi="Arial" w:cs="Arial"/>
          <w:sz w:val="22"/>
          <w:szCs w:val="22"/>
        </w:rPr>
        <w:t>If a UK supermarket imports bottled wine that bears a brand owned by</w:t>
      </w:r>
      <w:r w:rsidR="001436D7" w:rsidRPr="00A00ABE">
        <w:rPr>
          <w:rFonts w:ascii="Arial" w:hAnsi="Arial" w:cs="Arial"/>
          <w:sz w:val="22"/>
          <w:szCs w:val="22"/>
        </w:rPr>
        <w:t xml:space="preserve"> a </w:t>
      </w:r>
      <w:r w:rsidRPr="00A00ABE">
        <w:rPr>
          <w:rFonts w:ascii="Arial" w:hAnsi="Arial" w:cs="Arial"/>
          <w:sz w:val="22"/>
          <w:szCs w:val="22"/>
        </w:rPr>
        <w:t xml:space="preserve">business that is not established in the UK, the supermarket </w:t>
      </w:r>
      <w:r w:rsidR="00E57770" w:rsidRPr="00A00ABE">
        <w:rPr>
          <w:rFonts w:ascii="Arial" w:hAnsi="Arial" w:cs="Arial"/>
          <w:sz w:val="22"/>
          <w:szCs w:val="22"/>
        </w:rPr>
        <w:t xml:space="preserve">must report </w:t>
      </w:r>
      <w:r w:rsidRPr="00A00ABE">
        <w:rPr>
          <w:rFonts w:ascii="Arial" w:hAnsi="Arial" w:cs="Arial"/>
          <w:sz w:val="22"/>
          <w:szCs w:val="22"/>
        </w:rPr>
        <w:t>the packaging as importer</w:t>
      </w:r>
      <w:r w:rsidRPr="00A00ABE">
        <w:rPr>
          <w:rFonts w:ascii="Arial" w:hAnsi="Arial" w:cs="Arial"/>
          <w:i/>
          <w:iCs/>
          <w:sz w:val="22"/>
          <w:szCs w:val="22"/>
        </w:rPr>
        <w:t>.</w:t>
      </w:r>
    </w:p>
    <w:p w14:paraId="27540BFF" w14:textId="77777777" w:rsidR="00FA58B8" w:rsidRPr="00A00ABE" w:rsidRDefault="00FA58B8" w:rsidP="00FA58B8">
      <w:pPr>
        <w:pStyle w:val="ListParagraph"/>
        <w:widowControl w:val="0"/>
        <w:autoSpaceDE w:val="0"/>
        <w:autoSpaceDN w:val="0"/>
        <w:adjustRightInd w:val="0"/>
        <w:spacing w:line="276" w:lineRule="auto"/>
        <w:ind w:left="360"/>
        <w:jc w:val="both"/>
        <w:rPr>
          <w:rFonts w:ascii="Arial" w:hAnsi="Arial" w:cs="Arial"/>
          <w:sz w:val="22"/>
          <w:szCs w:val="22"/>
        </w:rPr>
      </w:pPr>
    </w:p>
    <w:p w14:paraId="0557142C" w14:textId="26A9BA7E" w:rsidR="002A62E6" w:rsidRPr="0017194B" w:rsidRDefault="00D2193D" w:rsidP="0017194B">
      <w:pPr>
        <w:pStyle w:val="ListParagraph"/>
        <w:widowControl w:val="0"/>
        <w:numPr>
          <w:ilvl w:val="0"/>
          <w:numId w:val="62"/>
        </w:numPr>
        <w:autoSpaceDE w:val="0"/>
        <w:autoSpaceDN w:val="0"/>
        <w:adjustRightInd w:val="0"/>
        <w:spacing w:line="276" w:lineRule="auto"/>
        <w:jc w:val="both"/>
        <w:rPr>
          <w:rFonts w:ascii="Arial" w:eastAsiaTheme="majorEastAsia" w:hAnsi="Arial" w:cs="Arial"/>
          <w:b/>
          <w:bCs/>
        </w:rPr>
      </w:pPr>
      <w:r w:rsidRPr="00A00ABE">
        <w:rPr>
          <w:rFonts w:ascii="Arial" w:hAnsi="Arial" w:cs="Arial"/>
          <w:sz w:val="22"/>
          <w:szCs w:val="22"/>
        </w:rPr>
        <w:t>If a UK supermarket instructs a third-party to import its own branded products on its behalf, the supermarket is responsible for the import and must report th</w:t>
      </w:r>
      <w:r w:rsidR="00E57770" w:rsidRPr="00A00ABE">
        <w:rPr>
          <w:rFonts w:ascii="Arial" w:hAnsi="Arial" w:cs="Arial"/>
          <w:sz w:val="22"/>
          <w:szCs w:val="22"/>
        </w:rPr>
        <w:t>e</w:t>
      </w:r>
      <w:r w:rsidRPr="00A00ABE">
        <w:rPr>
          <w:rFonts w:ascii="Arial" w:hAnsi="Arial" w:cs="Arial"/>
          <w:sz w:val="22"/>
          <w:szCs w:val="22"/>
        </w:rPr>
        <w:t xml:space="preserve"> packaging as brand owner.</w:t>
      </w:r>
    </w:p>
    <w:p w14:paraId="1FEC9E65" w14:textId="77777777" w:rsidR="0017194B" w:rsidRDefault="0017194B" w:rsidP="00D2193D">
      <w:pPr>
        <w:spacing w:line="276" w:lineRule="auto"/>
        <w:jc w:val="both"/>
        <w:rPr>
          <w:rFonts w:ascii="Arial" w:eastAsiaTheme="majorEastAsia" w:hAnsi="Arial" w:cs="Arial"/>
          <w:b/>
          <w:bCs/>
          <w:lang w:val="en-US"/>
        </w:rPr>
      </w:pPr>
    </w:p>
    <w:p w14:paraId="2E5D5061" w14:textId="77777777" w:rsidR="0017194B" w:rsidRPr="0017194B" w:rsidRDefault="0017194B" w:rsidP="00D2193D">
      <w:pPr>
        <w:spacing w:line="276" w:lineRule="auto"/>
        <w:jc w:val="both"/>
        <w:rPr>
          <w:rFonts w:ascii="Arial" w:eastAsiaTheme="majorEastAsia" w:hAnsi="Arial" w:cs="Arial"/>
          <w:b/>
          <w:bCs/>
          <w:lang w:val="en-US"/>
        </w:rPr>
      </w:pPr>
    </w:p>
    <w:p w14:paraId="5B289E71" w14:textId="45426A16" w:rsidR="00D2193D" w:rsidRPr="00917243" w:rsidRDefault="00D2193D" w:rsidP="00D2193D">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 xml:space="preserve">US Air Force bases </w:t>
      </w:r>
    </w:p>
    <w:p w14:paraId="1735C6E2" w14:textId="35227A4D" w:rsidR="00C6576B" w:rsidRPr="00762A0B" w:rsidRDefault="00D2193D" w:rsidP="00D2193D">
      <w:pPr>
        <w:widowControl w:val="0"/>
        <w:autoSpaceDE w:val="0"/>
        <w:autoSpaceDN w:val="0"/>
        <w:adjustRightInd w:val="0"/>
        <w:spacing w:line="276" w:lineRule="auto"/>
        <w:jc w:val="both"/>
        <w:rPr>
          <w:rFonts w:ascii="Arial" w:hAnsi="Arial" w:cs="Arial"/>
        </w:rPr>
      </w:pPr>
      <w:r w:rsidRPr="00EA70DE">
        <w:rPr>
          <w:rFonts w:ascii="Arial" w:hAnsi="Arial" w:cs="Arial"/>
        </w:rPr>
        <w:t>All U</w:t>
      </w:r>
      <w:r>
        <w:rPr>
          <w:rFonts w:ascii="Arial" w:hAnsi="Arial" w:cs="Arial"/>
        </w:rPr>
        <w:t>nited States (US)</w:t>
      </w:r>
      <w:r w:rsidRPr="00EA70DE">
        <w:rPr>
          <w:rFonts w:ascii="Arial" w:hAnsi="Arial" w:cs="Arial"/>
        </w:rPr>
        <w:t xml:space="preserve"> bases in the UK are </w:t>
      </w:r>
      <w:r w:rsidRPr="7C759C31">
        <w:rPr>
          <w:rFonts w:ascii="Arial" w:hAnsi="Arial" w:cs="Arial"/>
        </w:rPr>
        <w:t>not considered</w:t>
      </w:r>
      <w:r w:rsidRPr="00EA70DE">
        <w:rPr>
          <w:rFonts w:ascii="Arial" w:hAnsi="Arial" w:cs="Arial"/>
        </w:rPr>
        <w:t xml:space="preserve"> as </w:t>
      </w:r>
      <w:r w:rsidRPr="7C759C31">
        <w:rPr>
          <w:rFonts w:ascii="Arial" w:hAnsi="Arial" w:cs="Arial"/>
        </w:rPr>
        <w:t>US territory or US property</w:t>
      </w:r>
      <w:r w:rsidRPr="00EA70DE">
        <w:rPr>
          <w:rFonts w:ascii="Arial" w:hAnsi="Arial" w:cs="Arial"/>
        </w:rPr>
        <w:t xml:space="preserve"> by the M</w:t>
      </w:r>
      <w:r>
        <w:rPr>
          <w:rFonts w:ascii="Arial" w:hAnsi="Arial" w:cs="Arial"/>
        </w:rPr>
        <w:t>inistry of Defence</w:t>
      </w:r>
      <w:r w:rsidRPr="00EA70DE">
        <w:rPr>
          <w:rFonts w:ascii="Arial" w:hAnsi="Arial" w:cs="Arial"/>
        </w:rPr>
        <w:t xml:space="preserve">, so imports of packaging from the </w:t>
      </w:r>
      <w:bookmarkStart w:id="30" w:name="_Int_0ksVnL2N"/>
      <w:r w:rsidRPr="00EA70DE">
        <w:rPr>
          <w:rFonts w:ascii="Arial" w:hAnsi="Arial" w:cs="Arial"/>
        </w:rPr>
        <w:t>US</w:t>
      </w:r>
      <w:r>
        <w:rPr>
          <w:rFonts w:ascii="Arial" w:hAnsi="Arial" w:cs="Arial"/>
        </w:rPr>
        <w:t xml:space="preserve"> </w:t>
      </w:r>
      <w:r w:rsidRPr="00EA70DE">
        <w:rPr>
          <w:rFonts w:ascii="Arial" w:hAnsi="Arial" w:cs="Arial"/>
        </w:rPr>
        <w:t>to US</w:t>
      </w:r>
      <w:bookmarkEnd w:id="30"/>
      <w:r w:rsidRPr="00EA70DE">
        <w:rPr>
          <w:rFonts w:ascii="Arial" w:hAnsi="Arial" w:cs="Arial"/>
        </w:rPr>
        <w:t xml:space="preserve"> Air Force bases in the UK are imports for the purposes of the </w:t>
      </w:r>
      <w:r w:rsidR="008B6C3F">
        <w:rPr>
          <w:rFonts w:ascii="Arial" w:hAnsi="Arial" w:cs="Arial"/>
        </w:rPr>
        <w:t>pEPR</w:t>
      </w:r>
      <w:r w:rsidR="00B55492">
        <w:rPr>
          <w:rFonts w:ascii="Arial" w:hAnsi="Arial" w:cs="Arial"/>
        </w:rPr>
        <w:t xml:space="preserve"> Regulations</w:t>
      </w:r>
      <w:r w:rsidRPr="00EA70DE">
        <w:rPr>
          <w:rFonts w:ascii="Arial" w:hAnsi="Arial" w:cs="Arial"/>
        </w:rPr>
        <w:t>.</w:t>
      </w:r>
      <w:r w:rsidRPr="00762A0B">
        <w:rPr>
          <w:rFonts w:ascii="Arial" w:hAnsi="Arial" w:cs="Arial"/>
        </w:rPr>
        <w:t xml:space="preserve"> </w:t>
      </w:r>
    </w:p>
    <w:p w14:paraId="530F68EE" w14:textId="77777777" w:rsidR="0019017B" w:rsidRDefault="0019017B" w:rsidP="0080717B">
      <w:pPr>
        <w:widowControl w:val="0"/>
        <w:autoSpaceDE w:val="0"/>
        <w:autoSpaceDN w:val="0"/>
        <w:adjustRightInd w:val="0"/>
        <w:spacing w:line="276" w:lineRule="auto"/>
        <w:jc w:val="both"/>
        <w:rPr>
          <w:rFonts w:ascii="Arial" w:eastAsiaTheme="majorEastAsia" w:hAnsi="Arial" w:cs="Arial"/>
          <w:b/>
          <w:bCs/>
          <w:sz w:val="24"/>
          <w:szCs w:val="24"/>
          <w:lang w:val="en-US"/>
        </w:rPr>
      </w:pPr>
    </w:p>
    <w:p w14:paraId="11394DCD" w14:textId="5DA0CF88" w:rsidR="00D2193D" w:rsidRPr="00917243" w:rsidRDefault="00D2193D" w:rsidP="00D2193D">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 xml:space="preserve">Imports via bonded warehouses </w:t>
      </w:r>
    </w:p>
    <w:p w14:paraId="52296E05" w14:textId="783D28A0" w:rsidR="009F7D5F" w:rsidRDefault="00D2193D" w:rsidP="00D2193D">
      <w:pPr>
        <w:widowControl w:val="0"/>
        <w:autoSpaceDE w:val="0"/>
        <w:autoSpaceDN w:val="0"/>
        <w:adjustRightInd w:val="0"/>
        <w:spacing w:line="276" w:lineRule="auto"/>
        <w:jc w:val="both"/>
        <w:rPr>
          <w:rFonts w:ascii="Arial" w:hAnsi="Arial" w:cs="Arial"/>
        </w:rPr>
      </w:pPr>
      <w:r w:rsidRPr="00762A0B">
        <w:rPr>
          <w:rFonts w:ascii="Arial" w:hAnsi="Arial" w:cs="Arial"/>
        </w:rPr>
        <w:t xml:space="preserve">The obligations </w:t>
      </w:r>
      <w:r w:rsidRPr="5DBCF48D">
        <w:rPr>
          <w:rFonts w:ascii="Arial" w:hAnsi="Arial" w:cs="Arial"/>
        </w:rPr>
        <w:t xml:space="preserve">in the </w:t>
      </w:r>
      <w:r w:rsidR="008B6C3F">
        <w:rPr>
          <w:rFonts w:ascii="Arial" w:hAnsi="Arial" w:cs="Arial"/>
        </w:rPr>
        <w:t>pEPR</w:t>
      </w:r>
      <w:r w:rsidR="00B55492">
        <w:rPr>
          <w:rFonts w:ascii="Arial" w:hAnsi="Arial" w:cs="Arial"/>
        </w:rPr>
        <w:t xml:space="preserve"> Regulations</w:t>
      </w:r>
      <w:r w:rsidRPr="5DBCF48D">
        <w:rPr>
          <w:rFonts w:ascii="Arial" w:hAnsi="Arial" w:cs="Arial"/>
        </w:rPr>
        <w:t xml:space="preserve"> </w:t>
      </w:r>
      <w:r w:rsidRPr="00762A0B">
        <w:rPr>
          <w:rFonts w:ascii="Arial" w:hAnsi="Arial" w:cs="Arial"/>
        </w:rPr>
        <w:t xml:space="preserve">are </w:t>
      </w:r>
      <w:r w:rsidRPr="00E04B18">
        <w:rPr>
          <w:rFonts w:ascii="Arial" w:hAnsi="Arial" w:cs="Arial"/>
        </w:rPr>
        <w:t xml:space="preserve">not linked to the payment of </w:t>
      </w:r>
      <w:r w:rsidRPr="5DBCF48D">
        <w:rPr>
          <w:rFonts w:ascii="Arial" w:hAnsi="Arial" w:cs="Arial"/>
        </w:rPr>
        <w:t>VAT</w:t>
      </w:r>
      <w:r w:rsidRPr="00E04B18">
        <w:rPr>
          <w:rFonts w:ascii="Arial" w:hAnsi="Arial" w:cs="Arial"/>
        </w:rPr>
        <w:t xml:space="preserve"> or </w:t>
      </w:r>
      <w:r w:rsidRPr="5DBCF48D">
        <w:rPr>
          <w:rFonts w:ascii="Arial" w:hAnsi="Arial" w:cs="Arial"/>
        </w:rPr>
        <w:t>import duty on imported products</w:t>
      </w:r>
      <w:r>
        <w:rPr>
          <w:rFonts w:ascii="Arial" w:hAnsi="Arial" w:cs="Arial"/>
        </w:rPr>
        <w:t>.</w:t>
      </w:r>
      <w:r w:rsidRPr="5DBCF48D">
        <w:rPr>
          <w:rFonts w:ascii="Arial" w:hAnsi="Arial" w:cs="Arial"/>
        </w:rPr>
        <w:t xml:space="preserve"> Whether the obligations apply in relation to imported packaging depends on whether a business is an importer for the purposes of the </w:t>
      </w:r>
      <w:r w:rsidR="008B6C3F">
        <w:rPr>
          <w:rFonts w:ascii="Arial" w:hAnsi="Arial" w:cs="Arial"/>
        </w:rPr>
        <w:t>pEPR</w:t>
      </w:r>
      <w:r w:rsidR="00B55492">
        <w:rPr>
          <w:rFonts w:ascii="Arial" w:hAnsi="Arial" w:cs="Arial"/>
        </w:rPr>
        <w:t xml:space="preserve"> Regulations</w:t>
      </w:r>
      <w:r>
        <w:rPr>
          <w:rFonts w:ascii="Arial" w:hAnsi="Arial" w:cs="Arial"/>
        </w:rPr>
        <w:t>, unless</w:t>
      </w:r>
      <w:r w:rsidRPr="003E1390">
        <w:rPr>
          <w:rFonts w:ascii="Arial" w:hAnsi="Arial" w:cs="Arial"/>
        </w:rPr>
        <w:t xml:space="preserve"> a</w:t>
      </w:r>
      <w:r>
        <w:rPr>
          <w:rFonts w:ascii="Arial" w:hAnsi="Arial" w:cs="Arial"/>
        </w:rPr>
        <w:t xml:space="preserve"> </w:t>
      </w:r>
      <w:r w:rsidRPr="003E1390">
        <w:rPr>
          <w:rFonts w:ascii="Arial" w:hAnsi="Arial" w:cs="Arial"/>
        </w:rPr>
        <w:t>brand owner</w:t>
      </w:r>
      <w:r>
        <w:rPr>
          <w:rFonts w:ascii="Arial" w:hAnsi="Arial" w:cs="Arial"/>
        </w:rPr>
        <w:t xml:space="preserve"> who is a large producer established in the UK</w:t>
      </w:r>
      <w:r w:rsidRPr="003E1390">
        <w:rPr>
          <w:rFonts w:ascii="Arial" w:hAnsi="Arial" w:cs="Arial"/>
        </w:rPr>
        <w:t xml:space="preserve"> </w:t>
      </w:r>
      <w:r w:rsidRPr="5DBCF48D">
        <w:rPr>
          <w:rFonts w:ascii="Arial" w:hAnsi="Arial" w:cs="Arial"/>
        </w:rPr>
        <w:t xml:space="preserve">is </w:t>
      </w:r>
      <w:r w:rsidRPr="003E1390">
        <w:rPr>
          <w:rFonts w:ascii="Arial" w:hAnsi="Arial" w:cs="Arial"/>
        </w:rPr>
        <w:t>responsible</w:t>
      </w:r>
      <w:r>
        <w:rPr>
          <w:rFonts w:ascii="Arial" w:hAnsi="Arial" w:cs="Arial"/>
        </w:rPr>
        <w:t xml:space="preserve"> for the import of the filled packaging. </w:t>
      </w:r>
      <w:r w:rsidRPr="5DBCF48D">
        <w:rPr>
          <w:rFonts w:ascii="Arial" w:hAnsi="Arial" w:cs="Arial"/>
        </w:rPr>
        <w:t xml:space="preserve"> See also the producer functions of first UK owner, distributor and online marketplace operators whose functions also relate to the movement of goods into the UK.</w:t>
      </w:r>
    </w:p>
    <w:p w14:paraId="726E5AA1" w14:textId="1149EE15" w:rsidR="00FA58B8" w:rsidRDefault="00D2193D" w:rsidP="00D2193D">
      <w:pPr>
        <w:widowControl w:val="0"/>
        <w:autoSpaceDE w:val="0"/>
        <w:autoSpaceDN w:val="0"/>
        <w:adjustRightInd w:val="0"/>
        <w:spacing w:line="276" w:lineRule="auto"/>
        <w:jc w:val="both"/>
        <w:outlineLvl w:val="0"/>
        <w:rPr>
          <w:rFonts w:ascii="Arial" w:hAnsi="Arial" w:cs="Arial"/>
        </w:rPr>
      </w:pPr>
      <w:hyperlink w:anchor="App2_SupplyRoutes">
        <w:r w:rsidRPr="07DF9D2B">
          <w:rPr>
            <w:rStyle w:val="Hyperlink"/>
            <w:rFonts w:ascii="Arial" w:hAnsi="Arial" w:cs="Arial"/>
          </w:rPr>
          <w:t>Appendix 2</w:t>
        </w:r>
      </w:hyperlink>
      <w:r>
        <w:rPr>
          <w:rFonts w:ascii="Arial" w:hAnsi="Arial" w:cs="Arial"/>
        </w:rPr>
        <w:t xml:space="preserve"> provides examples of potential supply routes for imported packaging</w:t>
      </w:r>
      <w:r w:rsidRPr="1A366F43">
        <w:rPr>
          <w:rFonts w:ascii="Arial" w:hAnsi="Arial" w:cs="Arial"/>
        </w:rPr>
        <w:t>,</w:t>
      </w:r>
      <w:r w:rsidRPr="6C6277B8">
        <w:rPr>
          <w:rFonts w:ascii="Arial" w:hAnsi="Arial" w:cs="Arial"/>
        </w:rPr>
        <w:t xml:space="preserve"> how they should be </w:t>
      </w:r>
      <w:r w:rsidRPr="1A366F43">
        <w:rPr>
          <w:rFonts w:ascii="Arial" w:hAnsi="Arial" w:cs="Arial"/>
        </w:rPr>
        <w:t>reported and by whom</w:t>
      </w:r>
      <w:r>
        <w:rPr>
          <w:rFonts w:ascii="Arial" w:hAnsi="Arial" w:cs="Arial"/>
        </w:rPr>
        <w:t>.</w:t>
      </w:r>
    </w:p>
    <w:p w14:paraId="7657A481" w14:textId="77777777" w:rsidR="00A24797" w:rsidRDefault="00A24797" w:rsidP="00122B50">
      <w:pPr>
        <w:widowControl w:val="0"/>
        <w:autoSpaceDE w:val="0"/>
        <w:autoSpaceDN w:val="0"/>
        <w:adjustRightInd w:val="0"/>
        <w:spacing w:line="276" w:lineRule="auto"/>
        <w:jc w:val="both"/>
        <w:outlineLvl w:val="0"/>
        <w:rPr>
          <w:rFonts w:ascii="Arial" w:hAnsi="Arial" w:cs="Arial"/>
          <w:b/>
          <w:bCs/>
          <w:sz w:val="24"/>
          <w:szCs w:val="24"/>
        </w:rPr>
      </w:pPr>
    </w:p>
    <w:p w14:paraId="614C0D2F" w14:textId="2004E1D0" w:rsidR="00122B50" w:rsidRPr="002F0708" w:rsidRDefault="00122B50" w:rsidP="003D252B">
      <w:pPr>
        <w:pStyle w:val="ListParagraph"/>
        <w:numPr>
          <w:ilvl w:val="0"/>
          <w:numId w:val="24"/>
        </w:numPr>
        <w:spacing w:line="276" w:lineRule="auto"/>
        <w:ind w:firstLine="66"/>
        <w:jc w:val="both"/>
        <w:rPr>
          <w:rFonts w:ascii="Arial" w:eastAsiaTheme="majorEastAsia" w:hAnsi="Arial" w:cstheme="majorBidi"/>
          <w:b/>
          <w:bCs/>
          <w:color w:val="008631"/>
          <w:sz w:val="32"/>
          <w:szCs w:val="32"/>
        </w:rPr>
      </w:pPr>
      <w:bookmarkStart w:id="31" w:name="FirstUKowner"/>
      <w:r w:rsidRPr="002F0708">
        <w:rPr>
          <w:rFonts w:ascii="Arial" w:eastAsiaTheme="majorEastAsia" w:hAnsi="Arial" w:cstheme="majorBidi"/>
          <w:b/>
          <w:bCs/>
          <w:color w:val="008631"/>
          <w:sz w:val="32"/>
          <w:szCs w:val="32"/>
        </w:rPr>
        <w:t xml:space="preserve">First UK owner </w:t>
      </w:r>
    </w:p>
    <w:bookmarkEnd w:id="31"/>
    <w:p w14:paraId="50AAC1E2" w14:textId="77777777" w:rsidR="005812BB" w:rsidRDefault="005812BB" w:rsidP="005812BB">
      <w:pPr>
        <w:rPr>
          <w:rFonts w:ascii="Arial" w:hAnsi="Arial" w:cs="Arial"/>
        </w:rPr>
      </w:pPr>
    </w:p>
    <w:p w14:paraId="4AC84033" w14:textId="1F369F10" w:rsidR="005B1EBA" w:rsidRPr="00065AFF" w:rsidRDefault="00122B50" w:rsidP="005812BB">
      <w:pPr>
        <w:rPr>
          <w:rFonts w:ascii="Arial" w:hAnsi="Arial" w:cs="Arial"/>
        </w:rPr>
      </w:pPr>
      <w:r w:rsidRPr="00065AFF">
        <w:rPr>
          <w:rFonts w:ascii="Arial" w:hAnsi="Arial" w:cs="Arial"/>
        </w:rPr>
        <w:t xml:space="preserve">Where UK </w:t>
      </w:r>
      <w:r w:rsidRPr="00065AFF">
        <w:rPr>
          <w:rFonts w:ascii="Arial" w:eastAsiaTheme="minorEastAsia" w:hAnsi="Arial" w:cs="Arial"/>
        </w:rPr>
        <w:t>packaging is</w:t>
      </w:r>
      <w:r w:rsidR="005812BB" w:rsidRPr="00065AFF">
        <w:rPr>
          <w:rFonts w:ascii="Arial" w:eastAsiaTheme="minorEastAsia" w:hAnsi="Arial" w:cs="Arial"/>
        </w:rPr>
        <w:t xml:space="preserve"> </w:t>
      </w:r>
      <w:r w:rsidR="005812BB" w:rsidRPr="00065AFF">
        <w:rPr>
          <w:rFonts w:ascii="Arial" w:hAnsi="Arial" w:cs="Arial"/>
        </w:rPr>
        <w:t xml:space="preserve">pack/filled in the UK on behalf of </w:t>
      </w:r>
      <w:r w:rsidRPr="00065AFF">
        <w:rPr>
          <w:rFonts w:ascii="Arial" w:eastAsiaTheme="minorEastAsia" w:hAnsi="Arial" w:cs="Arial"/>
        </w:rPr>
        <w:t>a person who is not established in the UK</w:t>
      </w:r>
      <w:r w:rsidR="005812BB" w:rsidRPr="00065AFF">
        <w:rPr>
          <w:rFonts w:ascii="Arial" w:eastAsiaTheme="minorEastAsia" w:hAnsi="Arial" w:cs="Arial"/>
        </w:rPr>
        <w:t xml:space="preserve"> </w:t>
      </w:r>
      <w:r w:rsidR="005B1EBA" w:rsidRPr="00065AFF">
        <w:rPr>
          <w:rFonts w:ascii="Arial" w:hAnsi="Arial" w:cs="Arial"/>
        </w:rPr>
        <w:t>and at the time of pack/filling</w:t>
      </w:r>
      <w:r w:rsidR="005812BB" w:rsidRPr="00065AFF">
        <w:rPr>
          <w:rFonts w:ascii="Arial" w:hAnsi="Arial" w:cs="Arial"/>
        </w:rPr>
        <w:t xml:space="preserve">, </w:t>
      </w:r>
      <w:r w:rsidR="005B1EBA" w:rsidRPr="00065AFF">
        <w:rPr>
          <w:rFonts w:ascii="Arial" w:hAnsi="Arial" w:cs="Arial"/>
        </w:rPr>
        <w:t xml:space="preserve">the packaging is not owned by anyone in the UK, the ‘first UK owner’ of the packaging after it has been filled must report </w:t>
      </w:r>
      <w:r w:rsidR="0009120A" w:rsidRPr="00065AFF">
        <w:rPr>
          <w:rFonts w:ascii="Arial" w:hAnsi="Arial" w:cs="Arial"/>
        </w:rPr>
        <w:t>it</w:t>
      </w:r>
      <w:r w:rsidR="005B1EBA" w:rsidRPr="00065AFF">
        <w:rPr>
          <w:rFonts w:ascii="Arial" w:hAnsi="Arial" w:cs="Arial"/>
        </w:rPr>
        <w:t xml:space="preserve"> as the importer.</w:t>
      </w:r>
    </w:p>
    <w:p w14:paraId="2611C355" w14:textId="77777777" w:rsidR="00122B50" w:rsidRDefault="00122B50" w:rsidP="00122B50">
      <w:pPr>
        <w:pStyle w:val="pf0"/>
        <w:spacing w:line="276" w:lineRule="auto"/>
        <w:rPr>
          <w:rFonts w:ascii="Arial" w:hAnsi="Arial" w:cs="Arial"/>
          <w:sz w:val="22"/>
          <w:szCs w:val="22"/>
        </w:rPr>
      </w:pPr>
      <w:r w:rsidRPr="003E5FB2">
        <w:rPr>
          <w:rFonts w:ascii="Arial" w:hAnsi="Arial" w:cs="Arial"/>
          <w:b/>
          <w:bCs/>
          <w:sz w:val="22"/>
          <w:szCs w:val="22"/>
        </w:rPr>
        <w:t>Example</w:t>
      </w:r>
      <w:r>
        <w:rPr>
          <w:rFonts w:ascii="Arial" w:hAnsi="Arial" w:cs="Arial"/>
          <w:b/>
          <w:bCs/>
          <w:sz w:val="22"/>
          <w:szCs w:val="22"/>
        </w:rPr>
        <w:t>s</w:t>
      </w:r>
      <w:r w:rsidRPr="009B38A5">
        <w:rPr>
          <w:rFonts w:ascii="Arial" w:hAnsi="Arial" w:cs="Arial"/>
          <w:sz w:val="22"/>
          <w:szCs w:val="22"/>
        </w:rPr>
        <w:t xml:space="preserve">: </w:t>
      </w:r>
    </w:p>
    <w:p w14:paraId="127F597E" w14:textId="6397259D" w:rsidR="00122B50" w:rsidRPr="00A00ABE" w:rsidRDefault="00122B50" w:rsidP="00A00ABE">
      <w:pPr>
        <w:pStyle w:val="ListParagraph"/>
        <w:widowControl w:val="0"/>
        <w:numPr>
          <w:ilvl w:val="0"/>
          <w:numId w:val="63"/>
        </w:numPr>
        <w:autoSpaceDE w:val="0"/>
        <w:autoSpaceDN w:val="0"/>
        <w:adjustRightInd w:val="0"/>
        <w:spacing w:line="276" w:lineRule="auto"/>
        <w:ind w:left="360"/>
        <w:jc w:val="both"/>
        <w:rPr>
          <w:rFonts w:ascii="Arial" w:hAnsi="Arial" w:cs="Arial"/>
          <w:sz w:val="22"/>
          <w:szCs w:val="22"/>
        </w:rPr>
      </w:pPr>
      <w:r w:rsidRPr="00A00ABE">
        <w:rPr>
          <w:rFonts w:ascii="Arial" w:hAnsi="Arial" w:cs="Arial"/>
          <w:sz w:val="22"/>
          <w:szCs w:val="22"/>
        </w:rPr>
        <w:t xml:space="preserve">An overseas company purchases unfilled packaging from a UK manufacturer. The overseas company pays a UK toll manufacturer to pack its products into the packaging. At no point does the ownership of the packaging transfer to the packer/filler. The overseas company retains ownership of the packaging until it has been filled and is supplied to someone in the UK. This person is the first UK owner of the packaging and </w:t>
      </w:r>
      <w:r w:rsidR="00561D20" w:rsidRPr="00A00ABE">
        <w:rPr>
          <w:rFonts w:ascii="Arial" w:hAnsi="Arial" w:cs="Arial"/>
          <w:sz w:val="22"/>
          <w:szCs w:val="22"/>
        </w:rPr>
        <w:t>must</w:t>
      </w:r>
      <w:r w:rsidRPr="00A00ABE">
        <w:rPr>
          <w:rFonts w:ascii="Arial" w:hAnsi="Arial" w:cs="Arial"/>
          <w:sz w:val="22"/>
          <w:szCs w:val="22"/>
        </w:rPr>
        <w:t xml:space="preserve"> report it as the importer.</w:t>
      </w:r>
    </w:p>
    <w:p w14:paraId="3A98E06F" w14:textId="77777777" w:rsidR="00122B50" w:rsidRPr="00A00ABE" w:rsidRDefault="00122B50" w:rsidP="00A00ABE">
      <w:pPr>
        <w:pStyle w:val="ListParagraph"/>
        <w:widowControl w:val="0"/>
        <w:autoSpaceDE w:val="0"/>
        <w:autoSpaceDN w:val="0"/>
        <w:adjustRightInd w:val="0"/>
        <w:spacing w:after="160" w:line="276" w:lineRule="auto"/>
        <w:ind w:left="0"/>
        <w:jc w:val="both"/>
        <w:rPr>
          <w:rFonts w:ascii="Arial" w:hAnsi="Arial" w:cs="Arial"/>
          <w:sz w:val="22"/>
          <w:szCs w:val="22"/>
        </w:rPr>
      </w:pPr>
    </w:p>
    <w:p w14:paraId="15E6DBDE" w14:textId="77777777" w:rsidR="00122B50" w:rsidRDefault="00122B50" w:rsidP="00A00ABE">
      <w:pPr>
        <w:pStyle w:val="ListParagraph"/>
        <w:widowControl w:val="0"/>
        <w:numPr>
          <w:ilvl w:val="0"/>
          <w:numId w:val="63"/>
        </w:numPr>
        <w:autoSpaceDE w:val="0"/>
        <w:autoSpaceDN w:val="0"/>
        <w:adjustRightInd w:val="0"/>
        <w:spacing w:line="276" w:lineRule="auto"/>
        <w:ind w:left="360"/>
        <w:jc w:val="both"/>
        <w:rPr>
          <w:rFonts w:ascii="Arial" w:eastAsiaTheme="majorEastAsia" w:hAnsi="Arial" w:cs="Arial"/>
          <w:sz w:val="22"/>
          <w:szCs w:val="22"/>
        </w:rPr>
      </w:pPr>
      <w:r w:rsidRPr="00A00ABE">
        <w:rPr>
          <w:rFonts w:ascii="Arial" w:eastAsiaTheme="majorEastAsia" w:hAnsi="Arial" w:cs="Arial"/>
          <w:sz w:val="22"/>
          <w:szCs w:val="22"/>
        </w:rPr>
        <w:t>A French brand owner who is not established in the UK sends its wine in bulk to a UK contract wine bottling company. The contract packer bottles the wine in the UK and then supplies the filled wine bottles to UK supermarkets, at no point taking ownership of the packaging. The first UK owner of the packaging is the UK supermarket who must report it as the importer.</w:t>
      </w:r>
    </w:p>
    <w:p w14:paraId="58BBD2BB" w14:textId="77777777" w:rsidR="000301FB" w:rsidRPr="000301FB" w:rsidRDefault="000301FB" w:rsidP="000301FB">
      <w:pPr>
        <w:pStyle w:val="ListParagraph"/>
        <w:rPr>
          <w:rFonts w:ascii="Arial" w:eastAsiaTheme="majorEastAsia" w:hAnsi="Arial" w:cs="Arial"/>
          <w:sz w:val="22"/>
          <w:szCs w:val="22"/>
        </w:rPr>
      </w:pPr>
    </w:p>
    <w:p w14:paraId="2DA2C712" w14:textId="77777777" w:rsidR="000301FB" w:rsidRPr="00A00ABE" w:rsidRDefault="000301FB" w:rsidP="000301FB">
      <w:pPr>
        <w:pStyle w:val="ListParagraph"/>
        <w:widowControl w:val="0"/>
        <w:autoSpaceDE w:val="0"/>
        <w:autoSpaceDN w:val="0"/>
        <w:adjustRightInd w:val="0"/>
        <w:spacing w:line="276" w:lineRule="auto"/>
        <w:ind w:left="360"/>
        <w:jc w:val="both"/>
        <w:rPr>
          <w:rFonts w:ascii="Arial" w:eastAsiaTheme="majorEastAsia" w:hAnsi="Arial" w:cs="Arial"/>
          <w:sz w:val="22"/>
          <w:szCs w:val="22"/>
        </w:rPr>
      </w:pPr>
    </w:p>
    <w:p w14:paraId="160E41F1" w14:textId="77777777" w:rsidR="000604FA" w:rsidRPr="00A85734" w:rsidRDefault="000604FA" w:rsidP="00847AB4">
      <w:pPr>
        <w:widowControl w:val="0"/>
        <w:spacing w:after="0" w:line="276" w:lineRule="auto"/>
        <w:jc w:val="both"/>
        <w:outlineLvl w:val="0"/>
        <w:rPr>
          <w:rFonts w:ascii="Arial" w:hAnsi="Arial" w:cs="Arial"/>
        </w:rPr>
      </w:pPr>
    </w:p>
    <w:p w14:paraId="4BCD42A6" w14:textId="0E5740DE" w:rsidR="00DE4E78" w:rsidRPr="004E3747" w:rsidRDefault="00DE4E78" w:rsidP="003D252B">
      <w:pPr>
        <w:pStyle w:val="ListParagraph"/>
        <w:numPr>
          <w:ilvl w:val="0"/>
          <w:numId w:val="24"/>
        </w:numPr>
        <w:spacing w:line="276" w:lineRule="auto"/>
        <w:ind w:firstLine="66"/>
        <w:jc w:val="both"/>
        <w:rPr>
          <w:rFonts w:ascii="Arial" w:eastAsiaTheme="majorEastAsia" w:hAnsi="Arial" w:cstheme="majorBidi"/>
          <w:b/>
          <w:bCs/>
          <w:color w:val="008631"/>
          <w:sz w:val="32"/>
          <w:szCs w:val="32"/>
        </w:rPr>
      </w:pPr>
      <w:bookmarkStart w:id="32" w:name="APs_OnlineMarketplace"/>
      <w:r w:rsidRPr="004E3747">
        <w:rPr>
          <w:rFonts w:ascii="Arial" w:eastAsiaTheme="majorEastAsia" w:hAnsi="Arial" w:cstheme="majorBidi"/>
          <w:b/>
          <w:bCs/>
          <w:color w:val="008631"/>
          <w:sz w:val="32"/>
          <w:szCs w:val="32"/>
        </w:rPr>
        <w:t>Online marketplace (OMP)</w:t>
      </w:r>
    </w:p>
    <w:bookmarkEnd w:id="32"/>
    <w:p w14:paraId="1C82CAB3" w14:textId="77777777" w:rsidR="00DE4E78" w:rsidRDefault="00DE4E78" w:rsidP="00DE4E78">
      <w:pPr>
        <w:pStyle w:val="NormalWeb"/>
        <w:shd w:val="clear" w:color="auto" w:fill="FFFFFF" w:themeFill="background1"/>
        <w:spacing w:before="300" w:beforeAutospacing="0" w:after="300" w:afterAutospacing="0" w:line="276" w:lineRule="auto"/>
        <w:jc w:val="both"/>
        <w:rPr>
          <w:rFonts w:ascii="Arial" w:hAnsi="Arial" w:cs="Arial"/>
          <w:sz w:val="22"/>
          <w:szCs w:val="22"/>
        </w:rPr>
      </w:pPr>
      <w:r w:rsidRPr="000A34A8">
        <w:rPr>
          <w:rFonts w:ascii="Arial" w:hAnsi="Arial" w:cs="Arial"/>
          <w:sz w:val="22"/>
          <w:szCs w:val="22"/>
        </w:rPr>
        <w:t xml:space="preserve">An OMP is a website or </w:t>
      </w:r>
      <w:r w:rsidRPr="1FAA8DCD">
        <w:rPr>
          <w:rFonts w:ascii="Arial" w:hAnsi="Arial" w:cs="Arial"/>
          <w:sz w:val="22"/>
          <w:szCs w:val="22"/>
        </w:rPr>
        <w:t xml:space="preserve">other internet </w:t>
      </w:r>
      <w:r w:rsidRPr="000A34A8">
        <w:rPr>
          <w:rFonts w:ascii="Arial" w:hAnsi="Arial" w:cs="Arial"/>
          <w:sz w:val="22"/>
          <w:szCs w:val="22"/>
        </w:rPr>
        <w:t>app</w:t>
      </w:r>
      <w:r>
        <w:rPr>
          <w:rFonts w:ascii="Arial" w:hAnsi="Arial" w:cs="Arial"/>
          <w:sz w:val="22"/>
          <w:szCs w:val="22"/>
        </w:rPr>
        <w:t>lication</w:t>
      </w:r>
      <w:r w:rsidRPr="000A34A8">
        <w:rPr>
          <w:rFonts w:ascii="Arial" w:hAnsi="Arial" w:cs="Arial"/>
          <w:sz w:val="22"/>
          <w:szCs w:val="22"/>
        </w:rPr>
        <w:t xml:space="preserve"> that</w:t>
      </w:r>
      <w:r>
        <w:rPr>
          <w:rFonts w:ascii="Arial" w:hAnsi="Arial" w:cs="Arial"/>
          <w:sz w:val="22"/>
          <w:szCs w:val="22"/>
        </w:rPr>
        <w:t xml:space="preserve"> facilitates the sale into the UK market of filled or unfilled packaging by overseas businesses that are not established in the UK.</w:t>
      </w:r>
      <w:r w:rsidRPr="000A34A8">
        <w:rPr>
          <w:rFonts w:ascii="Arial" w:hAnsi="Arial" w:cs="Arial"/>
          <w:sz w:val="22"/>
          <w:szCs w:val="22"/>
        </w:rPr>
        <w:t xml:space="preserve"> </w:t>
      </w:r>
      <w:r w:rsidRPr="1FAA8DCD">
        <w:rPr>
          <w:rFonts w:ascii="Arial" w:hAnsi="Arial" w:cs="Arial"/>
          <w:sz w:val="22"/>
          <w:szCs w:val="22"/>
        </w:rPr>
        <w:t>The</w:t>
      </w:r>
      <w:r w:rsidRPr="000A34A8">
        <w:rPr>
          <w:rFonts w:ascii="Arial" w:hAnsi="Arial" w:cs="Arial"/>
          <w:sz w:val="22"/>
          <w:szCs w:val="22"/>
        </w:rPr>
        <w:t xml:space="preserve"> packaging may or may not be branded</w:t>
      </w:r>
      <w:r>
        <w:rPr>
          <w:rFonts w:ascii="Arial" w:hAnsi="Arial" w:cs="Arial"/>
          <w:sz w:val="22"/>
          <w:szCs w:val="22"/>
        </w:rPr>
        <w:t xml:space="preserve"> </w:t>
      </w:r>
      <w:r w:rsidRPr="1FAA8DCD">
        <w:rPr>
          <w:rFonts w:ascii="Arial" w:hAnsi="Arial" w:cs="Arial"/>
          <w:sz w:val="22"/>
          <w:szCs w:val="22"/>
        </w:rPr>
        <w:t xml:space="preserve">and </w:t>
      </w:r>
      <w:r>
        <w:rPr>
          <w:rFonts w:ascii="Arial" w:hAnsi="Arial" w:cs="Arial"/>
          <w:sz w:val="22"/>
          <w:szCs w:val="22"/>
        </w:rPr>
        <w:t xml:space="preserve">must </w:t>
      </w:r>
      <w:r w:rsidRPr="1FAA8DCD">
        <w:rPr>
          <w:rFonts w:ascii="Arial" w:hAnsi="Arial" w:cs="Arial"/>
          <w:sz w:val="22"/>
          <w:szCs w:val="22"/>
        </w:rPr>
        <w:t>be reported</w:t>
      </w:r>
      <w:r>
        <w:rPr>
          <w:rFonts w:ascii="Arial" w:hAnsi="Arial" w:cs="Arial"/>
          <w:sz w:val="22"/>
          <w:szCs w:val="22"/>
        </w:rPr>
        <w:t xml:space="preserve"> as follows:</w:t>
      </w:r>
    </w:p>
    <w:p w14:paraId="60A6FA2F" w14:textId="77777777" w:rsidR="00DE4E78" w:rsidRPr="000A34A8" w:rsidRDefault="00DE4E78" w:rsidP="00A00ABE">
      <w:pPr>
        <w:pStyle w:val="NormalWeb"/>
        <w:numPr>
          <w:ilvl w:val="0"/>
          <w:numId w:val="64"/>
        </w:numPr>
        <w:shd w:val="clear" w:color="auto" w:fill="FFFFFF" w:themeFill="background1"/>
        <w:spacing w:before="300" w:beforeAutospacing="0" w:after="300" w:afterAutospacing="0" w:line="276" w:lineRule="auto"/>
        <w:jc w:val="both"/>
        <w:rPr>
          <w:rFonts w:ascii="Arial" w:hAnsi="Arial" w:cs="Arial"/>
          <w:sz w:val="22"/>
          <w:szCs w:val="22"/>
        </w:rPr>
      </w:pPr>
      <w:r w:rsidRPr="7B1A93DF">
        <w:rPr>
          <w:rFonts w:ascii="Arial" w:hAnsi="Arial" w:cs="Arial"/>
          <w:sz w:val="22"/>
          <w:szCs w:val="22"/>
        </w:rPr>
        <w:t>The online marketplace operator must report all s</w:t>
      </w:r>
      <w:r>
        <w:rPr>
          <w:rFonts w:ascii="Arial" w:hAnsi="Arial" w:cs="Arial"/>
          <w:sz w:val="22"/>
          <w:szCs w:val="22"/>
        </w:rPr>
        <w:t>ales of</w:t>
      </w:r>
      <w:r w:rsidRPr="000A34A8" w:rsidDel="007A094C">
        <w:rPr>
          <w:rFonts w:ascii="Arial" w:hAnsi="Arial" w:cs="Arial"/>
          <w:sz w:val="22"/>
          <w:szCs w:val="22"/>
        </w:rPr>
        <w:t xml:space="preserve"> </w:t>
      </w:r>
      <w:r w:rsidRPr="000A34A8">
        <w:rPr>
          <w:rFonts w:ascii="Arial" w:hAnsi="Arial" w:cs="Arial"/>
          <w:sz w:val="22"/>
          <w:szCs w:val="22"/>
        </w:rPr>
        <w:t>filled packaging</w:t>
      </w:r>
      <w:r>
        <w:rPr>
          <w:rFonts w:ascii="Arial" w:hAnsi="Arial" w:cs="Arial"/>
          <w:sz w:val="22"/>
          <w:szCs w:val="22"/>
        </w:rPr>
        <w:t xml:space="preserve">. </w:t>
      </w:r>
    </w:p>
    <w:p w14:paraId="00D8D005" w14:textId="77777777" w:rsidR="00DE4E78" w:rsidRPr="0017194B" w:rsidRDefault="00DE4E78" w:rsidP="00A00ABE">
      <w:pPr>
        <w:pStyle w:val="NormalWeb"/>
        <w:numPr>
          <w:ilvl w:val="0"/>
          <w:numId w:val="64"/>
        </w:numPr>
        <w:shd w:val="clear" w:color="auto" w:fill="FFFFFF" w:themeFill="background1"/>
        <w:spacing w:before="300" w:beforeAutospacing="0" w:after="300" w:afterAutospacing="0" w:line="276" w:lineRule="auto"/>
        <w:jc w:val="both"/>
        <w:rPr>
          <w:rFonts w:ascii="Arial" w:hAnsi="Arial" w:cs="Arial"/>
          <w:sz w:val="22"/>
          <w:szCs w:val="22"/>
        </w:rPr>
      </w:pPr>
      <w:r w:rsidRPr="045D6388">
        <w:rPr>
          <w:rFonts w:ascii="Arial" w:hAnsi="Arial" w:cs="Arial"/>
          <w:sz w:val="22"/>
          <w:szCs w:val="22"/>
        </w:rPr>
        <w:t>The online marketplace operator must report s</w:t>
      </w:r>
      <w:r>
        <w:rPr>
          <w:rFonts w:ascii="Arial" w:hAnsi="Arial" w:cs="Arial"/>
          <w:sz w:val="22"/>
          <w:szCs w:val="22"/>
        </w:rPr>
        <w:t xml:space="preserve">ales of </w:t>
      </w:r>
      <w:r w:rsidRPr="000A34A8">
        <w:rPr>
          <w:rFonts w:ascii="Arial" w:hAnsi="Arial" w:cs="Arial"/>
          <w:sz w:val="22"/>
          <w:szCs w:val="22"/>
        </w:rPr>
        <w:t xml:space="preserve">unfilled packaging </w:t>
      </w:r>
      <w:r w:rsidRPr="045D6388">
        <w:rPr>
          <w:rFonts w:ascii="Arial" w:hAnsi="Arial" w:cs="Arial"/>
          <w:sz w:val="22"/>
          <w:szCs w:val="22"/>
        </w:rPr>
        <w:t xml:space="preserve">to UK </w:t>
      </w:r>
      <w:r w:rsidRPr="0017194B">
        <w:rPr>
          <w:rFonts w:ascii="Arial" w:hAnsi="Arial" w:cs="Arial"/>
          <w:sz w:val="22"/>
          <w:szCs w:val="22"/>
        </w:rPr>
        <w:t xml:space="preserve">businesses who are not large producers. </w:t>
      </w:r>
    </w:p>
    <w:p w14:paraId="64CB4A93" w14:textId="7352F13C" w:rsidR="008F3EBD" w:rsidRPr="0017194B" w:rsidRDefault="00930F5B" w:rsidP="164664EC">
      <w:pPr>
        <w:pStyle w:val="NormalWeb"/>
        <w:shd w:val="clear" w:color="auto" w:fill="FFFFFF" w:themeFill="background1"/>
        <w:spacing w:before="300" w:beforeAutospacing="0" w:after="300" w:afterAutospacing="0" w:line="276" w:lineRule="auto"/>
        <w:jc w:val="both"/>
        <w:rPr>
          <w:rFonts w:ascii="Arial" w:hAnsi="Arial" w:cs="Arial"/>
          <w:sz w:val="22"/>
          <w:szCs w:val="22"/>
        </w:rPr>
      </w:pPr>
      <w:r w:rsidRPr="0017194B">
        <w:rPr>
          <w:rFonts w:ascii="Arial" w:hAnsi="Arial" w:cs="Arial"/>
          <w:b/>
          <w:bCs/>
          <w:sz w:val="22"/>
          <w:szCs w:val="22"/>
        </w:rPr>
        <w:t>Note:</w:t>
      </w:r>
      <w:r w:rsidRPr="0017194B">
        <w:rPr>
          <w:rFonts w:ascii="Arial" w:hAnsi="Arial" w:cs="Arial"/>
          <w:sz w:val="22"/>
          <w:szCs w:val="22"/>
        </w:rPr>
        <w:t xml:space="preserve"> </w:t>
      </w:r>
      <w:r w:rsidR="00D625D8" w:rsidRPr="0017194B">
        <w:rPr>
          <w:rFonts w:ascii="Arial" w:hAnsi="Arial" w:cs="Arial"/>
          <w:sz w:val="22"/>
          <w:szCs w:val="22"/>
        </w:rPr>
        <w:t>Online</w:t>
      </w:r>
      <w:r w:rsidR="00AE26FA" w:rsidRPr="0017194B">
        <w:rPr>
          <w:rFonts w:ascii="Arial" w:hAnsi="Arial" w:cs="Arial"/>
          <w:sz w:val="22"/>
          <w:szCs w:val="22"/>
        </w:rPr>
        <w:t xml:space="preserve"> marketplaces</w:t>
      </w:r>
      <w:r w:rsidR="00D625D8" w:rsidRPr="0017194B">
        <w:rPr>
          <w:rFonts w:ascii="Arial" w:hAnsi="Arial" w:cs="Arial"/>
          <w:sz w:val="22"/>
          <w:szCs w:val="22"/>
        </w:rPr>
        <w:t xml:space="preserve"> </w:t>
      </w:r>
      <w:r w:rsidR="00835C89" w:rsidRPr="0017194B">
        <w:rPr>
          <w:rFonts w:ascii="Arial" w:hAnsi="Arial" w:cs="Arial"/>
          <w:sz w:val="22"/>
          <w:szCs w:val="22"/>
        </w:rPr>
        <w:t xml:space="preserve">do not have to </w:t>
      </w:r>
      <w:r w:rsidR="008F3EBD" w:rsidRPr="0017194B">
        <w:rPr>
          <w:rFonts w:ascii="Arial" w:hAnsi="Arial" w:cs="Arial"/>
          <w:sz w:val="22"/>
          <w:szCs w:val="22"/>
        </w:rPr>
        <w:t>split</w:t>
      </w:r>
      <w:r w:rsidR="001769E5" w:rsidRPr="0017194B">
        <w:rPr>
          <w:rFonts w:ascii="Arial" w:hAnsi="Arial" w:cs="Arial"/>
          <w:sz w:val="22"/>
          <w:szCs w:val="22"/>
        </w:rPr>
        <w:t xml:space="preserve"> </w:t>
      </w:r>
      <w:r w:rsidR="00EE7F2E" w:rsidRPr="0017194B">
        <w:rPr>
          <w:rFonts w:ascii="Arial" w:hAnsi="Arial" w:cs="Arial"/>
          <w:sz w:val="22"/>
          <w:szCs w:val="22"/>
        </w:rPr>
        <w:t xml:space="preserve">packaging </w:t>
      </w:r>
      <w:r w:rsidR="008F3EBD" w:rsidRPr="0017194B">
        <w:rPr>
          <w:rFonts w:ascii="Arial" w:hAnsi="Arial" w:cs="Arial"/>
          <w:sz w:val="22"/>
          <w:szCs w:val="22"/>
        </w:rPr>
        <w:t xml:space="preserve">data </w:t>
      </w:r>
      <w:r w:rsidR="00472805" w:rsidRPr="0017194B">
        <w:rPr>
          <w:rFonts w:ascii="Arial" w:hAnsi="Arial" w:cs="Arial"/>
          <w:sz w:val="22"/>
          <w:szCs w:val="22"/>
        </w:rPr>
        <w:t xml:space="preserve">collected or reported </w:t>
      </w:r>
      <w:r w:rsidR="008F3EBD" w:rsidRPr="0017194B">
        <w:rPr>
          <w:rFonts w:ascii="Arial" w:hAnsi="Arial" w:cs="Arial"/>
          <w:sz w:val="22"/>
          <w:szCs w:val="22"/>
        </w:rPr>
        <w:t>by packaging type</w:t>
      </w:r>
      <w:r w:rsidR="00D139EF" w:rsidRPr="0017194B">
        <w:rPr>
          <w:rFonts w:ascii="Arial" w:hAnsi="Arial" w:cs="Arial"/>
          <w:sz w:val="22"/>
          <w:szCs w:val="22"/>
        </w:rPr>
        <w:t xml:space="preserve"> (primary, secondary, tertiary or shipment)</w:t>
      </w:r>
      <w:r w:rsidR="00654AD7" w:rsidRPr="0017194B">
        <w:rPr>
          <w:rFonts w:ascii="Arial" w:hAnsi="Arial" w:cs="Arial"/>
          <w:sz w:val="22"/>
          <w:szCs w:val="22"/>
        </w:rPr>
        <w:t>.</w:t>
      </w:r>
    </w:p>
    <w:p w14:paraId="18B0F55C" w14:textId="0C0988A1" w:rsidR="0006652D" w:rsidRDefault="00DE4E78" w:rsidP="164664EC">
      <w:pPr>
        <w:pStyle w:val="NormalWeb"/>
        <w:shd w:val="clear" w:color="auto" w:fill="FFFFFF" w:themeFill="background1"/>
        <w:spacing w:before="300" w:beforeAutospacing="0" w:after="300" w:afterAutospacing="0" w:line="276" w:lineRule="auto"/>
        <w:jc w:val="both"/>
        <w:rPr>
          <w:rFonts w:ascii="Arial" w:hAnsi="Arial" w:cs="Arial"/>
          <w:sz w:val="22"/>
          <w:szCs w:val="22"/>
        </w:rPr>
      </w:pPr>
      <w:r w:rsidRPr="000A34A8">
        <w:rPr>
          <w:rFonts w:ascii="Arial" w:hAnsi="Arial" w:cs="Arial"/>
          <w:sz w:val="22"/>
          <w:szCs w:val="22"/>
        </w:rPr>
        <w:t xml:space="preserve">Where operators of OMPs also perform other </w:t>
      </w:r>
      <w:r w:rsidRPr="182969C6">
        <w:rPr>
          <w:rFonts w:ascii="Arial" w:hAnsi="Arial" w:cs="Arial"/>
          <w:sz w:val="22"/>
          <w:szCs w:val="22"/>
        </w:rPr>
        <w:t xml:space="preserve">producer </w:t>
      </w:r>
      <w:r w:rsidRPr="000A34A8">
        <w:rPr>
          <w:rFonts w:ascii="Arial" w:hAnsi="Arial" w:cs="Arial"/>
          <w:sz w:val="22"/>
          <w:szCs w:val="22"/>
        </w:rPr>
        <w:t xml:space="preserve">functions under the </w:t>
      </w:r>
      <w:r w:rsidR="008B6C3F">
        <w:rPr>
          <w:rFonts w:ascii="Arial" w:hAnsi="Arial" w:cs="Arial"/>
          <w:sz w:val="22"/>
          <w:szCs w:val="22"/>
        </w:rPr>
        <w:t>pEPR</w:t>
      </w:r>
      <w:r w:rsidR="00B55492">
        <w:rPr>
          <w:rFonts w:ascii="Arial" w:hAnsi="Arial" w:cs="Arial"/>
          <w:sz w:val="22"/>
          <w:szCs w:val="22"/>
        </w:rPr>
        <w:t xml:space="preserve"> Regulations</w:t>
      </w:r>
      <w:r w:rsidRPr="000A34A8">
        <w:rPr>
          <w:rFonts w:ascii="Arial" w:hAnsi="Arial" w:cs="Arial"/>
          <w:sz w:val="22"/>
          <w:szCs w:val="22"/>
        </w:rPr>
        <w:t xml:space="preserve">, for example a business that </w:t>
      </w:r>
      <w:r w:rsidRPr="182969C6">
        <w:rPr>
          <w:rFonts w:ascii="Arial" w:hAnsi="Arial" w:cs="Arial"/>
          <w:sz w:val="22"/>
          <w:szCs w:val="22"/>
        </w:rPr>
        <w:t>facilitates the sale of</w:t>
      </w:r>
      <w:r w:rsidRPr="000A34A8">
        <w:rPr>
          <w:rFonts w:ascii="Arial" w:hAnsi="Arial" w:cs="Arial"/>
          <w:sz w:val="22"/>
          <w:szCs w:val="22"/>
        </w:rPr>
        <w:t xml:space="preserve"> packaging </w:t>
      </w:r>
      <w:r w:rsidRPr="182969C6">
        <w:rPr>
          <w:rFonts w:ascii="Arial" w:hAnsi="Arial" w:cs="Arial"/>
          <w:sz w:val="22"/>
          <w:szCs w:val="22"/>
        </w:rPr>
        <w:t>into the UK as an operator of</w:t>
      </w:r>
      <w:r w:rsidRPr="000A34A8">
        <w:rPr>
          <w:rFonts w:ascii="Arial" w:hAnsi="Arial" w:cs="Arial"/>
          <w:sz w:val="22"/>
          <w:szCs w:val="22"/>
        </w:rPr>
        <w:t xml:space="preserve"> an OMP</w:t>
      </w:r>
      <w:r w:rsidRPr="182969C6">
        <w:rPr>
          <w:rFonts w:ascii="Arial" w:hAnsi="Arial" w:cs="Arial"/>
          <w:sz w:val="22"/>
          <w:szCs w:val="22"/>
        </w:rPr>
        <w:t>,</w:t>
      </w:r>
      <w:r w:rsidRPr="000A34A8">
        <w:rPr>
          <w:rFonts w:ascii="Arial" w:hAnsi="Arial" w:cs="Arial"/>
          <w:sz w:val="22"/>
          <w:szCs w:val="22"/>
        </w:rPr>
        <w:t xml:space="preserve"> </w:t>
      </w:r>
      <w:r>
        <w:rPr>
          <w:rFonts w:ascii="Arial" w:hAnsi="Arial" w:cs="Arial"/>
          <w:sz w:val="22"/>
          <w:szCs w:val="22"/>
        </w:rPr>
        <w:t xml:space="preserve">and </w:t>
      </w:r>
      <w:r w:rsidRPr="000A34A8">
        <w:rPr>
          <w:rFonts w:ascii="Arial" w:hAnsi="Arial" w:cs="Arial"/>
          <w:sz w:val="22"/>
          <w:szCs w:val="22"/>
        </w:rPr>
        <w:t xml:space="preserve">also supplies </w:t>
      </w:r>
      <w:r>
        <w:rPr>
          <w:rFonts w:ascii="Arial" w:hAnsi="Arial" w:cs="Arial"/>
          <w:sz w:val="22"/>
          <w:szCs w:val="22"/>
        </w:rPr>
        <w:t xml:space="preserve">its </w:t>
      </w:r>
      <w:r w:rsidRPr="000A34A8">
        <w:rPr>
          <w:rFonts w:ascii="Arial" w:hAnsi="Arial" w:cs="Arial"/>
          <w:sz w:val="22"/>
          <w:szCs w:val="22"/>
        </w:rPr>
        <w:t xml:space="preserve">own branded packaging in the UK as a </w:t>
      </w:r>
      <w:r>
        <w:rPr>
          <w:rFonts w:ascii="Arial" w:hAnsi="Arial" w:cs="Arial"/>
          <w:sz w:val="22"/>
          <w:szCs w:val="22"/>
        </w:rPr>
        <w:t>brand owner</w:t>
      </w:r>
      <w:r w:rsidRPr="000A34A8">
        <w:rPr>
          <w:rFonts w:ascii="Arial" w:hAnsi="Arial" w:cs="Arial"/>
          <w:sz w:val="22"/>
          <w:szCs w:val="22"/>
        </w:rPr>
        <w:t xml:space="preserve">, the overseas packaging sold through the OMP must be reported </w:t>
      </w:r>
      <w:r w:rsidRPr="182969C6">
        <w:rPr>
          <w:rFonts w:ascii="Arial" w:hAnsi="Arial" w:cs="Arial"/>
          <w:sz w:val="22"/>
          <w:szCs w:val="22"/>
        </w:rPr>
        <w:t>as an</w:t>
      </w:r>
      <w:r w:rsidRPr="000A34A8">
        <w:rPr>
          <w:rFonts w:ascii="Arial" w:hAnsi="Arial" w:cs="Arial"/>
          <w:sz w:val="22"/>
          <w:szCs w:val="22"/>
        </w:rPr>
        <w:t xml:space="preserve"> OMP </w:t>
      </w:r>
      <w:r w:rsidRPr="182969C6">
        <w:rPr>
          <w:rFonts w:ascii="Arial" w:hAnsi="Arial" w:cs="Arial"/>
          <w:sz w:val="22"/>
          <w:szCs w:val="22"/>
        </w:rPr>
        <w:t>operator,</w:t>
      </w:r>
      <w:r w:rsidRPr="000A34A8">
        <w:rPr>
          <w:rFonts w:ascii="Arial" w:hAnsi="Arial" w:cs="Arial"/>
          <w:sz w:val="22"/>
          <w:szCs w:val="22"/>
        </w:rPr>
        <w:t xml:space="preserve"> and its own branded packaging must be reported </w:t>
      </w:r>
      <w:r w:rsidRPr="182969C6">
        <w:rPr>
          <w:rFonts w:ascii="Arial" w:hAnsi="Arial" w:cs="Arial"/>
          <w:sz w:val="22"/>
          <w:szCs w:val="22"/>
        </w:rPr>
        <w:t xml:space="preserve">as </w:t>
      </w:r>
      <w:r>
        <w:rPr>
          <w:rFonts w:ascii="Arial" w:hAnsi="Arial" w:cs="Arial"/>
          <w:sz w:val="22"/>
          <w:szCs w:val="22"/>
        </w:rPr>
        <w:t>brand owner</w:t>
      </w:r>
      <w:r w:rsidRPr="000A34A8">
        <w:rPr>
          <w:rFonts w:ascii="Arial" w:hAnsi="Arial" w:cs="Arial"/>
          <w:sz w:val="22"/>
          <w:szCs w:val="22"/>
        </w:rPr>
        <w:t>.</w:t>
      </w:r>
      <w:r>
        <w:rPr>
          <w:rFonts w:ascii="Arial" w:hAnsi="Arial" w:cs="Arial"/>
          <w:sz w:val="22"/>
          <w:szCs w:val="22"/>
        </w:rPr>
        <w:t xml:space="preserve"> </w:t>
      </w:r>
      <w:r w:rsidRPr="107E8031">
        <w:rPr>
          <w:rFonts w:ascii="Arial" w:hAnsi="Arial" w:cs="Arial"/>
          <w:sz w:val="22"/>
          <w:szCs w:val="22"/>
        </w:rPr>
        <w:t>P</w:t>
      </w:r>
      <w:r w:rsidRPr="00334BEE">
        <w:rPr>
          <w:rFonts w:ascii="Arial" w:hAnsi="Arial" w:cs="Arial"/>
          <w:sz w:val="22"/>
          <w:szCs w:val="22"/>
        </w:rPr>
        <w:t xml:space="preserve">ackaging </w:t>
      </w:r>
      <w:r>
        <w:rPr>
          <w:rFonts w:ascii="Arial" w:hAnsi="Arial" w:cs="Arial"/>
          <w:sz w:val="22"/>
          <w:szCs w:val="22"/>
        </w:rPr>
        <w:t>must</w:t>
      </w:r>
      <w:r w:rsidRPr="50227A6E">
        <w:rPr>
          <w:rFonts w:ascii="Arial" w:hAnsi="Arial" w:cs="Arial"/>
          <w:sz w:val="22"/>
          <w:szCs w:val="22"/>
        </w:rPr>
        <w:t xml:space="preserve"> not</w:t>
      </w:r>
      <w:r w:rsidRPr="00334BEE">
        <w:rPr>
          <w:rFonts w:ascii="Arial" w:hAnsi="Arial" w:cs="Arial"/>
          <w:sz w:val="22"/>
          <w:szCs w:val="22"/>
        </w:rPr>
        <w:t xml:space="preserve"> be reported under both </w:t>
      </w:r>
      <w:r w:rsidRPr="182969C6">
        <w:rPr>
          <w:rFonts w:ascii="Arial" w:hAnsi="Arial" w:cs="Arial"/>
          <w:sz w:val="22"/>
          <w:szCs w:val="22"/>
        </w:rPr>
        <w:t xml:space="preserve">producer </w:t>
      </w:r>
      <w:r w:rsidRPr="00334BEE">
        <w:rPr>
          <w:rFonts w:ascii="Arial" w:hAnsi="Arial" w:cs="Arial"/>
          <w:sz w:val="22"/>
          <w:szCs w:val="22"/>
        </w:rPr>
        <w:t>functions.</w:t>
      </w:r>
      <w:r w:rsidR="00D70170">
        <w:rPr>
          <w:rFonts w:ascii="Arial" w:hAnsi="Arial" w:cs="Arial"/>
          <w:sz w:val="22"/>
          <w:szCs w:val="22"/>
        </w:rPr>
        <w:t xml:space="preserve"> </w:t>
      </w:r>
    </w:p>
    <w:p w14:paraId="1243CB7E" w14:textId="0FB89C9B" w:rsidR="00F744A0" w:rsidRDefault="00DE4E78" w:rsidP="164664EC">
      <w:pPr>
        <w:pStyle w:val="NormalWeb"/>
        <w:shd w:val="clear" w:color="auto" w:fill="FFFFFF" w:themeFill="background1"/>
        <w:spacing w:before="300" w:beforeAutospacing="0" w:after="300" w:afterAutospacing="0" w:line="276" w:lineRule="auto"/>
        <w:jc w:val="both"/>
        <w:rPr>
          <w:rStyle w:val="Hyperlink"/>
          <w:rFonts w:ascii="Arial" w:hAnsi="Arial" w:cs="Arial"/>
          <w:sz w:val="22"/>
          <w:szCs w:val="22"/>
        </w:rPr>
      </w:pPr>
      <w:r w:rsidRPr="000A34A8">
        <w:rPr>
          <w:rFonts w:ascii="Arial" w:hAnsi="Arial" w:cs="Arial"/>
          <w:sz w:val="22"/>
          <w:szCs w:val="22"/>
        </w:rPr>
        <w:t>For more information</w:t>
      </w:r>
      <w:r w:rsidR="6A607E11" w:rsidRPr="3DFBB60F">
        <w:rPr>
          <w:rFonts w:ascii="Arial" w:hAnsi="Arial" w:cs="Arial"/>
          <w:sz w:val="22"/>
          <w:szCs w:val="22"/>
        </w:rPr>
        <w:t>,</w:t>
      </w:r>
      <w:r w:rsidRPr="000A34A8">
        <w:rPr>
          <w:rFonts w:ascii="Arial" w:hAnsi="Arial" w:cs="Arial"/>
          <w:sz w:val="22"/>
          <w:szCs w:val="22"/>
        </w:rPr>
        <w:t xml:space="preserve"> please refer to </w:t>
      </w:r>
      <w:hyperlink r:id="rId40">
        <w:r w:rsidRPr="000A34A8">
          <w:rPr>
            <w:rStyle w:val="Hyperlink"/>
            <w:rFonts w:ascii="Arial" w:eastAsia="Calibri" w:hAnsi="Arial" w:cs="Arial"/>
            <w:sz w:val="22"/>
            <w:szCs w:val="22"/>
          </w:rPr>
          <w:t>Packaging data: what to collect for EPR - GOV.UK</w:t>
        </w:r>
      </w:hyperlink>
      <w:r w:rsidRPr="59F87E9F">
        <w:rPr>
          <w:rStyle w:val="Hyperlink"/>
          <w:rFonts w:ascii="Arial" w:eastAsia="Calibri" w:hAnsi="Arial" w:cs="Arial"/>
          <w:color w:val="auto"/>
          <w:sz w:val="22"/>
          <w:szCs w:val="22"/>
          <w:u w:val="none"/>
        </w:rPr>
        <w:t xml:space="preserve"> and</w:t>
      </w:r>
      <w:r w:rsidRPr="5AEC0EC1">
        <w:rPr>
          <w:rStyle w:val="Hyperlink"/>
          <w:rFonts w:ascii="Arial" w:eastAsia="Calibri" w:hAnsi="Arial" w:cs="Arial"/>
          <w:color w:val="auto"/>
          <w:sz w:val="22"/>
          <w:szCs w:val="22"/>
          <w:u w:val="none"/>
        </w:rPr>
        <w:t xml:space="preserve"> to </w:t>
      </w:r>
      <w:hyperlink r:id="rId41">
        <w:r w:rsidRPr="164664EC">
          <w:rPr>
            <w:rStyle w:val="Hyperlink"/>
            <w:rFonts w:ascii="Arial" w:hAnsi="Arial" w:cs="Arial"/>
            <w:sz w:val="22"/>
            <w:szCs w:val="22"/>
          </w:rPr>
          <w:t>Packaging data: tell us how you collected it for pEPR - GOV.UK</w:t>
        </w:r>
        <w:r w:rsidR="00944ADA">
          <w:rPr>
            <w:rStyle w:val="Hyperlink"/>
            <w:rFonts w:ascii="Arial" w:hAnsi="Arial" w:cs="Arial"/>
            <w:sz w:val="22"/>
            <w:szCs w:val="22"/>
          </w:rPr>
          <w:t>.</w:t>
        </w:r>
        <w:r w:rsidRPr="164664EC">
          <w:rPr>
            <w:rStyle w:val="Hyperlink"/>
            <w:rFonts w:ascii="Arial" w:hAnsi="Arial" w:cs="Arial"/>
            <w:sz w:val="22"/>
            <w:szCs w:val="22"/>
          </w:rPr>
          <w:t xml:space="preserve"> </w:t>
        </w:r>
      </w:hyperlink>
    </w:p>
    <w:p w14:paraId="1A89AE51" w14:textId="77777777" w:rsidR="00F744A0" w:rsidRDefault="00F744A0" w:rsidP="164664EC">
      <w:pPr>
        <w:pStyle w:val="NormalWeb"/>
        <w:shd w:val="clear" w:color="auto" w:fill="FFFFFF" w:themeFill="background1"/>
        <w:spacing w:before="300" w:beforeAutospacing="0" w:after="300" w:afterAutospacing="0" w:line="276" w:lineRule="auto"/>
        <w:jc w:val="both"/>
        <w:rPr>
          <w:rStyle w:val="Hyperlink"/>
          <w:rFonts w:ascii="Arial" w:hAnsi="Arial" w:cs="Arial"/>
          <w:sz w:val="22"/>
          <w:szCs w:val="22"/>
        </w:rPr>
      </w:pPr>
    </w:p>
    <w:p w14:paraId="6A3A3A8C" w14:textId="5728C1CD" w:rsidR="00E553D9" w:rsidRPr="00A122F3" w:rsidRDefault="00E553D9" w:rsidP="003D252B">
      <w:pPr>
        <w:pStyle w:val="ListParagraph"/>
        <w:widowControl w:val="0"/>
        <w:numPr>
          <w:ilvl w:val="0"/>
          <w:numId w:val="24"/>
        </w:numPr>
        <w:autoSpaceDE w:val="0"/>
        <w:autoSpaceDN w:val="0"/>
        <w:adjustRightInd w:val="0"/>
        <w:spacing w:line="276" w:lineRule="auto"/>
        <w:ind w:firstLine="66"/>
        <w:jc w:val="both"/>
        <w:rPr>
          <w:rFonts w:ascii="Arial" w:eastAsiaTheme="majorEastAsia" w:hAnsi="Arial" w:cstheme="majorBidi"/>
          <w:b/>
          <w:bCs/>
          <w:color w:val="008631"/>
          <w:sz w:val="32"/>
          <w:szCs w:val="32"/>
        </w:rPr>
      </w:pPr>
      <w:bookmarkStart w:id="33" w:name="APs_DrinksContainers"/>
      <w:r w:rsidRPr="00A122F3">
        <w:rPr>
          <w:rFonts w:ascii="Arial" w:eastAsiaTheme="majorEastAsia" w:hAnsi="Arial" w:cstheme="majorBidi"/>
          <w:b/>
          <w:bCs/>
          <w:color w:val="008631"/>
          <w:sz w:val="32"/>
          <w:szCs w:val="32"/>
        </w:rPr>
        <w:t>Drink containers</w:t>
      </w:r>
    </w:p>
    <w:bookmarkEnd w:id="33"/>
    <w:p w14:paraId="292C4108" w14:textId="77777777" w:rsidR="00261689" w:rsidRDefault="00261689" w:rsidP="002C0CF4">
      <w:pPr>
        <w:spacing w:line="276" w:lineRule="auto"/>
        <w:jc w:val="both"/>
        <w:rPr>
          <w:rFonts w:ascii="Arial" w:hAnsi="Arial" w:cs="Arial"/>
          <w:strike/>
        </w:rPr>
      </w:pPr>
    </w:p>
    <w:p w14:paraId="235ED1D7" w14:textId="55CF0352" w:rsidR="002C0CF4" w:rsidRDefault="002C0CF4" w:rsidP="002C0CF4">
      <w:pPr>
        <w:spacing w:line="276" w:lineRule="auto"/>
        <w:jc w:val="both"/>
        <w:rPr>
          <w:rFonts w:ascii="Arial" w:hAnsi="Arial" w:cs="Arial"/>
        </w:rPr>
      </w:pPr>
      <w:r>
        <w:rPr>
          <w:rFonts w:ascii="Arial" w:hAnsi="Arial" w:cs="Arial"/>
        </w:rPr>
        <w:t>Single use drink containers</w:t>
      </w:r>
      <w:r w:rsidR="00665746">
        <w:rPr>
          <w:rFonts w:ascii="Arial" w:hAnsi="Arial" w:cs="Arial"/>
        </w:rPr>
        <w:t xml:space="preserve"> </w:t>
      </w:r>
      <w:r w:rsidR="008357C7">
        <w:rPr>
          <w:rFonts w:ascii="Arial" w:hAnsi="Arial" w:cs="Arial"/>
        </w:rPr>
        <w:t>must be reporte</w:t>
      </w:r>
      <w:r w:rsidR="00B15C98">
        <w:rPr>
          <w:rFonts w:ascii="Arial" w:hAnsi="Arial" w:cs="Arial"/>
        </w:rPr>
        <w:t>d separately</w:t>
      </w:r>
      <w:r w:rsidR="00702F04">
        <w:rPr>
          <w:rFonts w:ascii="Arial" w:hAnsi="Arial" w:cs="Arial"/>
        </w:rPr>
        <w:t xml:space="preserve"> as</w:t>
      </w:r>
      <w:r w:rsidR="00B15C98">
        <w:rPr>
          <w:rFonts w:ascii="Arial" w:hAnsi="Arial" w:cs="Arial"/>
        </w:rPr>
        <w:t xml:space="preserve"> drink container packaging</w:t>
      </w:r>
      <w:r w:rsidR="009B22AF">
        <w:rPr>
          <w:rFonts w:ascii="Arial" w:hAnsi="Arial" w:cs="Arial"/>
        </w:rPr>
        <w:t>,</w:t>
      </w:r>
      <w:r w:rsidR="00BA7EF5" w:rsidRPr="00BA7EF5">
        <w:rPr>
          <w:rFonts w:ascii="Arial" w:hAnsi="Arial" w:cs="Arial"/>
        </w:rPr>
        <w:t xml:space="preserve"> </w:t>
      </w:r>
      <w:r w:rsidR="00BA7EF5">
        <w:rPr>
          <w:rFonts w:ascii="Arial" w:hAnsi="Arial" w:cs="Arial"/>
        </w:rPr>
        <w:t xml:space="preserve">if they meet </w:t>
      </w:r>
      <w:r w:rsidR="009B22AF">
        <w:rPr>
          <w:rFonts w:ascii="Arial" w:hAnsi="Arial" w:cs="Arial"/>
        </w:rPr>
        <w:t xml:space="preserve">all of </w:t>
      </w:r>
      <w:r w:rsidR="00055CCF">
        <w:rPr>
          <w:rFonts w:ascii="Arial" w:hAnsi="Arial" w:cs="Arial"/>
        </w:rPr>
        <w:t xml:space="preserve">the </w:t>
      </w:r>
      <w:r w:rsidR="00BA7EF5">
        <w:rPr>
          <w:rFonts w:ascii="Arial" w:hAnsi="Arial" w:cs="Arial"/>
        </w:rPr>
        <w:t>criteria below</w:t>
      </w:r>
      <w:r>
        <w:rPr>
          <w:rFonts w:ascii="Arial" w:hAnsi="Arial" w:cs="Arial"/>
        </w:rPr>
        <w:t>:</w:t>
      </w:r>
    </w:p>
    <w:p w14:paraId="26908D28" w14:textId="76E82831" w:rsidR="002C0CF4" w:rsidRPr="00065AFF" w:rsidRDefault="00055CCF" w:rsidP="00D91301">
      <w:pPr>
        <w:pStyle w:val="ListParagraph"/>
        <w:numPr>
          <w:ilvl w:val="0"/>
          <w:numId w:val="65"/>
        </w:numPr>
        <w:spacing w:line="276" w:lineRule="auto"/>
        <w:jc w:val="both"/>
        <w:rPr>
          <w:rFonts w:ascii="Arial" w:hAnsi="Arial" w:cs="Arial"/>
          <w:sz w:val="22"/>
          <w:szCs w:val="22"/>
        </w:rPr>
      </w:pPr>
      <w:r w:rsidRPr="00065AFF">
        <w:rPr>
          <w:rFonts w:ascii="Arial" w:hAnsi="Arial" w:cs="Arial"/>
          <w:sz w:val="22"/>
          <w:szCs w:val="22"/>
        </w:rPr>
        <w:t>b</w:t>
      </w:r>
      <w:r w:rsidR="002C0CF4" w:rsidRPr="00065AFF">
        <w:rPr>
          <w:rFonts w:ascii="Arial" w:hAnsi="Arial" w:cs="Arial"/>
          <w:sz w:val="22"/>
          <w:szCs w:val="22"/>
        </w:rPr>
        <w:t xml:space="preserve">ottles or cans that contain or </w:t>
      </w:r>
      <w:r w:rsidR="00944ADA" w:rsidRPr="00065AFF">
        <w:rPr>
          <w:rFonts w:ascii="Arial" w:hAnsi="Arial" w:cs="Arial"/>
          <w:sz w:val="22"/>
          <w:szCs w:val="22"/>
        </w:rPr>
        <w:t>will be</w:t>
      </w:r>
      <w:r w:rsidR="00987BCE" w:rsidRPr="00065AFF">
        <w:rPr>
          <w:rFonts w:ascii="Arial" w:hAnsi="Arial" w:cs="Arial"/>
          <w:sz w:val="22"/>
          <w:szCs w:val="22"/>
        </w:rPr>
        <w:t xml:space="preserve"> </w:t>
      </w:r>
      <w:r w:rsidR="002C0CF4" w:rsidRPr="00065AFF">
        <w:rPr>
          <w:rFonts w:ascii="Arial" w:hAnsi="Arial" w:cs="Arial"/>
          <w:sz w:val="22"/>
          <w:szCs w:val="22"/>
        </w:rPr>
        <w:t>used to contain drink</w:t>
      </w:r>
    </w:p>
    <w:p w14:paraId="16BF9D67" w14:textId="6EFA9C7E" w:rsidR="002C0CF4" w:rsidRPr="00065AFF" w:rsidRDefault="002C0CF4" w:rsidP="00D91301">
      <w:pPr>
        <w:pStyle w:val="ListParagraph"/>
        <w:numPr>
          <w:ilvl w:val="0"/>
          <w:numId w:val="65"/>
        </w:numPr>
        <w:spacing w:line="276" w:lineRule="auto"/>
        <w:jc w:val="both"/>
        <w:rPr>
          <w:rFonts w:ascii="Arial" w:hAnsi="Arial" w:cs="Arial"/>
          <w:sz w:val="22"/>
          <w:szCs w:val="22"/>
        </w:rPr>
      </w:pPr>
      <w:r w:rsidRPr="00065AFF">
        <w:rPr>
          <w:rFonts w:ascii="Arial" w:hAnsi="Arial" w:cs="Arial"/>
          <w:sz w:val="22"/>
          <w:szCs w:val="22"/>
        </w:rPr>
        <w:t xml:space="preserve">made wholly or mainly of polyethylene terephthalate plastic (PET), glass, </w:t>
      </w:r>
      <w:r w:rsidR="00055CCF" w:rsidRPr="00065AFF">
        <w:rPr>
          <w:rFonts w:ascii="Arial" w:hAnsi="Arial" w:cs="Arial"/>
          <w:sz w:val="22"/>
          <w:szCs w:val="22"/>
        </w:rPr>
        <w:t>steel,</w:t>
      </w:r>
      <w:r w:rsidRPr="00065AFF">
        <w:rPr>
          <w:rFonts w:ascii="Arial" w:hAnsi="Arial" w:cs="Arial"/>
          <w:sz w:val="22"/>
          <w:szCs w:val="22"/>
        </w:rPr>
        <w:t xml:space="preserve"> or aluminium</w:t>
      </w:r>
    </w:p>
    <w:p w14:paraId="55CA1AC4" w14:textId="245FEBCC" w:rsidR="002C0CF4" w:rsidRPr="00065AFF" w:rsidRDefault="00055CCF" w:rsidP="00D91301">
      <w:pPr>
        <w:pStyle w:val="ListParagraph"/>
        <w:numPr>
          <w:ilvl w:val="0"/>
          <w:numId w:val="65"/>
        </w:numPr>
        <w:spacing w:line="276" w:lineRule="auto"/>
        <w:jc w:val="both"/>
        <w:rPr>
          <w:rFonts w:ascii="Arial" w:hAnsi="Arial" w:cs="Arial"/>
          <w:sz w:val="22"/>
          <w:szCs w:val="22"/>
        </w:rPr>
      </w:pPr>
      <w:r w:rsidRPr="00065AFF">
        <w:rPr>
          <w:rFonts w:ascii="Arial" w:hAnsi="Arial" w:cs="Arial"/>
          <w:sz w:val="22"/>
          <w:szCs w:val="22"/>
        </w:rPr>
        <w:t xml:space="preserve">have </w:t>
      </w:r>
      <w:r w:rsidR="002C0CF4" w:rsidRPr="00065AFF">
        <w:rPr>
          <w:rFonts w:ascii="Arial" w:hAnsi="Arial" w:cs="Arial"/>
          <w:sz w:val="22"/>
          <w:szCs w:val="22"/>
        </w:rPr>
        <w:t xml:space="preserve">a capacity of over </w:t>
      </w:r>
      <w:r w:rsidR="00B86F5B" w:rsidRPr="00065AFF">
        <w:rPr>
          <w:rFonts w:ascii="Arial" w:hAnsi="Arial" w:cs="Arial"/>
          <w:sz w:val="22"/>
          <w:szCs w:val="22"/>
        </w:rPr>
        <w:t>1</w:t>
      </w:r>
      <w:r w:rsidR="002C0CF4" w:rsidRPr="00065AFF">
        <w:rPr>
          <w:rFonts w:ascii="Arial" w:hAnsi="Arial" w:cs="Arial"/>
          <w:sz w:val="22"/>
          <w:szCs w:val="22"/>
        </w:rPr>
        <w:t>50ml and no more than 3000ml</w:t>
      </w:r>
    </w:p>
    <w:p w14:paraId="7054FC69" w14:textId="39EC04CB" w:rsidR="002C0CF4" w:rsidRPr="00065AFF" w:rsidRDefault="00CA7A30" w:rsidP="00D91301">
      <w:pPr>
        <w:pStyle w:val="ListParagraph"/>
        <w:numPr>
          <w:ilvl w:val="0"/>
          <w:numId w:val="65"/>
        </w:numPr>
        <w:spacing w:line="276" w:lineRule="auto"/>
        <w:jc w:val="both"/>
        <w:rPr>
          <w:rFonts w:ascii="Arial" w:hAnsi="Arial" w:cs="Arial"/>
          <w:sz w:val="22"/>
          <w:szCs w:val="22"/>
          <w:lang w:eastAsia="en-GB"/>
        </w:rPr>
      </w:pPr>
      <w:r w:rsidRPr="00065AFF">
        <w:rPr>
          <w:rFonts w:ascii="Arial" w:hAnsi="Arial" w:cs="Arial"/>
          <w:sz w:val="22"/>
          <w:szCs w:val="22"/>
        </w:rPr>
        <w:t xml:space="preserve">are </w:t>
      </w:r>
      <w:r w:rsidR="002C0CF4" w:rsidRPr="00065AFF">
        <w:rPr>
          <w:rFonts w:ascii="Arial" w:hAnsi="Arial" w:cs="Arial"/>
          <w:sz w:val="22"/>
          <w:szCs w:val="22"/>
        </w:rPr>
        <w:t>designed or intended to be sealed in an airtight and watertight state at the point of supply to a UK consumer.</w:t>
      </w:r>
    </w:p>
    <w:p w14:paraId="3F6AFFAA" w14:textId="3B86A087" w:rsidR="006F48C2" w:rsidRPr="009E5547" w:rsidRDefault="006F48C2" w:rsidP="135027DE">
      <w:pPr>
        <w:spacing w:before="100" w:beforeAutospacing="1" w:after="240" w:line="276" w:lineRule="auto"/>
        <w:jc w:val="both"/>
        <w:rPr>
          <w:rFonts w:ascii="Arial" w:eastAsia="Times New Roman" w:hAnsi="Arial" w:cs="Arial"/>
          <w:lang w:eastAsia="en-GB"/>
        </w:rPr>
      </w:pPr>
      <w:r w:rsidRPr="135027DE">
        <w:rPr>
          <w:rFonts w:ascii="Arial" w:eastAsia="Times New Roman" w:hAnsi="Arial" w:cs="Arial"/>
          <w:lang w:eastAsia="en-GB"/>
        </w:rPr>
        <w:t xml:space="preserve">Drink containers </w:t>
      </w:r>
      <w:r w:rsidR="78848261" w:rsidRPr="135027DE">
        <w:rPr>
          <w:rFonts w:ascii="Arial" w:eastAsia="Times New Roman" w:hAnsi="Arial" w:cs="Arial"/>
          <w:lang w:eastAsia="en-GB"/>
        </w:rPr>
        <w:t xml:space="preserve">that do not conform to all </w:t>
      </w:r>
      <w:r w:rsidR="00836CC9">
        <w:rPr>
          <w:rFonts w:ascii="Arial" w:eastAsia="Times New Roman" w:hAnsi="Arial" w:cs="Arial"/>
          <w:lang w:eastAsia="en-GB"/>
        </w:rPr>
        <w:t xml:space="preserve">of </w:t>
      </w:r>
      <w:r w:rsidR="78848261" w:rsidRPr="135027DE">
        <w:rPr>
          <w:rFonts w:ascii="Arial" w:eastAsia="Times New Roman" w:hAnsi="Arial" w:cs="Arial"/>
          <w:lang w:eastAsia="en-GB"/>
        </w:rPr>
        <w:t xml:space="preserve">the </w:t>
      </w:r>
      <w:r w:rsidR="004462B8">
        <w:rPr>
          <w:rFonts w:ascii="Arial" w:eastAsia="Times New Roman" w:hAnsi="Arial" w:cs="Arial"/>
          <w:lang w:eastAsia="en-GB"/>
        </w:rPr>
        <w:t xml:space="preserve">above </w:t>
      </w:r>
      <w:r w:rsidR="78848261" w:rsidRPr="135027DE">
        <w:rPr>
          <w:rFonts w:ascii="Arial" w:eastAsia="Times New Roman" w:hAnsi="Arial" w:cs="Arial"/>
          <w:lang w:eastAsia="en-GB"/>
        </w:rPr>
        <w:t>criteria</w:t>
      </w:r>
      <w:r w:rsidRPr="135027DE">
        <w:rPr>
          <w:rFonts w:ascii="Arial" w:eastAsia="Times New Roman" w:hAnsi="Arial" w:cs="Arial"/>
          <w:lang w:eastAsia="en-GB"/>
        </w:rPr>
        <w:t>, for example HDPE milk bottles</w:t>
      </w:r>
      <w:r w:rsidR="00E2561C" w:rsidRPr="135027DE">
        <w:rPr>
          <w:rFonts w:ascii="Arial" w:eastAsia="Times New Roman" w:hAnsi="Arial" w:cs="Arial"/>
          <w:lang w:eastAsia="en-GB"/>
        </w:rPr>
        <w:t>,</w:t>
      </w:r>
      <w:r w:rsidRPr="135027DE">
        <w:rPr>
          <w:rFonts w:ascii="Arial" w:eastAsia="Times New Roman" w:hAnsi="Arial" w:cs="Arial"/>
          <w:lang w:eastAsia="en-GB"/>
        </w:rPr>
        <w:t xml:space="preserve"> must be reported as primary packaging, not</w:t>
      </w:r>
      <w:r w:rsidR="00702F04" w:rsidRPr="135027DE">
        <w:rPr>
          <w:rFonts w:ascii="Arial" w:eastAsia="Times New Roman" w:hAnsi="Arial" w:cs="Arial"/>
          <w:lang w:eastAsia="en-GB"/>
        </w:rPr>
        <w:t xml:space="preserve"> as</w:t>
      </w:r>
      <w:r w:rsidRPr="135027DE">
        <w:rPr>
          <w:rFonts w:ascii="Arial" w:eastAsia="Times New Roman" w:hAnsi="Arial" w:cs="Arial"/>
          <w:lang w:eastAsia="en-GB"/>
        </w:rPr>
        <w:t xml:space="preserve"> drink container </w:t>
      </w:r>
      <w:r w:rsidR="00F552D6" w:rsidRPr="135027DE">
        <w:rPr>
          <w:rFonts w:ascii="Arial" w:eastAsia="Times New Roman" w:hAnsi="Arial" w:cs="Arial"/>
          <w:lang w:eastAsia="en-GB"/>
        </w:rPr>
        <w:t>packaging</w:t>
      </w:r>
      <w:r w:rsidRPr="135027DE">
        <w:rPr>
          <w:rFonts w:ascii="Arial" w:eastAsia="Times New Roman" w:hAnsi="Arial" w:cs="Arial"/>
          <w:lang w:eastAsia="en-GB"/>
        </w:rPr>
        <w:t>.</w:t>
      </w:r>
    </w:p>
    <w:p w14:paraId="4D9BA0EE" w14:textId="6715B759" w:rsidR="00BA441B" w:rsidRDefault="006F48C2" w:rsidP="00D55DF4">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Producers must also ensure that d</w:t>
      </w:r>
      <w:r w:rsidRPr="00D2415E">
        <w:rPr>
          <w:rFonts w:ascii="Arial" w:hAnsi="Arial" w:cs="Arial"/>
          <w:sz w:val="22"/>
          <w:szCs w:val="22"/>
        </w:rPr>
        <w:t xml:space="preserve">rink containers and the separately reported ancillary components </w:t>
      </w:r>
      <w:r>
        <w:rPr>
          <w:rFonts w:ascii="Arial" w:hAnsi="Arial" w:cs="Arial"/>
          <w:sz w:val="22"/>
          <w:szCs w:val="22"/>
        </w:rPr>
        <w:t>are</w:t>
      </w:r>
      <w:r w:rsidRPr="00D2415E">
        <w:rPr>
          <w:rFonts w:ascii="Arial" w:hAnsi="Arial" w:cs="Arial"/>
          <w:sz w:val="22"/>
          <w:szCs w:val="22"/>
        </w:rPr>
        <w:t xml:space="preserve"> correctly reported as household or non-household</w:t>
      </w:r>
      <w:r>
        <w:rPr>
          <w:rFonts w:ascii="Arial" w:hAnsi="Arial" w:cs="Arial"/>
          <w:sz w:val="22"/>
          <w:szCs w:val="22"/>
        </w:rPr>
        <w:t xml:space="preserve"> packaging</w:t>
      </w:r>
      <w:r w:rsidR="00DB3FCE">
        <w:rPr>
          <w:rFonts w:ascii="Arial" w:hAnsi="Arial" w:cs="Arial"/>
          <w:sz w:val="22"/>
          <w:szCs w:val="22"/>
        </w:rPr>
        <w:t>.</w:t>
      </w:r>
    </w:p>
    <w:p w14:paraId="17BB5002" w14:textId="77777777" w:rsidR="001E0942" w:rsidRDefault="001E0942" w:rsidP="00D55DF4">
      <w:pPr>
        <w:pStyle w:val="NormalWeb"/>
        <w:spacing w:before="0" w:beforeAutospacing="0" w:after="0" w:afterAutospacing="0" w:line="276" w:lineRule="auto"/>
        <w:jc w:val="both"/>
        <w:rPr>
          <w:rFonts w:ascii="Arial" w:hAnsi="Arial" w:cs="Arial"/>
          <w:sz w:val="22"/>
          <w:szCs w:val="22"/>
        </w:rPr>
      </w:pPr>
    </w:p>
    <w:tbl>
      <w:tblPr>
        <w:tblStyle w:val="TableGrid"/>
        <w:tblpPr w:leftFromText="180" w:rightFromText="180" w:vertAnchor="text" w:horzAnchor="margin" w:tblpY="158"/>
        <w:tblOverlap w:val="never"/>
        <w:tblW w:w="8784" w:type="dxa"/>
        <w:tblLook w:val="04A0" w:firstRow="1" w:lastRow="0" w:firstColumn="1" w:lastColumn="0" w:noHBand="0" w:noVBand="1"/>
      </w:tblPr>
      <w:tblGrid>
        <w:gridCol w:w="3964"/>
        <w:gridCol w:w="4820"/>
      </w:tblGrid>
      <w:tr w:rsidR="008308F4" w14:paraId="23E8EFB4" w14:textId="77777777" w:rsidTr="00A67DA0">
        <w:trPr>
          <w:trHeight w:val="558"/>
        </w:trPr>
        <w:tc>
          <w:tcPr>
            <w:tcW w:w="3964" w:type="dxa"/>
            <w:shd w:val="clear" w:color="auto" w:fill="008000"/>
            <w:vAlign w:val="center"/>
          </w:tcPr>
          <w:p w14:paraId="075F6F8D" w14:textId="69ACC37E" w:rsidR="008308F4" w:rsidRPr="001A6AC2" w:rsidRDefault="002E75E5" w:rsidP="007E2F4F">
            <w:pPr>
              <w:rPr>
                <w:rFonts w:ascii="Arial" w:hAnsi="Arial" w:cs="Arial"/>
                <w:b/>
                <w:bCs/>
                <w:color w:val="FFFFFF" w:themeColor="background1"/>
                <w:sz w:val="22"/>
                <w:szCs w:val="22"/>
              </w:rPr>
            </w:pPr>
            <w:r>
              <w:rPr>
                <w:rFonts w:ascii="Arial" w:hAnsi="Arial" w:cs="Arial"/>
                <w:b/>
                <w:bCs/>
                <w:color w:val="FFFFFF" w:themeColor="background1"/>
                <w:sz w:val="22"/>
                <w:szCs w:val="22"/>
              </w:rPr>
              <w:t xml:space="preserve">Drink </w:t>
            </w:r>
            <w:r w:rsidR="000F3B7F">
              <w:rPr>
                <w:rFonts w:ascii="Arial" w:hAnsi="Arial" w:cs="Arial"/>
                <w:b/>
                <w:bCs/>
                <w:color w:val="FFFFFF" w:themeColor="background1"/>
                <w:sz w:val="22"/>
                <w:szCs w:val="22"/>
              </w:rPr>
              <w:t>c</w:t>
            </w:r>
            <w:r>
              <w:rPr>
                <w:rFonts w:ascii="Arial" w:hAnsi="Arial" w:cs="Arial"/>
                <w:b/>
                <w:bCs/>
                <w:color w:val="FFFFFF" w:themeColor="background1"/>
                <w:sz w:val="22"/>
                <w:szCs w:val="22"/>
              </w:rPr>
              <w:t xml:space="preserve">ontainer </w:t>
            </w:r>
            <w:r w:rsidR="000F3B7F">
              <w:rPr>
                <w:rFonts w:ascii="Arial" w:hAnsi="Arial" w:cs="Arial"/>
                <w:b/>
                <w:bCs/>
                <w:color w:val="FFFFFF" w:themeColor="background1"/>
                <w:sz w:val="22"/>
                <w:szCs w:val="22"/>
              </w:rPr>
              <w:t>m</w:t>
            </w:r>
            <w:r w:rsidR="008308F4" w:rsidRPr="001A6AC2">
              <w:rPr>
                <w:rFonts w:ascii="Arial" w:hAnsi="Arial" w:cs="Arial"/>
                <w:b/>
                <w:bCs/>
                <w:color w:val="FFFFFF" w:themeColor="background1"/>
                <w:sz w:val="22"/>
                <w:szCs w:val="22"/>
              </w:rPr>
              <w:t>aterial</w:t>
            </w:r>
          </w:p>
        </w:tc>
        <w:tc>
          <w:tcPr>
            <w:tcW w:w="4820" w:type="dxa"/>
            <w:shd w:val="clear" w:color="auto" w:fill="008000"/>
            <w:vAlign w:val="center"/>
          </w:tcPr>
          <w:p w14:paraId="0C2C8B4E" w14:textId="50D3D0A6" w:rsidR="008308F4" w:rsidRPr="001A6AC2" w:rsidRDefault="008308F4" w:rsidP="007E2F4F">
            <w:pPr>
              <w:rPr>
                <w:rFonts w:ascii="Arial" w:hAnsi="Arial" w:cs="Arial"/>
                <w:b/>
                <w:bCs/>
                <w:color w:val="FFFFFF" w:themeColor="background1"/>
                <w:sz w:val="22"/>
                <w:szCs w:val="22"/>
              </w:rPr>
            </w:pPr>
            <w:r>
              <w:rPr>
                <w:rFonts w:ascii="Arial" w:hAnsi="Arial" w:cs="Arial"/>
                <w:b/>
                <w:bCs/>
                <w:color w:val="FFFFFF" w:themeColor="background1"/>
                <w:sz w:val="22"/>
                <w:szCs w:val="22"/>
              </w:rPr>
              <w:t xml:space="preserve">Reporting </w:t>
            </w:r>
          </w:p>
        </w:tc>
      </w:tr>
      <w:tr w:rsidR="008308F4" w14:paraId="409BA37A" w14:textId="77777777" w:rsidTr="00A67DA0">
        <w:trPr>
          <w:trHeight w:val="982"/>
        </w:trPr>
        <w:tc>
          <w:tcPr>
            <w:tcW w:w="3964" w:type="dxa"/>
            <w:shd w:val="clear" w:color="auto" w:fill="FFF2CC" w:themeFill="accent4" w:themeFillTint="33"/>
            <w:vAlign w:val="center"/>
          </w:tcPr>
          <w:p w14:paraId="3A4080FE" w14:textId="5B9D0B10" w:rsidR="008308F4" w:rsidRDefault="008308F4" w:rsidP="001E0942">
            <w:pPr>
              <w:rPr>
                <w:rFonts w:ascii="Arial" w:hAnsi="Arial" w:cs="Arial"/>
                <w:color w:val="000000" w:themeColor="text1"/>
              </w:rPr>
            </w:pPr>
            <w:r w:rsidRPr="000A2919">
              <w:rPr>
                <w:rFonts w:ascii="Arial" w:hAnsi="Arial" w:cs="Arial"/>
                <w:b/>
                <w:bCs/>
                <w:color w:val="000000"/>
              </w:rPr>
              <w:t>Glass</w:t>
            </w:r>
          </w:p>
        </w:tc>
        <w:tc>
          <w:tcPr>
            <w:tcW w:w="4820" w:type="dxa"/>
            <w:shd w:val="clear" w:color="auto" w:fill="FFF2CC" w:themeFill="accent4" w:themeFillTint="33"/>
            <w:vAlign w:val="center"/>
          </w:tcPr>
          <w:p w14:paraId="4778DD21" w14:textId="57BB6269" w:rsidR="008308F4" w:rsidRPr="008308F4" w:rsidRDefault="008308F4" w:rsidP="00200770">
            <w:pPr>
              <w:rPr>
                <w:rFonts w:ascii="Arial" w:hAnsi="Arial" w:cs="Arial"/>
                <w:color w:val="000000" w:themeColor="text1"/>
              </w:rPr>
            </w:pPr>
            <w:r w:rsidRPr="008308F4">
              <w:rPr>
                <w:rFonts w:ascii="Arial" w:hAnsi="Arial" w:cs="Arial"/>
                <w:color w:val="000000" w:themeColor="text1"/>
              </w:rPr>
              <w:t>Report weight of container (excluding ancillaries) as drink container</w:t>
            </w:r>
            <w:r w:rsidR="000D7B5C">
              <w:rPr>
                <w:rFonts w:ascii="Arial" w:hAnsi="Arial" w:cs="Arial"/>
                <w:color w:val="000000" w:themeColor="text1"/>
              </w:rPr>
              <w:t xml:space="preserve"> </w:t>
            </w:r>
            <w:r w:rsidRPr="008308F4">
              <w:rPr>
                <w:rFonts w:ascii="Arial" w:hAnsi="Arial" w:cs="Arial"/>
                <w:color w:val="000000" w:themeColor="text1"/>
              </w:rPr>
              <w:t>(HDC</w:t>
            </w:r>
            <w:r w:rsidR="009612B5">
              <w:rPr>
                <w:rFonts w:ascii="Arial" w:hAnsi="Arial" w:cs="Arial"/>
                <w:color w:val="000000" w:themeColor="text1"/>
              </w:rPr>
              <w:t>/</w:t>
            </w:r>
            <w:r w:rsidR="007D215F">
              <w:rPr>
                <w:rFonts w:ascii="Arial" w:hAnsi="Arial" w:cs="Arial"/>
                <w:color w:val="000000" w:themeColor="text1"/>
              </w:rPr>
              <w:t>NDC</w:t>
            </w:r>
            <w:r w:rsidRPr="008308F4">
              <w:rPr>
                <w:rFonts w:ascii="Arial" w:hAnsi="Arial" w:cs="Arial"/>
                <w:color w:val="000000" w:themeColor="text1"/>
              </w:rPr>
              <w:t>)</w:t>
            </w:r>
          </w:p>
          <w:p w14:paraId="02C82551" w14:textId="77777777" w:rsidR="008308F4" w:rsidRPr="008308F4" w:rsidRDefault="008308F4" w:rsidP="00200770">
            <w:pPr>
              <w:rPr>
                <w:rFonts w:ascii="Arial" w:hAnsi="Arial" w:cs="Arial"/>
                <w:color w:val="000000"/>
              </w:rPr>
            </w:pPr>
          </w:p>
          <w:p w14:paraId="5AC7DDFA" w14:textId="4ABB359A" w:rsidR="008308F4" w:rsidRPr="00E80244" w:rsidRDefault="008308F4" w:rsidP="00200770">
            <w:pPr>
              <w:rPr>
                <w:rFonts w:ascii="Arial" w:hAnsi="Arial" w:cs="Arial"/>
                <w:color w:val="000000" w:themeColor="text1"/>
              </w:rPr>
            </w:pPr>
            <w:r w:rsidRPr="008308F4">
              <w:rPr>
                <w:rFonts w:ascii="Arial" w:hAnsi="Arial" w:cs="Arial"/>
                <w:color w:val="000000"/>
              </w:rPr>
              <w:t>Number of units must be reported</w:t>
            </w:r>
          </w:p>
        </w:tc>
      </w:tr>
      <w:tr w:rsidR="008308F4" w14:paraId="58738F5B" w14:textId="77777777" w:rsidTr="00A67DA0">
        <w:trPr>
          <w:trHeight w:val="982"/>
        </w:trPr>
        <w:tc>
          <w:tcPr>
            <w:tcW w:w="3964" w:type="dxa"/>
            <w:shd w:val="clear" w:color="auto" w:fill="FFF2CC" w:themeFill="accent4" w:themeFillTint="33"/>
            <w:vAlign w:val="center"/>
          </w:tcPr>
          <w:p w14:paraId="2DDB4920" w14:textId="3CDF4B89" w:rsidR="008308F4" w:rsidRDefault="008308F4" w:rsidP="001E0942">
            <w:pPr>
              <w:rPr>
                <w:rFonts w:ascii="Arial" w:hAnsi="Arial" w:cs="Arial"/>
                <w:color w:val="000000" w:themeColor="text1"/>
              </w:rPr>
            </w:pPr>
            <w:r w:rsidRPr="00984FF0">
              <w:rPr>
                <w:rFonts w:ascii="Arial" w:hAnsi="Arial" w:cs="Arial"/>
                <w:color w:val="000000"/>
              </w:rPr>
              <w:t>Glass</w:t>
            </w:r>
            <w:r w:rsidR="000251F1">
              <w:rPr>
                <w:rFonts w:ascii="Arial" w:hAnsi="Arial" w:cs="Arial"/>
                <w:color w:val="000000" w:themeColor="text1"/>
              </w:rPr>
              <w:t xml:space="preserve"> d</w:t>
            </w:r>
            <w:r w:rsidRPr="00984FF0">
              <w:rPr>
                <w:rFonts w:ascii="Arial" w:hAnsi="Arial" w:cs="Arial"/>
                <w:color w:val="000000" w:themeColor="text1"/>
              </w:rPr>
              <w:t xml:space="preserve">rink container ancillaries </w:t>
            </w:r>
            <w:r w:rsidRPr="00984FF0">
              <w:rPr>
                <w:rFonts w:ascii="Arial" w:hAnsi="Arial" w:cs="Arial"/>
                <w:color w:val="000000"/>
              </w:rPr>
              <w:t>(lids, labels, closures etc.)</w:t>
            </w:r>
          </w:p>
        </w:tc>
        <w:tc>
          <w:tcPr>
            <w:tcW w:w="4820" w:type="dxa"/>
            <w:shd w:val="clear" w:color="auto" w:fill="FFF2CC" w:themeFill="accent4" w:themeFillTint="33"/>
            <w:vAlign w:val="center"/>
          </w:tcPr>
          <w:p w14:paraId="5393D136" w14:textId="5D618ABA" w:rsidR="008308F4" w:rsidRPr="008308F4" w:rsidRDefault="008308F4" w:rsidP="00921159">
            <w:pPr>
              <w:rPr>
                <w:rFonts w:ascii="Arial" w:hAnsi="Arial" w:cs="Arial"/>
                <w:color w:val="000000" w:themeColor="text1"/>
              </w:rPr>
            </w:pPr>
            <w:r w:rsidRPr="008308F4">
              <w:rPr>
                <w:rFonts w:ascii="Arial" w:hAnsi="Arial" w:cs="Arial"/>
                <w:color w:val="000000" w:themeColor="text1"/>
              </w:rPr>
              <w:t>Report each component separately by material type as primary</w:t>
            </w:r>
            <w:r w:rsidR="00294A56">
              <w:rPr>
                <w:rFonts w:ascii="Arial" w:hAnsi="Arial" w:cs="Arial"/>
                <w:color w:val="000000" w:themeColor="text1"/>
              </w:rPr>
              <w:t xml:space="preserve"> packaging</w:t>
            </w:r>
            <w:r w:rsidR="005041D3">
              <w:rPr>
                <w:rFonts w:ascii="Arial" w:hAnsi="Arial" w:cs="Arial"/>
                <w:color w:val="000000" w:themeColor="text1"/>
              </w:rPr>
              <w:t xml:space="preserve"> </w:t>
            </w:r>
            <w:r w:rsidR="00392B35">
              <w:rPr>
                <w:rFonts w:ascii="Arial" w:hAnsi="Arial" w:cs="Arial"/>
                <w:color w:val="000000" w:themeColor="text1"/>
              </w:rPr>
              <w:t>(HH/N</w:t>
            </w:r>
            <w:r w:rsidR="005041D3">
              <w:rPr>
                <w:rFonts w:ascii="Arial" w:hAnsi="Arial" w:cs="Arial"/>
                <w:color w:val="000000" w:themeColor="text1"/>
              </w:rPr>
              <w:t>HH</w:t>
            </w:r>
            <w:r w:rsidR="00392B35">
              <w:rPr>
                <w:rFonts w:ascii="Arial" w:hAnsi="Arial" w:cs="Arial"/>
                <w:color w:val="000000" w:themeColor="text1"/>
              </w:rPr>
              <w:t>)</w:t>
            </w:r>
          </w:p>
          <w:p w14:paraId="68CDF8C1" w14:textId="77777777" w:rsidR="008308F4" w:rsidRPr="008308F4" w:rsidRDefault="008308F4" w:rsidP="00921159">
            <w:pPr>
              <w:rPr>
                <w:rFonts w:ascii="Arial" w:hAnsi="Arial" w:cs="Arial"/>
                <w:color w:val="000000"/>
              </w:rPr>
            </w:pPr>
            <w:r w:rsidRPr="008308F4">
              <w:rPr>
                <w:rFonts w:ascii="Arial" w:hAnsi="Arial" w:cs="Arial"/>
                <w:color w:val="000000" w:themeColor="text1"/>
              </w:rPr>
              <w:t xml:space="preserve"> </w:t>
            </w:r>
          </w:p>
          <w:p w14:paraId="401DF602" w14:textId="18248069" w:rsidR="008308F4" w:rsidRPr="00E80244" w:rsidRDefault="008308F4" w:rsidP="00921159">
            <w:pPr>
              <w:rPr>
                <w:rFonts w:ascii="Arial" w:hAnsi="Arial" w:cs="Arial"/>
                <w:color w:val="000000" w:themeColor="text1"/>
              </w:rPr>
            </w:pPr>
            <w:r w:rsidRPr="008308F4">
              <w:rPr>
                <w:rFonts w:ascii="Arial" w:hAnsi="Arial" w:cs="Arial"/>
                <w:color w:val="000000" w:themeColor="text1"/>
              </w:rPr>
              <w:t>Number of units not required</w:t>
            </w:r>
            <w:r w:rsidRPr="00E80244" w:rsidDel="00921159">
              <w:rPr>
                <w:rFonts w:ascii="Arial" w:hAnsi="Arial" w:cs="Arial"/>
                <w:color w:val="000000" w:themeColor="text1"/>
              </w:rPr>
              <w:t xml:space="preserve"> </w:t>
            </w:r>
          </w:p>
        </w:tc>
      </w:tr>
      <w:tr w:rsidR="0023450B" w14:paraId="51D1E0CC" w14:textId="77777777" w:rsidTr="000F3B7F">
        <w:trPr>
          <w:trHeight w:val="690"/>
        </w:trPr>
        <w:tc>
          <w:tcPr>
            <w:tcW w:w="3964" w:type="dxa"/>
            <w:shd w:val="clear" w:color="auto" w:fill="DEEAF6" w:themeFill="accent5" w:themeFillTint="33"/>
            <w:vAlign w:val="center"/>
          </w:tcPr>
          <w:p w14:paraId="644F6DB9" w14:textId="6B1C8FD9" w:rsidR="008308F4" w:rsidRDefault="008308F4" w:rsidP="001E0942">
            <w:pPr>
              <w:rPr>
                <w:rFonts w:ascii="Arial" w:hAnsi="Arial" w:cs="Arial"/>
                <w:color w:val="000000" w:themeColor="text1"/>
              </w:rPr>
            </w:pPr>
            <w:r w:rsidRPr="000A2919">
              <w:rPr>
                <w:rFonts w:ascii="Arial" w:hAnsi="Arial" w:cs="Arial"/>
                <w:b/>
                <w:bCs/>
                <w:color w:val="000000" w:themeColor="text1"/>
              </w:rPr>
              <w:t>PET, Steel or Aluminium</w:t>
            </w:r>
          </w:p>
        </w:tc>
        <w:tc>
          <w:tcPr>
            <w:tcW w:w="4820" w:type="dxa"/>
            <w:vMerge w:val="restart"/>
            <w:shd w:val="clear" w:color="auto" w:fill="DEEAF6" w:themeFill="accent5" w:themeFillTint="33"/>
            <w:vAlign w:val="center"/>
          </w:tcPr>
          <w:p w14:paraId="7E130535" w14:textId="664909E4" w:rsidR="008308F4" w:rsidRPr="00984FF0" w:rsidRDefault="008308F4" w:rsidP="001E0942">
            <w:pPr>
              <w:rPr>
                <w:rFonts w:ascii="Arial" w:hAnsi="Arial" w:cs="Arial"/>
                <w:color w:val="000000"/>
              </w:rPr>
            </w:pPr>
            <w:r w:rsidRPr="4CBABFE4">
              <w:rPr>
                <w:rFonts w:ascii="Arial" w:hAnsi="Arial" w:cs="Arial"/>
                <w:color w:val="000000" w:themeColor="text1"/>
              </w:rPr>
              <w:t>Report total weight of container including ancillaries as drink container packaging</w:t>
            </w:r>
            <w:r w:rsidR="00392B35">
              <w:rPr>
                <w:rFonts w:ascii="Arial" w:hAnsi="Arial" w:cs="Arial"/>
                <w:color w:val="000000" w:themeColor="text1"/>
              </w:rPr>
              <w:t xml:space="preserve"> </w:t>
            </w:r>
            <w:r w:rsidR="00392B35" w:rsidRPr="008308F4">
              <w:rPr>
                <w:rFonts w:ascii="Arial" w:hAnsi="Arial" w:cs="Arial"/>
                <w:color w:val="000000" w:themeColor="text1"/>
              </w:rPr>
              <w:t>(HDC</w:t>
            </w:r>
            <w:r w:rsidR="00392B35">
              <w:rPr>
                <w:rFonts w:ascii="Arial" w:hAnsi="Arial" w:cs="Arial"/>
                <w:color w:val="000000" w:themeColor="text1"/>
              </w:rPr>
              <w:t>/NDC</w:t>
            </w:r>
            <w:r w:rsidR="00392B35" w:rsidRPr="008308F4">
              <w:rPr>
                <w:rFonts w:ascii="Arial" w:hAnsi="Arial" w:cs="Arial"/>
                <w:color w:val="000000" w:themeColor="text1"/>
              </w:rPr>
              <w:t>)</w:t>
            </w:r>
            <w:r w:rsidRPr="4CBABFE4">
              <w:rPr>
                <w:rFonts w:ascii="Arial" w:hAnsi="Arial" w:cs="Arial"/>
                <w:color w:val="000000" w:themeColor="text1"/>
              </w:rPr>
              <w:t>,</w:t>
            </w:r>
            <w:r w:rsidRPr="4CBABFE4" w:rsidDel="00D644C8">
              <w:rPr>
                <w:rFonts w:ascii="Arial" w:hAnsi="Arial" w:cs="Arial"/>
                <w:color w:val="000000" w:themeColor="text1"/>
              </w:rPr>
              <w:t xml:space="preserve"> </w:t>
            </w:r>
            <w:r w:rsidRPr="4CBABFE4">
              <w:rPr>
                <w:rFonts w:ascii="Arial" w:hAnsi="Arial" w:cs="Arial"/>
                <w:color w:val="000000" w:themeColor="text1"/>
              </w:rPr>
              <w:t xml:space="preserve">as predominant material of container.  </w:t>
            </w:r>
          </w:p>
          <w:p w14:paraId="29CE8117" w14:textId="77777777" w:rsidR="008308F4" w:rsidRDefault="008308F4" w:rsidP="001E0942">
            <w:pPr>
              <w:rPr>
                <w:rFonts w:ascii="Arial" w:hAnsi="Arial" w:cs="Arial"/>
              </w:rPr>
            </w:pPr>
          </w:p>
          <w:p w14:paraId="3ABBCDC5" w14:textId="41C7624E" w:rsidR="008308F4" w:rsidRDefault="003733EB" w:rsidP="001E0942">
            <w:pPr>
              <w:rPr>
                <w:rFonts w:ascii="Arial" w:hAnsi="Arial" w:cs="Arial"/>
                <w:color w:val="000000" w:themeColor="text1"/>
              </w:rPr>
            </w:pPr>
            <w:r>
              <w:rPr>
                <w:rFonts w:ascii="Arial" w:hAnsi="Arial" w:cs="Arial"/>
              </w:rPr>
              <w:t xml:space="preserve">Number of </w:t>
            </w:r>
            <w:r w:rsidR="008308F4" w:rsidRPr="003733EB">
              <w:rPr>
                <w:rFonts w:ascii="Arial" w:hAnsi="Arial" w:cs="Arial"/>
              </w:rPr>
              <w:t>units</w:t>
            </w:r>
            <w:r w:rsidR="008308F4" w:rsidRPr="00984FF0">
              <w:rPr>
                <w:rFonts w:ascii="Arial" w:hAnsi="Arial" w:cs="Arial"/>
              </w:rPr>
              <w:t xml:space="preserve"> must be reported</w:t>
            </w:r>
          </w:p>
        </w:tc>
      </w:tr>
      <w:tr w:rsidR="008308F4" w14:paraId="51415CB2" w14:textId="77777777" w:rsidTr="00A67DA0">
        <w:trPr>
          <w:trHeight w:val="713"/>
        </w:trPr>
        <w:tc>
          <w:tcPr>
            <w:tcW w:w="3964" w:type="dxa"/>
            <w:shd w:val="clear" w:color="auto" w:fill="DEEAF6" w:themeFill="accent5" w:themeFillTint="33"/>
            <w:vAlign w:val="center"/>
          </w:tcPr>
          <w:p w14:paraId="7BA9D0F7" w14:textId="421D08C1" w:rsidR="008308F4" w:rsidRDefault="008308F4" w:rsidP="001E0942">
            <w:pPr>
              <w:rPr>
                <w:rFonts w:ascii="Arial" w:hAnsi="Arial" w:cs="Arial"/>
                <w:color w:val="000000" w:themeColor="text1"/>
              </w:rPr>
            </w:pPr>
            <w:r w:rsidRPr="00984FF0">
              <w:rPr>
                <w:rFonts w:ascii="Arial" w:hAnsi="Arial" w:cs="Arial"/>
                <w:color w:val="000000"/>
              </w:rPr>
              <w:t>PET,</w:t>
            </w:r>
            <w:r w:rsidRPr="00984FF0" w:rsidDel="00F469B9">
              <w:rPr>
                <w:rFonts w:ascii="Arial" w:hAnsi="Arial" w:cs="Arial"/>
                <w:color w:val="000000"/>
              </w:rPr>
              <w:t xml:space="preserve"> </w:t>
            </w:r>
            <w:r w:rsidRPr="00984FF0">
              <w:rPr>
                <w:rFonts w:ascii="Arial" w:hAnsi="Arial" w:cs="Arial"/>
                <w:color w:val="000000"/>
              </w:rPr>
              <w:t>Steel or Aluminium</w:t>
            </w:r>
            <w:r w:rsidR="000251F1">
              <w:rPr>
                <w:rFonts w:ascii="Arial" w:hAnsi="Arial" w:cs="Arial"/>
                <w:color w:val="000000"/>
              </w:rPr>
              <w:t xml:space="preserve"> d</w:t>
            </w:r>
            <w:r w:rsidRPr="00984FF0">
              <w:rPr>
                <w:rFonts w:ascii="Arial" w:hAnsi="Arial" w:cs="Arial"/>
                <w:color w:val="000000"/>
              </w:rPr>
              <w:t>rink container ancillaries</w:t>
            </w:r>
            <w:r>
              <w:rPr>
                <w:rFonts w:ascii="Arial" w:hAnsi="Arial" w:cs="Arial"/>
                <w:color w:val="000000"/>
              </w:rPr>
              <w:t xml:space="preserve"> </w:t>
            </w:r>
            <w:r w:rsidRPr="00984FF0">
              <w:rPr>
                <w:rFonts w:ascii="Arial" w:hAnsi="Arial" w:cs="Arial"/>
                <w:color w:val="000000"/>
              </w:rPr>
              <w:t>(lids, labels, closures etc.) </w:t>
            </w:r>
          </w:p>
        </w:tc>
        <w:tc>
          <w:tcPr>
            <w:tcW w:w="4820" w:type="dxa"/>
            <w:vMerge/>
            <w:vAlign w:val="center"/>
          </w:tcPr>
          <w:p w14:paraId="4218ECCD" w14:textId="77777777" w:rsidR="008308F4" w:rsidRDefault="008308F4" w:rsidP="001E0942">
            <w:pPr>
              <w:rPr>
                <w:rFonts w:ascii="Arial" w:hAnsi="Arial" w:cs="Arial"/>
                <w:color w:val="000000" w:themeColor="text1"/>
              </w:rPr>
            </w:pPr>
          </w:p>
        </w:tc>
      </w:tr>
    </w:tbl>
    <w:p w14:paraId="3892314F" w14:textId="77777777" w:rsidR="001E0942" w:rsidRDefault="001E0942" w:rsidP="00D55DF4">
      <w:pPr>
        <w:pStyle w:val="NormalWeb"/>
        <w:spacing w:before="0" w:beforeAutospacing="0" w:after="0" w:afterAutospacing="0" w:line="276" w:lineRule="auto"/>
        <w:jc w:val="both"/>
        <w:rPr>
          <w:rFonts w:ascii="Arial" w:hAnsi="Arial" w:cs="Arial"/>
          <w:sz w:val="22"/>
          <w:szCs w:val="22"/>
        </w:rPr>
      </w:pPr>
    </w:p>
    <w:p w14:paraId="62BC57D6" w14:textId="77777777" w:rsidR="00636EC5" w:rsidRDefault="00636EC5" w:rsidP="0030370B">
      <w:pPr>
        <w:pStyle w:val="NormalWeb"/>
        <w:spacing w:before="0" w:beforeAutospacing="0" w:after="0" w:afterAutospacing="0"/>
        <w:rPr>
          <w:rFonts w:ascii="Arial" w:hAnsi="Arial" w:cs="Arial"/>
          <w:sz w:val="22"/>
          <w:szCs w:val="22"/>
        </w:rPr>
      </w:pPr>
    </w:p>
    <w:p w14:paraId="64337741" w14:textId="42BA5174" w:rsidR="006F48C2" w:rsidRDefault="006F48C2" w:rsidP="006F48C2">
      <w:pPr>
        <w:pStyle w:val="NormalWeb"/>
        <w:spacing w:before="0" w:beforeAutospacing="0" w:after="0" w:afterAutospacing="0"/>
        <w:rPr>
          <w:ins w:id="34" w:author="Helen Pavlou" w:date="2025-10-06T12:27:00Z" w16du:dateUtc="2025-10-06T11:27:00Z"/>
          <w:rStyle w:val="Hyperlink"/>
          <w:rFonts w:ascii="Arial" w:eastAsia="Calibri" w:hAnsi="Arial" w:cs="Arial"/>
          <w:sz w:val="22"/>
          <w:szCs w:val="22"/>
        </w:rPr>
      </w:pPr>
      <w:r w:rsidRPr="00284E53">
        <w:rPr>
          <w:rFonts w:ascii="Arial" w:hAnsi="Arial" w:cs="Arial"/>
          <w:sz w:val="22"/>
          <w:szCs w:val="22"/>
        </w:rPr>
        <w:t xml:space="preserve">Further guidance about reporting drink container packaging can be found at </w:t>
      </w:r>
      <w:hyperlink r:id="rId42">
        <w:r w:rsidRPr="00D2415E">
          <w:rPr>
            <w:rStyle w:val="Hyperlink"/>
            <w:rFonts w:ascii="Arial" w:eastAsia="Calibri" w:hAnsi="Arial" w:cs="Arial"/>
            <w:sz w:val="22"/>
            <w:szCs w:val="22"/>
          </w:rPr>
          <w:t>Packaging data: what to collect for EPR - GOV.UK</w:t>
        </w:r>
      </w:hyperlink>
      <w:r>
        <w:rPr>
          <w:rStyle w:val="Hyperlink"/>
          <w:rFonts w:ascii="Arial" w:eastAsia="Calibri" w:hAnsi="Arial" w:cs="Arial"/>
          <w:sz w:val="22"/>
          <w:szCs w:val="22"/>
        </w:rPr>
        <w:t>.</w:t>
      </w:r>
    </w:p>
    <w:p w14:paraId="2A00DEEB" w14:textId="77777777" w:rsidR="00547507" w:rsidRDefault="00547507" w:rsidP="006F48C2">
      <w:pPr>
        <w:pStyle w:val="NormalWeb"/>
        <w:spacing w:before="0" w:beforeAutospacing="0" w:after="0" w:afterAutospacing="0"/>
        <w:rPr>
          <w:ins w:id="35" w:author="Helen Pavlou" w:date="2025-10-06T12:27:00Z" w16du:dateUtc="2025-10-06T11:27:00Z"/>
          <w:rStyle w:val="Hyperlink"/>
          <w:rFonts w:ascii="Arial" w:eastAsia="Calibri" w:hAnsi="Arial" w:cs="Arial"/>
          <w:sz w:val="22"/>
          <w:szCs w:val="22"/>
        </w:rPr>
      </w:pPr>
    </w:p>
    <w:p w14:paraId="1285D7FF" w14:textId="77777777" w:rsidR="00547507" w:rsidRDefault="00547507" w:rsidP="006F48C2">
      <w:pPr>
        <w:pStyle w:val="NormalWeb"/>
        <w:spacing w:before="0" w:beforeAutospacing="0" w:after="0" w:afterAutospacing="0"/>
        <w:rPr>
          <w:ins w:id="36" w:author="Helen Pavlou" w:date="2025-10-06T12:27:00Z" w16du:dateUtc="2025-10-06T11:27:00Z"/>
          <w:rStyle w:val="Hyperlink"/>
          <w:rFonts w:ascii="Arial" w:eastAsia="Calibri" w:hAnsi="Arial" w:cs="Arial"/>
          <w:sz w:val="22"/>
          <w:szCs w:val="22"/>
        </w:rPr>
      </w:pPr>
    </w:p>
    <w:p w14:paraId="499F9667" w14:textId="77777777" w:rsidR="00547507" w:rsidRDefault="00547507" w:rsidP="006F48C2">
      <w:pPr>
        <w:pStyle w:val="NormalWeb"/>
        <w:spacing w:before="0" w:beforeAutospacing="0" w:after="0" w:afterAutospacing="0"/>
        <w:rPr>
          <w:ins w:id="37" w:author="Helen Pavlou" w:date="2025-10-06T12:27:00Z" w16du:dateUtc="2025-10-06T11:27:00Z"/>
          <w:rStyle w:val="Hyperlink"/>
          <w:rFonts w:ascii="Arial" w:eastAsia="Calibri" w:hAnsi="Arial" w:cs="Arial"/>
          <w:sz w:val="22"/>
          <w:szCs w:val="22"/>
        </w:rPr>
      </w:pPr>
    </w:p>
    <w:p w14:paraId="527D42C8" w14:textId="77777777" w:rsidR="00547507" w:rsidRDefault="00547507" w:rsidP="006F48C2">
      <w:pPr>
        <w:pStyle w:val="NormalWeb"/>
        <w:spacing w:before="0" w:beforeAutospacing="0" w:after="0" w:afterAutospacing="0"/>
        <w:rPr>
          <w:ins w:id="38" w:author="Helen Pavlou" w:date="2025-10-06T12:27:00Z" w16du:dateUtc="2025-10-06T11:27:00Z"/>
          <w:rStyle w:val="Hyperlink"/>
          <w:rFonts w:ascii="Arial" w:eastAsia="Calibri" w:hAnsi="Arial" w:cs="Arial"/>
          <w:sz w:val="22"/>
          <w:szCs w:val="22"/>
        </w:rPr>
      </w:pPr>
    </w:p>
    <w:p w14:paraId="62567C6A" w14:textId="77777777" w:rsidR="00547507" w:rsidRDefault="00547507" w:rsidP="006F48C2">
      <w:pPr>
        <w:pStyle w:val="NormalWeb"/>
        <w:spacing w:before="0" w:beforeAutospacing="0" w:after="0" w:afterAutospacing="0"/>
        <w:rPr>
          <w:rStyle w:val="Hyperlink"/>
          <w:rFonts w:ascii="Arial" w:eastAsia="Calibri" w:hAnsi="Arial" w:cs="Arial"/>
          <w:sz w:val="22"/>
          <w:szCs w:val="22"/>
        </w:rPr>
      </w:pPr>
    </w:p>
    <w:p w14:paraId="190FF2A6" w14:textId="77777777" w:rsidR="0011128C" w:rsidRPr="00A122F3" w:rsidRDefault="0011128C" w:rsidP="003D252B">
      <w:pPr>
        <w:pStyle w:val="ListParagraph"/>
        <w:widowControl w:val="0"/>
        <w:numPr>
          <w:ilvl w:val="0"/>
          <w:numId w:val="24"/>
        </w:numPr>
        <w:autoSpaceDE w:val="0"/>
        <w:autoSpaceDN w:val="0"/>
        <w:adjustRightInd w:val="0"/>
        <w:spacing w:line="276" w:lineRule="auto"/>
        <w:ind w:firstLine="207"/>
        <w:jc w:val="both"/>
        <w:rPr>
          <w:rFonts w:ascii="Arial" w:eastAsiaTheme="majorEastAsia" w:hAnsi="Arial" w:cstheme="majorBidi"/>
          <w:b/>
          <w:color w:val="008631"/>
          <w:sz w:val="32"/>
          <w:szCs w:val="32"/>
        </w:rPr>
      </w:pPr>
      <w:bookmarkStart w:id="39" w:name="APs_PackagingMaterials"/>
      <w:r w:rsidRPr="00A122F3">
        <w:rPr>
          <w:rFonts w:ascii="Arial" w:eastAsiaTheme="majorEastAsia" w:hAnsi="Arial" w:cstheme="majorBidi"/>
          <w:b/>
          <w:color w:val="008631"/>
          <w:sz w:val="32"/>
          <w:szCs w:val="32"/>
        </w:rPr>
        <w:t>Packaging materials</w:t>
      </w:r>
    </w:p>
    <w:bookmarkEnd w:id="39"/>
    <w:p w14:paraId="13DC7B03" w14:textId="77777777" w:rsidR="0011128C" w:rsidRDefault="0011128C" w:rsidP="0011128C">
      <w:pPr>
        <w:spacing w:line="276" w:lineRule="auto"/>
        <w:jc w:val="both"/>
        <w:rPr>
          <w:rFonts w:ascii="Arial" w:eastAsiaTheme="majorEastAsia" w:hAnsi="Arial" w:cs="Arial"/>
          <w:b/>
          <w:bCs/>
          <w:sz w:val="24"/>
          <w:szCs w:val="24"/>
          <w:lang w:val="en-US"/>
        </w:rPr>
      </w:pPr>
    </w:p>
    <w:p w14:paraId="0C67D81E" w14:textId="77777777" w:rsidR="0011128C" w:rsidRPr="00917243" w:rsidRDefault="0011128C" w:rsidP="0011128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 xml:space="preserve">Multi-material </w:t>
      </w:r>
      <w:r w:rsidRPr="53F0F433">
        <w:rPr>
          <w:rFonts w:ascii="Arial" w:eastAsiaTheme="majorEastAsia" w:hAnsi="Arial" w:cs="Arial"/>
          <w:b/>
          <w:bCs/>
          <w:sz w:val="24"/>
          <w:szCs w:val="24"/>
          <w:lang w:val="en-US"/>
        </w:rPr>
        <w:t>packaging</w:t>
      </w:r>
    </w:p>
    <w:p w14:paraId="06DAA8F4" w14:textId="33FC8E7E" w:rsidR="0011128C" w:rsidRPr="00981E63" w:rsidRDefault="0011128C" w:rsidP="0011128C">
      <w:pPr>
        <w:pStyle w:val="BulletText1"/>
        <w:numPr>
          <w:ilvl w:val="2"/>
          <w:numId w:val="0"/>
        </w:numPr>
        <w:spacing w:line="276" w:lineRule="auto"/>
        <w:jc w:val="both"/>
        <w:rPr>
          <w:rFonts w:ascii="Arial" w:hAnsi="Arial" w:cs="Arial"/>
        </w:rPr>
      </w:pPr>
      <w:r w:rsidRPr="00981E63">
        <w:rPr>
          <w:rFonts w:ascii="Arial" w:hAnsi="Arial" w:cs="Arial"/>
        </w:rPr>
        <w:t xml:space="preserve">Multi-material packaging is constructed of assembled components of different materials that can be separated by hand. </w:t>
      </w:r>
      <w:r w:rsidR="00B8643B" w:rsidRPr="00981E63">
        <w:rPr>
          <w:rFonts w:ascii="Arial" w:hAnsi="Arial" w:cs="Arial"/>
        </w:rPr>
        <w:t xml:space="preserve">Each material must be reported </w:t>
      </w:r>
      <w:r w:rsidR="009D3DEC" w:rsidRPr="00981E63">
        <w:rPr>
          <w:rFonts w:ascii="Arial" w:hAnsi="Arial" w:cs="Arial"/>
        </w:rPr>
        <w:t>separately, unless</w:t>
      </w:r>
      <w:r w:rsidR="00CE4E4F" w:rsidRPr="00981E63">
        <w:rPr>
          <w:rFonts w:ascii="Arial" w:hAnsi="Arial" w:cs="Arial"/>
        </w:rPr>
        <w:t xml:space="preserve"> the packaging is a non-glass drink container</w:t>
      </w:r>
      <w:r w:rsidR="00101759" w:rsidRPr="00981E63">
        <w:rPr>
          <w:rFonts w:ascii="Arial" w:hAnsi="Arial" w:cs="Arial"/>
        </w:rPr>
        <w:t xml:space="preserve"> </w:t>
      </w:r>
      <w:r w:rsidR="004F2DD3" w:rsidRPr="00981E63">
        <w:rPr>
          <w:rFonts w:ascii="Arial" w:hAnsi="Arial" w:cs="Arial"/>
        </w:rPr>
        <w:t>(Reg</w:t>
      </w:r>
      <w:r w:rsidR="00101759" w:rsidRPr="00981E63">
        <w:rPr>
          <w:rFonts w:ascii="Arial" w:hAnsi="Arial" w:cs="Arial"/>
        </w:rPr>
        <w:t>ulation</w:t>
      </w:r>
      <w:r w:rsidR="004F2DD3" w:rsidRPr="00981E63">
        <w:rPr>
          <w:rFonts w:ascii="Arial" w:hAnsi="Arial" w:cs="Arial"/>
        </w:rPr>
        <w:t xml:space="preserve"> 7(8)</w:t>
      </w:r>
      <w:r w:rsidR="00F125D3" w:rsidRPr="00981E63">
        <w:rPr>
          <w:rFonts w:ascii="Arial" w:hAnsi="Arial" w:cs="Arial"/>
        </w:rPr>
        <w:t>)</w:t>
      </w:r>
      <w:r w:rsidR="004F2DD3" w:rsidRPr="00981E63">
        <w:rPr>
          <w:rFonts w:ascii="Arial" w:hAnsi="Arial" w:cs="Arial"/>
        </w:rPr>
        <w:t>.</w:t>
      </w:r>
    </w:p>
    <w:p w14:paraId="0D905902" w14:textId="77777777" w:rsidR="0011128C" w:rsidRDefault="0011128C" w:rsidP="0011128C">
      <w:pPr>
        <w:pStyle w:val="BulletText1"/>
        <w:numPr>
          <w:ilvl w:val="0"/>
          <w:numId w:val="0"/>
        </w:numPr>
        <w:spacing w:line="276" w:lineRule="auto"/>
        <w:jc w:val="both"/>
        <w:rPr>
          <w:rFonts w:ascii="Arial" w:hAnsi="Arial" w:cs="Arial"/>
        </w:rPr>
      </w:pPr>
    </w:p>
    <w:p w14:paraId="75B35653" w14:textId="60A3BD3D" w:rsidR="0011128C" w:rsidRDefault="0011128C" w:rsidP="0011128C">
      <w:pPr>
        <w:pStyle w:val="BulletText1"/>
        <w:numPr>
          <w:ilvl w:val="2"/>
          <w:numId w:val="0"/>
        </w:numPr>
        <w:spacing w:line="276" w:lineRule="auto"/>
        <w:jc w:val="both"/>
        <w:rPr>
          <w:rFonts w:ascii="Arial" w:hAnsi="Arial" w:cs="Arial"/>
        </w:rPr>
      </w:pPr>
      <w:r w:rsidRPr="00764F8D">
        <w:rPr>
          <w:rFonts w:ascii="Arial" w:hAnsi="Arial" w:cs="Arial"/>
          <w:b/>
          <w:bCs/>
        </w:rPr>
        <w:t>Example:</w:t>
      </w:r>
      <w:r w:rsidRPr="00764F8D">
        <w:rPr>
          <w:rFonts w:ascii="Arial" w:hAnsi="Arial" w:cs="Arial"/>
        </w:rPr>
        <w:t xml:space="preserve"> </w:t>
      </w:r>
      <w:r>
        <w:rPr>
          <w:rFonts w:ascii="Arial" w:hAnsi="Arial" w:cs="Arial"/>
        </w:rPr>
        <w:t xml:space="preserve">For a jar of jam comprising a glass jar, a paper label, a steel lid, and a hessian lid cover and tie, each component must be reported separately as glass, paper, steel and ‘other’ (hessian) respectively. </w:t>
      </w:r>
    </w:p>
    <w:p w14:paraId="7C039B9F" w14:textId="77777777" w:rsidR="0011128C" w:rsidRDefault="0011128C" w:rsidP="0011128C">
      <w:pPr>
        <w:pStyle w:val="BulletText1"/>
        <w:numPr>
          <w:ilvl w:val="0"/>
          <w:numId w:val="0"/>
        </w:numPr>
        <w:spacing w:line="276" w:lineRule="auto"/>
        <w:jc w:val="both"/>
        <w:rPr>
          <w:rFonts w:ascii="Arial" w:hAnsi="Arial" w:cs="Arial"/>
          <w:b/>
          <w:bCs/>
        </w:rPr>
      </w:pPr>
    </w:p>
    <w:p w14:paraId="31760B23" w14:textId="77777777" w:rsidR="0011128C" w:rsidRDefault="0011128C" w:rsidP="0011128C">
      <w:pPr>
        <w:pStyle w:val="BulletText1"/>
        <w:numPr>
          <w:ilvl w:val="2"/>
          <w:numId w:val="0"/>
        </w:numPr>
        <w:spacing w:line="276" w:lineRule="auto"/>
        <w:jc w:val="both"/>
        <w:rPr>
          <w:rFonts w:ascii="Arial" w:hAnsi="Arial" w:cs="Arial"/>
        </w:rPr>
      </w:pPr>
      <w:r w:rsidRPr="00BF0947">
        <w:rPr>
          <w:rFonts w:ascii="Arial" w:hAnsi="Arial" w:cs="Arial"/>
          <w:b/>
          <w:bCs/>
        </w:rPr>
        <w:t>Example:</w:t>
      </w:r>
      <w:r>
        <w:rPr>
          <w:rFonts w:ascii="Arial" w:hAnsi="Arial" w:cs="Arial"/>
        </w:rPr>
        <w:t xml:space="preserve"> A pack of four batteries in packaging made from a clear moulded plastic cover that is glued to a cardboard backing, and the plastic can be separated from the card by hand must be reported separately as plastic and paper.</w:t>
      </w:r>
    </w:p>
    <w:p w14:paraId="1896189B" w14:textId="77777777" w:rsidR="0011128C" w:rsidRDefault="0011128C" w:rsidP="0011128C">
      <w:pPr>
        <w:pStyle w:val="BulletText1"/>
        <w:numPr>
          <w:ilvl w:val="0"/>
          <w:numId w:val="0"/>
        </w:numPr>
        <w:spacing w:line="276" w:lineRule="auto"/>
        <w:jc w:val="both"/>
        <w:rPr>
          <w:rFonts w:ascii="Arial" w:eastAsiaTheme="majorEastAsia" w:hAnsi="Arial" w:cs="Arial"/>
          <w:b/>
          <w:bCs/>
          <w:sz w:val="24"/>
          <w:szCs w:val="24"/>
          <w:lang w:val="en-US"/>
        </w:rPr>
      </w:pPr>
    </w:p>
    <w:p w14:paraId="513AB272" w14:textId="037495EB" w:rsidR="0011128C" w:rsidRPr="00917243" w:rsidRDefault="0011128C" w:rsidP="0011128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Composite packaging</w:t>
      </w:r>
    </w:p>
    <w:p w14:paraId="2FA1D056" w14:textId="2236F5DF" w:rsidR="0073132E" w:rsidRDefault="0011128C" w:rsidP="0011128C">
      <w:pPr>
        <w:pStyle w:val="BulletText1"/>
        <w:numPr>
          <w:ilvl w:val="0"/>
          <w:numId w:val="0"/>
        </w:numPr>
        <w:spacing w:line="276" w:lineRule="auto"/>
        <w:jc w:val="both"/>
        <w:rPr>
          <w:rFonts w:ascii="Arial" w:hAnsi="Arial" w:cs="Arial"/>
          <w:i/>
          <w:iCs/>
        </w:rPr>
      </w:pPr>
      <w:r w:rsidRPr="00457D34">
        <w:rPr>
          <w:rFonts w:ascii="Arial" w:hAnsi="Arial" w:cs="Arial"/>
        </w:rPr>
        <w:t>Composite packaging is made of two or more</w:t>
      </w:r>
      <w:r w:rsidRPr="004A3C4A">
        <w:rPr>
          <w:rFonts w:ascii="Arial" w:hAnsi="Arial" w:cs="Arial"/>
          <w:strike/>
        </w:rPr>
        <w:t xml:space="preserve"> </w:t>
      </w:r>
      <w:r w:rsidRPr="00457D34">
        <w:rPr>
          <w:rFonts w:ascii="Arial" w:hAnsi="Arial" w:cs="Arial"/>
        </w:rPr>
        <w:t xml:space="preserve">different materials </w:t>
      </w:r>
      <w:r>
        <w:rPr>
          <w:rFonts w:ascii="Arial" w:hAnsi="Arial" w:cs="Arial"/>
        </w:rPr>
        <w:t xml:space="preserve">that are combined, laminated, or bonded together </w:t>
      </w:r>
      <w:r w:rsidRPr="00457D34">
        <w:rPr>
          <w:rFonts w:ascii="Arial" w:hAnsi="Arial" w:cs="Arial"/>
        </w:rPr>
        <w:t xml:space="preserve">which </w:t>
      </w:r>
      <w:r w:rsidRPr="00DF61A3">
        <w:rPr>
          <w:rFonts w:ascii="Arial" w:hAnsi="Arial" w:cs="Arial"/>
        </w:rPr>
        <w:t>cannot be separated by hand</w:t>
      </w:r>
      <w:r w:rsidRPr="00457D34">
        <w:rPr>
          <w:rFonts w:ascii="Arial" w:hAnsi="Arial" w:cs="Arial"/>
        </w:rPr>
        <w:t>.</w:t>
      </w:r>
      <w:r w:rsidR="002D0EFF" w:rsidRPr="00C109D4">
        <w:rPr>
          <w:rFonts w:ascii="Arial" w:hAnsi="Arial" w:cs="Arial"/>
          <w:i/>
          <w:iCs/>
        </w:rPr>
        <w:t xml:space="preserve"> </w:t>
      </w:r>
    </w:p>
    <w:p w14:paraId="5366D91A" w14:textId="77777777" w:rsidR="00A01ED8" w:rsidRDefault="00A01ED8" w:rsidP="0011128C">
      <w:pPr>
        <w:pStyle w:val="BulletText1"/>
        <w:numPr>
          <w:ilvl w:val="0"/>
          <w:numId w:val="0"/>
        </w:numPr>
        <w:spacing w:line="276" w:lineRule="auto"/>
        <w:jc w:val="both"/>
        <w:rPr>
          <w:rFonts w:ascii="Arial" w:hAnsi="Arial" w:cs="Arial"/>
          <w:i/>
          <w:iCs/>
        </w:rPr>
      </w:pPr>
    </w:p>
    <w:p w14:paraId="53DCABD6" w14:textId="4BFC2EF3" w:rsidR="0011128C" w:rsidRPr="00914AEF" w:rsidRDefault="0073132E" w:rsidP="0011128C">
      <w:pPr>
        <w:pStyle w:val="BulletText1"/>
        <w:numPr>
          <w:ilvl w:val="0"/>
          <w:numId w:val="0"/>
        </w:numPr>
        <w:spacing w:line="276" w:lineRule="auto"/>
        <w:jc w:val="both"/>
        <w:rPr>
          <w:rFonts w:ascii="Arial" w:hAnsi="Arial" w:cs="Arial"/>
          <w:color w:val="000000" w:themeColor="text1"/>
        </w:rPr>
      </w:pPr>
      <w:r w:rsidRPr="00914AEF">
        <w:rPr>
          <w:rFonts w:ascii="Arial" w:hAnsi="Arial" w:cs="Arial"/>
          <w:color w:val="000000" w:themeColor="text1"/>
        </w:rPr>
        <w:t xml:space="preserve">Composite packaging </w:t>
      </w:r>
      <w:r w:rsidR="006901E3" w:rsidRPr="00914AEF">
        <w:rPr>
          <w:rFonts w:ascii="Arial" w:hAnsi="Arial" w:cs="Arial"/>
          <w:color w:val="000000" w:themeColor="text1"/>
        </w:rPr>
        <w:t xml:space="preserve">(unless it is </w:t>
      </w:r>
      <w:r w:rsidR="002760AF" w:rsidRPr="00914AEF">
        <w:rPr>
          <w:rFonts w:ascii="Arial" w:hAnsi="Arial" w:cs="Arial"/>
          <w:color w:val="000000" w:themeColor="text1"/>
        </w:rPr>
        <w:t xml:space="preserve">a </w:t>
      </w:r>
      <w:r w:rsidR="006901E3" w:rsidRPr="00914AEF">
        <w:rPr>
          <w:rFonts w:ascii="Arial" w:hAnsi="Arial" w:cs="Arial"/>
          <w:color w:val="000000" w:themeColor="text1"/>
        </w:rPr>
        <w:t>fibre</w:t>
      </w:r>
      <w:r w:rsidR="002760AF" w:rsidRPr="00914AEF">
        <w:rPr>
          <w:rFonts w:ascii="Arial" w:hAnsi="Arial" w:cs="Arial"/>
          <w:color w:val="000000" w:themeColor="text1"/>
        </w:rPr>
        <w:t xml:space="preserve">-based composite) </w:t>
      </w:r>
      <w:r w:rsidRPr="00914AEF">
        <w:rPr>
          <w:rFonts w:ascii="Arial" w:hAnsi="Arial" w:cs="Arial"/>
          <w:color w:val="000000" w:themeColor="text1"/>
        </w:rPr>
        <w:t>m</w:t>
      </w:r>
      <w:r w:rsidR="002D0EFF" w:rsidRPr="00914AEF">
        <w:rPr>
          <w:rFonts w:ascii="Arial" w:hAnsi="Arial" w:cs="Arial"/>
          <w:color w:val="000000" w:themeColor="text1"/>
        </w:rPr>
        <w:t>ust be reported as the material which is predominant by weight</w:t>
      </w:r>
      <w:r w:rsidR="002D2D99" w:rsidRPr="00914AEF">
        <w:rPr>
          <w:rFonts w:ascii="Arial" w:hAnsi="Arial" w:cs="Arial"/>
          <w:color w:val="000000" w:themeColor="text1"/>
        </w:rPr>
        <w:t xml:space="preserve">, unless the materials are present in equal proportions in which case </w:t>
      </w:r>
      <w:r w:rsidR="00625182" w:rsidRPr="00914AEF">
        <w:rPr>
          <w:rFonts w:ascii="Arial" w:hAnsi="Arial" w:cs="Arial"/>
          <w:color w:val="000000" w:themeColor="text1"/>
        </w:rPr>
        <w:t>each material must be reported separately.</w:t>
      </w:r>
    </w:p>
    <w:p w14:paraId="53B90436" w14:textId="77777777" w:rsidR="0011128C" w:rsidRPr="00457D34" w:rsidRDefault="0011128C" w:rsidP="0011128C">
      <w:pPr>
        <w:pStyle w:val="BulletText1"/>
        <w:numPr>
          <w:ilvl w:val="2"/>
          <w:numId w:val="0"/>
        </w:numPr>
        <w:spacing w:line="276" w:lineRule="auto"/>
        <w:jc w:val="both"/>
        <w:rPr>
          <w:rFonts w:ascii="Arial" w:hAnsi="Arial" w:cs="Arial"/>
        </w:rPr>
      </w:pPr>
    </w:p>
    <w:p w14:paraId="7BE372CA" w14:textId="77777777" w:rsidR="0011128C" w:rsidRDefault="0011128C" w:rsidP="0011128C">
      <w:pPr>
        <w:pStyle w:val="BulletText1"/>
        <w:numPr>
          <w:ilvl w:val="2"/>
          <w:numId w:val="0"/>
        </w:numPr>
        <w:spacing w:line="276" w:lineRule="auto"/>
        <w:ind w:left="360" w:hanging="360"/>
        <w:jc w:val="both"/>
        <w:rPr>
          <w:rFonts w:ascii="Arial" w:hAnsi="Arial" w:cs="Arial"/>
          <w:bCs/>
        </w:rPr>
      </w:pPr>
      <w:r w:rsidRPr="00942C1D">
        <w:rPr>
          <w:rFonts w:ascii="Arial" w:hAnsi="Arial" w:cs="Arial"/>
          <w:b/>
        </w:rPr>
        <w:t>Example:</w:t>
      </w:r>
      <w:r>
        <w:rPr>
          <w:rFonts w:ascii="Arial" w:hAnsi="Arial" w:cs="Arial"/>
          <w:b/>
        </w:rPr>
        <w:t xml:space="preserve"> </w:t>
      </w:r>
      <w:r>
        <w:rPr>
          <w:rFonts w:ascii="Arial" w:hAnsi="Arial" w:cs="Arial"/>
          <w:bCs/>
        </w:rPr>
        <w:t>F</w:t>
      </w:r>
      <w:r w:rsidRPr="00513B21">
        <w:rPr>
          <w:rFonts w:ascii="Arial" w:hAnsi="Arial" w:cs="Arial"/>
          <w:bCs/>
        </w:rPr>
        <w:t>ibreglass tape (</w:t>
      </w:r>
      <w:r>
        <w:rPr>
          <w:rFonts w:ascii="Arial" w:hAnsi="Arial" w:cs="Arial"/>
          <w:bCs/>
        </w:rPr>
        <w:t xml:space="preserve">made from woven fibreglass strands encased in a plastic </w:t>
      </w:r>
    </w:p>
    <w:p w14:paraId="25873747" w14:textId="2DC76348" w:rsidR="0011128C" w:rsidRPr="000B116E" w:rsidRDefault="0011128C" w:rsidP="000B116E">
      <w:pPr>
        <w:pStyle w:val="BulletText1"/>
        <w:numPr>
          <w:ilvl w:val="2"/>
          <w:numId w:val="0"/>
        </w:numPr>
        <w:spacing w:line="276" w:lineRule="auto"/>
        <w:jc w:val="both"/>
        <w:rPr>
          <w:rFonts w:ascii="Arial" w:hAnsi="Arial" w:cs="Arial"/>
        </w:rPr>
      </w:pPr>
      <w:r w:rsidRPr="14A97701">
        <w:rPr>
          <w:rFonts w:ascii="Arial" w:hAnsi="Arial" w:cs="Arial"/>
        </w:rPr>
        <w:t>tape)</w:t>
      </w:r>
      <w:r w:rsidRPr="14A97701">
        <w:rPr>
          <w:rFonts w:ascii="Arial" w:hAnsi="Arial" w:cs="Arial"/>
          <w:b/>
          <w:bCs/>
        </w:rPr>
        <w:t xml:space="preserve"> </w:t>
      </w:r>
      <w:r w:rsidRPr="14A97701">
        <w:rPr>
          <w:rFonts w:ascii="Arial" w:hAnsi="Arial" w:cs="Arial"/>
        </w:rPr>
        <w:t xml:space="preserve">is considered to be to composite packaging because the fibreglass cannot be easily separated from the plastic tape. The </w:t>
      </w:r>
      <w:r>
        <w:rPr>
          <w:rFonts w:ascii="Arial" w:hAnsi="Arial" w:cs="Arial"/>
        </w:rPr>
        <w:t>predominant material is plastic, so</w:t>
      </w:r>
      <w:r w:rsidRPr="00B36194">
        <w:rPr>
          <w:rFonts w:ascii="Arial" w:hAnsi="Arial" w:cs="Arial"/>
        </w:rPr>
        <w:t xml:space="preserve"> </w:t>
      </w:r>
      <w:r>
        <w:rPr>
          <w:rFonts w:ascii="Arial" w:hAnsi="Arial" w:cs="Arial"/>
        </w:rPr>
        <w:t>t</w:t>
      </w:r>
      <w:r w:rsidRPr="00764F8D">
        <w:rPr>
          <w:rFonts w:ascii="Arial" w:hAnsi="Arial" w:cs="Arial"/>
        </w:rPr>
        <w:t xml:space="preserve">he whole weight of the </w:t>
      </w:r>
      <w:r>
        <w:rPr>
          <w:rFonts w:ascii="Arial" w:hAnsi="Arial" w:cs="Arial"/>
        </w:rPr>
        <w:t>tape must be reported</w:t>
      </w:r>
      <w:r w:rsidRPr="00764F8D">
        <w:rPr>
          <w:rFonts w:ascii="Arial" w:hAnsi="Arial" w:cs="Arial"/>
        </w:rPr>
        <w:t xml:space="preserve"> as </w:t>
      </w:r>
      <w:r>
        <w:rPr>
          <w:rFonts w:ascii="Arial" w:hAnsi="Arial" w:cs="Arial"/>
        </w:rPr>
        <w:t xml:space="preserve">plastic. </w:t>
      </w:r>
    </w:p>
    <w:p w14:paraId="1B62EBC8" w14:textId="77777777" w:rsidR="00B27D9F" w:rsidRPr="000B116E" w:rsidRDefault="00B27D9F" w:rsidP="0011128C">
      <w:pPr>
        <w:pStyle w:val="BulletText1"/>
        <w:numPr>
          <w:ilvl w:val="0"/>
          <w:numId w:val="0"/>
        </w:numPr>
        <w:spacing w:line="276" w:lineRule="auto"/>
        <w:jc w:val="both"/>
        <w:rPr>
          <w:rFonts w:ascii="Arial" w:hAnsi="Arial" w:cs="Arial"/>
        </w:rPr>
      </w:pPr>
    </w:p>
    <w:p w14:paraId="4F6062FA" w14:textId="0384FB42" w:rsidR="0011128C" w:rsidRPr="00917243" w:rsidRDefault="0011128C" w:rsidP="0011128C">
      <w:pPr>
        <w:spacing w:line="276" w:lineRule="auto"/>
        <w:jc w:val="both"/>
        <w:rPr>
          <w:rFonts w:ascii="Arial" w:eastAsiaTheme="majorEastAsia" w:hAnsi="Arial" w:cs="Arial"/>
          <w:b/>
          <w:bCs/>
          <w:sz w:val="24"/>
          <w:szCs w:val="24"/>
          <w:lang w:val="en-US"/>
        </w:rPr>
      </w:pPr>
      <w:r w:rsidRPr="1194D218">
        <w:rPr>
          <w:rFonts w:ascii="Arial" w:eastAsiaTheme="majorEastAsia" w:hAnsi="Arial" w:cs="Arial"/>
          <w:b/>
          <w:bCs/>
          <w:sz w:val="24"/>
          <w:szCs w:val="24"/>
          <w:lang w:val="en-US"/>
        </w:rPr>
        <w:t xml:space="preserve">Fibre-based composite packaging </w:t>
      </w:r>
    </w:p>
    <w:p w14:paraId="3FC1F5E6" w14:textId="687CCA60" w:rsidR="0011128C" w:rsidRPr="00065AFF" w:rsidRDefault="0011128C" w:rsidP="0011128C">
      <w:pPr>
        <w:pStyle w:val="BulletText1"/>
        <w:numPr>
          <w:ilvl w:val="0"/>
          <w:numId w:val="0"/>
        </w:numPr>
        <w:spacing w:line="276" w:lineRule="auto"/>
        <w:jc w:val="both"/>
        <w:rPr>
          <w:rFonts w:ascii="Arial" w:hAnsi="Arial" w:cs="Arial"/>
        </w:rPr>
      </w:pPr>
      <w:r w:rsidRPr="00065AFF">
        <w:rPr>
          <w:rFonts w:ascii="Arial" w:hAnsi="Arial" w:cs="Arial"/>
        </w:rPr>
        <w:t xml:space="preserve">The </w:t>
      </w:r>
      <w:r w:rsidR="008B6C3F" w:rsidRPr="00065AFF">
        <w:rPr>
          <w:rFonts w:ascii="Arial" w:hAnsi="Arial" w:cs="Arial"/>
        </w:rPr>
        <w:t>pEPR</w:t>
      </w:r>
      <w:r w:rsidR="00B55492" w:rsidRPr="00065AFF">
        <w:rPr>
          <w:rFonts w:ascii="Arial" w:hAnsi="Arial" w:cs="Arial"/>
        </w:rPr>
        <w:t xml:space="preserve"> Regulations</w:t>
      </w:r>
      <w:r w:rsidRPr="00065AFF">
        <w:rPr>
          <w:rFonts w:ascii="Arial" w:hAnsi="Arial" w:cs="Arial"/>
        </w:rPr>
        <w:t xml:space="preserve"> introduce a new material category for fibre-based composite</w:t>
      </w:r>
      <w:r w:rsidR="005812BB" w:rsidRPr="00065AFF">
        <w:rPr>
          <w:rFonts w:ascii="Arial" w:hAnsi="Arial" w:cs="Arial"/>
        </w:rPr>
        <w:t xml:space="preserve"> (FBC)</w:t>
      </w:r>
      <w:r w:rsidRPr="00065AFF">
        <w:rPr>
          <w:rFonts w:ascii="Arial" w:hAnsi="Arial" w:cs="Arial"/>
        </w:rPr>
        <w:t xml:space="preserve"> packaging. </w:t>
      </w:r>
      <w:r w:rsidR="005812BB" w:rsidRPr="00065AFF">
        <w:rPr>
          <w:rFonts w:ascii="Arial" w:hAnsi="Arial" w:cs="Arial"/>
        </w:rPr>
        <w:t>FBC</w:t>
      </w:r>
      <w:r w:rsidRPr="00065AFF">
        <w:rPr>
          <w:rFonts w:ascii="Arial" w:hAnsi="Arial" w:cs="Arial"/>
        </w:rPr>
        <w:t xml:space="preserve"> material is made of paperboard or paper fibres, </w:t>
      </w:r>
      <w:r w:rsidR="0020515E" w:rsidRPr="00065AFF">
        <w:rPr>
          <w:rFonts w:ascii="Arial" w:hAnsi="Arial" w:cs="Arial"/>
        </w:rPr>
        <w:t>with a layer of</w:t>
      </w:r>
      <w:r w:rsidRPr="00065AFF">
        <w:rPr>
          <w:rFonts w:ascii="Arial" w:hAnsi="Arial" w:cs="Arial"/>
        </w:rPr>
        <w:t xml:space="preserve"> plastic, which may also have layers of other materials, to form a single unit that cannot be separated by hand. Examples include takeaway cups for hot drinks</w:t>
      </w:r>
      <w:r w:rsidR="005C4793" w:rsidRPr="00065AFF">
        <w:rPr>
          <w:rFonts w:ascii="Arial" w:hAnsi="Arial" w:cs="Arial"/>
        </w:rPr>
        <w:t xml:space="preserve">, </w:t>
      </w:r>
      <w:r w:rsidRPr="00065AFF">
        <w:rPr>
          <w:rFonts w:ascii="Arial" w:hAnsi="Arial" w:cs="Arial"/>
        </w:rPr>
        <w:t>juice cartons</w:t>
      </w:r>
      <w:r w:rsidR="005C4793" w:rsidRPr="00065AFF">
        <w:rPr>
          <w:rFonts w:ascii="Arial" w:hAnsi="Arial" w:cs="Arial"/>
        </w:rPr>
        <w:t xml:space="preserve">, </w:t>
      </w:r>
      <w:r w:rsidR="00137284" w:rsidRPr="00065AFF">
        <w:rPr>
          <w:rFonts w:ascii="Arial" w:hAnsi="Arial" w:cs="Arial"/>
        </w:rPr>
        <w:t xml:space="preserve">or </w:t>
      </w:r>
      <w:r w:rsidR="00B5643E" w:rsidRPr="00065AFF">
        <w:rPr>
          <w:rFonts w:ascii="Arial" w:hAnsi="Arial" w:cs="Arial"/>
        </w:rPr>
        <w:t xml:space="preserve">paper </w:t>
      </w:r>
      <w:r w:rsidR="009F50B1" w:rsidRPr="00065AFF">
        <w:rPr>
          <w:rFonts w:ascii="Arial" w:hAnsi="Arial" w:cs="Arial"/>
        </w:rPr>
        <w:t>packaging with a layer of plastic</w:t>
      </w:r>
      <w:r w:rsidR="00083841" w:rsidRPr="00065AFF">
        <w:rPr>
          <w:rFonts w:ascii="Arial" w:hAnsi="Arial" w:cs="Arial"/>
        </w:rPr>
        <w:t xml:space="preserve"> </w:t>
      </w:r>
      <w:r w:rsidR="008100DE" w:rsidRPr="00065AFF">
        <w:rPr>
          <w:rFonts w:ascii="Arial" w:hAnsi="Arial" w:cs="Arial"/>
        </w:rPr>
        <w:t xml:space="preserve">and metal </w:t>
      </w:r>
      <w:r w:rsidR="00083841" w:rsidRPr="00065AFF">
        <w:rPr>
          <w:rFonts w:ascii="Arial" w:hAnsi="Arial" w:cs="Arial"/>
        </w:rPr>
        <w:t xml:space="preserve">such as heat sealable </w:t>
      </w:r>
      <w:r w:rsidR="000115B1" w:rsidRPr="00065AFF">
        <w:rPr>
          <w:rFonts w:ascii="Arial" w:hAnsi="Arial" w:cs="Arial"/>
        </w:rPr>
        <w:t>food packaging</w:t>
      </w:r>
      <w:r w:rsidR="00814893" w:rsidRPr="00065AFF">
        <w:rPr>
          <w:rFonts w:ascii="Arial" w:hAnsi="Arial" w:cs="Arial"/>
        </w:rPr>
        <w:t xml:space="preserve"> (</w:t>
      </w:r>
      <w:r w:rsidR="00232B70" w:rsidRPr="00065AFF">
        <w:rPr>
          <w:rFonts w:ascii="Arial" w:hAnsi="Arial" w:cs="Arial"/>
        </w:rPr>
        <w:t>for example,</w:t>
      </w:r>
      <w:r w:rsidR="00814893" w:rsidRPr="00065AFF">
        <w:rPr>
          <w:rFonts w:ascii="Arial" w:hAnsi="Arial" w:cs="Arial"/>
        </w:rPr>
        <w:t xml:space="preserve"> </w:t>
      </w:r>
      <w:r w:rsidR="00083841" w:rsidRPr="00065AFF">
        <w:rPr>
          <w:rFonts w:ascii="Arial" w:hAnsi="Arial" w:cs="Arial"/>
        </w:rPr>
        <w:t>pouches or bags</w:t>
      </w:r>
      <w:r w:rsidR="00814893" w:rsidRPr="00065AFF">
        <w:rPr>
          <w:rFonts w:ascii="Arial" w:hAnsi="Arial" w:cs="Arial"/>
        </w:rPr>
        <w:t>).</w:t>
      </w:r>
    </w:p>
    <w:p w14:paraId="22C12E8A" w14:textId="77777777" w:rsidR="00C40C67" w:rsidRPr="00065AFF" w:rsidRDefault="00C40C67" w:rsidP="00C40C67">
      <w:pPr>
        <w:pStyle w:val="BulletText1"/>
        <w:numPr>
          <w:ilvl w:val="2"/>
          <w:numId w:val="0"/>
        </w:numPr>
        <w:spacing w:line="276" w:lineRule="auto"/>
        <w:jc w:val="both"/>
        <w:rPr>
          <w:rFonts w:ascii="Arial" w:hAnsi="Arial" w:cs="Arial"/>
          <w:b/>
          <w:bCs/>
        </w:rPr>
      </w:pPr>
    </w:p>
    <w:p w14:paraId="70A9CFBB" w14:textId="02749C78" w:rsidR="00C40C67" w:rsidRPr="00065AFF" w:rsidRDefault="00C40C67" w:rsidP="00C40C67">
      <w:pPr>
        <w:pStyle w:val="BulletText1"/>
        <w:numPr>
          <w:ilvl w:val="2"/>
          <w:numId w:val="0"/>
        </w:numPr>
        <w:spacing w:line="276" w:lineRule="auto"/>
        <w:jc w:val="both"/>
        <w:rPr>
          <w:rFonts w:ascii="Arial" w:hAnsi="Arial" w:cs="Arial"/>
        </w:rPr>
      </w:pPr>
      <w:r w:rsidRPr="00065AFF">
        <w:rPr>
          <w:rFonts w:ascii="Arial" w:hAnsi="Arial" w:cs="Arial"/>
          <w:b/>
          <w:bCs/>
        </w:rPr>
        <w:t>Example:</w:t>
      </w:r>
      <w:r w:rsidRPr="00065AFF">
        <w:rPr>
          <w:rFonts w:ascii="Arial" w:hAnsi="Arial" w:cs="Arial"/>
        </w:rPr>
        <w:t xml:space="preserve"> 200 grams per square metre (gsm) paperboard laminated to a 50gsm aluminium foil and to a 2gsm plastic film must be reported as 252gsm of fibre-based composite packaging</w:t>
      </w:r>
      <w:r w:rsidR="007B57C0" w:rsidRPr="00065AFF">
        <w:rPr>
          <w:rFonts w:ascii="Arial" w:hAnsi="Arial" w:cs="Arial"/>
        </w:rPr>
        <w:t>.</w:t>
      </w:r>
    </w:p>
    <w:p w14:paraId="28A06711" w14:textId="77777777" w:rsidR="00C40C67" w:rsidRPr="00065AFF" w:rsidRDefault="00C40C67" w:rsidP="00C40C67">
      <w:pPr>
        <w:pStyle w:val="BulletText1"/>
        <w:numPr>
          <w:ilvl w:val="2"/>
          <w:numId w:val="0"/>
        </w:numPr>
        <w:spacing w:line="276" w:lineRule="auto"/>
        <w:jc w:val="both"/>
        <w:rPr>
          <w:rFonts w:ascii="Arial" w:hAnsi="Arial" w:cs="Arial"/>
        </w:rPr>
      </w:pPr>
    </w:p>
    <w:p w14:paraId="539BC298" w14:textId="68232DC9" w:rsidR="00C40C67" w:rsidRPr="00065AFF" w:rsidRDefault="00C40C67" w:rsidP="00C40C67">
      <w:pPr>
        <w:pStyle w:val="BulletText1"/>
        <w:numPr>
          <w:ilvl w:val="2"/>
          <w:numId w:val="0"/>
        </w:numPr>
        <w:spacing w:line="276" w:lineRule="auto"/>
        <w:jc w:val="both"/>
        <w:rPr>
          <w:rFonts w:ascii="Arial" w:hAnsi="Arial" w:cs="Arial"/>
        </w:rPr>
      </w:pPr>
      <w:r w:rsidRPr="00065AFF">
        <w:rPr>
          <w:rFonts w:ascii="Arial" w:hAnsi="Arial" w:cs="Arial"/>
        </w:rPr>
        <w:t>Paper PRNs or PERNs must be used to meet FBC recycling obligations.</w:t>
      </w:r>
    </w:p>
    <w:p w14:paraId="245579D5" w14:textId="77777777" w:rsidR="007253C2" w:rsidRDefault="007253C2" w:rsidP="007253C2">
      <w:pPr>
        <w:rPr>
          <w:rFonts w:ascii="Arial" w:hAnsi="Arial" w:cs="Arial"/>
        </w:rPr>
      </w:pPr>
      <w:r w:rsidRPr="00065AFF">
        <w:rPr>
          <w:rFonts w:ascii="Arial" w:hAnsi="Arial" w:cs="Arial"/>
        </w:rPr>
        <w:t xml:space="preserve">There is </w:t>
      </w:r>
      <w:r>
        <w:rPr>
          <w:rFonts w:ascii="Arial" w:hAnsi="Arial" w:cs="Arial"/>
        </w:rPr>
        <w:t xml:space="preserve">more </w:t>
      </w:r>
      <w:r w:rsidRPr="00065AFF">
        <w:rPr>
          <w:rFonts w:ascii="Arial" w:hAnsi="Arial" w:cs="Arial"/>
        </w:rPr>
        <w:t xml:space="preserve">information about how to report different packaging materials in </w:t>
      </w:r>
      <w:hyperlink w:anchor="App5_PackagingMaterials" w:history="1">
        <w:r w:rsidRPr="002635CD">
          <w:rPr>
            <w:rStyle w:val="Hyperlink"/>
            <w:rFonts w:ascii="Arial" w:hAnsi="Arial" w:cs="Arial"/>
          </w:rPr>
          <w:t>Appendix 5</w:t>
        </w:r>
      </w:hyperlink>
      <w:r>
        <w:rPr>
          <w:rFonts w:ascii="Arial" w:hAnsi="Arial" w:cs="Arial"/>
        </w:rPr>
        <w:t>.</w:t>
      </w:r>
    </w:p>
    <w:p w14:paraId="123F0C4A" w14:textId="66874E35" w:rsidR="00656F13" w:rsidRPr="007A04B9" w:rsidRDefault="009756CA" w:rsidP="0011128C">
      <w:pPr>
        <w:pStyle w:val="BulletText1"/>
        <w:numPr>
          <w:ilvl w:val="2"/>
          <w:numId w:val="0"/>
        </w:numPr>
        <w:spacing w:line="276" w:lineRule="auto"/>
        <w:jc w:val="both"/>
        <w:rPr>
          <w:rFonts w:ascii="Arial" w:hAnsi="Arial" w:cs="Arial"/>
          <w:b/>
          <w:bCs/>
          <w:sz w:val="24"/>
          <w:szCs w:val="24"/>
        </w:rPr>
      </w:pPr>
      <w:r w:rsidRPr="007A04B9">
        <w:rPr>
          <w:rFonts w:ascii="Arial" w:hAnsi="Arial" w:cs="Arial"/>
          <w:b/>
          <w:bCs/>
          <w:sz w:val="24"/>
          <w:szCs w:val="24"/>
        </w:rPr>
        <w:t>Packaging</w:t>
      </w:r>
      <w:r w:rsidR="00656F13" w:rsidRPr="007A04B9">
        <w:rPr>
          <w:rFonts w:ascii="Arial" w:hAnsi="Arial" w:cs="Arial"/>
          <w:b/>
          <w:bCs/>
          <w:sz w:val="24"/>
          <w:szCs w:val="24"/>
        </w:rPr>
        <w:t xml:space="preserve"> </w:t>
      </w:r>
      <w:r w:rsidR="00C53A2C" w:rsidRPr="007A04B9">
        <w:rPr>
          <w:rFonts w:ascii="Arial" w:hAnsi="Arial" w:cs="Arial"/>
          <w:b/>
          <w:bCs/>
          <w:sz w:val="24"/>
          <w:szCs w:val="24"/>
        </w:rPr>
        <w:t xml:space="preserve">material </w:t>
      </w:r>
      <w:r w:rsidR="00656F13" w:rsidRPr="007A04B9">
        <w:rPr>
          <w:rFonts w:ascii="Arial" w:hAnsi="Arial" w:cs="Arial"/>
          <w:b/>
          <w:bCs/>
          <w:sz w:val="24"/>
          <w:szCs w:val="24"/>
        </w:rPr>
        <w:t>sub-categories</w:t>
      </w:r>
    </w:p>
    <w:p w14:paraId="3215F453" w14:textId="77777777" w:rsidR="00BC73D9" w:rsidRPr="007A04B9" w:rsidRDefault="00BC73D9" w:rsidP="0011128C">
      <w:pPr>
        <w:pStyle w:val="BulletText1"/>
        <w:numPr>
          <w:ilvl w:val="2"/>
          <w:numId w:val="0"/>
        </w:numPr>
        <w:spacing w:line="276" w:lineRule="auto"/>
        <w:jc w:val="both"/>
        <w:rPr>
          <w:rFonts w:ascii="Arial" w:hAnsi="Arial" w:cs="Arial"/>
          <w:b/>
          <w:bCs/>
        </w:rPr>
      </w:pPr>
    </w:p>
    <w:p w14:paraId="1EF6D3B6" w14:textId="163F3F61" w:rsidR="00C269E7" w:rsidRPr="007A04B9" w:rsidRDefault="00656F13" w:rsidP="00DC1B59">
      <w:pPr>
        <w:pStyle w:val="BulletText1"/>
        <w:numPr>
          <w:ilvl w:val="2"/>
          <w:numId w:val="0"/>
        </w:numPr>
        <w:spacing w:line="276" w:lineRule="auto"/>
        <w:jc w:val="both"/>
        <w:rPr>
          <w:rFonts w:ascii="Arial" w:hAnsi="Arial" w:cs="Arial"/>
        </w:rPr>
      </w:pPr>
      <w:r w:rsidRPr="007A04B9">
        <w:rPr>
          <w:rFonts w:ascii="Arial" w:hAnsi="Arial" w:cs="Arial"/>
        </w:rPr>
        <w:t xml:space="preserve">The </w:t>
      </w:r>
      <w:r w:rsidR="00763929" w:rsidRPr="007A04B9">
        <w:rPr>
          <w:rFonts w:ascii="Arial" w:hAnsi="Arial" w:cs="Arial"/>
        </w:rPr>
        <w:t>scheme administrator (</w:t>
      </w:r>
      <w:r w:rsidR="00977AC0" w:rsidRPr="007A04B9">
        <w:rPr>
          <w:rFonts w:ascii="Arial" w:hAnsi="Arial" w:cs="Arial"/>
        </w:rPr>
        <w:t>PackUK</w:t>
      </w:r>
      <w:r w:rsidR="00763929" w:rsidRPr="007A04B9">
        <w:rPr>
          <w:rFonts w:ascii="Arial" w:hAnsi="Arial" w:cs="Arial"/>
        </w:rPr>
        <w:t xml:space="preserve">) </w:t>
      </w:r>
      <w:r w:rsidR="009756CA" w:rsidRPr="007A04B9">
        <w:rPr>
          <w:rFonts w:ascii="Arial" w:hAnsi="Arial" w:cs="Arial"/>
        </w:rPr>
        <w:t xml:space="preserve">may specify </w:t>
      </w:r>
      <w:r w:rsidR="00763929" w:rsidRPr="007A04B9">
        <w:rPr>
          <w:rFonts w:ascii="Arial" w:hAnsi="Arial" w:cs="Arial"/>
        </w:rPr>
        <w:t>packaging sub-categories</w:t>
      </w:r>
      <w:r w:rsidR="009756CA" w:rsidRPr="007A04B9">
        <w:rPr>
          <w:rFonts w:ascii="Arial" w:hAnsi="Arial" w:cs="Arial"/>
        </w:rPr>
        <w:t xml:space="preserve"> by </w:t>
      </w:r>
      <w:r w:rsidR="007747B3" w:rsidRPr="007A04B9">
        <w:rPr>
          <w:rFonts w:ascii="Arial" w:hAnsi="Arial" w:cs="Arial"/>
        </w:rPr>
        <w:t xml:space="preserve">dividing the main </w:t>
      </w:r>
      <w:r w:rsidR="00BC73D9" w:rsidRPr="007A04B9">
        <w:rPr>
          <w:rFonts w:ascii="Arial" w:hAnsi="Arial" w:cs="Arial"/>
        </w:rPr>
        <w:t>packaging</w:t>
      </w:r>
      <w:r w:rsidR="007747B3" w:rsidRPr="007A04B9">
        <w:rPr>
          <w:rFonts w:ascii="Arial" w:hAnsi="Arial" w:cs="Arial"/>
        </w:rPr>
        <w:t xml:space="preserve"> material cat</w:t>
      </w:r>
      <w:r w:rsidR="00BC73D9" w:rsidRPr="007A04B9">
        <w:rPr>
          <w:rFonts w:ascii="Arial" w:hAnsi="Arial" w:cs="Arial"/>
        </w:rPr>
        <w:t>egories</w:t>
      </w:r>
      <w:r w:rsidR="007747B3" w:rsidRPr="007A04B9">
        <w:rPr>
          <w:rFonts w:ascii="Arial" w:hAnsi="Arial" w:cs="Arial"/>
        </w:rPr>
        <w:t>. From 2025 they have introd</w:t>
      </w:r>
      <w:r w:rsidR="00BC73D9" w:rsidRPr="007A04B9">
        <w:rPr>
          <w:rFonts w:ascii="Arial" w:hAnsi="Arial" w:cs="Arial"/>
        </w:rPr>
        <w:t>uced</w:t>
      </w:r>
      <w:r w:rsidR="007747B3" w:rsidRPr="007A04B9">
        <w:rPr>
          <w:rFonts w:ascii="Arial" w:hAnsi="Arial" w:cs="Arial"/>
        </w:rPr>
        <w:t xml:space="preserve"> sub-cat</w:t>
      </w:r>
      <w:r w:rsidR="00BC73D9" w:rsidRPr="007A04B9">
        <w:rPr>
          <w:rFonts w:ascii="Arial" w:hAnsi="Arial" w:cs="Arial"/>
        </w:rPr>
        <w:t>egories</w:t>
      </w:r>
      <w:r w:rsidR="007747B3" w:rsidRPr="007A04B9">
        <w:rPr>
          <w:rFonts w:ascii="Arial" w:hAnsi="Arial" w:cs="Arial"/>
        </w:rPr>
        <w:t xml:space="preserve"> for plastics </w:t>
      </w:r>
      <w:r w:rsidR="005D5146" w:rsidRPr="007A04B9">
        <w:rPr>
          <w:rFonts w:ascii="Arial" w:hAnsi="Arial" w:cs="Arial"/>
        </w:rPr>
        <w:t xml:space="preserve">for liable producers </w:t>
      </w:r>
      <w:r w:rsidR="00420DE7" w:rsidRPr="007A04B9">
        <w:rPr>
          <w:rFonts w:ascii="Arial" w:hAnsi="Arial" w:cs="Arial"/>
        </w:rPr>
        <w:t>(flexible and rigid)</w:t>
      </w:r>
      <w:r w:rsidR="0074773D" w:rsidRPr="007A04B9">
        <w:rPr>
          <w:rFonts w:ascii="Arial" w:hAnsi="Arial" w:cs="Arial"/>
        </w:rPr>
        <w:t xml:space="preserve">. </w:t>
      </w:r>
      <w:r w:rsidR="00751148" w:rsidRPr="007A04B9">
        <w:rPr>
          <w:rFonts w:ascii="Arial" w:hAnsi="Arial" w:cs="Arial"/>
        </w:rPr>
        <w:t>Future sub</w:t>
      </w:r>
      <w:r w:rsidR="00B51CDE" w:rsidRPr="007A04B9">
        <w:rPr>
          <w:rFonts w:ascii="Arial" w:hAnsi="Arial" w:cs="Arial"/>
        </w:rPr>
        <w:t>-</w:t>
      </w:r>
      <w:r w:rsidR="00751148" w:rsidRPr="007A04B9">
        <w:rPr>
          <w:rFonts w:ascii="Arial" w:hAnsi="Arial" w:cs="Arial"/>
        </w:rPr>
        <w:t xml:space="preserve">categories will be published by </w:t>
      </w:r>
      <w:r w:rsidR="00977AC0" w:rsidRPr="007A04B9">
        <w:rPr>
          <w:rFonts w:ascii="Arial" w:hAnsi="Arial" w:cs="Arial"/>
        </w:rPr>
        <w:t>PackUK</w:t>
      </w:r>
      <w:r w:rsidR="00751148" w:rsidRPr="007A04B9">
        <w:rPr>
          <w:rFonts w:ascii="Arial" w:hAnsi="Arial" w:cs="Arial"/>
        </w:rPr>
        <w:t>.</w:t>
      </w:r>
      <w:r w:rsidR="00B51CDE" w:rsidRPr="007A04B9">
        <w:rPr>
          <w:rFonts w:ascii="Arial" w:hAnsi="Arial" w:cs="Arial"/>
        </w:rPr>
        <w:t xml:space="preserve"> </w:t>
      </w:r>
    </w:p>
    <w:p w14:paraId="3006F58C" w14:textId="77777777" w:rsidR="00C269E7" w:rsidRPr="007A04B9" w:rsidRDefault="00C269E7" w:rsidP="00DC1B59">
      <w:pPr>
        <w:pStyle w:val="BulletText1"/>
        <w:numPr>
          <w:ilvl w:val="2"/>
          <w:numId w:val="0"/>
        </w:numPr>
        <w:spacing w:line="276" w:lineRule="auto"/>
        <w:jc w:val="both"/>
        <w:rPr>
          <w:rFonts w:ascii="Arial" w:hAnsi="Arial" w:cs="Arial"/>
        </w:rPr>
      </w:pPr>
    </w:p>
    <w:p w14:paraId="48077EAC" w14:textId="3710124A" w:rsidR="002905FA" w:rsidRDefault="003B732A" w:rsidP="00536674">
      <w:pPr>
        <w:pStyle w:val="BulletText1"/>
        <w:numPr>
          <w:ilvl w:val="2"/>
          <w:numId w:val="0"/>
        </w:numPr>
        <w:spacing w:line="276" w:lineRule="auto"/>
        <w:jc w:val="both"/>
        <w:rPr>
          <w:rFonts w:ascii="Arial" w:hAnsi="Arial" w:cs="Arial"/>
          <w:color w:val="0070C0"/>
        </w:rPr>
      </w:pPr>
      <w:r w:rsidRPr="007A04B9">
        <w:rPr>
          <w:rFonts w:ascii="Arial" w:hAnsi="Arial" w:cs="Arial"/>
        </w:rPr>
        <w:t xml:space="preserve">For more information about packaging categories, please refer to guidance at </w:t>
      </w:r>
      <w:hyperlink r:id="rId43" w:anchor="report-packaging-material-and-weight-data" w:history="1">
        <w:r w:rsidR="00B445C0" w:rsidRPr="00D81B2E">
          <w:rPr>
            <w:rStyle w:val="Hyperlink"/>
            <w:rFonts w:ascii="Arial" w:hAnsi="Arial" w:cs="Arial"/>
          </w:rPr>
          <w:t>https://www.gov.uk/guidance/how-to-collect-your-packaging-data-for-extended-producer-responsibility#report-packaging-material-and-weight-data</w:t>
        </w:r>
      </w:hyperlink>
      <w:r w:rsidR="00B445C0">
        <w:rPr>
          <w:rFonts w:ascii="Arial" w:hAnsi="Arial" w:cs="Arial"/>
          <w:color w:val="0070C0"/>
        </w:rPr>
        <w:t>.</w:t>
      </w:r>
    </w:p>
    <w:p w14:paraId="610FBE87" w14:textId="77777777" w:rsidR="00F86D71" w:rsidRPr="00536674" w:rsidRDefault="00F86D71" w:rsidP="00536674">
      <w:pPr>
        <w:pStyle w:val="BulletText1"/>
        <w:numPr>
          <w:ilvl w:val="2"/>
          <w:numId w:val="0"/>
        </w:numPr>
        <w:spacing w:line="276" w:lineRule="auto"/>
        <w:jc w:val="both"/>
        <w:rPr>
          <w:rFonts w:ascii="Arial" w:hAnsi="Arial" w:cs="Arial"/>
          <w:strike/>
          <w:color w:val="0070C0"/>
        </w:rPr>
      </w:pPr>
    </w:p>
    <w:p w14:paraId="1BAC1F4E" w14:textId="3F4F28B0" w:rsidR="003445BE" w:rsidRPr="00065AFF" w:rsidRDefault="003445BE" w:rsidP="00B13B4A">
      <w:pPr>
        <w:rPr>
          <w:rFonts w:ascii="Arial" w:hAnsi="Arial" w:cs="Arial"/>
        </w:rPr>
      </w:pPr>
    </w:p>
    <w:p w14:paraId="5F1F8693" w14:textId="5574D1C6" w:rsidR="000C5A34" w:rsidRPr="00A122F3" w:rsidRDefault="00663C6B" w:rsidP="003D252B">
      <w:pPr>
        <w:pStyle w:val="ListParagraph"/>
        <w:widowControl w:val="0"/>
        <w:numPr>
          <w:ilvl w:val="0"/>
          <w:numId w:val="24"/>
        </w:numPr>
        <w:tabs>
          <w:tab w:val="left" w:pos="993"/>
        </w:tabs>
        <w:autoSpaceDE w:val="0"/>
        <w:autoSpaceDN w:val="0"/>
        <w:adjustRightInd w:val="0"/>
        <w:spacing w:line="276" w:lineRule="auto"/>
        <w:ind w:firstLine="207"/>
        <w:jc w:val="both"/>
        <w:rPr>
          <w:rFonts w:ascii="Arial" w:eastAsiaTheme="majorEastAsia" w:hAnsi="Arial" w:cstheme="majorBidi"/>
          <w:b/>
          <w:bCs/>
          <w:color w:val="008631"/>
          <w:sz w:val="32"/>
          <w:szCs w:val="32"/>
        </w:rPr>
      </w:pPr>
      <w:bookmarkStart w:id="40" w:name="APs_UnfilledP"/>
      <w:r w:rsidRPr="00A122F3">
        <w:rPr>
          <w:rFonts w:ascii="Arial" w:eastAsiaTheme="majorEastAsia" w:hAnsi="Arial" w:cstheme="majorBidi"/>
          <w:b/>
          <w:bCs/>
          <w:color w:val="008631"/>
          <w:sz w:val="32"/>
          <w:szCs w:val="32"/>
        </w:rPr>
        <w:t>U</w:t>
      </w:r>
      <w:r w:rsidR="6E03DA33" w:rsidRPr="00A122F3">
        <w:rPr>
          <w:rFonts w:ascii="Arial" w:eastAsiaTheme="majorEastAsia" w:hAnsi="Arial" w:cstheme="majorBidi"/>
          <w:b/>
          <w:bCs/>
          <w:color w:val="008631"/>
          <w:sz w:val="32"/>
          <w:szCs w:val="32"/>
        </w:rPr>
        <w:t>nf</w:t>
      </w:r>
      <w:bookmarkEnd w:id="40"/>
      <w:r w:rsidR="000C5A34" w:rsidRPr="00A122F3">
        <w:rPr>
          <w:rFonts w:ascii="Arial" w:eastAsiaTheme="majorEastAsia" w:hAnsi="Arial" w:cstheme="majorBidi"/>
          <w:b/>
          <w:bCs/>
          <w:color w:val="008631"/>
          <w:sz w:val="32"/>
          <w:szCs w:val="32"/>
        </w:rPr>
        <w:t>illed packaging</w:t>
      </w:r>
    </w:p>
    <w:p w14:paraId="148A5448" w14:textId="77777777" w:rsidR="000C5A34" w:rsidRDefault="000C5A34" w:rsidP="000C5A34">
      <w:pPr>
        <w:spacing w:line="276" w:lineRule="auto"/>
        <w:jc w:val="both"/>
        <w:rPr>
          <w:rFonts w:ascii="Arial" w:hAnsi="Arial" w:cs="Arial"/>
          <w:b/>
          <w:bCs/>
          <w:sz w:val="24"/>
          <w:szCs w:val="24"/>
        </w:rPr>
      </w:pPr>
    </w:p>
    <w:p w14:paraId="5AF42839" w14:textId="5242AEE7" w:rsidR="00523FAC" w:rsidRPr="00F82694" w:rsidRDefault="00523FAC">
      <w:pPr>
        <w:widowControl w:val="0"/>
        <w:spacing w:line="276" w:lineRule="auto"/>
        <w:jc w:val="both"/>
        <w:rPr>
          <w:rFonts w:ascii="Arial" w:hAnsi="Arial" w:cs="Arial"/>
          <w:b/>
          <w:bCs/>
          <w:sz w:val="24"/>
          <w:szCs w:val="24"/>
        </w:rPr>
      </w:pPr>
      <w:r w:rsidRPr="00F82694">
        <w:rPr>
          <w:rFonts w:ascii="Arial" w:hAnsi="Arial" w:cs="Arial"/>
          <w:b/>
          <w:bCs/>
          <w:sz w:val="24"/>
          <w:szCs w:val="24"/>
        </w:rPr>
        <w:t>Un</w:t>
      </w:r>
      <w:r w:rsidR="0090741F" w:rsidRPr="00F82694">
        <w:rPr>
          <w:rFonts w:ascii="Arial" w:hAnsi="Arial" w:cs="Arial"/>
          <w:b/>
          <w:bCs/>
          <w:sz w:val="24"/>
          <w:szCs w:val="24"/>
        </w:rPr>
        <w:t>filled unbranded packaging</w:t>
      </w:r>
    </w:p>
    <w:p w14:paraId="17221537" w14:textId="1754BAE6" w:rsidR="00F5523C" w:rsidRPr="00804E59" w:rsidRDefault="00F5523C">
      <w:pPr>
        <w:widowControl w:val="0"/>
        <w:spacing w:line="276" w:lineRule="auto"/>
        <w:jc w:val="both"/>
        <w:rPr>
          <w:rFonts w:ascii="Arial" w:hAnsi="Arial" w:cs="Arial"/>
        </w:rPr>
      </w:pPr>
      <w:r w:rsidRPr="00804E59">
        <w:rPr>
          <w:rFonts w:ascii="Arial" w:hAnsi="Arial" w:cs="Arial"/>
        </w:rPr>
        <w:t xml:space="preserve">Businesses are responsible for reporting packaging as a distributor if they manufacture or import unfilled and unbranded packaging that </w:t>
      </w:r>
      <w:r w:rsidR="00626F6C" w:rsidRPr="00804E59">
        <w:rPr>
          <w:rFonts w:ascii="Arial" w:hAnsi="Arial" w:cs="Arial"/>
        </w:rPr>
        <w:t xml:space="preserve">is supplied </w:t>
      </w:r>
      <w:r w:rsidRPr="00804E59">
        <w:rPr>
          <w:rFonts w:ascii="Arial" w:hAnsi="Arial" w:cs="Arial"/>
        </w:rPr>
        <w:t>to:</w:t>
      </w:r>
      <w:r w:rsidR="00F17EE7" w:rsidRPr="00804E59">
        <w:rPr>
          <w:rFonts w:ascii="Arial" w:hAnsi="Arial" w:cs="Arial"/>
        </w:rPr>
        <w:t xml:space="preserve"> </w:t>
      </w:r>
    </w:p>
    <w:p w14:paraId="1194A6D7" w14:textId="0C68A3DA" w:rsidR="00F5523C" w:rsidRPr="00804E59" w:rsidRDefault="00F5523C" w:rsidP="003D252B">
      <w:pPr>
        <w:pStyle w:val="ListParagraph"/>
        <w:widowControl w:val="0"/>
        <w:numPr>
          <w:ilvl w:val="0"/>
          <w:numId w:val="8"/>
        </w:numPr>
        <w:spacing w:line="276" w:lineRule="auto"/>
        <w:jc w:val="both"/>
        <w:rPr>
          <w:rFonts w:ascii="Arial" w:hAnsi="Arial" w:cs="Arial"/>
          <w:sz w:val="22"/>
          <w:szCs w:val="22"/>
        </w:rPr>
      </w:pPr>
      <w:r w:rsidRPr="00804E59">
        <w:rPr>
          <w:rFonts w:ascii="Arial" w:hAnsi="Arial" w:cs="Arial"/>
          <w:sz w:val="22"/>
          <w:szCs w:val="22"/>
        </w:rPr>
        <w:t xml:space="preserve">producers who are </w:t>
      </w:r>
      <w:r w:rsidR="7BC17B0C" w:rsidRPr="00804E59">
        <w:rPr>
          <w:rFonts w:ascii="Arial" w:hAnsi="Arial" w:cs="Arial"/>
          <w:sz w:val="22"/>
          <w:szCs w:val="22"/>
        </w:rPr>
        <w:t>not</w:t>
      </w:r>
      <w:r w:rsidRPr="00804E59">
        <w:rPr>
          <w:rFonts w:ascii="Arial" w:hAnsi="Arial" w:cs="Arial"/>
          <w:sz w:val="22"/>
          <w:szCs w:val="22"/>
        </w:rPr>
        <w:t xml:space="preserve"> large producer</w:t>
      </w:r>
      <w:r w:rsidR="53B3ED4F" w:rsidRPr="00804E59">
        <w:rPr>
          <w:rFonts w:ascii="Arial" w:hAnsi="Arial" w:cs="Arial"/>
          <w:sz w:val="22"/>
          <w:szCs w:val="22"/>
        </w:rPr>
        <w:t>s</w:t>
      </w:r>
      <w:r w:rsidRPr="00804E59">
        <w:rPr>
          <w:rFonts w:ascii="Arial" w:hAnsi="Arial" w:cs="Arial"/>
          <w:sz w:val="22"/>
          <w:szCs w:val="22"/>
        </w:rPr>
        <w:t>, or to</w:t>
      </w:r>
    </w:p>
    <w:p w14:paraId="0ED14101" w14:textId="2FC21898" w:rsidR="00F5523C" w:rsidRDefault="00F5523C" w:rsidP="003D252B">
      <w:pPr>
        <w:pStyle w:val="ListParagraph"/>
        <w:widowControl w:val="0"/>
        <w:numPr>
          <w:ilvl w:val="0"/>
          <w:numId w:val="8"/>
        </w:numPr>
        <w:spacing w:line="276" w:lineRule="auto"/>
        <w:jc w:val="both"/>
        <w:rPr>
          <w:rFonts w:ascii="Arial" w:hAnsi="Arial" w:cs="Arial"/>
          <w:sz w:val="22"/>
          <w:szCs w:val="22"/>
        </w:rPr>
      </w:pPr>
      <w:r w:rsidRPr="00804E59">
        <w:rPr>
          <w:rFonts w:ascii="Arial" w:hAnsi="Arial" w:cs="Arial"/>
          <w:sz w:val="22"/>
          <w:szCs w:val="22"/>
        </w:rPr>
        <w:t xml:space="preserve">large producers who </w:t>
      </w:r>
      <w:r w:rsidR="28299510" w:rsidRPr="00804E59">
        <w:rPr>
          <w:rFonts w:ascii="Arial" w:hAnsi="Arial" w:cs="Arial"/>
          <w:sz w:val="22"/>
          <w:szCs w:val="22"/>
        </w:rPr>
        <w:t xml:space="preserve">in turn </w:t>
      </w:r>
      <w:r w:rsidR="55DF3A39" w:rsidRPr="00804E59">
        <w:rPr>
          <w:rFonts w:ascii="Arial" w:hAnsi="Arial" w:cs="Arial"/>
          <w:sz w:val="22"/>
          <w:szCs w:val="22"/>
        </w:rPr>
        <w:t>supply</w:t>
      </w:r>
      <w:r w:rsidRPr="00804E59">
        <w:rPr>
          <w:rFonts w:ascii="Arial" w:hAnsi="Arial" w:cs="Arial"/>
          <w:sz w:val="22"/>
          <w:szCs w:val="22"/>
        </w:rPr>
        <w:t xml:space="preserve"> it unfilled</w:t>
      </w:r>
    </w:p>
    <w:p w14:paraId="330E157C" w14:textId="77777777" w:rsidR="00251A7B" w:rsidRDefault="00F5523C" w:rsidP="6331AAEB">
      <w:pPr>
        <w:widowControl w:val="0"/>
        <w:spacing w:before="240" w:line="276" w:lineRule="auto"/>
        <w:jc w:val="both"/>
        <w:rPr>
          <w:rFonts w:ascii="Arial" w:hAnsi="Arial" w:cs="Arial"/>
          <w:color w:val="000000" w:themeColor="text1"/>
        </w:rPr>
      </w:pPr>
      <w:r w:rsidRPr="00E31120">
        <w:rPr>
          <w:rFonts w:ascii="Arial" w:hAnsi="Arial" w:cs="Arial"/>
        </w:rPr>
        <w:t xml:space="preserve">If </w:t>
      </w:r>
      <w:r w:rsidR="00591C2F" w:rsidRPr="00E31120">
        <w:rPr>
          <w:rFonts w:ascii="Arial" w:hAnsi="Arial" w:cs="Arial"/>
        </w:rPr>
        <w:t xml:space="preserve">distributors </w:t>
      </w:r>
      <w:r w:rsidR="003B394D" w:rsidRPr="00E31120">
        <w:rPr>
          <w:rFonts w:ascii="Arial" w:hAnsi="Arial" w:cs="Arial"/>
        </w:rPr>
        <w:t xml:space="preserve">have evidence that </w:t>
      </w:r>
      <w:r w:rsidR="007F62B8" w:rsidRPr="00E31120">
        <w:rPr>
          <w:rFonts w:ascii="Arial" w:hAnsi="Arial" w:cs="Arial"/>
        </w:rPr>
        <w:t xml:space="preserve">the </w:t>
      </w:r>
      <w:r w:rsidRPr="00E31120">
        <w:rPr>
          <w:rFonts w:ascii="Arial" w:hAnsi="Arial" w:cs="Arial"/>
          <w:color w:val="000000" w:themeColor="text1"/>
        </w:rPr>
        <w:t xml:space="preserve">packaging </w:t>
      </w:r>
      <w:r w:rsidR="007253E3" w:rsidRPr="00E31120">
        <w:rPr>
          <w:rFonts w:ascii="Arial" w:hAnsi="Arial" w:cs="Arial"/>
          <w:color w:val="000000" w:themeColor="text1"/>
        </w:rPr>
        <w:t xml:space="preserve">is supplied </w:t>
      </w:r>
      <w:r w:rsidRPr="00E31120">
        <w:rPr>
          <w:rFonts w:ascii="Arial" w:hAnsi="Arial" w:cs="Arial"/>
          <w:color w:val="000000" w:themeColor="text1"/>
        </w:rPr>
        <w:t xml:space="preserve">to </w:t>
      </w:r>
      <w:r w:rsidR="7501272E" w:rsidRPr="00E31120">
        <w:rPr>
          <w:rFonts w:ascii="Arial" w:hAnsi="Arial" w:cs="Arial"/>
          <w:color w:val="000000" w:themeColor="text1"/>
        </w:rPr>
        <w:t xml:space="preserve">a </w:t>
      </w:r>
      <w:r w:rsidRPr="00E31120">
        <w:rPr>
          <w:rFonts w:ascii="Arial" w:hAnsi="Arial" w:cs="Arial"/>
          <w:color w:val="000000" w:themeColor="text1"/>
        </w:rPr>
        <w:t>large producer who pack</w:t>
      </w:r>
      <w:r w:rsidR="00350D93" w:rsidRPr="00E31120">
        <w:rPr>
          <w:rFonts w:ascii="Arial" w:hAnsi="Arial" w:cs="Arial"/>
          <w:color w:val="000000" w:themeColor="text1"/>
        </w:rPr>
        <w:t>/</w:t>
      </w:r>
      <w:r w:rsidRPr="00E31120">
        <w:rPr>
          <w:rFonts w:ascii="Arial" w:hAnsi="Arial" w:cs="Arial"/>
          <w:color w:val="000000" w:themeColor="text1"/>
        </w:rPr>
        <w:t xml:space="preserve">fills </w:t>
      </w:r>
      <w:r w:rsidR="00350D93" w:rsidRPr="00E31120">
        <w:rPr>
          <w:rFonts w:ascii="Arial" w:hAnsi="Arial" w:cs="Arial"/>
          <w:color w:val="000000" w:themeColor="text1"/>
        </w:rPr>
        <w:t>it</w:t>
      </w:r>
      <w:r w:rsidR="00777504" w:rsidRPr="00E31120">
        <w:rPr>
          <w:rFonts w:ascii="Arial" w:hAnsi="Arial" w:cs="Arial"/>
          <w:color w:val="000000" w:themeColor="text1"/>
        </w:rPr>
        <w:t xml:space="preserve">, </w:t>
      </w:r>
      <w:r w:rsidRPr="00E31120">
        <w:rPr>
          <w:rFonts w:ascii="Arial" w:hAnsi="Arial" w:cs="Arial"/>
          <w:color w:val="000000" w:themeColor="text1"/>
        </w:rPr>
        <w:t>th</w:t>
      </w:r>
      <w:r w:rsidR="00777504" w:rsidRPr="00E31120">
        <w:rPr>
          <w:rFonts w:ascii="Arial" w:hAnsi="Arial" w:cs="Arial"/>
          <w:color w:val="000000" w:themeColor="text1"/>
        </w:rPr>
        <w:t>is</w:t>
      </w:r>
      <w:r w:rsidRPr="00E31120">
        <w:rPr>
          <w:rFonts w:ascii="Arial" w:hAnsi="Arial" w:cs="Arial"/>
          <w:color w:val="000000" w:themeColor="text1"/>
        </w:rPr>
        <w:t xml:space="preserve"> packaging will be the responsibility of th</w:t>
      </w:r>
      <w:r w:rsidR="42129C83" w:rsidRPr="00E31120">
        <w:rPr>
          <w:rFonts w:ascii="Arial" w:hAnsi="Arial" w:cs="Arial"/>
          <w:color w:val="000000" w:themeColor="text1"/>
        </w:rPr>
        <w:t>at</w:t>
      </w:r>
      <w:r w:rsidRPr="00E31120">
        <w:rPr>
          <w:rFonts w:ascii="Arial" w:hAnsi="Arial" w:cs="Arial"/>
          <w:color w:val="000000" w:themeColor="text1"/>
        </w:rPr>
        <w:t xml:space="preserve"> </w:t>
      </w:r>
      <w:r w:rsidR="3B1249E4" w:rsidRPr="00E31120">
        <w:rPr>
          <w:rFonts w:ascii="Arial" w:hAnsi="Arial" w:cs="Arial"/>
          <w:color w:val="000000" w:themeColor="text1"/>
        </w:rPr>
        <w:t>packer/filler</w:t>
      </w:r>
      <w:r w:rsidRPr="00E31120">
        <w:rPr>
          <w:rFonts w:ascii="Arial" w:hAnsi="Arial" w:cs="Arial"/>
          <w:color w:val="000000" w:themeColor="text1"/>
        </w:rPr>
        <w:t>.</w:t>
      </w:r>
      <w:r w:rsidR="00B17195" w:rsidRPr="00E31120">
        <w:rPr>
          <w:rFonts w:ascii="Arial" w:hAnsi="Arial" w:cs="Arial"/>
          <w:color w:val="000000" w:themeColor="text1"/>
        </w:rPr>
        <w:t xml:space="preserve"> </w:t>
      </w:r>
      <w:r w:rsidR="003475BC" w:rsidRPr="00E31120">
        <w:rPr>
          <w:rFonts w:ascii="Arial" w:hAnsi="Arial" w:cs="Arial"/>
          <w:color w:val="000000" w:themeColor="text1"/>
        </w:rPr>
        <w:t>Similarly, if they</w:t>
      </w:r>
      <w:r w:rsidR="003B394D" w:rsidRPr="00E31120">
        <w:rPr>
          <w:rFonts w:ascii="Arial" w:hAnsi="Arial" w:cs="Arial"/>
          <w:color w:val="000000" w:themeColor="text1"/>
        </w:rPr>
        <w:t xml:space="preserve"> have evidence that </w:t>
      </w:r>
      <w:r w:rsidR="003475BC" w:rsidRPr="00E31120">
        <w:rPr>
          <w:rFonts w:ascii="Arial" w:hAnsi="Arial" w:cs="Arial"/>
          <w:color w:val="000000" w:themeColor="text1"/>
        </w:rPr>
        <w:t xml:space="preserve">the packaging </w:t>
      </w:r>
      <w:r w:rsidR="002B5058" w:rsidRPr="00E31120">
        <w:rPr>
          <w:rFonts w:ascii="Arial" w:hAnsi="Arial" w:cs="Arial"/>
          <w:color w:val="000000" w:themeColor="text1"/>
        </w:rPr>
        <w:t xml:space="preserve">is supplied </w:t>
      </w:r>
      <w:r w:rsidR="003475BC" w:rsidRPr="00E31120">
        <w:rPr>
          <w:rFonts w:ascii="Arial" w:hAnsi="Arial" w:cs="Arial"/>
          <w:color w:val="000000" w:themeColor="text1"/>
        </w:rPr>
        <w:t>to a large brand owner and the packaging goes on to become part of a filled branded sales unit</w:t>
      </w:r>
      <w:r w:rsidR="004F10BA" w:rsidRPr="00E31120">
        <w:rPr>
          <w:rFonts w:ascii="Arial" w:hAnsi="Arial" w:cs="Arial"/>
          <w:color w:val="000000" w:themeColor="text1"/>
        </w:rPr>
        <w:t xml:space="preserve">, </w:t>
      </w:r>
      <w:r w:rsidR="00FA2B96" w:rsidRPr="00E31120">
        <w:rPr>
          <w:rFonts w:ascii="Arial" w:hAnsi="Arial" w:cs="Arial"/>
          <w:color w:val="000000" w:themeColor="text1"/>
        </w:rPr>
        <w:t xml:space="preserve">this packaging </w:t>
      </w:r>
      <w:r w:rsidR="004F10BA" w:rsidRPr="00E31120">
        <w:rPr>
          <w:rFonts w:ascii="Arial" w:hAnsi="Arial" w:cs="Arial"/>
          <w:color w:val="000000" w:themeColor="text1"/>
        </w:rPr>
        <w:t xml:space="preserve">will become the </w:t>
      </w:r>
      <w:r w:rsidR="003475BC" w:rsidRPr="00E31120">
        <w:rPr>
          <w:rFonts w:ascii="Arial" w:hAnsi="Arial" w:cs="Arial"/>
          <w:color w:val="000000" w:themeColor="text1"/>
        </w:rPr>
        <w:t xml:space="preserve">responsibility of </w:t>
      </w:r>
      <w:r w:rsidR="004F10BA" w:rsidRPr="00E31120">
        <w:rPr>
          <w:rFonts w:ascii="Arial" w:hAnsi="Arial" w:cs="Arial"/>
          <w:color w:val="000000" w:themeColor="text1"/>
        </w:rPr>
        <w:t>the</w:t>
      </w:r>
      <w:r w:rsidR="003475BC" w:rsidRPr="00E31120">
        <w:rPr>
          <w:rFonts w:ascii="Arial" w:hAnsi="Arial" w:cs="Arial"/>
          <w:color w:val="000000" w:themeColor="text1"/>
        </w:rPr>
        <w:t xml:space="preserve"> large brand owner. </w:t>
      </w:r>
      <w:r w:rsidR="004F10BA" w:rsidRPr="00E31120">
        <w:rPr>
          <w:rFonts w:ascii="Arial" w:hAnsi="Arial" w:cs="Arial"/>
          <w:color w:val="000000" w:themeColor="text1"/>
        </w:rPr>
        <w:t>(</w:t>
      </w:r>
      <w:r w:rsidR="00F525AA">
        <w:rPr>
          <w:rFonts w:ascii="Arial" w:hAnsi="Arial" w:cs="Arial"/>
          <w:color w:val="000000" w:themeColor="text1"/>
        </w:rPr>
        <w:t xml:space="preserve">See </w:t>
      </w:r>
      <w:r w:rsidR="00F262B2">
        <w:rPr>
          <w:rFonts w:ascii="Arial" w:hAnsi="Arial" w:cs="Arial"/>
          <w:color w:val="000000" w:themeColor="text1"/>
        </w:rPr>
        <w:t>below for</w:t>
      </w:r>
      <w:r w:rsidR="008058B3" w:rsidRPr="00E31120">
        <w:rPr>
          <w:rFonts w:ascii="Arial" w:hAnsi="Arial" w:cs="Arial"/>
          <w:color w:val="000000" w:themeColor="text1"/>
        </w:rPr>
        <w:t xml:space="preserve"> information</w:t>
      </w:r>
      <w:r w:rsidR="00FB38EE" w:rsidRPr="00E31120">
        <w:rPr>
          <w:rFonts w:ascii="Arial" w:hAnsi="Arial" w:cs="Arial"/>
          <w:color w:val="000000" w:themeColor="text1"/>
        </w:rPr>
        <w:t xml:space="preserve"> about </w:t>
      </w:r>
      <w:r w:rsidR="004F10BA" w:rsidRPr="00E31120">
        <w:rPr>
          <w:rFonts w:ascii="Arial" w:hAnsi="Arial" w:cs="Arial"/>
          <w:color w:val="000000" w:themeColor="text1"/>
        </w:rPr>
        <w:t>unfilled branded packaging)</w:t>
      </w:r>
      <w:r w:rsidR="00FB38EE" w:rsidRPr="00E31120">
        <w:rPr>
          <w:rFonts w:ascii="Arial" w:hAnsi="Arial" w:cs="Arial"/>
          <w:color w:val="000000" w:themeColor="text1"/>
        </w:rPr>
        <w:t>.</w:t>
      </w:r>
    </w:p>
    <w:p w14:paraId="59D7DD96" w14:textId="5A2BA676" w:rsidR="00EF5265" w:rsidRPr="00E31120" w:rsidRDefault="00251A7B" w:rsidP="6331AAEB">
      <w:pPr>
        <w:widowControl w:val="0"/>
        <w:spacing w:before="240" w:line="276" w:lineRule="auto"/>
        <w:jc w:val="both"/>
        <w:rPr>
          <w:rFonts w:ascii="Arial" w:hAnsi="Arial" w:cs="Arial"/>
          <w:color w:val="0070C0"/>
        </w:rPr>
      </w:pPr>
      <w:r w:rsidRPr="00F86D71">
        <w:rPr>
          <w:rFonts w:ascii="Arial" w:hAnsi="Arial" w:cs="Arial"/>
        </w:rPr>
        <w:t xml:space="preserve">There is </w:t>
      </w:r>
      <w:r w:rsidR="00622BD7" w:rsidRPr="00F86D71">
        <w:rPr>
          <w:rFonts w:ascii="Arial" w:hAnsi="Arial" w:cs="Arial"/>
        </w:rPr>
        <w:t>specific guidance for</w:t>
      </w:r>
      <w:r w:rsidR="00D16A15" w:rsidRPr="00F86D71">
        <w:rPr>
          <w:rFonts w:ascii="Arial" w:hAnsi="Arial" w:cs="Arial"/>
        </w:rPr>
        <w:t xml:space="preserve"> </w:t>
      </w:r>
      <w:r w:rsidR="00622BD7" w:rsidRPr="00F86D71">
        <w:rPr>
          <w:rFonts w:ascii="Arial" w:hAnsi="Arial" w:cs="Arial"/>
        </w:rPr>
        <w:t>distributors</w:t>
      </w:r>
      <w:r w:rsidR="002D3463" w:rsidRPr="00F86D71">
        <w:rPr>
          <w:rFonts w:ascii="Arial" w:hAnsi="Arial" w:cs="Arial"/>
        </w:rPr>
        <w:t xml:space="preserve"> </w:t>
      </w:r>
      <w:r w:rsidRPr="00F86D71">
        <w:rPr>
          <w:rFonts w:ascii="Arial" w:hAnsi="Arial" w:cs="Arial"/>
        </w:rPr>
        <w:t>in</w:t>
      </w:r>
      <w:r w:rsidR="00F3379F" w:rsidRPr="00F86D71">
        <w:rPr>
          <w:rFonts w:ascii="Arial" w:hAnsi="Arial" w:cs="Arial"/>
        </w:rPr>
        <w:t xml:space="preserve"> </w:t>
      </w:r>
      <w:hyperlink w:anchor="App10DistribGuidance" w:history="1">
        <w:r w:rsidR="00E31120" w:rsidRPr="00D60C44">
          <w:rPr>
            <w:rStyle w:val="Hyperlink"/>
            <w:rFonts w:ascii="Arial" w:hAnsi="Arial" w:cs="Arial"/>
          </w:rPr>
          <w:t>Appendix 10</w:t>
        </w:r>
      </w:hyperlink>
      <w:r w:rsidR="00D60C44">
        <w:rPr>
          <w:rFonts w:ascii="Arial" w:hAnsi="Arial" w:cs="Arial"/>
          <w:color w:val="0070C0"/>
        </w:rPr>
        <w:t>.</w:t>
      </w:r>
    </w:p>
    <w:p w14:paraId="32B0F8FD" w14:textId="35E53576" w:rsidR="00750F46" w:rsidRPr="00750F46" w:rsidRDefault="5F96B807" w:rsidP="00750F46">
      <w:pPr>
        <w:widowControl w:val="0"/>
        <w:spacing w:line="276" w:lineRule="auto"/>
        <w:jc w:val="both"/>
        <w:rPr>
          <w:rFonts w:ascii="Arial" w:hAnsi="Arial" w:cs="Arial"/>
        </w:rPr>
      </w:pPr>
      <w:r w:rsidRPr="14A97701">
        <w:rPr>
          <w:rFonts w:ascii="Arial" w:hAnsi="Arial" w:cs="Arial"/>
          <w:b/>
          <w:bCs/>
        </w:rPr>
        <w:t>Example:</w:t>
      </w:r>
      <w:r w:rsidRPr="00750F46">
        <w:rPr>
          <w:rFonts w:ascii="Arial" w:hAnsi="Arial" w:cs="Arial"/>
          <w:b/>
        </w:rPr>
        <w:t xml:space="preserve"> </w:t>
      </w:r>
      <w:r w:rsidR="634E70E8" w:rsidRPr="14A97701">
        <w:rPr>
          <w:rFonts w:ascii="Arial" w:hAnsi="Arial" w:cs="Arial"/>
        </w:rPr>
        <w:t>An importer imports</w:t>
      </w:r>
      <w:r w:rsidR="634E70E8" w:rsidRPr="000C1996">
        <w:rPr>
          <w:rFonts w:ascii="Arial" w:hAnsi="Arial" w:cs="Arial"/>
        </w:rPr>
        <w:t xml:space="preserve"> </w:t>
      </w:r>
      <w:r w:rsidR="0868AD56" w:rsidRPr="000C1996">
        <w:rPr>
          <w:rFonts w:ascii="Arial" w:hAnsi="Arial" w:cs="Arial"/>
        </w:rPr>
        <w:t>unbranded</w:t>
      </w:r>
      <w:r w:rsidR="0C5881AC" w:rsidRPr="000C1996">
        <w:rPr>
          <w:rFonts w:ascii="Arial" w:hAnsi="Arial" w:cs="Arial"/>
        </w:rPr>
        <w:t xml:space="preserve"> and</w:t>
      </w:r>
      <w:r w:rsidR="0868AD56" w:rsidRPr="000C1996">
        <w:rPr>
          <w:rFonts w:ascii="Arial" w:hAnsi="Arial" w:cs="Arial"/>
        </w:rPr>
        <w:t xml:space="preserve"> unfilled </w:t>
      </w:r>
      <w:r w:rsidR="634E70E8" w:rsidRPr="14A97701">
        <w:rPr>
          <w:rFonts w:ascii="Arial" w:hAnsi="Arial" w:cs="Arial"/>
        </w:rPr>
        <w:t xml:space="preserve">takeaway boxes </w:t>
      </w:r>
      <w:r w:rsidR="4A9A52B2" w:rsidRPr="14A97701">
        <w:rPr>
          <w:rFonts w:ascii="Arial" w:hAnsi="Arial" w:cs="Arial"/>
        </w:rPr>
        <w:t>that they supply</w:t>
      </w:r>
      <w:r w:rsidR="634E70E8" w:rsidRPr="14A97701">
        <w:rPr>
          <w:rFonts w:ascii="Arial" w:hAnsi="Arial" w:cs="Arial"/>
        </w:rPr>
        <w:t xml:space="preserve"> to a wholesaler </w:t>
      </w:r>
      <w:r w:rsidR="4A9A52B2" w:rsidRPr="14A97701">
        <w:rPr>
          <w:rFonts w:ascii="Arial" w:hAnsi="Arial" w:cs="Arial"/>
        </w:rPr>
        <w:t xml:space="preserve">who is </w:t>
      </w:r>
      <w:r w:rsidR="634E70E8" w:rsidRPr="14A97701">
        <w:rPr>
          <w:rFonts w:ascii="Arial" w:hAnsi="Arial" w:cs="Arial"/>
        </w:rPr>
        <w:t>a large producer</w:t>
      </w:r>
      <w:r w:rsidR="36756C4C" w:rsidRPr="14A97701">
        <w:rPr>
          <w:rFonts w:ascii="Arial" w:hAnsi="Arial" w:cs="Arial"/>
        </w:rPr>
        <w:t>. Th</w:t>
      </w:r>
      <w:r w:rsidR="165582FE" w:rsidRPr="14A97701">
        <w:rPr>
          <w:rFonts w:ascii="Arial" w:hAnsi="Arial" w:cs="Arial"/>
        </w:rPr>
        <w:t>e</w:t>
      </w:r>
      <w:r w:rsidR="36756C4C" w:rsidRPr="14A97701">
        <w:rPr>
          <w:rFonts w:ascii="Arial" w:hAnsi="Arial" w:cs="Arial"/>
        </w:rPr>
        <w:t xml:space="preserve"> wholesaler then </w:t>
      </w:r>
      <w:r w:rsidR="634E70E8" w:rsidRPr="14A97701">
        <w:rPr>
          <w:rFonts w:ascii="Arial" w:hAnsi="Arial" w:cs="Arial"/>
        </w:rPr>
        <w:t>sells the</w:t>
      </w:r>
      <w:r w:rsidR="36756C4C" w:rsidRPr="14A97701">
        <w:rPr>
          <w:rFonts w:ascii="Arial" w:hAnsi="Arial" w:cs="Arial"/>
        </w:rPr>
        <w:t xml:space="preserve"> boxes</w:t>
      </w:r>
      <w:r w:rsidR="634E70E8" w:rsidRPr="14A97701">
        <w:rPr>
          <w:rFonts w:ascii="Arial" w:hAnsi="Arial" w:cs="Arial"/>
        </w:rPr>
        <w:t xml:space="preserve"> to takeaway </w:t>
      </w:r>
      <w:r w:rsidR="46C569A0" w:rsidRPr="14A97701">
        <w:rPr>
          <w:rFonts w:ascii="Arial" w:hAnsi="Arial" w:cs="Arial"/>
        </w:rPr>
        <w:t>food</w:t>
      </w:r>
      <w:r w:rsidR="634E70E8" w:rsidRPr="14A97701">
        <w:rPr>
          <w:rFonts w:ascii="Arial" w:hAnsi="Arial" w:cs="Arial"/>
        </w:rPr>
        <w:t xml:space="preserve"> </w:t>
      </w:r>
      <w:r w:rsidR="76C146D0" w:rsidRPr="14A97701">
        <w:rPr>
          <w:rFonts w:ascii="Arial" w:hAnsi="Arial" w:cs="Arial"/>
        </w:rPr>
        <w:t>businesses</w:t>
      </w:r>
      <w:r w:rsidR="497A2075" w:rsidRPr="14A97701">
        <w:rPr>
          <w:rFonts w:ascii="Arial" w:hAnsi="Arial" w:cs="Arial"/>
        </w:rPr>
        <w:t>,</w:t>
      </w:r>
      <w:r w:rsidR="2A1AF2DC" w:rsidRPr="14A97701">
        <w:rPr>
          <w:rFonts w:ascii="Arial" w:hAnsi="Arial" w:cs="Arial"/>
        </w:rPr>
        <w:t xml:space="preserve"> none of whom are large producers</w:t>
      </w:r>
      <w:r w:rsidR="36756C4C" w:rsidRPr="14A97701">
        <w:rPr>
          <w:rFonts w:ascii="Arial" w:hAnsi="Arial" w:cs="Arial"/>
        </w:rPr>
        <w:t xml:space="preserve">. </w:t>
      </w:r>
      <w:r w:rsidR="7461351F" w:rsidRPr="14A97701">
        <w:rPr>
          <w:rFonts w:ascii="Arial" w:hAnsi="Arial" w:cs="Arial"/>
        </w:rPr>
        <w:t>The</w:t>
      </w:r>
      <w:r w:rsidR="009C3F46" w:rsidRPr="14A97701">
        <w:rPr>
          <w:rFonts w:ascii="Arial" w:hAnsi="Arial" w:cs="Arial"/>
        </w:rPr>
        <w:t xml:space="preserve"> importer</w:t>
      </w:r>
      <w:r w:rsidR="7461351F" w:rsidRPr="14A97701">
        <w:rPr>
          <w:rFonts w:ascii="Arial" w:hAnsi="Arial" w:cs="Arial"/>
        </w:rPr>
        <w:t xml:space="preserve"> in this scenario</w:t>
      </w:r>
      <w:r w:rsidR="009C3F46" w:rsidRPr="14A97701">
        <w:rPr>
          <w:rFonts w:ascii="Arial" w:hAnsi="Arial" w:cs="Arial"/>
        </w:rPr>
        <w:t xml:space="preserve"> is </w:t>
      </w:r>
      <w:r w:rsidR="67FFF57A" w:rsidRPr="14A97701">
        <w:rPr>
          <w:rFonts w:ascii="Arial" w:hAnsi="Arial" w:cs="Arial"/>
        </w:rPr>
        <w:t xml:space="preserve">supplying a large producer who </w:t>
      </w:r>
      <w:r w:rsidR="2EA9BD59" w:rsidRPr="14A97701">
        <w:rPr>
          <w:rFonts w:ascii="Arial" w:hAnsi="Arial" w:cs="Arial"/>
        </w:rPr>
        <w:t xml:space="preserve">then </w:t>
      </w:r>
      <w:r w:rsidR="67FFF57A" w:rsidRPr="14A97701">
        <w:rPr>
          <w:rFonts w:ascii="Arial" w:hAnsi="Arial" w:cs="Arial"/>
        </w:rPr>
        <w:t>suppl</w:t>
      </w:r>
      <w:r w:rsidR="0E3CEE8F" w:rsidRPr="14A97701">
        <w:rPr>
          <w:rFonts w:ascii="Arial" w:hAnsi="Arial" w:cs="Arial"/>
        </w:rPr>
        <w:t>ies</w:t>
      </w:r>
      <w:r w:rsidR="67FFF57A" w:rsidRPr="14A97701">
        <w:rPr>
          <w:rFonts w:ascii="Arial" w:hAnsi="Arial" w:cs="Arial"/>
        </w:rPr>
        <w:t xml:space="preserve"> </w:t>
      </w:r>
      <w:r w:rsidR="7461351F" w:rsidRPr="14A97701">
        <w:rPr>
          <w:rFonts w:ascii="Arial" w:hAnsi="Arial" w:cs="Arial"/>
        </w:rPr>
        <w:t xml:space="preserve">the </w:t>
      </w:r>
      <w:r w:rsidR="64CE1535" w:rsidRPr="14A97701">
        <w:rPr>
          <w:rFonts w:ascii="Arial" w:hAnsi="Arial" w:cs="Arial"/>
        </w:rPr>
        <w:t xml:space="preserve">unfilled </w:t>
      </w:r>
      <w:r w:rsidR="7461351F" w:rsidRPr="14A97701">
        <w:rPr>
          <w:rFonts w:ascii="Arial" w:hAnsi="Arial" w:cs="Arial"/>
        </w:rPr>
        <w:t xml:space="preserve">packaging to </w:t>
      </w:r>
      <w:r w:rsidR="545D4B3A" w:rsidRPr="14A97701">
        <w:rPr>
          <w:rFonts w:ascii="Arial" w:hAnsi="Arial" w:cs="Arial"/>
        </w:rPr>
        <w:t xml:space="preserve">small or </w:t>
      </w:r>
      <w:r w:rsidR="18A35D9E" w:rsidRPr="14A97701">
        <w:rPr>
          <w:rFonts w:ascii="Arial" w:hAnsi="Arial" w:cs="Arial"/>
        </w:rPr>
        <w:t>un</w:t>
      </w:r>
      <w:r w:rsidR="545D4B3A" w:rsidRPr="14A97701">
        <w:rPr>
          <w:rFonts w:ascii="Arial" w:hAnsi="Arial" w:cs="Arial"/>
        </w:rPr>
        <w:t>obligated producers</w:t>
      </w:r>
      <w:r w:rsidR="7461351F" w:rsidRPr="14A97701">
        <w:rPr>
          <w:rFonts w:ascii="Arial" w:hAnsi="Arial" w:cs="Arial"/>
        </w:rPr>
        <w:t>,</w:t>
      </w:r>
      <w:r w:rsidR="2D14FC25" w:rsidRPr="14A97701">
        <w:rPr>
          <w:rFonts w:ascii="Arial" w:hAnsi="Arial" w:cs="Arial"/>
        </w:rPr>
        <w:t xml:space="preserve"> </w:t>
      </w:r>
      <w:r w:rsidR="5171FC1A" w:rsidRPr="14A97701">
        <w:rPr>
          <w:rFonts w:ascii="Arial" w:hAnsi="Arial" w:cs="Arial"/>
        </w:rPr>
        <w:t xml:space="preserve">so the importer </w:t>
      </w:r>
      <w:r w:rsidR="2D14FC25" w:rsidRPr="14A97701">
        <w:rPr>
          <w:rFonts w:ascii="Arial" w:hAnsi="Arial" w:cs="Arial"/>
        </w:rPr>
        <w:t>must therefore report this packaging as the dis</w:t>
      </w:r>
      <w:r w:rsidR="1BF0C3D3" w:rsidRPr="14A97701">
        <w:rPr>
          <w:rFonts w:ascii="Arial" w:hAnsi="Arial" w:cs="Arial"/>
        </w:rPr>
        <w:t>tributor.</w:t>
      </w:r>
    </w:p>
    <w:p w14:paraId="3E0CA125" w14:textId="427C3AC2" w:rsidR="006A3640" w:rsidRDefault="5F96B807" w:rsidP="00F31BF1">
      <w:pPr>
        <w:spacing w:line="276" w:lineRule="auto"/>
        <w:jc w:val="both"/>
        <w:rPr>
          <w:rFonts w:ascii="Arial" w:hAnsi="Arial" w:cs="Arial"/>
        </w:rPr>
      </w:pPr>
      <w:r w:rsidRPr="3E8C7C5D">
        <w:rPr>
          <w:rFonts w:ascii="Arial" w:hAnsi="Arial" w:cs="Arial"/>
          <w:b/>
          <w:bCs/>
        </w:rPr>
        <w:t>Example:</w:t>
      </w:r>
      <w:r w:rsidRPr="3E8C7C5D">
        <w:rPr>
          <w:rFonts w:ascii="Arial" w:hAnsi="Arial" w:cs="Arial"/>
        </w:rPr>
        <w:t xml:space="preserve"> </w:t>
      </w:r>
      <w:r w:rsidR="08C98496" w:rsidRPr="3E8C7C5D">
        <w:rPr>
          <w:rFonts w:ascii="Arial" w:hAnsi="Arial" w:cs="Arial"/>
        </w:rPr>
        <w:t>A distribut</w:t>
      </w:r>
      <w:r w:rsidR="5E674123" w:rsidRPr="3E8C7C5D">
        <w:rPr>
          <w:rFonts w:ascii="Arial" w:hAnsi="Arial" w:cs="Arial"/>
        </w:rPr>
        <w:t>o</w:t>
      </w:r>
      <w:r w:rsidR="08C98496" w:rsidRPr="3E8C7C5D">
        <w:rPr>
          <w:rFonts w:ascii="Arial" w:hAnsi="Arial" w:cs="Arial"/>
        </w:rPr>
        <w:t>r supplies u</w:t>
      </w:r>
      <w:r w:rsidRPr="3E8C7C5D">
        <w:rPr>
          <w:rFonts w:ascii="Arial" w:hAnsi="Arial" w:cs="Arial"/>
        </w:rPr>
        <w:t xml:space="preserve">nfilled unbranded takeaway cartons to a takeaway food business </w:t>
      </w:r>
      <w:r w:rsidR="4859C255" w:rsidRPr="3E8C7C5D">
        <w:rPr>
          <w:rFonts w:ascii="Arial" w:hAnsi="Arial" w:cs="Arial"/>
        </w:rPr>
        <w:t>that pack</w:t>
      </w:r>
      <w:r w:rsidR="000C1996">
        <w:rPr>
          <w:rFonts w:ascii="Arial" w:hAnsi="Arial" w:cs="Arial"/>
        </w:rPr>
        <w:t>/</w:t>
      </w:r>
      <w:r w:rsidR="4859C255" w:rsidRPr="3E8C7C5D">
        <w:rPr>
          <w:rFonts w:ascii="Arial" w:hAnsi="Arial" w:cs="Arial"/>
        </w:rPr>
        <w:t>fill</w:t>
      </w:r>
      <w:r w:rsidR="000C1996">
        <w:rPr>
          <w:rFonts w:ascii="Arial" w:hAnsi="Arial" w:cs="Arial"/>
        </w:rPr>
        <w:t>s</w:t>
      </w:r>
      <w:r w:rsidR="4859C255" w:rsidRPr="3E8C7C5D">
        <w:rPr>
          <w:rFonts w:ascii="Arial" w:hAnsi="Arial" w:cs="Arial"/>
        </w:rPr>
        <w:t xml:space="preserve"> the packaging.</w:t>
      </w:r>
      <w:r w:rsidRPr="3E8C7C5D">
        <w:rPr>
          <w:rFonts w:ascii="Arial" w:hAnsi="Arial" w:cs="Arial"/>
        </w:rPr>
        <w:t xml:space="preserve"> </w:t>
      </w:r>
      <w:r w:rsidR="1098F187" w:rsidRPr="3E8C7C5D">
        <w:rPr>
          <w:rFonts w:ascii="Arial" w:hAnsi="Arial" w:cs="Arial"/>
        </w:rPr>
        <w:t>The</w:t>
      </w:r>
      <w:r w:rsidR="18FAB8DF" w:rsidRPr="3E8C7C5D">
        <w:rPr>
          <w:rFonts w:ascii="Arial" w:hAnsi="Arial" w:cs="Arial"/>
        </w:rPr>
        <w:t xml:space="preserve"> takeaway food business</w:t>
      </w:r>
      <w:r w:rsidR="7C1D66CD" w:rsidRPr="3E8C7C5D">
        <w:rPr>
          <w:rFonts w:ascii="Arial" w:hAnsi="Arial" w:cs="Arial"/>
        </w:rPr>
        <w:t xml:space="preserve"> must report this packaging as the packer</w:t>
      </w:r>
      <w:r w:rsidR="004A7FCE">
        <w:rPr>
          <w:rFonts w:ascii="Arial" w:hAnsi="Arial" w:cs="Arial"/>
        </w:rPr>
        <w:t>/</w:t>
      </w:r>
      <w:r w:rsidR="7C1D66CD" w:rsidRPr="3E8C7C5D">
        <w:rPr>
          <w:rFonts w:ascii="Arial" w:hAnsi="Arial" w:cs="Arial"/>
        </w:rPr>
        <w:t>filler</w:t>
      </w:r>
      <w:r w:rsidR="1098F187" w:rsidRPr="3E8C7C5D">
        <w:rPr>
          <w:rFonts w:ascii="Arial" w:hAnsi="Arial" w:cs="Arial"/>
        </w:rPr>
        <w:t xml:space="preserve"> if they</w:t>
      </w:r>
      <w:r w:rsidR="18FAB8DF" w:rsidRPr="3E8C7C5D">
        <w:rPr>
          <w:rFonts w:ascii="Arial" w:hAnsi="Arial" w:cs="Arial"/>
        </w:rPr>
        <w:t xml:space="preserve"> </w:t>
      </w:r>
      <w:r w:rsidR="1098F187" w:rsidRPr="3E8C7C5D">
        <w:rPr>
          <w:rFonts w:ascii="Arial" w:hAnsi="Arial" w:cs="Arial"/>
        </w:rPr>
        <w:t>are</w:t>
      </w:r>
      <w:r w:rsidR="18FAB8DF" w:rsidRPr="3E8C7C5D">
        <w:rPr>
          <w:rFonts w:ascii="Arial" w:hAnsi="Arial" w:cs="Arial"/>
        </w:rPr>
        <w:t xml:space="preserve"> a large producer</w:t>
      </w:r>
      <w:r w:rsidRPr="3E8C7C5D">
        <w:rPr>
          <w:rFonts w:ascii="Arial" w:hAnsi="Arial" w:cs="Arial"/>
        </w:rPr>
        <w:t>. If the</w:t>
      </w:r>
      <w:r w:rsidR="00E712DB">
        <w:rPr>
          <w:rFonts w:ascii="Arial" w:hAnsi="Arial" w:cs="Arial"/>
        </w:rPr>
        <w:t xml:space="preserve"> </w:t>
      </w:r>
      <w:r w:rsidR="004A4E15">
        <w:rPr>
          <w:rFonts w:ascii="Arial" w:hAnsi="Arial" w:cs="Arial"/>
        </w:rPr>
        <w:t>takeaway</w:t>
      </w:r>
      <w:r w:rsidR="00E712DB">
        <w:rPr>
          <w:rFonts w:ascii="Arial" w:hAnsi="Arial" w:cs="Arial"/>
        </w:rPr>
        <w:t xml:space="preserve"> food</w:t>
      </w:r>
      <w:r w:rsidRPr="3E8C7C5D">
        <w:rPr>
          <w:rFonts w:ascii="Arial" w:hAnsi="Arial" w:cs="Arial"/>
        </w:rPr>
        <w:t xml:space="preserve"> business is </w:t>
      </w:r>
      <w:r w:rsidR="2AA7E53A" w:rsidRPr="3E8C7C5D">
        <w:rPr>
          <w:rFonts w:ascii="Arial" w:hAnsi="Arial" w:cs="Arial"/>
        </w:rPr>
        <w:t xml:space="preserve">not a </w:t>
      </w:r>
      <w:r w:rsidRPr="3E8C7C5D">
        <w:rPr>
          <w:rFonts w:ascii="Arial" w:hAnsi="Arial" w:cs="Arial"/>
        </w:rPr>
        <w:t>large producer, the distributor of the unfilled packaging will be responsible.</w:t>
      </w:r>
    </w:p>
    <w:p w14:paraId="36427880" w14:textId="4A11648C" w:rsidR="00220796" w:rsidRDefault="00A8151E" w:rsidP="00220796">
      <w:pPr>
        <w:widowControl w:val="0"/>
        <w:spacing w:after="0" w:line="276" w:lineRule="auto"/>
        <w:jc w:val="both"/>
        <w:rPr>
          <w:rFonts w:ascii="Arial" w:hAnsi="Arial" w:cs="Arial"/>
          <w:color w:val="000000" w:themeColor="text1"/>
        </w:rPr>
      </w:pPr>
      <w:r w:rsidRPr="00266745">
        <w:rPr>
          <w:rFonts w:ascii="Arial" w:hAnsi="Arial" w:cs="Arial"/>
          <w:b/>
          <w:bCs/>
          <w:color w:val="000000" w:themeColor="text1"/>
        </w:rPr>
        <w:t>Example:</w:t>
      </w:r>
      <w:r w:rsidRPr="00266745">
        <w:rPr>
          <w:rFonts w:ascii="Arial" w:hAnsi="Arial" w:cs="Arial"/>
          <w:color w:val="000000" w:themeColor="text1"/>
        </w:rPr>
        <w:t xml:space="preserve"> A</w:t>
      </w:r>
      <w:r w:rsidR="005102F0" w:rsidRPr="00266745">
        <w:rPr>
          <w:rFonts w:ascii="Arial" w:hAnsi="Arial" w:cs="Arial"/>
          <w:color w:val="000000" w:themeColor="text1"/>
        </w:rPr>
        <w:t xml:space="preserve"> </w:t>
      </w:r>
      <w:r w:rsidR="00D95A37" w:rsidRPr="00266745">
        <w:rPr>
          <w:rFonts w:ascii="Arial" w:hAnsi="Arial" w:cs="Arial"/>
          <w:color w:val="000000" w:themeColor="text1"/>
        </w:rPr>
        <w:t>distributor (</w:t>
      </w:r>
      <w:r w:rsidR="00B3068D" w:rsidRPr="00266745">
        <w:rPr>
          <w:rFonts w:ascii="Arial" w:hAnsi="Arial" w:cs="Arial"/>
          <w:color w:val="000000" w:themeColor="text1"/>
        </w:rPr>
        <w:t>manufacturer</w:t>
      </w:r>
      <w:r w:rsidR="00D95A37" w:rsidRPr="00266745">
        <w:rPr>
          <w:rFonts w:ascii="Arial" w:hAnsi="Arial" w:cs="Arial"/>
          <w:color w:val="000000" w:themeColor="text1"/>
        </w:rPr>
        <w:t>)</w:t>
      </w:r>
      <w:r w:rsidR="005102F0" w:rsidRPr="00266745">
        <w:rPr>
          <w:rFonts w:ascii="Arial" w:hAnsi="Arial" w:cs="Arial"/>
          <w:color w:val="000000" w:themeColor="text1"/>
        </w:rPr>
        <w:t xml:space="preserve"> </w:t>
      </w:r>
      <w:r w:rsidR="00593BAB" w:rsidRPr="00266745">
        <w:rPr>
          <w:rFonts w:ascii="Arial" w:hAnsi="Arial" w:cs="Arial"/>
          <w:color w:val="000000" w:themeColor="text1"/>
        </w:rPr>
        <w:t>supplie</w:t>
      </w:r>
      <w:r w:rsidR="008A2541" w:rsidRPr="00266745">
        <w:rPr>
          <w:rFonts w:ascii="Arial" w:hAnsi="Arial" w:cs="Arial"/>
          <w:color w:val="000000" w:themeColor="text1"/>
        </w:rPr>
        <w:t>s</w:t>
      </w:r>
      <w:r w:rsidR="00593BAB" w:rsidRPr="00266745">
        <w:rPr>
          <w:rFonts w:ascii="Arial" w:hAnsi="Arial" w:cs="Arial"/>
          <w:color w:val="000000" w:themeColor="text1"/>
        </w:rPr>
        <w:t xml:space="preserve"> its sister company</w:t>
      </w:r>
      <w:r w:rsidR="00D95A37" w:rsidRPr="00266745">
        <w:rPr>
          <w:rFonts w:ascii="Arial" w:hAnsi="Arial" w:cs="Arial"/>
          <w:color w:val="000000" w:themeColor="text1"/>
        </w:rPr>
        <w:t xml:space="preserve"> (sales company)</w:t>
      </w:r>
      <w:r w:rsidR="008A2541" w:rsidRPr="00266745">
        <w:rPr>
          <w:rFonts w:ascii="Arial" w:hAnsi="Arial" w:cs="Arial"/>
          <w:color w:val="000000" w:themeColor="text1"/>
        </w:rPr>
        <w:t xml:space="preserve"> with</w:t>
      </w:r>
      <w:r w:rsidR="00F2593E" w:rsidRPr="00266745">
        <w:rPr>
          <w:rFonts w:ascii="Arial" w:hAnsi="Arial" w:cs="Arial"/>
          <w:color w:val="000000" w:themeColor="text1"/>
        </w:rPr>
        <w:t xml:space="preserve"> unfilled </w:t>
      </w:r>
      <w:r w:rsidR="00D76932" w:rsidRPr="00266745">
        <w:rPr>
          <w:rFonts w:ascii="Arial" w:hAnsi="Arial" w:cs="Arial"/>
          <w:color w:val="000000" w:themeColor="text1"/>
        </w:rPr>
        <w:t xml:space="preserve">unbranded </w:t>
      </w:r>
      <w:r w:rsidR="00F2593E" w:rsidRPr="00266745">
        <w:rPr>
          <w:rFonts w:ascii="Arial" w:hAnsi="Arial" w:cs="Arial"/>
          <w:color w:val="000000" w:themeColor="text1"/>
        </w:rPr>
        <w:t xml:space="preserve">packaging that </w:t>
      </w:r>
      <w:r w:rsidR="00D46528" w:rsidRPr="00266745">
        <w:rPr>
          <w:rFonts w:ascii="Arial" w:hAnsi="Arial" w:cs="Arial"/>
          <w:color w:val="000000" w:themeColor="text1"/>
        </w:rPr>
        <w:t xml:space="preserve">the sister company sells to </w:t>
      </w:r>
      <w:r w:rsidR="001E3871" w:rsidRPr="00266745">
        <w:rPr>
          <w:rFonts w:ascii="Arial" w:hAnsi="Arial" w:cs="Arial"/>
          <w:color w:val="000000" w:themeColor="text1"/>
        </w:rPr>
        <w:t xml:space="preserve">businesses that will pack/fill </w:t>
      </w:r>
      <w:r w:rsidR="00E11DCE" w:rsidRPr="00266745">
        <w:rPr>
          <w:rFonts w:ascii="Arial" w:hAnsi="Arial" w:cs="Arial"/>
          <w:color w:val="000000" w:themeColor="text1"/>
        </w:rPr>
        <w:t>it</w:t>
      </w:r>
      <w:r w:rsidR="001E3871" w:rsidRPr="00266745">
        <w:rPr>
          <w:rFonts w:ascii="Arial" w:hAnsi="Arial" w:cs="Arial"/>
          <w:color w:val="000000" w:themeColor="text1"/>
        </w:rPr>
        <w:t xml:space="preserve">. The </w:t>
      </w:r>
      <w:r w:rsidR="00C0785B" w:rsidRPr="00266745">
        <w:rPr>
          <w:rFonts w:ascii="Arial" w:hAnsi="Arial" w:cs="Arial"/>
          <w:color w:val="000000" w:themeColor="text1"/>
        </w:rPr>
        <w:t xml:space="preserve">sales </w:t>
      </w:r>
      <w:r w:rsidR="001E3871" w:rsidRPr="00266745">
        <w:rPr>
          <w:rFonts w:ascii="Arial" w:hAnsi="Arial" w:cs="Arial"/>
          <w:color w:val="000000" w:themeColor="text1"/>
        </w:rPr>
        <w:t xml:space="preserve">company </w:t>
      </w:r>
      <w:r w:rsidR="00711B3E" w:rsidRPr="00266745">
        <w:rPr>
          <w:rFonts w:ascii="Arial" w:hAnsi="Arial" w:cs="Arial"/>
          <w:color w:val="000000" w:themeColor="text1"/>
        </w:rPr>
        <w:t>provide</w:t>
      </w:r>
      <w:r w:rsidR="005A3DBA" w:rsidRPr="00266745">
        <w:rPr>
          <w:rFonts w:ascii="Arial" w:hAnsi="Arial" w:cs="Arial"/>
          <w:color w:val="000000" w:themeColor="text1"/>
        </w:rPr>
        <w:t>s</w:t>
      </w:r>
      <w:r w:rsidR="00711B3E" w:rsidRPr="00266745">
        <w:rPr>
          <w:rFonts w:ascii="Arial" w:hAnsi="Arial" w:cs="Arial"/>
          <w:color w:val="000000" w:themeColor="text1"/>
        </w:rPr>
        <w:t xml:space="preserve"> the </w:t>
      </w:r>
      <w:r w:rsidR="00A9062E" w:rsidRPr="00266745">
        <w:rPr>
          <w:rFonts w:ascii="Arial" w:hAnsi="Arial" w:cs="Arial"/>
          <w:color w:val="000000" w:themeColor="text1"/>
        </w:rPr>
        <w:t>manufacturer with sales data</w:t>
      </w:r>
      <w:r w:rsidR="00D40025" w:rsidRPr="00266745">
        <w:rPr>
          <w:rFonts w:ascii="Arial" w:hAnsi="Arial" w:cs="Arial"/>
          <w:color w:val="000000" w:themeColor="text1"/>
        </w:rPr>
        <w:t xml:space="preserve"> and customer details</w:t>
      </w:r>
      <w:r w:rsidR="002C4CDD" w:rsidRPr="00266745">
        <w:rPr>
          <w:rFonts w:ascii="Arial" w:hAnsi="Arial" w:cs="Arial"/>
          <w:color w:val="000000" w:themeColor="text1"/>
        </w:rPr>
        <w:t>,</w:t>
      </w:r>
      <w:r w:rsidR="00F92DAC" w:rsidRPr="00266745">
        <w:rPr>
          <w:rFonts w:ascii="Arial" w:hAnsi="Arial" w:cs="Arial"/>
          <w:color w:val="000000" w:themeColor="text1"/>
        </w:rPr>
        <w:t xml:space="preserve"> and the manufacturer </w:t>
      </w:r>
      <w:r w:rsidR="00363E6A" w:rsidRPr="00266745">
        <w:rPr>
          <w:rFonts w:ascii="Arial" w:hAnsi="Arial" w:cs="Arial"/>
          <w:color w:val="000000" w:themeColor="text1"/>
        </w:rPr>
        <w:t>uses this</w:t>
      </w:r>
      <w:r w:rsidR="00F92DAC" w:rsidRPr="00266745">
        <w:rPr>
          <w:rFonts w:ascii="Arial" w:hAnsi="Arial" w:cs="Arial"/>
          <w:color w:val="000000" w:themeColor="text1"/>
        </w:rPr>
        <w:t xml:space="preserve"> information to </w:t>
      </w:r>
      <w:r w:rsidR="00F91B2F" w:rsidRPr="00266745">
        <w:rPr>
          <w:rFonts w:ascii="Arial" w:hAnsi="Arial" w:cs="Arial"/>
          <w:color w:val="000000" w:themeColor="text1"/>
        </w:rPr>
        <w:t>contact</w:t>
      </w:r>
      <w:r w:rsidR="0075582A" w:rsidRPr="00266745">
        <w:rPr>
          <w:rFonts w:ascii="Arial" w:hAnsi="Arial" w:cs="Arial"/>
          <w:color w:val="000000" w:themeColor="text1"/>
        </w:rPr>
        <w:t xml:space="preserve"> </w:t>
      </w:r>
      <w:r w:rsidR="004E45CD" w:rsidRPr="00266745">
        <w:rPr>
          <w:rFonts w:ascii="Arial" w:hAnsi="Arial" w:cs="Arial"/>
          <w:color w:val="000000" w:themeColor="text1"/>
        </w:rPr>
        <w:t>the</w:t>
      </w:r>
      <w:r w:rsidR="00363E6A" w:rsidRPr="00266745">
        <w:rPr>
          <w:rFonts w:ascii="Arial" w:hAnsi="Arial" w:cs="Arial"/>
          <w:color w:val="000000" w:themeColor="text1"/>
        </w:rPr>
        <w:t xml:space="preserve"> </w:t>
      </w:r>
      <w:r w:rsidR="00810143" w:rsidRPr="00266745">
        <w:rPr>
          <w:rFonts w:ascii="Arial" w:hAnsi="Arial" w:cs="Arial"/>
          <w:color w:val="000000" w:themeColor="text1"/>
        </w:rPr>
        <w:t xml:space="preserve">customers to obtain confirmation </w:t>
      </w:r>
      <w:r w:rsidR="00BD7DA4" w:rsidRPr="00266745">
        <w:rPr>
          <w:rFonts w:ascii="Arial" w:hAnsi="Arial" w:cs="Arial"/>
          <w:color w:val="000000" w:themeColor="text1"/>
        </w:rPr>
        <w:t xml:space="preserve">as to whether they </w:t>
      </w:r>
      <w:r w:rsidR="006B7E56" w:rsidRPr="00266745">
        <w:rPr>
          <w:rFonts w:ascii="Arial" w:hAnsi="Arial" w:cs="Arial"/>
          <w:color w:val="000000" w:themeColor="text1"/>
        </w:rPr>
        <w:t>are</w:t>
      </w:r>
      <w:r w:rsidR="004E45CD" w:rsidRPr="00266745">
        <w:rPr>
          <w:rFonts w:ascii="Arial" w:hAnsi="Arial" w:cs="Arial"/>
          <w:color w:val="000000" w:themeColor="text1"/>
        </w:rPr>
        <w:t xml:space="preserve"> obligated for the packaging </w:t>
      </w:r>
      <w:r w:rsidR="006F07C6" w:rsidRPr="00266745">
        <w:rPr>
          <w:rFonts w:ascii="Arial" w:hAnsi="Arial" w:cs="Arial"/>
          <w:color w:val="000000" w:themeColor="text1"/>
        </w:rPr>
        <w:t xml:space="preserve">in accordance with the </w:t>
      </w:r>
      <w:r w:rsidR="008B6C3F">
        <w:rPr>
          <w:rFonts w:ascii="Arial" w:hAnsi="Arial" w:cs="Arial"/>
          <w:color w:val="000000" w:themeColor="text1"/>
        </w:rPr>
        <w:t>pEPR</w:t>
      </w:r>
      <w:r w:rsidR="00B55492">
        <w:rPr>
          <w:rFonts w:ascii="Arial" w:hAnsi="Arial" w:cs="Arial"/>
          <w:color w:val="000000" w:themeColor="text1"/>
        </w:rPr>
        <w:t xml:space="preserve"> Regulations</w:t>
      </w:r>
      <w:r w:rsidR="00D40025" w:rsidRPr="00266745">
        <w:rPr>
          <w:rFonts w:ascii="Arial" w:hAnsi="Arial" w:cs="Arial"/>
          <w:color w:val="000000" w:themeColor="text1"/>
        </w:rPr>
        <w:t xml:space="preserve">. </w:t>
      </w:r>
      <w:r w:rsidR="00EB2876" w:rsidRPr="00266745">
        <w:rPr>
          <w:rFonts w:ascii="Arial" w:hAnsi="Arial" w:cs="Arial"/>
          <w:color w:val="000000" w:themeColor="text1"/>
        </w:rPr>
        <w:t xml:space="preserve">If the manufacturer </w:t>
      </w:r>
      <w:r w:rsidR="002C4CDD" w:rsidRPr="00266745">
        <w:rPr>
          <w:rFonts w:ascii="Arial" w:hAnsi="Arial" w:cs="Arial"/>
          <w:color w:val="000000" w:themeColor="text1"/>
        </w:rPr>
        <w:t xml:space="preserve">has evidence that </w:t>
      </w:r>
      <w:r w:rsidR="00C33D08" w:rsidRPr="00266745">
        <w:rPr>
          <w:rFonts w:ascii="Arial" w:hAnsi="Arial" w:cs="Arial"/>
          <w:color w:val="000000" w:themeColor="text1"/>
        </w:rPr>
        <w:t>the</w:t>
      </w:r>
      <w:r w:rsidR="00A2252C" w:rsidRPr="00266745">
        <w:rPr>
          <w:rFonts w:ascii="Arial" w:hAnsi="Arial" w:cs="Arial"/>
          <w:color w:val="000000" w:themeColor="text1"/>
        </w:rPr>
        <w:t xml:space="preserve"> packaging they manufactured became the responsibility of a large packer/filler</w:t>
      </w:r>
      <w:r w:rsidR="00363E6A" w:rsidRPr="00266745">
        <w:rPr>
          <w:rFonts w:ascii="Arial" w:hAnsi="Arial" w:cs="Arial"/>
          <w:color w:val="000000" w:themeColor="text1"/>
        </w:rPr>
        <w:t xml:space="preserve"> or brand owner</w:t>
      </w:r>
      <w:r w:rsidR="00154FE5" w:rsidRPr="00266745">
        <w:rPr>
          <w:rFonts w:ascii="Arial" w:hAnsi="Arial" w:cs="Arial"/>
          <w:color w:val="000000" w:themeColor="text1"/>
        </w:rPr>
        <w:t>,</w:t>
      </w:r>
      <w:r w:rsidR="00363E6A" w:rsidRPr="00266745">
        <w:rPr>
          <w:rFonts w:ascii="Arial" w:hAnsi="Arial" w:cs="Arial"/>
          <w:color w:val="000000" w:themeColor="text1"/>
        </w:rPr>
        <w:t xml:space="preserve"> then the distributor </w:t>
      </w:r>
      <w:r w:rsidR="0000086E" w:rsidRPr="00266745">
        <w:rPr>
          <w:rFonts w:ascii="Arial" w:hAnsi="Arial" w:cs="Arial"/>
          <w:color w:val="000000" w:themeColor="text1"/>
        </w:rPr>
        <w:t>does not need to report this packaging.</w:t>
      </w:r>
      <w:r w:rsidR="00951D69" w:rsidRPr="00266745">
        <w:rPr>
          <w:rFonts w:ascii="Arial" w:hAnsi="Arial" w:cs="Arial"/>
          <w:i/>
          <w:iCs/>
          <w:color w:val="000000" w:themeColor="text1"/>
        </w:rPr>
        <w:t xml:space="preserve"> </w:t>
      </w:r>
    </w:p>
    <w:p w14:paraId="6CD8A6D5" w14:textId="4797E05C" w:rsidR="00315F05" w:rsidRPr="00F82694" w:rsidRDefault="0090741F" w:rsidP="00F31BF1">
      <w:pPr>
        <w:widowControl w:val="0"/>
        <w:spacing w:line="276" w:lineRule="auto"/>
        <w:jc w:val="both"/>
        <w:rPr>
          <w:rFonts w:ascii="Arial" w:hAnsi="Arial" w:cs="Arial"/>
          <w:sz w:val="24"/>
          <w:szCs w:val="24"/>
        </w:rPr>
      </w:pPr>
      <w:r w:rsidRPr="00F82694">
        <w:rPr>
          <w:rFonts w:ascii="Arial" w:hAnsi="Arial" w:cs="Arial"/>
          <w:b/>
          <w:bCs/>
          <w:sz w:val="24"/>
          <w:szCs w:val="24"/>
        </w:rPr>
        <w:t>Unfilled branded packaging</w:t>
      </w:r>
    </w:p>
    <w:p w14:paraId="1DC1308B" w14:textId="77777777" w:rsidR="00204BE9" w:rsidRPr="00065AFF" w:rsidRDefault="002E78F1" w:rsidP="007965C2">
      <w:pPr>
        <w:spacing w:line="276" w:lineRule="auto"/>
        <w:jc w:val="both"/>
        <w:rPr>
          <w:rFonts w:ascii="Arial" w:hAnsi="Arial" w:cs="Arial"/>
        </w:rPr>
      </w:pPr>
      <w:r w:rsidRPr="00065AFF">
        <w:rPr>
          <w:rFonts w:ascii="Arial" w:hAnsi="Arial" w:cs="Arial"/>
        </w:rPr>
        <w:t xml:space="preserve">Unfilled branded </w:t>
      </w:r>
      <w:r w:rsidR="00312407" w:rsidRPr="00065AFF">
        <w:rPr>
          <w:rFonts w:ascii="Arial" w:hAnsi="Arial" w:cs="Arial"/>
        </w:rPr>
        <w:t xml:space="preserve">packaging must be reported </w:t>
      </w:r>
      <w:r w:rsidR="00D94057" w:rsidRPr="00065AFF">
        <w:rPr>
          <w:rFonts w:ascii="Arial" w:hAnsi="Arial" w:cs="Arial"/>
        </w:rPr>
        <w:t xml:space="preserve">by the </w:t>
      </w:r>
      <w:r w:rsidR="00567796" w:rsidRPr="00065AFF">
        <w:rPr>
          <w:rFonts w:ascii="Arial" w:hAnsi="Arial" w:cs="Arial"/>
        </w:rPr>
        <w:t>brand owner when it is filled</w:t>
      </w:r>
      <w:r w:rsidR="00C810B5" w:rsidRPr="00065AFF">
        <w:rPr>
          <w:rFonts w:ascii="Arial" w:hAnsi="Arial" w:cs="Arial"/>
        </w:rPr>
        <w:t>,</w:t>
      </w:r>
      <w:r w:rsidR="00330804" w:rsidRPr="00065AFF">
        <w:rPr>
          <w:rFonts w:ascii="Arial" w:hAnsi="Arial" w:cs="Arial"/>
        </w:rPr>
        <w:t xml:space="preserve"> </w:t>
      </w:r>
      <w:r w:rsidR="00567796" w:rsidRPr="00065AFF">
        <w:rPr>
          <w:rFonts w:ascii="Arial" w:hAnsi="Arial" w:cs="Arial"/>
        </w:rPr>
        <w:t xml:space="preserve">if the brand owner is a small or large producer </w:t>
      </w:r>
      <w:r w:rsidR="003314C8" w:rsidRPr="00065AFF">
        <w:rPr>
          <w:rFonts w:ascii="Arial" w:hAnsi="Arial" w:cs="Arial"/>
        </w:rPr>
        <w:t>who is</w:t>
      </w:r>
      <w:r w:rsidR="00567796" w:rsidRPr="00065AFF">
        <w:rPr>
          <w:rFonts w:ascii="Arial" w:hAnsi="Arial" w:cs="Arial"/>
        </w:rPr>
        <w:t xml:space="preserve"> established in the UK</w:t>
      </w:r>
      <w:r w:rsidR="00A04F41" w:rsidRPr="00065AFF">
        <w:rPr>
          <w:rFonts w:ascii="Arial" w:hAnsi="Arial" w:cs="Arial"/>
        </w:rPr>
        <w:t xml:space="preserve">, </w:t>
      </w:r>
      <w:r w:rsidR="00C810B5" w:rsidRPr="00065AFF">
        <w:rPr>
          <w:rFonts w:ascii="Arial" w:hAnsi="Arial" w:cs="Arial"/>
        </w:rPr>
        <w:t xml:space="preserve">and </w:t>
      </w:r>
      <w:r w:rsidR="003314C8" w:rsidRPr="00065AFF">
        <w:rPr>
          <w:rFonts w:ascii="Arial" w:hAnsi="Arial" w:cs="Arial"/>
        </w:rPr>
        <w:t>where the brand relates to the product</w:t>
      </w:r>
      <w:r w:rsidR="00C810B5" w:rsidRPr="00065AFF">
        <w:rPr>
          <w:rFonts w:ascii="Arial" w:hAnsi="Arial" w:cs="Arial"/>
        </w:rPr>
        <w:t xml:space="preserve">. </w:t>
      </w:r>
    </w:p>
    <w:p w14:paraId="4DE4D220" w14:textId="1CEB5F17" w:rsidR="00567796" w:rsidRPr="00065AFF" w:rsidRDefault="00567796" w:rsidP="007965C2">
      <w:pPr>
        <w:spacing w:line="276" w:lineRule="auto"/>
        <w:jc w:val="both"/>
        <w:rPr>
          <w:rFonts w:ascii="Arial" w:hAnsi="Arial" w:cs="Arial"/>
        </w:rPr>
      </w:pPr>
      <w:r w:rsidRPr="00065AFF">
        <w:rPr>
          <w:rFonts w:ascii="Arial" w:hAnsi="Arial" w:cs="Arial"/>
        </w:rPr>
        <w:t xml:space="preserve">If the brand owner is a large producer, they will </w:t>
      </w:r>
      <w:r w:rsidR="005C6636" w:rsidRPr="00065AFF">
        <w:rPr>
          <w:rFonts w:ascii="Arial" w:hAnsi="Arial" w:cs="Arial"/>
        </w:rPr>
        <w:t>have</w:t>
      </w:r>
      <w:r w:rsidRPr="00065AFF">
        <w:rPr>
          <w:rFonts w:ascii="Arial" w:hAnsi="Arial" w:cs="Arial"/>
        </w:rPr>
        <w:t xml:space="preserve"> recycling and </w:t>
      </w:r>
      <w:r w:rsidR="000D1866" w:rsidRPr="00065AFF">
        <w:rPr>
          <w:rFonts w:ascii="Arial" w:hAnsi="Arial" w:cs="Arial"/>
        </w:rPr>
        <w:t xml:space="preserve">(if relevant) </w:t>
      </w:r>
      <w:r w:rsidRPr="00065AFF">
        <w:rPr>
          <w:rFonts w:ascii="Arial" w:hAnsi="Arial" w:cs="Arial"/>
        </w:rPr>
        <w:t>disposal cost</w:t>
      </w:r>
      <w:r w:rsidR="005C6636" w:rsidRPr="00065AFF">
        <w:rPr>
          <w:rFonts w:ascii="Arial" w:hAnsi="Arial" w:cs="Arial"/>
        </w:rPr>
        <w:t xml:space="preserve"> obligations</w:t>
      </w:r>
      <w:r w:rsidRPr="00065AFF">
        <w:rPr>
          <w:rFonts w:ascii="Arial" w:hAnsi="Arial" w:cs="Arial"/>
        </w:rPr>
        <w:t>.</w:t>
      </w:r>
    </w:p>
    <w:p w14:paraId="544E1EB0" w14:textId="1C672208" w:rsidR="00567796" w:rsidRPr="00065AFF" w:rsidRDefault="00567796" w:rsidP="007965C2">
      <w:pPr>
        <w:spacing w:line="276" w:lineRule="auto"/>
        <w:jc w:val="both"/>
        <w:rPr>
          <w:rFonts w:ascii="Arial" w:hAnsi="Arial" w:cs="Arial"/>
        </w:rPr>
      </w:pPr>
      <w:r w:rsidRPr="00065AFF">
        <w:rPr>
          <w:rFonts w:ascii="Arial" w:hAnsi="Arial" w:cs="Arial"/>
        </w:rPr>
        <w:t>If the brand owner is a small or unobligated producer</w:t>
      </w:r>
      <w:r w:rsidR="00496B1E" w:rsidRPr="00065AFF">
        <w:rPr>
          <w:rFonts w:ascii="Arial" w:hAnsi="Arial" w:cs="Arial"/>
        </w:rPr>
        <w:t>,</w:t>
      </w:r>
      <w:r w:rsidRPr="00065AFF">
        <w:rPr>
          <w:rFonts w:ascii="Arial" w:hAnsi="Arial" w:cs="Arial"/>
        </w:rPr>
        <w:t xml:space="preserve"> or not established in the UK, the packer filler must report the packaging when it is filled. If the packer/filler is a large producer they will also be responsible for recycling and</w:t>
      </w:r>
      <w:r w:rsidR="00F95AD5" w:rsidRPr="00065AFF">
        <w:rPr>
          <w:rFonts w:ascii="Arial" w:hAnsi="Arial" w:cs="Arial"/>
        </w:rPr>
        <w:t xml:space="preserve"> </w:t>
      </w:r>
      <w:r w:rsidR="000D1866" w:rsidRPr="00065AFF">
        <w:rPr>
          <w:rFonts w:ascii="Arial" w:hAnsi="Arial" w:cs="Arial"/>
        </w:rPr>
        <w:t xml:space="preserve">(if relevant) </w:t>
      </w:r>
      <w:r w:rsidR="00F95AD5" w:rsidRPr="00065AFF">
        <w:rPr>
          <w:rFonts w:ascii="Arial" w:hAnsi="Arial" w:cs="Arial"/>
        </w:rPr>
        <w:t>disposal costs</w:t>
      </w:r>
      <w:r w:rsidR="000D1866" w:rsidRPr="00065AFF">
        <w:rPr>
          <w:rFonts w:ascii="Arial" w:hAnsi="Arial" w:cs="Arial"/>
        </w:rPr>
        <w:t>.</w:t>
      </w:r>
      <w:r w:rsidR="00F95AD5" w:rsidRPr="00065AFF">
        <w:rPr>
          <w:rFonts w:ascii="Arial" w:hAnsi="Arial" w:cs="Arial"/>
        </w:rPr>
        <w:t xml:space="preserve"> </w:t>
      </w:r>
    </w:p>
    <w:p w14:paraId="42476282" w14:textId="43680C66" w:rsidR="00F95141" w:rsidRPr="00065AFF" w:rsidRDefault="00567796" w:rsidP="007965C2">
      <w:pPr>
        <w:spacing w:line="276" w:lineRule="auto"/>
        <w:jc w:val="both"/>
        <w:rPr>
          <w:rFonts w:ascii="Arial" w:hAnsi="Arial" w:cs="Arial"/>
        </w:rPr>
      </w:pPr>
      <w:r w:rsidRPr="00065AFF">
        <w:rPr>
          <w:rFonts w:ascii="Arial" w:hAnsi="Arial" w:cs="Arial"/>
        </w:rPr>
        <w:t>If</w:t>
      </w:r>
      <w:r w:rsidR="00330804" w:rsidRPr="00065AFF">
        <w:rPr>
          <w:rFonts w:ascii="Arial" w:hAnsi="Arial" w:cs="Arial"/>
        </w:rPr>
        <w:t xml:space="preserve"> both </w:t>
      </w:r>
      <w:r w:rsidRPr="00065AFF">
        <w:rPr>
          <w:rFonts w:ascii="Arial" w:hAnsi="Arial" w:cs="Arial"/>
        </w:rPr>
        <w:t xml:space="preserve">the brand owner </w:t>
      </w:r>
      <w:r w:rsidR="00330804" w:rsidRPr="00065AFF">
        <w:rPr>
          <w:rFonts w:ascii="Arial" w:hAnsi="Arial" w:cs="Arial"/>
        </w:rPr>
        <w:t xml:space="preserve">and </w:t>
      </w:r>
      <w:r w:rsidRPr="00065AFF">
        <w:rPr>
          <w:rFonts w:ascii="Arial" w:hAnsi="Arial" w:cs="Arial"/>
        </w:rPr>
        <w:t xml:space="preserve">packer/filler are </w:t>
      </w:r>
      <w:r w:rsidR="00330804" w:rsidRPr="00065AFF">
        <w:rPr>
          <w:rFonts w:ascii="Arial" w:hAnsi="Arial" w:cs="Arial"/>
        </w:rPr>
        <w:t xml:space="preserve">not </w:t>
      </w:r>
      <w:r w:rsidRPr="00065AFF">
        <w:rPr>
          <w:rFonts w:ascii="Arial" w:hAnsi="Arial" w:cs="Arial"/>
        </w:rPr>
        <w:t xml:space="preserve">large </w:t>
      </w:r>
      <w:r w:rsidR="00F95AD5" w:rsidRPr="00065AFF">
        <w:rPr>
          <w:rFonts w:ascii="Arial" w:hAnsi="Arial" w:cs="Arial"/>
        </w:rPr>
        <w:t>producers, the</w:t>
      </w:r>
      <w:r w:rsidRPr="00065AFF">
        <w:rPr>
          <w:rFonts w:ascii="Arial" w:hAnsi="Arial" w:cs="Arial"/>
        </w:rPr>
        <w:t xml:space="preserve"> distributor (i.e. the business that imported or manufactured the packaging) must report the packaging. If the distributor is a large producer, they will also  be responsible for recycling and</w:t>
      </w:r>
      <w:r w:rsidR="00F95AD5" w:rsidRPr="00065AFF">
        <w:rPr>
          <w:rFonts w:ascii="Arial" w:hAnsi="Arial" w:cs="Arial"/>
        </w:rPr>
        <w:t xml:space="preserve"> </w:t>
      </w:r>
      <w:r w:rsidR="000D1866" w:rsidRPr="00065AFF">
        <w:rPr>
          <w:rFonts w:ascii="Arial" w:hAnsi="Arial" w:cs="Arial"/>
        </w:rPr>
        <w:t xml:space="preserve">(if relevant) </w:t>
      </w:r>
      <w:r w:rsidR="00F95AD5" w:rsidRPr="00065AFF">
        <w:rPr>
          <w:rFonts w:ascii="Arial" w:hAnsi="Arial" w:cs="Arial"/>
        </w:rPr>
        <w:t>disposal costs</w:t>
      </w:r>
      <w:r w:rsidR="000D1866" w:rsidRPr="00065AFF">
        <w:rPr>
          <w:rFonts w:ascii="Arial" w:hAnsi="Arial" w:cs="Arial"/>
        </w:rPr>
        <w:t>.</w:t>
      </w:r>
      <w:r w:rsidR="00F95AD5" w:rsidRPr="00065AFF">
        <w:rPr>
          <w:rFonts w:ascii="Arial" w:hAnsi="Arial" w:cs="Arial"/>
        </w:rPr>
        <w:t xml:space="preserve"> </w:t>
      </w:r>
    </w:p>
    <w:p w14:paraId="406B4BBC" w14:textId="31D3E90F" w:rsidR="009828CD" w:rsidRPr="00065AFF" w:rsidRDefault="2AA08F2C" w:rsidP="007965C2">
      <w:pPr>
        <w:spacing w:after="0" w:line="276" w:lineRule="auto"/>
        <w:jc w:val="both"/>
        <w:textAlignment w:val="center"/>
        <w:rPr>
          <w:rFonts w:ascii="Arial" w:hAnsi="Arial" w:cs="Arial"/>
        </w:rPr>
      </w:pPr>
      <w:r w:rsidRPr="00065AFF">
        <w:rPr>
          <w:rFonts w:ascii="Arial" w:hAnsi="Arial" w:cs="Arial"/>
          <w:b/>
          <w:bCs/>
        </w:rPr>
        <w:t>Example:</w:t>
      </w:r>
      <w:r w:rsidRPr="00065AFF">
        <w:rPr>
          <w:rFonts w:ascii="Arial" w:hAnsi="Arial" w:cs="Arial"/>
        </w:rPr>
        <w:t xml:space="preserve"> </w:t>
      </w:r>
      <w:r w:rsidR="009828CD" w:rsidRPr="00065AFF">
        <w:rPr>
          <w:rFonts w:ascii="Arial" w:hAnsi="Arial" w:cs="Arial"/>
        </w:rPr>
        <w:t>A large brand owner supplies u</w:t>
      </w:r>
      <w:r w:rsidRPr="00065AFF">
        <w:rPr>
          <w:rFonts w:ascii="Arial" w:hAnsi="Arial" w:cs="Arial"/>
        </w:rPr>
        <w:t>nfilled branded takeaway paper cups</w:t>
      </w:r>
      <w:r w:rsidR="009828CD" w:rsidRPr="00065AFF">
        <w:rPr>
          <w:rFonts w:ascii="Arial" w:hAnsi="Arial" w:cs="Arial"/>
        </w:rPr>
        <w:t xml:space="preserve"> </w:t>
      </w:r>
      <w:r w:rsidRPr="00065AFF">
        <w:rPr>
          <w:rFonts w:ascii="Arial" w:hAnsi="Arial" w:cs="Arial"/>
        </w:rPr>
        <w:t xml:space="preserve">to </w:t>
      </w:r>
      <w:r w:rsidR="00EB4811" w:rsidRPr="00065AFF">
        <w:rPr>
          <w:rFonts w:ascii="Arial" w:hAnsi="Arial" w:cs="Arial"/>
        </w:rPr>
        <w:t xml:space="preserve">a </w:t>
      </w:r>
      <w:r w:rsidRPr="00065AFF">
        <w:rPr>
          <w:rFonts w:ascii="Arial" w:hAnsi="Arial" w:cs="Arial"/>
        </w:rPr>
        <w:t>takeaway or</w:t>
      </w:r>
      <w:r w:rsidR="00071FA2" w:rsidRPr="00065AFF">
        <w:rPr>
          <w:rFonts w:ascii="Arial" w:hAnsi="Arial" w:cs="Arial"/>
        </w:rPr>
        <w:t xml:space="preserve"> </w:t>
      </w:r>
      <w:r w:rsidR="3FC9C576" w:rsidRPr="00065AFF">
        <w:rPr>
          <w:rFonts w:ascii="Arial" w:hAnsi="Arial" w:cs="Arial"/>
        </w:rPr>
        <w:t>fast-food</w:t>
      </w:r>
      <w:r w:rsidR="7B9F097B" w:rsidRPr="00065AFF">
        <w:rPr>
          <w:rFonts w:ascii="Arial" w:hAnsi="Arial" w:cs="Arial"/>
        </w:rPr>
        <w:t xml:space="preserve"> busines</w:t>
      </w:r>
      <w:r w:rsidRPr="00065AFF">
        <w:rPr>
          <w:rFonts w:ascii="Arial" w:hAnsi="Arial" w:cs="Arial"/>
        </w:rPr>
        <w:t>s</w:t>
      </w:r>
      <w:r w:rsidR="0011713F" w:rsidRPr="00065AFF">
        <w:rPr>
          <w:rFonts w:ascii="Arial" w:hAnsi="Arial" w:cs="Arial"/>
        </w:rPr>
        <w:t xml:space="preserve"> who will </w:t>
      </w:r>
      <w:r w:rsidR="00B041B3" w:rsidRPr="00065AFF">
        <w:rPr>
          <w:rFonts w:ascii="Arial" w:hAnsi="Arial" w:cs="Arial"/>
        </w:rPr>
        <w:t>pack/fill the cups</w:t>
      </w:r>
      <w:r w:rsidR="00A241FA" w:rsidRPr="00065AFF">
        <w:rPr>
          <w:rFonts w:ascii="Arial" w:hAnsi="Arial" w:cs="Arial"/>
        </w:rPr>
        <w:t xml:space="preserve">. </w:t>
      </w:r>
      <w:r w:rsidRPr="00065AFF">
        <w:rPr>
          <w:rFonts w:ascii="Arial" w:hAnsi="Arial" w:cs="Arial"/>
        </w:rPr>
        <w:t xml:space="preserve"> </w:t>
      </w:r>
      <w:r w:rsidR="00A241FA" w:rsidRPr="00065AFF">
        <w:rPr>
          <w:rFonts w:ascii="Arial" w:hAnsi="Arial" w:cs="Arial"/>
        </w:rPr>
        <w:t xml:space="preserve">These cups </w:t>
      </w:r>
      <w:r w:rsidRPr="00065AFF">
        <w:rPr>
          <w:rFonts w:ascii="Arial" w:hAnsi="Arial" w:cs="Arial"/>
        </w:rPr>
        <w:t>will be the responsibility of the brand own</w:t>
      </w:r>
      <w:r w:rsidR="53B0BFAD" w:rsidRPr="00065AFF">
        <w:rPr>
          <w:rFonts w:ascii="Arial" w:hAnsi="Arial" w:cs="Arial"/>
        </w:rPr>
        <w:t>er</w:t>
      </w:r>
      <w:r w:rsidR="74ABA051" w:rsidRPr="00065AFF">
        <w:rPr>
          <w:rFonts w:ascii="Arial" w:hAnsi="Arial" w:cs="Arial"/>
        </w:rPr>
        <w:t xml:space="preserve"> when that packaging is pack/filled</w:t>
      </w:r>
      <w:r w:rsidR="007B10AF" w:rsidRPr="00065AFF">
        <w:rPr>
          <w:rFonts w:ascii="Arial" w:hAnsi="Arial" w:cs="Arial"/>
        </w:rPr>
        <w:t>.</w:t>
      </w:r>
    </w:p>
    <w:p w14:paraId="3C329C48" w14:textId="131134C4" w:rsidR="009828CD" w:rsidRPr="00065AFF" w:rsidRDefault="009828CD" w:rsidP="007965C2">
      <w:pPr>
        <w:spacing w:after="0" w:line="276" w:lineRule="auto"/>
        <w:jc w:val="both"/>
        <w:textAlignment w:val="center"/>
        <w:rPr>
          <w:rFonts w:ascii="Arial" w:hAnsi="Arial" w:cs="Arial"/>
        </w:rPr>
      </w:pPr>
    </w:p>
    <w:p w14:paraId="71FDBDB5" w14:textId="6D6EB943" w:rsidR="00DE44B0" w:rsidRPr="00065AFF" w:rsidRDefault="00DE44B0" w:rsidP="007965C2">
      <w:pPr>
        <w:spacing w:after="0" w:line="276" w:lineRule="auto"/>
        <w:jc w:val="both"/>
        <w:textAlignment w:val="center"/>
        <w:rPr>
          <w:rFonts w:ascii="Arial" w:hAnsi="Arial" w:cs="Arial"/>
        </w:rPr>
      </w:pPr>
      <w:r w:rsidRPr="00065AFF">
        <w:rPr>
          <w:rFonts w:ascii="Arial" w:hAnsi="Arial" w:cs="Arial"/>
          <w:b/>
          <w:bCs/>
        </w:rPr>
        <w:t>Example:</w:t>
      </w:r>
      <w:r w:rsidRPr="00065AFF">
        <w:rPr>
          <w:rFonts w:ascii="Arial" w:hAnsi="Arial" w:cs="Arial"/>
        </w:rPr>
        <w:t xml:space="preserve"> A small brand owner supplies unfilled branded takeaway paper cups to a </w:t>
      </w:r>
      <w:r w:rsidR="00573FAA" w:rsidRPr="00065AFF">
        <w:rPr>
          <w:rFonts w:ascii="Arial" w:hAnsi="Arial" w:cs="Arial"/>
        </w:rPr>
        <w:t xml:space="preserve">large </w:t>
      </w:r>
      <w:r w:rsidRPr="00065AFF">
        <w:rPr>
          <w:rFonts w:ascii="Arial" w:hAnsi="Arial" w:cs="Arial"/>
        </w:rPr>
        <w:t>takeaway or fast-food business</w:t>
      </w:r>
      <w:r w:rsidR="00573FAA" w:rsidRPr="00065AFF">
        <w:rPr>
          <w:rFonts w:ascii="Arial" w:hAnsi="Arial" w:cs="Arial"/>
        </w:rPr>
        <w:t xml:space="preserve"> who will pack/fill the cups</w:t>
      </w:r>
      <w:r w:rsidRPr="00065AFF">
        <w:rPr>
          <w:rFonts w:ascii="Arial" w:hAnsi="Arial" w:cs="Arial"/>
        </w:rPr>
        <w:t xml:space="preserve">.  These cups will be </w:t>
      </w:r>
      <w:r w:rsidR="00F66DA8" w:rsidRPr="00065AFF">
        <w:rPr>
          <w:rFonts w:ascii="Arial" w:hAnsi="Arial" w:cs="Arial"/>
        </w:rPr>
        <w:t>reported by the small brand owner</w:t>
      </w:r>
      <w:r w:rsidR="003F4FF6" w:rsidRPr="00065AFF">
        <w:rPr>
          <w:rFonts w:ascii="Arial" w:hAnsi="Arial" w:cs="Arial"/>
        </w:rPr>
        <w:t xml:space="preserve"> and</w:t>
      </w:r>
      <w:r w:rsidR="00F66DA8" w:rsidRPr="00065AFF">
        <w:rPr>
          <w:rFonts w:ascii="Arial" w:hAnsi="Arial" w:cs="Arial"/>
        </w:rPr>
        <w:t xml:space="preserve"> the</w:t>
      </w:r>
      <w:r w:rsidR="003F4FF6" w:rsidRPr="00065AFF">
        <w:rPr>
          <w:rFonts w:ascii="Arial" w:hAnsi="Arial" w:cs="Arial"/>
        </w:rPr>
        <w:t xml:space="preserve"> large pack/filler. </w:t>
      </w:r>
      <w:r w:rsidR="00F66DA8" w:rsidRPr="00065AFF">
        <w:rPr>
          <w:rFonts w:ascii="Arial" w:hAnsi="Arial" w:cs="Arial"/>
        </w:rPr>
        <w:t xml:space="preserve"> </w:t>
      </w:r>
    </w:p>
    <w:p w14:paraId="4BFC71FC" w14:textId="2E63C0F1" w:rsidR="00DE44B0" w:rsidRPr="00065AFF" w:rsidRDefault="00DE44B0" w:rsidP="00F33A3D">
      <w:pPr>
        <w:spacing w:after="0" w:line="276" w:lineRule="auto"/>
        <w:textAlignment w:val="center"/>
        <w:rPr>
          <w:rFonts w:ascii="Arial" w:hAnsi="Arial" w:cs="Arial"/>
        </w:rPr>
      </w:pPr>
    </w:p>
    <w:p w14:paraId="50AF23CC" w14:textId="1E6C30B7" w:rsidR="0078702E" w:rsidRDefault="00F26238" w:rsidP="00F26238">
      <w:pPr>
        <w:rPr>
          <w:rFonts w:ascii="Arial" w:hAnsi="Arial" w:cs="Arial"/>
          <w:color w:val="0070C0"/>
        </w:rPr>
      </w:pPr>
      <w:r w:rsidRPr="00065AFF">
        <w:rPr>
          <w:rFonts w:ascii="Arial" w:hAnsi="Arial" w:cs="Arial"/>
        </w:rPr>
        <w:t xml:space="preserve">For more information about supply scenarios involving small and non-obligated producers, please refer to </w:t>
      </w:r>
      <w:hyperlink w:anchor="App2_SupplyRoutes" w:history="1">
        <w:r w:rsidRPr="00AB369A">
          <w:rPr>
            <w:rStyle w:val="Hyperlink"/>
            <w:rFonts w:ascii="Arial" w:hAnsi="Arial" w:cs="Arial"/>
          </w:rPr>
          <w:t>Appendix 2</w:t>
        </w:r>
      </w:hyperlink>
      <w:r w:rsidRPr="00F26238">
        <w:rPr>
          <w:rFonts w:ascii="Arial" w:hAnsi="Arial" w:cs="Arial"/>
          <w:color w:val="0070C0"/>
        </w:rPr>
        <w:t>.</w:t>
      </w:r>
    </w:p>
    <w:p w14:paraId="12F4D900" w14:textId="77777777" w:rsidR="00F26238" w:rsidRDefault="00F26238" w:rsidP="00F26238">
      <w:pPr>
        <w:rPr>
          <w:rFonts w:ascii="Arial" w:hAnsi="Arial" w:cs="Arial"/>
          <w:b/>
          <w:bCs/>
        </w:rPr>
      </w:pPr>
    </w:p>
    <w:p w14:paraId="330E3130" w14:textId="6E8CB449" w:rsidR="00750235" w:rsidRPr="00173B6F" w:rsidRDefault="00750235" w:rsidP="00750235">
      <w:pPr>
        <w:pStyle w:val="NormalWeb"/>
        <w:spacing w:before="240" w:beforeAutospacing="0" w:after="0" w:afterAutospacing="0" w:line="276" w:lineRule="auto"/>
        <w:rPr>
          <w:rFonts w:ascii="Arial" w:hAnsi="Arial" w:cs="Arial"/>
        </w:rPr>
      </w:pPr>
      <w:r w:rsidRPr="00173B6F">
        <w:rPr>
          <w:rFonts w:ascii="Arial" w:hAnsi="Arial" w:cs="Arial"/>
          <w:b/>
          <w:bCs/>
        </w:rPr>
        <w:t xml:space="preserve">Packer/filler of </w:t>
      </w:r>
      <w:r w:rsidR="00D122EE" w:rsidRPr="00173B6F">
        <w:rPr>
          <w:rFonts w:ascii="Arial" w:hAnsi="Arial" w:cs="Arial"/>
          <w:b/>
          <w:bCs/>
        </w:rPr>
        <w:t xml:space="preserve">unfilled </w:t>
      </w:r>
      <w:r w:rsidRPr="00173B6F">
        <w:rPr>
          <w:rFonts w:ascii="Arial" w:hAnsi="Arial" w:cs="Arial"/>
          <w:b/>
          <w:bCs/>
        </w:rPr>
        <w:t xml:space="preserve">branded </w:t>
      </w:r>
      <w:r w:rsidRPr="00FA4522">
        <w:rPr>
          <w:rFonts w:ascii="Arial" w:hAnsi="Arial" w:cs="Arial"/>
          <w:b/>
          <w:bCs/>
        </w:rPr>
        <w:t>packaging</w:t>
      </w:r>
      <w:r w:rsidR="009C00FA" w:rsidRPr="00FA4522">
        <w:rPr>
          <w:rFonts w:ascii="Arial" w:hAnsi="Arial" w:cs="Arial"/>
          <w:b/>
          <w:bCs/>
        </w:rPr>
        <w:t xml:space="preserve"> </w:t>
      </w:r>
      <w:r w:rsidR="00E31808" w:rsidRPr="00FA4522">
        <w:rPr>
          <w:rFonts w:ascii="Arial" w:hAnsi="Arial" w:cs="Arial"/>
          <w:b/>
          <w:bCs/>
        </w:rPr>
        <w:t>where the</w:t>
      </w:r>
      <w:r w:rsidR="00AF108E" w:rsidRPr="00FA4522">
        <w:rPr>
          <w:rFonts w:ascii="Arial" w:hAnsi="Arial" w:cs="Arial"/>
          <w:b/>
          <w:bCs/>
        </w:rPr>
        <w:t xml:space="preserve"> </w:t>
      </w:r>
      <w:r w:rsidR="00F22DC3" w:rsidRPr="00FA4522">
        <w:rPr>
          <w:rFonts w:ascii="Arial" w:hAnsi="Arial" w:cs="Arial"/>
          <w:b/>
          <w:bCs/>
        </w:rPr>
        <w:t xml:space="preserve">brand relates </w:t>
      </w:r>
      <w:r w:rsidR="00554DC4" w:rsidRPr="00FA4522">
        <w:rPr>
          <w:rFonts w:ascii="Arial" w:hAnsi="Arial" w:cs="Arial"/>
          <w:b/>
          <w:bCs/>
        </w:rPr>
        <w:t xml:space="preserve">only </w:t>
      </w:r>
      <w:r w:rsidR="00F22DC3" w:rsidRPr="00FA4522">
        <w:rPr>
          <w:rFonts w:ascii="Arial" w:hAnsi="Arial" w:cs="Arial"/>
          <w:b/>
          <w:bCs/>
        </w:rPr>
        <w:t xml:space="preserve">to </w:t>
      </w:r>
      <w:r w:rsidR="00554DC4" w:rsidRPr="00FA4522">
        <w:rPr>
          <w:rFonts w:ascii="Arial" w:hAnsi="Arial" w:cs="Arial"/>
          <w:b/>
          <w:bCs/>
        </w:rPr>
        <w:t xml:space="preserve">the </w:t>
      </w:r>
      <w:r w:rsidR="00F22DC3" w:rsidRPr="00FA4522">
        <w:rPr>
          <w:rFonts w:ascii="Arial" w:hAnsi="Arial" w:cs="Arial"/>
          <w:b/>
          <w:bCs/>
        </w:rPr>
        <w:t>packaging</w:t>
      </w:r>
    </w:p>
    <w:p w14:paraId="03332717" w14:textId="77777777" w:rsidR="00AE0351" w:rsidRPr="00173B6F" w:rsidRDefault="00AE0351" w:rsidP="00FF7F39">
      <w:pPr>
        <w:pStyle w:val="NormalWeb"/>
        <w:spacing w:before="0" w:beforeAutospacing="0" w:after="0" w:afterAutospacing="0" w:line="276" w:lineRule="auto"/>
        <w:rPr>
          <w:rFonts w:ascii="Arial" w:hAnsi="Arial" w:cs="Arial"/>
          <w:sz w:val="22"/>
          <w:szCs w:val="22"/>
        </w:rPr>
      </w:pPr>
    </w:p>
    <w:p w14:paraId="527B9CBD" w14:textId="3808FFFB" w:rsidR="00225B6A" w:rsidRPr="00173B6F" w:rsidRDefault="00750235" w:rsidP="003E7781">
      <w:pPr>
        <w:pStyle w:val="NormalWeb"/>
        <w:spacing w:before="0" w:beforeAutospacing="0" w:after="0" w:afterAutospacing="0" w:line="276" w:lineRule="auto"/>
        <w:jc w:val="both"/>
        <w:rPr>
          <w:rFonts w:ascii="Arial" w:hAnsi="Arial" w:cs="Arial"/>
          <w:sz w:val="22"/>
          <w:szCs w:val="22"/>
        </w:rPr>
      </w:pPr>
      <w:r w:rsidRPr="00173B6F">
        <w:rPr>
          <w:rFonts w:ascii="Arial" w:hAnsi="Arial" w:cs="Arial"/>
          <w:sz w:val="22"/>
          <w:szCs w:val="22"/>
        </w:rPr>
        <w:t xml:space="preserve">Where branded empty packaging (for example, branded padded mailing envelopes) is used by a packer/filler to supply their own goods without adding their own brand to the packaging, and the brand on the packaging relates only to the packaging and not the product contained within it, the packaging must be reported by the packer/filler </w:t>
      </w:r>
      <w:r w:rsidR="00335ACB" w:rsidRPr="00FA4522">
        <w:rPr>
          <w:rFonts w:ascii="Arial" w:hAnsi="Arial" w:cs="Arial"/>
          <w:sz w:val="22"/>
          <w:szCs w:val="22"/>
        </w:rPr>
        <w:t>(or if the packer/filler is not a large producer</w:t>
      </w:r>
      <w:r w:rsidR="005E41E5" w:rsidRPr="00FA4522">
        <w:rPr>
          <w:rFonts w:ascii="Arial" w:hAnsi="Arial" w:cs="Arial"/>
          <w:sz w:val="22"/>
          <w:szCs w:val="22"/>
        </w:rPr>
        <w:t xml:space="preserve">, </w:t>
      </w:r>
      <w:r w:rsidR="00935977" w:rsidRPr="00FA4522">
        <w:rPr>
          <w:rFonts w:ascii="Arial" w:hAnsi="Arial" w:cs="Arial"/>
          <w:sz w:val="22"/>
          <w:szCs w:val="22"/>
        </w:rPr>
        <w:t>by</w:t>
      </w:r>
      <w:r w:rsidR="005E41E5" w:rsidRPr="00FA4522">
        <w:rPr>
          <w:rFonts w:ascii="Arial" w:hAnsi="Arial" w:cs="Arial"/>
          <w:sz w:val="22"/>
          <w:szCs w:val="22"/>
        </w:rPr>
        <w:t xml:space="preserve"> the distributor</w:t>
      </w:r>
      <w:r w:rsidR="00335ACB" w:rsidRPr="00FA4522">
        <w:rPr>
          <w:rFonts w:ascii="Arial" w:hAnsi="Arial" w:cs="Arial"/>
          <w:sz w:val="22"/>
          <w:szCs w:val="22"/>
        </w:rPr>
        <w:t>)</w:t>
      </w:r>
      <w:r w:rsidR="005E41E5" w:rsidRPr="00FA4522">
        <w:rPr>
          <w:rFonts w:ascii="Arial" w:hAnsi="Arial" w:cs="Arial"/>
          <w:sz w:val="22"/>
          <w:szCs w:val="22"/>
        </w:rPr>
        <w:t xml:space="preserve">, </w:t>
      </w:r>
      <w:r w:rsidRPr="00173B6F">
        <w:rPr>
          <w:rFonts w:ascii="Arial" w:hAnsi="Arial" w:cs="Arial"/>
          <w:sz w:val="22"/>
          <w:szCs w:val="22"/>
        </w:rPr>
        <w:t>not the brand owner of the packaging</w:t>
      </w:r>
      <w:r w:rsidR="00F75D04" w:rsidRPr="00173B6F">
        <w:rPr>
          <w:rFonts w:ascii="Arial" w:hAnsi="Arial" w:cs="Arial"/>
          <w:sz w:val="22"/>
          <w:szCs w:val="22"/>
        </w:rPr>
        <w:t>.</w:t>
      </w:r>
    </w:p>
    <w:p w14:paraId="0E78BC01" w14:textId="4C5108B7" w:rsidR="005F45A5" w:rsidRPr="00173B6F" w:rsidRDefault="005F45A5" w:rsidP="003E7781">
      <w:pPr>
        <w:pStyle w:val="NormalWeb"/>
        <w:spacing w:before="0" w:beforeAutospacing="0" w:after="0" w:afterAutospacing="0" w:line="276" w:lineRule="auto"/>
        <w:jc w:val="both"/>
        <w:rPr>
          <w:rFonts w:ascii="Arial" w:hAnsi="Arial" w:cs="Arial"/>
          <w:sz w:val="22"/>
          <w:szCs w:val="22"/>
        </w:rPr>
      </w:pPr>
    </w:p>
    <w:p w14:paraId="66F65785" w14:textId="5C435622" w:rsidR="005F45A5" w:rsidRPr="00FA4522" w:rsidRDefault="001C6539" w:rsidP="003E7781">
      <w:pPr>
        <w:jc w:val="both"/>
        <w:rPr>
          <w:rFonts w:ascii="Arial" w:hAnsi="Arial" w:cs="Arial"/>
        </w:rPr>
      </w:pPr>
      <w:r w:rsidRPr="00FA4522">
        <w:rPr>
          <w:rFonts w:ascii="Arial" w:hAnsi="Arial" w:cs="Arial"/>
        </w:rPr>
        <w:t>The brand relates to the product when it is owned by the person whose product will be contained in the packaging. For example, a packaging manufacturer makes burger boxes that feature an image of a burger,</w:t>
      </w:r>
      <w:r w:rsidR="004C1749" w:rsidRPr="00FA4522">
        <w:rPr>
          <w:rFonts w:ascii="Arial" w:hAnsi="Arial" w:cs="Arial"/>
        </w:rPr>
        <w:t xml:space="preserve"> and</w:t>
      </w:r>
      <w:r w:rsidRPr="00FA4522">
        <w:rPr>
          <w:rFonts w:ascii="Arial" w:hAnsi="Arial" w:cs="Arial"/>
        </w:rPr>
        <w:t xml:space="preserve"> the burger is the manufacturer</w:t>
      </w:r>
      <w:r w:rsidR="008E3D9E" w:rsidRPr="00FA4522">
        <w:rPr>
          <w:rFonts w:ascii="Arial" w:hAnsi="Arial" w:cs="Arial"/>
        </w:rPr>
        <w:t>’</w:t>
      </w:r>
      <w:r w:rsidRPr="00FA4522">
        <w:rPr>
          <w:rFonts w:ascii="Arial" w:hAnsi="Arial" w:cs="Arial"/>
        </w:rPr>
        <w:t xml:space="preserve">s logo and brand. The boxes are sold unfilled to unaffiliated take-away outlets to pack/fill with their own burgers. This brand </w:t>
      </w:r>
      <w:r w:rsidR="00EE26C3" w:rsidRPr="00FA4522">
        <w:rPr>
          <w:rFonts w:ascii="Arial" w:hAnsi="Arial" w:cs="Arial"/>
        </w:rPr>
        <w:t>relates to the packaging</w:t>
      </w:r>
      <w:r w:rsidR="003819B4" w:rsidRPr="00FA4522">
        <w:rPr>
          <w:rFonts w:ascii="Arial" w:hAnsi="Arial" w:cs="Arial"/>
        </w:rPr>
        <w:t>. I</w:t>
      </w:r>
      <w:r w:rsidR="00EE26C3" w:rsidRPr="00FA4522">
        <w:rPr>
          <w:rFonts w:ascii="Arial" w:hAnsi="Arial" w:cs="Arial"/>
        </w:rPr>
        <w:t>t does not relate</w:t>
      </w:r>
      <w:r w:rsidR="003819B4" w:rsidRPr="00FA4522">
        <w:rPr>
          <w:rFonts w:ascii="Arial" w:hAnsi="Arial" w:cs="Arial"/>
        </w:rPr>
        <w:t xml:space="preserve"> to the</w:t>
      </w:r>
      <w:r w:rsidR="00EE26C3" w:rsidRPr="00FA4522">
        <w:rPr>
          <w:rFonts w:ascii="Arial" w:hAnsi="Arial" w:cs="Arial"/>
        </w:rPr>
        <w:t xml:space="preserve"> </w:t>
      </w:r>
      <w:r w:rsidRPr="00FA4522">
        <w:rPr>
          <w:rFonts w:ascii="Arial" w:hAnsi="Arial" w:cs="Arial"/>
        </w:rPr>
        <w:t>product because the boxes are filled with the burgers of the takeaway outlet, not the brand owner.</w:t>
      </w:r>
    </w:p>
    <w:p w14:paraId="61F3FDFB" w14:textId="277D19A9" w:rsidR="00BA66B0" w:rsidRDefault="00BA69ED" w:rsidP="00FF7F39">
      <w:pPr>
        <w:pStyle w:val="NormalWeb"/>
        <w:spacing w:before="0" w:beforeAutospacing="0" w:after="0" w:afterAutospacing="0" w:line="276" w:lineRule="auto"/>
        <w:rPr>
          <w:rFonts w:ascii="Arial" w:hAnsi="Arial" w:cs="Arial"/>
          <w:sz w:val="22"/>
          <w:szCs w:val="22"/>
        </w:rPr>
      </w:pPr>
      <w:r>
        <w:rPr>
          <w:rFonts w:ascii="Arial" w:hAnsi="Arial" w:cs="Arial"/>
          <w:sz w:val="22"/>
          <w:szCs w:val="22"/>
        </w:rPr>
        <w:t xml:space="preserve">For more information </w:t>
      </w:r>
      <w:r w:rsidR="0063798D">
        <w:rPr>
          <w:rFonts w:ascii="Arial" w:hAnsi="Arial" w:cs="Arial"/>
          <w:sz w:val="22"/>
          <w:szCs w:val="22"/>
        </w:rPr>
        <w:t xml:space="preserve">about </w:t>
      </w:r>
      <w:r>
        <w:rPr>
          <w:rFonts w:ascii="Arial" w:hAnsi="Arial" w:cs="Arial"/>
          <w:sz w:val="22"/>
          <w:szCs w:val="22"/>
        </w:rPr>
        <w:t xml:space="preserve">branded packaging please </w:t>
      </w:r>
      <w:r w:rsidRPr="004107D5">
        <w:rPr>
          <w:rFonts w:ascii="Arial" w:hAnsi="Arial" w:cs="Arial"/>
          <w:sz w:val="22"/>
          <w:szCs w:val="22"/>
        </w:rPr>
        <w:t xml:space="preserve">see </w:t>
      </w:r>
      <w:r w:rsidR="0063798D" w:rsidRPr="004107D5">
        <w:rPr>
          <w:rFonts w:ascii="Arial" w:hAnsi="Arial" w:cs="Arial"/>
          <w:sz w:val="22"/>
          <w:szCs w:val="22"/>
        </w:rPr>
        <w:t>S</w:t>
      </w:r>
      <w:r w:rsidRPr="004107D5">
        <w:rPr>
          <w:rFonts w:ascii="Arial" w:hAnsi="Arial" w:cs="Arial"/>
          <w:sz w:val="22"/>
          <w:szCs w:val="22"/>
        </w:rPr>
        <w:t xml:space="preserve">ection </w:t>
      </w:r>
      <w:r w:rsidR="001205DD" w:rsidRPr="004107D5">
        <w:rPr>
          <w:rFonts w:ascii="Arial" w:hAnsi="Arial" w:cs="Arial"/>
          <w:sz w:val="22"/>
          <w:szCs w:val="22"/>
        </w:rPr>
        <w:t>3:4</w:t>
      </w:r>
      <w:r w:rsidRPr="004107D5">
        <w:rPr>
          <w:rFonts w:ascii="Arial" w:hAnsi="Arial" w:cs="Arial"/>
          <w:sz w:val="22"/>
          <w:szCs w:val="22"/>
        </w:rPr>
        <w:t>.</w:t>
      </w:r>
    </w:p>
    <w:p w14:paraId="4439A96E" w14:textId="77777777" w:rsidR="00C6576B" w:rsidRDefault="00C6576B" w:rsidP="00F31BF1">
      <w:pPr>
        <w:spacing w:line="276" w:lineRule="auto"/>
        <w:jc w:val="both"/>
        <w:rPr>
          <w:rFonts w:ascii="Arial" w:hAnsi="Arial" w:cs="Arial"/>
          <w:b/>
          <w:bCs/>
          <w:sz w:val="24"/>
          <w:szCs w:val="24"/>
        </w:rPr>
      </w:pPr>
    </w:p>
    <w:p w14:paraId="7584FC83" w14:textId="77777777" w:rsidR="00807B5B" w:rsidRDefault="00807B5B" w:rsidP="00F31BF1">
      <w:pPr>
        <w:spacing w:line="276" w:lineRule="auto"/>
        <w:jc w:val="both"/>
        <w:rPr>
          <w:rFonts w:ascii="Arial" w:hAnsi="Arial" w:cs="Arial"/>
          <w:b/>
          <w:bCs/>
          <w:sz w:val="24"/>
          <w:szCs w:val="24"/>
        </w:rPr>
      </w:pPr>
    </w:p>
    <w:p w14:paraId="56ABFBAD" w14:textId="77777777" w:rsidR="00807B5B" w:rsidRDefault="00807B5B" w:rsidP="00F31BF1">
      <w:pPr>
        <w:spacing w:line="276" w:lineRule="auto"/>
        <w:jc w:val="both"/>
        <w:rPr>
          <w:rFonts w:ascii="Arial" w:hAnsi="Arial" w:cs="Arial"/>
          <w:b/>
          <w:bCs/>
          <w:sz w:val="24"/>
          <w:szCs w:val="24"/>
        </w:rPr>
      </w:pPr>
    </w:p>
    <w:p w14:paraId="2224EEED" w14:textId="1639D8AA" w:rsidR="00750235" w:rsidRPr="00641C66" w:rsidRDefault="00273E18" w:rsidP="00F31BF1">
      <w:pPr>
        <w:spacing w:line="276" w:lineRule="auto"/>
        <w:jc w:val="both"/>
        <w:rPr>
          <w:rFonts w:ascii="Arial" w:hAnsi="Arial" w:cs="Arial"/>
          <w:b/>
          <w:bCs/>
          <w:sz w:val="24"/>
          <w:szCs w:val="24"/>
        </w:rPr>
      </w:pPr>
      <w:r w:rsidRPr="00641C66">
        <w:rPr>
          <w:rFonts w:ascii="Arial" w:hAnsi="Arial" w:cs="Arial"/>
          <w:b/>
          <w:bCs/>
          <w:sz w:val="24"/>
          <w:szCs w:val="24"/>
        </w:rPr>
        <w:t>Internal-use packaging</w:t>
      </w:r>
    </w:p>
    <w:p w14:paraId="103B5153" w14:textId="1E350DAB" w:rsidR="009B1EFE" w:rsidRPr="00641C66" w:rsidRDefault="00FA13E6" w:rsidP="00FA13E6">
      <w:pPr>
        <w:spacing w:line="276" w:lineRule="auto"/>
        <w:jc w:val="both"/>
        <w:rPr>
          <w:rFonts w:ascii="Arial" w:hAnsi="Arial" w:cs="Arial"/>
        </w:rPr>
      </w:pPr>
      <w:r w:rsidRPr="00641C66">
        <w:rPr>
          <w:rFonts w:ascii="Arial" w:hAnsi="Arial" w:cs="Arial"/>
        </w:rPr>
        <w:t xml:space="preserve">A distributer does not have to report unfilled packaging </w:t>
      </w:r>
      <w:r w:rsidR="00307583" w:rsidRPr="00641C66">
        <w:rPr>
          <w:rFonts w:ascii="Arial" w:hAnsi="Arial" w:cs="Arial"/>
        </w:rPr>
        <w:t xml:space="preserve">it </w:t>
      </w:r>
      <w:r w:rsidRPr="00641C66">
        <w:rPr>
          <w:rFonts w:ascii="Arial" w:hAnsi="Arial" w:cs="Arial"/>
        </w:rPr>
        <w:t>suppl</w:t>
      </w:r>
      <w:r w:rsidR="00307583" w:rsidRPr="00641C66">
        <w:rPr>
          <w:rFonts w:ascii="Arial" w:hAnsi="Arial" w:cs="Arial"/>
        </w:rPr>
        <w:t>ies</w:t>
      </w:r>
      <w:r w:rsidRPr="00641C66">
        <w:rPr>
          <w:rFonts w:ascii="Arial" w:hAnsi="Arial" w:cs="Arial"/>
        </w:rPr>
        <w:t xml:space="preserve"> to a </w:t>
      </w:r>
      <w:r w:rsidR="006A49EC" w:rsidRPr="00641C66">
        <w:rPr>
          <w:rFonts w:ascii="Arial" w:hAnsi="Arial" w:cs="Arial"/>
        </w:rPr>
        <w:t>large</w:t>
      </w:r>
      <w:r w:rsidRPr="00641C66">
        <w:rPr>
          <w:rFonts w:ascii="Arial" w:hAnsi="Arial" w:cs="Arial"/>
        </w:rPr>
        <w:t xml:space="preserve"> </w:t>
      </w:r>
      <w:r w:rsidR="00846908" w:rsidRPr="00641C66">
        <w:rPr>
          <w:rFonts w:ascii="Arial" w:hAnsi="Arial" w:cs="Arial"/>
        </w:rPr>
        <w:t xml:space="preserve">packer/filler </w:t>
      </w:r>
      <w:r w:rsidR="005D0B59" w:rsidRPr="00641C66">
        <w:rPr>
          <w:rFonts w:ascii="Arial" w:hAnsi="Arial" w:cs="Arial"/>
        </w:rPr>
        <w:t xml:space="preserve">that </w:t>
      </w:r>
      <w:r w:rsidR="00536877" w:rsidRPr="00641C66">
        <w:rPr>
          <w:rFonts w:ascii="Arial" w:hAnsi="Arial" w:cs="Arial"/>
        </w:rPr>
        <w:t>packs or fills the packaging</w:t>
      </w:r>
      <w:r w:rsidR="005C240C" w:rsidRPr="00641C66">
        <w:rPr>
          <w:rFonts w:ascii="Arial" w:hAnsi="Arial" w:cs="Arial"/>
        </w:rPr>
        <w:t xml:space="preserve"> </w:t>
      </w:r>
      <w:r w:rsidR="00F9042B" w:rsidRPr="00641C66">
        <w:rPr>
          <w:rFonts w:ascii="Arial" w:hAnsi="Arial" w:cs="Arial"/>
        </w:rPr>
        <w:t xml:space="preserve">This is true even where the large packer/filler </w:t>
      </w:r>
      <w:r w:rsidR="00956999" w:rsidRPr="00641C66">
        <w:rPr>
          <w:rFonts w:ascii="Arial" w:hAnsi="Arial" w:cs="Arial"/>
        </w:rPr>
        <w:t xml:space="preserve">only </w:t>
      </w:r>
      <w:r w:rsidR="00F9042B" w:rsidRPr="00641C66">
        <w:rPr>
          <w:rFonts w:ascii="Arial" w:hAnsi="Arial" w:cs="Arial"/>
        </w:rPr>
        <w:t>uses the packaging for</w:t>
      </w:r>
      <w:r w:rsidR="0021144F" w:rsidRPr="00641C66">
        <w:rPr>
          <w:rFonts w:ascii="Arial" w:hAnsi="Arial" w:cs="Arial"/>
        </w:rPr>
        <w:t xml:space="preserve"> internal-use within the same legal entity</w:t>
      </w:r>
      <w:r w:rsidR="00AC1549" w:rsidRPr="00641C66">
        <w:rPr>
          <w:rFonts w:ascii="Arial" w:hAnsi="Arial" w:cs="Arial"/>
        </w:rPr>
        <w:t>. In this scenario,</w:t>
      </w:r>
      <w:r w:rsidR="0084514F" w:rsidRPr="00641C66">
        <w:rPr>
          <w:rFonts w:ascii="Arial" w:hAnsi="Arial" w:cs="Arial"/>
        </w:rPr>
        <w:t xml:space="preserve"> </w:t>
      </w:r>
      <w:r w:rsidR="009D029C" w:rsidRPr="00641C66">
        <w:rPr>
          <w:rFonts w:ascii="Arial" w:hAnsi="Arial" w:cs="Arial"/>
        </w:rPr>
        <w:t xml:space="preserve">no one will report the packaging. Similarly, where a distributor supplies </w:t>
      </w:r>
      <w:r w:rsidR="008947AD" w:rsidRPr="00641C66">
        <w:rPr>
          <w:rFonts w:ascii="Arial" w:hAnsi="Arial" w:cs="Arial"/>
        </w:rPr>
        <w:t>unfilled</w:t>
      </w:r>
      <w:r w:rsidR="00E829CC" w:rsidRPr="00641C66">
        <w:rPr>
          <w:rFonts w:ascii="Arial" w:hAnsi="Arial" w:cs="Arial"/>
        </w:rPr>
        <w:t xml:space="preserve"> branded packaging to a brand owner</w:t>
      </w:r>
      <w:r w:rsidR="00C734E8" w:rsidRPr="00641C66">
        <w:rPr>
          <w:rFonts w:ascii="Arial" w:hAnsi="Arial" w:cs="Arial"/>
        </w:rPr>
        <w:t xml:space="preserve"> who</w:t>
      </w:r>
      <w:r w:rsidR="008947AD" w:rsidRPr="00641C66">
        <w:rPr>
          <w:rFonts w:ascii="Arial" w:hAnsi="Arial" w:cs="Arial"/>
        </w:rPr>
        <w:t xml:space="preserve"> uses the packaging for</w:t>
      </w:r>
      <w:r w:rsidR="0021144F" w:rsidRPr="00641C66">
        <w:rPr>
          <w:rFonts w:ascii="Arial" w:hAnsi="Arial" w:cs="Arial"/>
        </w:rPr>
        <w:t xml:space="preserve"> internal-use within the same legal entity</w:t>
      </w:r>
      <w:r w:rsidR="00EF6C6A" w:rsidRPr="00641C66">
        <w:rPr>
          <w:rFonts w:ascii="Arial" w:hAnsi="Arial" w:cs="Arial"/>
        </w:rPr>
        <w:t xml:space="preserve">, no one is required to report the </w:t>
      </w:r>
      <w:r w:rsidR="006541CD" w:rsidRPr="00641C66">
        <w:rPr>
          <w:rFonts w:ascii="Arial" w:hAnsi="Arial" w:cs="Arial"/>
        </w:rPr>
        <w:t>packaging</w:t>
      </w:r>
      <w:r w:rsidR="00A51243" w:rsidRPr="00641C66">
        <w:rPr>
          <w:rFonts w:ascii="Arial" w:hAnsi="Arial" w:cs="Arial"/>
        </w:rPr>
        <w:t xml:space="preserve"> when it is filled</w:t>
      </w:r>
      <w:r w:rsidR="006541CD" w:rsidRPr="00641C66">
        <w:rPr>
          <w:rFonts w:ascii="Arial" w:hAnsi="Arial" w:cs="Arial"/>
        </w:rPr>
        <w:t>.</w:t>
      </w:r>
      <w:r w:rsidR="00AF2B13" w:rsidRPr="00641C66">
        <w:rPr>
          <w:rFonts w:ascii="Arial" w:hAnsi="Arial" w:cs="Arial"/>
        </w:rPr>
        <w:t xml:space="preserve"> </w:t>
      </w:r>
      <w:r w:rsidR="00E63DF1" w:rsidRPr="00641C66">
        <w:rPr>
          <w:rFonts w:ascii="Arial" w:hAnsi="Arial" w:cs="Arial"/>
        </w:rPr>
        <w:t>(Regulation19(3)).</w:t>
      </w:r>
    </w:p>
    <w:p w14:paraId="7D557616" w14:textId="4318CA0A" w:rsidR="00307583" w:rsidRPr="00641C66" w:rsidRDefault="00307583" w:rsidP="00307583">
      <w:pPr>
        <w:spacing w:line="276" w:lineRule="auto"/>
        <w:jc w:val="both"/>
        <w:rPr>
          <w:rFonts w:ascii="Arial" w:hAnsi="Arial" w:cs="Arial"/>
          <w:b/>
          <w:bCs/>
        </w:rPr>
      </w:pPr>
      <w:r w:rsidRPr="00641C66">
        <w:rPr>
          <w:rFonts w:ascii="Arial" w:hAnsi="Arial" w:cs="Arial"/>
        </w:rPr>
        <w:t xml:space="preserve">The large brand owners or packer/fillers </w:t>
      </w:r>
      <w:r w:rsidR="00A367F2" w:rsidRPr="00641C66">
        <w:rPr>
          <w:rFonts w:ascii="Arial" w:hAnsi="Arial" w:cs="Arial"/>
        </w:rPr>
        <w:t>in the above</w:t>
      </w:r>
      <w:r w:rsidRPr="00641C66">
        <w:rPr>
          <w:rFonts w:ascii="Arial" w:hAnsi="Arial" w:cs="Arial"/>
        </w:rPr>
        <w:t xml:space="preserve"> scenario</w:t>
      </w:r>
      <w:r w:rsidR="006A6F12" w:rsidRPr="00641C66">
        <w:rPr>
          <w:rFonts w:ascii="Arial" w:hAnsi="Arial" w:cs="Arial"/>
        </w:rPr>
        <w:t>s</w:t>
      </w:r>
      <w:r w:rsidRPr="00641C66">
        <w:rPr>
          <w:rFonts w:ascii="Arial" w:hAnsi="Arial" w:cs="Arial"/>
        </w:rPr>
        <w:t xml:space="preserve"> do not have to report this ‘internal </w:t>
      </w:r>
      <w:r w:rsidR="008145B4" w:rsidRPr="00641C66">
        <w:rPr>
          <w:rFonts w:ascii="Arial" w:hAnsi="Arial" w:cs="Arial"/>
        </w:rPr>
        <w:t>use</w:t>
      </w:r>
      <w:r w:rsidR="006A6F12" w:rsidRPr="00641C66">
        <w:rPr>
          <w:rFonts w:ascii="Arial" w:hAnsi="Arial" w:cs="Arial"/>
        </w:rPr>
        <w:t>’</w:t>
      </w:r>
      <w:r w:rsidR="008145B4" w:rsidRPr="00641C66">
        <w:rPr>
          <w:rFonts w:ascii="Arial" w:hAnsi="Arial" w:cs="Arial"/>
        </w:rPr>
        <w:t xml:space="preserve"> </w:t>
      </w:r>
      <w:r w:rsidRPr="00641C66">
        <w:rPr>
          <w:rFonts w:ascii="Arial" w:hAnsi="Arial" w:cs="Arial"/>
        </w:rPr>
        <w:t xml:space="preserve">packaging, because the obligation to report packaging is based on packaging </w:t>
      </w:r>
      <w:r w:rsidRPr="00641C66">
        <w:rPr>
          <w:rFonts w:ascii="Arial" w:hAnsi="Arial" w:cs="Arial"/>
          <w:u w:val="single"/>
        </w:rPr>
        <w:t>supplied</w:t>
      </w:r>
      <w:r w:rsidRPr="00641C66">
        <w:rPr>
          <w:rFonts w:ascii="Arial" w:hAnsi="Arial" w:cs="Arial"/>
        </w:rPr>
        <w:t xml:space="preserve">. As no supply </w:t>
      </w:r>
      <w:r w:rsidR="0065415C" w:rsidRPr="00641C66">
        <w:rPr>
          <w:rFonts w:ascii="Arial" w:hAnsi="Arial" w:cs="Arial"/>
        </w:rPr>
        <w:t>has taken</w:t>
      </w:r>
      <w:r w:rsidRPr="00641C66">
        <w:rPr>
          <w:rFonts w:ascii="Arial" w:hAnsi="Arial" w:cs="Arial"/>
        </w:rPr>
        <w:t xml:space="preserve"> place, the </w:t>
      </w:r>
      <w:r w:rsidR="00B763BA" w:rsidRPr="00641C66">
        <w:rPr>
          <w:rFonts w:ascii="Arial" w:hAnsi="Arial" w:cs="Arial"/>
        </w:rPr>
        <w:t xml:space="preserve">large brand owner or packer/filler </w:t>
      </w:r>
      <w:r w:rsidRPr="00641C66">
        <w:rPr>
          <w:rFonts w:ascii="Arial" w:hAnsi="Arial" w:cs="Arial"/>
        </w:rPr>
        <w:t>do</w:t>
      </w:r>
      <w:r w:rsidR="00803E09" w:rsidRPr="00641C66">
        <w:rPr>
          <w:rFonts w:ascii="Arial" w:hAnsi="Arial" w:cs="Arial"/>
        </w:rPr>
        <w:t>es</w:t>
      </w:r>
      <w:r w:rsidRPr="00641C66">
        <w:rPr>
          <w:rFonts w:ascii="Arial" w:hAnsi="Arial" w:cs="Arial"/>
        </w:rPr>
        <w:t xml:space="preserve"> not need to report the packaging. </w:t>
      </w:r>
      <w:r w:rsidR="007D4E7E" w:rsidRPr="00641C66">
        <w:rPr>
          <w:rFonts w:ascii="Arial" w:hAnsi="Arial" w:cs="Arial"/>
        </w:rPr>
        <w:t xml:space="preserve">Internal use packaging </w:t>
      </w:r>
      <w:r w:rsidR="00021FD2" w:rsidRPr="00641C66">
        <w:rPr>
          <w:rFonts w:ascii="Arial" w:hAnsi="Arial" w:cs="Arial"/>
        </w:rPr>
        <w:t>should not</w:t>
      </w:r>
      <w:r w:rsidR="007D4E7E" w:rsidRPr="00641C66">
        <w:rPr>
          <w:rFonts w:ascii="Arial" w:hAnsi="Arial" w:cs="Arial"/>
        </w:rPr>
        <w:t xml:space="preserve"> be included </w:t>
      </w:r>
      <w:r w:rsidR="008471C2" w:rsidRPr="00641C66">
        <w:rPr>
          <w:rFonts w:ascii="Arial" w:hAnsi="Arial" w:cs="Arial"/>
        </w:rPr>
        <w:t xml:space="preserve">when assessing </w:t>
      </w:r>
      <w:r w:rsidR="00923830" w:rsidRPr="00641C66">
        <w:rPr>
          <w:rFonts w:ascii="Arial" w:hAnsi="Arial" w:cs="Arial"/>
        </w:rPr>
        <w:t xml:space="preserve">the </w:t>
      </w:r>
      <w:r w:rsidR="00C77FF1" w:rsidRPr="00641C66">
        <w:rPr>
          <w:rFonts w:ascii="Arial" w:hAnsi="Arial" w:cs="Arial"/>
        </w:rPr>
        <w:t>producer thresholds</w:t>
      </w:r>
      <w:r w:rsidR="00871787" w:rsidRPr="00641C66">
        <w:rPr>
          <w:rFonts w:ascii="Arial" w:hAnsi="Arial" w:cs="Arial"/>
        </w:rPr>
        <w:t xml:space="preserve">. </w:t>
      </w:r>
    </w:p>
    <w:p w14:paraId="5499A43B" w14:textId="72D5BB1A" w:rsidR="00B5175C" w:rsidRPr="007965C2" w:rsidRDefault="00880EDF" w:rsidP="0014316B">
      <w:pPr>
        <w:spacing w:line="276" w:lineRule="auto"/>
        <w:jc w:val="both"/>
        <w:rPr>
          <w:rFonts w:ascii="Arial" w:hAnsi="Arial" w:cs="Arial"/>
          <w:b/>
          <w:bCs/>
        </w:rPr>
      </w:pPr>
      <w:r w:rsidRPr="00641C66">
        <w:rPr>
          <w:rFonts w:ascii="Arial" w:hAnsi="Arial" w:cs="Arial"/>
          <w:b/>
          <w:bCs/>
        </w:rPr>
        <w:t>Note:</w:t>
      </w:r>
      <w:r w:rsidR="0014316B" w:rsidRPr="00641C66">
        <w:rPr>
          <w:rFonts w:ascii="Arial" w:hAnsi="Arial" w:cs="Arial"/>
          <w:b/>
          <w:bCs/>
        </w:rPr>
        <w:t xml:space="preserve"> </w:t>
      </w:r>
      <w:r w:rsidR="00B5175C" w:rsidRPr="00641C66">
        <w:rPr>
          <w:rFonts w:ascii="Arial" w:hAnsi="Arial" w:cs="Arial"/>
        </w:rPr>
        <w:t>This position does not apply to</w:t>
      </w:r>
      <w:r w:rsidR="00F912A4" w:rsidRPr="00641C66">
        <w:rPr>
          <w:rFonts w:ascii="Arial" w:hAnsi="Arial" w:cs="Arial"/>
        </w:rPr>
        <w:t xml:space="preserve"> </w:t>
      </w:r>
      <w:r w:rsidR="00E04E25" w:rsidRPr="00641C66">
        <w:rPr>
          <w:rFonts w:ascii="Arial" w:hAnsi="Arial" w:cs="Arial"/>
        </w:rPr>
        <w:t>i</w:t>
      </w:r>
      <w:r w:rsidR="00D3570D" w:rsidRPr="00641C66">
        <w:rPr>
          <w:rFonts w:ascii="Arial" w:hAnsi="Arial" w:cs="Arial"/>
        </w:rPr>
        <w:t xml:space="preserve">mported </w:t>
      </w:r>
      <w:r w:rsidR="00E04E25" w:rsidRPr="00641C66">
        <w:rPr>
          <w:rFonts w:ascii="Arial" w:hAnsi="Arial" w:cs="Arial"/>
        </w:rPr>
        <w:t xml:space="preserve">filled </w:t>
      </w:r>
      <w:r w:rsidR="00D3570D" w:rsidRPr="00641C66">
        <w:rPr>
          <w:rFonts w:ascii="Arial" w:hAnsi="Arial" w:cs="Arial"/>
        </w:rPr>
        <w:t>packag</w:t>
      </w:r>
      <w:r w:rsidR="00E04E25" w:rsidRPr="00641C66">
        <w:rPr>
          <w:rFonts w:ascii="Arial" w:hAnsi="Arial" w:cs="Arial"/>
        </w:rPr>
        <w:t>i</w:t>
      </w:r>
      <w:r w:rsidR="00D3570D" w:rsidRPr="00641C66">
        <w:rPr>
          <w:rFonts w:ascii="Arial" w:hAnsi="Arial" w:cs="Arial"/>
        </w:rPr>
        <w:t>ng</w:t>
      </w:r>
      <w:r w:rsidR="00CF618A" w:rsidRPr="00641C66">
        <w:rPr>
          <w:rFonts w:ascii="Arial" w:hAnsi="Arial" w:cs="Arial"/>
        </w:rPr>
        <w:t>.</w:t>
      </w:r>
    </w:p>
    <w:p w14:paraId="78D512DD" w14:textId="77777777" w:rsidR="00F64080" w:rsidRDefault="00F64080" w:rsidP="00F31BF1">
      <w:pPr>
        <w:spacing w:line="276" w:lineRule="auto"/>
        <w:jc w:val="both"/>
        <w:rPr>
          <w:rFonts w:ascii="Arial" w:hAnsi="Arial" w:cs="Arial"/>
          <w:b/>
          <w:bCs/>
          <w:sz w:val="24"/>
          <w:szCs w:val="24"/>
        </w:rPr>
      </w:pPr>
    </w:p>
    <w:p w14:paraId="5EDA4F2F" w14:textId="5C02F746" w:rsidR="009652EC" w:rsidRPr="00654C5D" w:rsidRDefault="009652EC" w:rsidP="00F31BF1">
      <w:pPr>
        <w:spacing w:line="276" w:lineRule="auto"/>
        <w:jc w:val="both"/>
        <w:rPr>
          <w:rFonts w:ascii="Arial" w:hAnsi="Arial" w:cs="Arial"/>
          <w:b/>
          <w:bCs/>
          <w:sz w:val="24"/>
          <w:szCs w:val="24"/>
        </w:rPr>
      </w:pPr>
      <w:r w:rsidRPr="00654C5D">
        <w:rPr>
          <w:rFonts w:ascii="Arial" w:hAnsi="Arial" w:cs="Arial"/>
          <w:b/>
          <w:bCs/>
          <w:sz w:val="24"/>
          <w:szCs w:val="24"/>
        </w:rPr>
        <w:t>Ownership at point of pack filling</w:t>
      </w:r>
    </w:p>
    <w:p w14:paraId="5B73C276" w14:textId="348972B2" w:rsidR="0080299C" w:rsidRDefault="63E1CF62" w:rsidP="00F31BF1">
      <w:pPr>
        <w:spacing w:line="276" w:lineRule="auto"/>
        <w:jc w:val="both"/>
        <w:rPr>
          <w:rStyle w:val="cf01"/>
          <w:rFonts w:ascii="Arial" w:hAnsi="Arial" w:cs="Arial"/>
          <w:sz w:val="22"/>
          <w:szCs w:val="22"/>
        </w:rPr>
      </w:pPr>
      <w:r w:rsidRPr="19827078">
        <w:rPr>
          <w:rStyle w:val="cf01"/>
          <w:rFonts w:ascii="Arial" w:hAnsi="Arial" w:cs="Arial"/>
          <w:sz w:val="22"/>
          <w:szCs w:val="22"/>
        </w:rPr>
        <w:t xml:space="preserve">It is important to establish who owns </w:t>
      </w:r>
      <w:r w:rsidR="53BACD4D" w:rsidRPr="19827078">
        <w:rPr>
          <w:rStyle w:val="cf01"/>
          <w:rFonts w:ascii="Arial" w:hAnsi="Arial" w:cs="Arial"/>
          <w:sz w:val="22"/>
          <w:szCs w:val="22"/>
        </w:rPr>
        <w:t xml:space="preserve">the </w:t>
      </w:r>
      <w:r w:rsidRPr="19827078">
        <w:rPr>
          <w:rStyle w:val="cf01"/>
          <w:rFonts w:ascii="Arial" w:hAnsi="Arial" w:cs="Arial"/>
          <w:sz w:val="22"/>
          <w:szCs w:val="22"/>
        </w:rPr>
        <w:t xml:space="preserve">packaging at the point of pack/filling, </w:t>
      </w:r>
      <w:r w:rsidR="31B7B12C" w:rsidRPr="19827078">
        <w:rPr>
          <w:rStyle w:val="cf01"/>
          <w:rFonts w:ascii="Arial" w:hAnsi="Arial" w:cs="Arial"/>
          <w:sz w:val="22"/>
          <w:szCs w:val="22"/>
        </w:rPr>
        <w:t>because</w:t>
      </w:r>
      <w:r w:rsidRPr="19827078">
        <w:rPr>
          <w:rStyle w:val="cf01"/>
          <w:rFonts w:ascii="Arial" w:hAnsi="Arial" w:cs="Arial"/>
          <w:sz w:val="22"/>
          <w:szCs w:val="22"/>
        </w:rPr>
        <w:t xml:space="preserve"> the obligation for that </w:t>
      </w:r>
      <w:r w:rsidR="09E0DC3A" w:rsidRPr="19827078">
        <w:rPr>
          <w:rStyle w:val="cf01"/>
          <w:rFonts w:ascii="Arial" w:hAnsi="Arial" w:cs="Arial"/>
          <w:sz w:val="22"/>
          <w:szCs w:val="22"/>
        </w:rPr>
        <w:t>packaging</w:t>
      </w:r>
      <w:r w:rsidRPr="19827078">
        <w:rPr>
          <w:rStyle w:val="cf01"/>
          <w:rFonts w:ascii="Arial" w:hAnsi="Arial" w:cs="Arial"/>
          <w:sz w:val="22"/>
          <w:szCs w:val="22"/>
        </w:rPr>
        <w:t xml:space="preserve"> falls on the owner. If </w:t>
      </w:r>
      <w:r w:rsidR="0FAC4095" w:rsidRPr="19827078">
        <w:rPr>
          <w:rStyle w:val="cf01"/>
          <w:rFonts w:ascii="Arial" w:hAnsi="Arial" w:cs="Arial"/>
          <w:sz w:val="22"/>
          <w:szCs w:val="22"/>
        </w:rPr>
        <w:t>a</w:t>
      </w:r>
      <w:r w:rsidRPr="19827078">
        <w:rPr>
          <w:rStyle w:val="cf01"/>
          <w:rFonts w:ascii="Arial" w:hAnsi="Arial" w:cs="Arial"/>
          <w:sz w:val="22"/>
          <w:szCs w:val="22"/>
        </w:rPr>
        <w:t xml:space="preserve"> contract packer purchases packaging and pack/fills</w:t>
      </w:r>
      <w:r w:rsidR="0FAC4095" w:rsidRPr="19827078">
        <w:rPr>
          <w:rStyle w:val="cf01"/>
          <w:rFonts w:ascii="Arial" w:hAnsi="Arial" w:cs="Arial"/>
          <w:sz w:val="22"/>
          <w:szCs w:val="22"/>
        </w:rPr>
        <w:t xml:space="preserve"> it</w:t>
      </w:r>
      <w:r w:rsidRPr="19827078">
        <w:rPr>
          <w:rStyle w:val="cf01"/>
          <w:rFonts w:ascii="Arial" w:hAnsi="Arial" w:cs="Arial"/>
          <w:sz w:val="22"/>
          <w:szCs w:val="22"/>
        </w:rPr>
        <w:t xml:space="preserve"> for </w:t>
      </w:r>
      <w:r w:rsidR="3324DCF8" w:rsidRPr="19827078">
        <w:rPr>
          <w:rStyle w:val="cf01"/>
          <w:rFonts w:ascii="Arial" w:hAnsi="Arial" w:cs="Arial"/>
          <w:sz w:val="22"/>
          <w:szCs w:val="22"/>
        </w:rPr>
        <w:t xml:space="preserve">a </w:t>
      </w:r>
      <w:r w:rsidRPr="19827078">
        <w:rPr>
          <w:rStyle w:val="cf01"/>
          <w:rFonts w:ascii="Arial" w:hAnsi="Arial" w:cs="Arial"/>
          <w:sz w:val="22"/>
          <w:szCs w:val="22"/>
        </w:rPr>
        <w:t xml:space="preserve">client, the contract packer is the owner of the packaging </w:t>
      </w:r>
      <w:r w:rsidR="000E20B2">
        <w:rPr>
          <w:rStyle w:val="cf01"/>
          <w:rFonts w:ascii="Arial" w:hAnsi="Arial" w:cs="Arial"/>
          <w:sz w:val="22"/>
          <w:szCs w:val="22"/>
        </w:rPr>
        <w:t xml:space="preserve">must report </w:t>
      </w:r>
      <w:r w:rsidR="71FC507E" w:rsidRPr="19827078">
        <w:rPr>
          <w:rStyle w:val="cf01"/>
          <w:rFonts w:ascii="Arial" w:hAnsi="Arial" w:cs="Arial"/>
          <w:sz w:val="22"/>
          <w:szCs w:val="22"/>
        </w:rPr>
        <w:t>that packaging</w:t>
      </w:r>
      <w:r w:rsidRPr="19827078">
        <w:rPr>
          <w:rStyle w:val="cf01"/>
          <w:rFonts w:ascii="Arial" w:hAnsi="Arial" w:cs="Arial"/>
          <w:sz w:val="22"/>
          <w:szCs w:val="22"/>
        </w:rPr>
        <w:t xml:space="preserve">. If the packaging </w:t>
      </w:r>
      <w:r w:rsidR="5BB8B5BF" w:rsidRPr="19827078">
        <w:rPr>
          <w:rStyle w:val="cf01"/>
          <w:rFonts w:ascii="Arial" w:hAnsi="Arial" w:cs="Arial"/>
          <w:sz w:val="22"/>
          <w:szCs w:val="22"/>
        </w:rPr>
        <w:t>is</w:t>
      </w:r>
      <w:r w:rsidRPr="19827078">
        <w:rPr>
          <w:rStyle w:val="cf01"/>
          <w:rFonts w:ascii="Arial" w:hAnsi="Arial" w:cs="Arial"/>
          <w:sz w:val="22"/>
          <w:szCs w:val="22"/>
        </w:rPr>
        <w:t xml:space="preserve"> owned by the client company</w:t>
      </w:r>
      <w:r w:rsidR="0FAC4095" w:rsidRPr="19827078">
        <w:rPr>
          <w:rStyle w:val="cf01"/>
          <w:rFonts w:ascii="Arial" w:hAnsi="Arial" w:cs="Arial"/>
          <w:sz w:val="22"/>
          <w:szCs w:val="22"/>
        </w:rPr>
        <w:t xml:space="preserve"> </w:t>
      </w:r>
      <w:r w:rsidRPr="19827078">
        <w:rPr>
          <w:rStyle w:val="cf01"/>
          <w:rFonts w:ascii="Arial" w:hAnsi="Arial" w:cs="Arial"/>
          <w:sz w:val="22"/>
          <w:szCs w:val="22"/>
        </w:rPr>
        <w:t xml:space="preserve">at the time </w:t>
      </w:r>
      <w:r w:rsidR="71FC507E" w:rsidRPr="19827078">
        <w:rPr>
          <w:rStyle w:val="cf01"/>
          <w:rFonts w:ascii="Arial" w:hAnsi="Arial" w:cs="Arial"/>
          <w:sz w:val="22"/>
          <w:szCs w:val="22"/>
        </w:rPr>
        <w:t>of</w:t>
      </w:r>
      <w:r w:rsidRPr="19827078">
        <w:rPr>
          <w:rStyle w:val="cf01"/>
          <w:rFonts w:ascii="Arial" w:hAnsi="Arial" w:cs="Arial"/>
          <w:sz w:val="22"/>
          <w:szCs w:val="22"/>
        </w:rPr>
        <w:t xml:space="preserve"> pack/fill</w:t>
      </w:r>
      <w:r w:rsidR="71FC507E" w:rsidRPr="19827078">
        <w:rPr>
          <w:rStyle w:val="cf01"/>
          <w:rFonts w:ascii="Arial" w:hAnsi="Arial" w:cs="Arial"/>
          <w:sz w:val="22"/>
          <w:szCs w:val="22"/>
        </w:rPr>
        <w:t>ing</w:t>
      </w:r>
      <w:r w:rsidRPr="19827078">
        <w:rPr>
          <w:rStyle w:val="cf01"/>
          <w:rFonts w:ascii="Arial" w:hAnsi="Arial" w:cs="Arial"/>
          <w:sz w:val="22"/>
          <w:szCs w:val="22"/>
        </w:rPr>
        <w:t xml:space="preserve"> by the contract packer, the client company </w:t>
      </w:r>
      <w:r w:rsidR="000E20B2">
        <w:rPr>
          <w:rStyle w:val="cf01"/>
          <w:rFonts w:ascii="Arial" w:hAnsi="Arial" w:cs="Arial"/>
          <w:sz w:val="22"/>
          <w:szCs w:val="22"/>
        </w:rPr>
        <w:t xml:space="preserve"> must report</w:t>
      </w:r>
      <w:r w:rsidR="71FC507E" w:rsidRPr="19827078">
        <w:rPr>
          <w:rStyle w:val="cf01"/>
          <w:rFonts w:ascii="Arial" w:hAnsi="Arial" w:cs="Arial"/>
          <w:sz w:val="22"/>
          <w:szCs w:val="22"/>
        </w:rPr>
        <w:t xml:space="preserve"> that packaging</w:t>
      </w:r>
      <w:r w:rsidR="2D4BC807" w:rsidRPr="19827078">
        <w:rPr>
          <w:rStyle w:val="cf01"/>
          <w:rFonts w:ascii="Arial" w:hAnsi="Arial" w:cs="Arial"/>
          <w:sz w:val="22"/>
          <w:szCs w:val="22"/>
        </w:rPr>
        <w:t xml:space="preserve"> as the pack</w:t>
      </w:r>
      <w:r w:rsidR="55477554" w:rsidRPr="19827078">
        <w:rPr>
          <w:rStyle w:val="cf01"/>
          <w:rFonts w:ascii="Arial" w:hAnsi="Arial" w:cs="Arial"/>
          <w:sz w:val="22"/>
          <w:szCs w:val="22"/>
        </w:rPr>
        <w:t>/</w:t>
      </w:r>
      <w:r w:rsidR="2D4BC807" w:rsidRPr="19827078">
        <w:rPr>
          <w:rStyle w:val="cf01"/>
          <w:rFonts w:ascii="Arial" w:hAnsi="Arial" w:cs="Arial"/>
          <w:sz w:val="22"/>
          <w:szCs w:val="22"/>
        </w:rPr>
        <w:t>filler</w:t>
      </w:r>
      <w:r w:rsidR="55477554" w:rsidRPr="19827078">
        <w:rPr>
          <w:rStyle w:val="cf01"/>
          <w:rFonts w:ascii="Arial" w:hAnsi="Arial" w:cs="Arial"/>
          <w:sz w:val="22"/>
          <w:szCs w:val="22"/>
        </w:rPr>
        <w:t>.</w:t>
      </w:r>
    </w:p>
    <w:p w14:paraId="26CC4565" w14:textId="4A71B5F6" w:rsidR="00F041E9" w:rsidRPr="0008279A" w:rsidRDefault="6A5110E6" w:rsidP="00FC42B3">
      <w:pPr>
        <w:spacing w:line="276" w:lineRule="auto"/>
        <w:jc w:val="both"/>
        <w:rPr>
          <w:rStyle w:val="cf01"/>
          <w:rFonts w:ascii="Arial" w:hAnsi="Arial" w:cs="Arial"/>
          <w:color w:val="FF0000"/>
          <w:sz w:val="22"/>
          <w:szCs w:val="22"/>
        </w:rPr>
      </w:pPr>
      <w:r w:rsidRPr="7918C4A0">
        <w:rPr>
          <w:rStyle w:val="cf01"/>
          <w:rFonts w:ascii="Arial" w:hAnsi="Arial" w:cs="Arial"/>
          <w:sz w:val="22"/>
          <w:szCs w:val="22"/>
        </w:rPr>
        <w:t xml:space="preserve">The only exception to </w:t>
      </w:r>
      <w:r w:rsidR="510497B0" w:rsidRPr="7918C4A0">
        <w:rPr>
          <w:rStyle w:val="cf01"/>
          <w:rFonts w:ascii="Arial" w:hAnsi="Arial" w:cs="Arial"/>
          <w:sz w:val="22"/>
          <w:szCs w:val="22"/>
        </w:rPr>
        <w:t xml:space="preserve">this </w:t>
      </w:r>
      <w:r w:rsidR="510497B0" w:rsidRPr="00C16E60">
        <w:rPr>
          <w:rStyle w:val="cf01"/>
          <w:rFonts w:ascii="Arial" w:hAnsi="Arial" w:cs="Arial"/>
          <w:color w:val="000000" w:themeColor="text1"/>
          <w:sz w:val="22"/>
          <w:szCs w:val="22"/>
        </w:rPr>
        <w:t>is</w:t>
      </w:r>
      <w:r w:rsidRPr="00C16E60">
        <w:rPr>
          <w:rStyle w:val="cf01"/>
          <w:rFonts w:ascii="Arial" w:hAnsi="Arial" w:cs="Arial"/>
          <w:color w:val="000000" w:themeColor="text1"/>
          <w:sz w:val="22"/>
          <w:szCs w:val="22"/>
        </w:rPr>
        <w:t xml:space="preserve"> </w:t>
      </w:r>
      <w:r w:rsidR="3BC3350A" w:rsidRPr="00C16E60">
        <w:rPr>
          <w:rStyle w:val="cf01"/>
          <w:rFonts w:ascii="Arial" w:hAnsi="Arial" w:cs="Arial"/>
          <w:color w:val="000000" w:themeColor="text1"/>
          <w:sz w:val="22"/>
          <w:szCs w:val="22"/>
        </w:rPr>
        <w:t xml:space="preserve">if </w:t>
      </w:r>
      <w:r w:rsidR="510497B0" w:rsidRPr="00C16E60">
        <w:rPr>
          <w:rStyle w:val="cf01"/>
          <w:rFonts w:ascii="Arial" w:hAnsi="Arial" w:cs="Arial"/>
          <w:color w:val="000000" w:themeColor="text1"/>
          <w:sz w:val="22"/>
          <w:szCs w:val="22"/>
        </w:rPr>
        <w:t xml:space="preserve">the </w:t>
      </w:r>
      <w:r w:rsidR="3BC3350A" w:rsidRPr="00C16E60">
        <w:rPr>
          <w:rStyle w:val="cf01"/>
          <w:rFonts w:ascii="Arial" w:hAnsi="Arial" w:cs="Arial"/>
          <w:color w:val="000000" w:themeColor="text1"/>
          <w:sz w:val="22"/>
          <w:szCs w:val="22"/>
        </w:rPr>
        <w:t>packaging</w:t>
      </w:r>
      <w:r w:rsidRPr="00C16E60">
        <w:rPr>
          <w:rStyle w:val="cf01"/>
          <w:rFonts w:ascii="Arial" w:hAnsi="Arial" w:cs="Arial"/>
          <w:color w:val="000000" w:themeColor="text1"/>
          <w:sz w:val="22"/>
          <w:szCs w:val="22"/>
        </w:rPr>
        <w:t xml:space="preserve"> </w:t>
      </w:r>
      <w:r w:rsidR="3BC3350A" w:rsidRPr="00C16E60">
        <w:rPr>
          <w:rStyle w:val="cf01"/>
          <w:rFonts w:ascii="Arial" w:hAnsi="Arial" w:cs="Arial"/>
          <w:color w:val="000000" w:themeColor="text1"/>
          <w:sz w:val="22"/>
          <w:szCs w:val="22"/>
        </w:rPr>
        <w:t>being</w:t>
      </w:r>
      <w:r w:rsidRPr="00C16E60">
        <w:rPr>
          <w:rStyle w:val="cf01"/>
          <w:rFonts w:ascii="Arial" w:hAnsi="Arial" w:cs="Arial"/>
          <w:color w:val="000000" w:themeColor="text1"/>
          <w:sz w:val="22"/>
          <w:szCs w:val="22"/>
        </w:rPr>
        <w:t xml:space="preserve"> pack/fill</w:t>
      </w:r>
      <w:r w:rsidR="3BC3350A" w:rsidRPr="00C16E60">
        <w:rPr>
          <w:rStyle w:val="cf01"/>
          <w:rFonts w:ascii="Arial" w:hAnsi="Arial" w:cs="Arial"/>
          <w:color w:val="000000" w:themeColor="text1"/>
          <w:sz w:val="22"/>
          <w:szCs w:val="22"/>
        </w:rPr>
        <w:t>ed</w:t>
      </w:r>
      <w:r w:rsidRPr="00C16E60">
        <w:rPr>
          <w:rStyle w:val="cf01"/>
          <w:rFonts w:ascii="Arial" w:hAnsi="Arial" w:cs="Arial"/>
          <w:color w:val="000000" w:themeColor="text1"/>
          <w:sz w:val="22"/>
          <w:szCs w:val="22"/>
        </w:rPr>
        <w:t xml:space="preserve"> is </w:t>
      </w:r>
      <w:r w:rsidR="0042617D" w:rsidRPr="00C16E60">
        <w:rPr>
          <w:rStyle w:val="cf01"/>
          <w:rFonts w:ascii="Arial" w:hAnsi="Arial" w:cs="Arial"/>
          <w:color w:val="000000" w:themeColor="text1"/>
          <w:sz w:val="22"/>
          <w:szCs w:val="22"/>
        </w:rPr>
        <w:t xml:space="preserve">branded or is </w:t>
      </w:r>
      <w:r w:rsidRPr="00C16E60">
        <w:rPr>
          <w:rStyle w:val="cf01"/>
          <w:rFonts w:ascii="Arial" w:hAnsi="Arial" w:cs="Arial"/>
          <w:color w:val="000000" w:themeColor="text1"/>
          <w:sz w:val="22"/>
          <w:szCs w:val="22"/>
        </w:rPr>
        <w:t>going to be</w:t>
      </w:r>
      <w:r w:rsidR="0042617D" w:rsidRPr="00C16E60">
        <w:rPr>
          <w:rStyle w:val="cf01"/>
          <w:rFonts w:ascii="Arial" w:hAnsi="Arial" w:cs="Arial"/>
          <w:color w:val="000000" w:themeColor="text1"/>
          <w:sz w:val="22"/>
          <w:szCs w:val="22"/>
        </w:rPr>
        <w:t>come</w:t>
      </w:r>
      <w:r w:rsidRPr="00C16E60">
        <w:rPr>
          <w:rStyle w:val="cf01"/>
          <w:rFonts w:ascii="Arial" w:hAnsi="Arial" w:cs="Arial"/>
          <w:color w:val="000000" w:themeColor="text1"/>
          <w:sz w:val="22"/>
          <w:szCs w:val="22"/>
        </w:rPr>
        <w:t xml:space="preserve"> </w:t>
      </w:r>
      <w:r w:rsidR="008A308D" w:rsidRPr="00C16E60">
        <w:rPr>
          <w:rStyle w:val="cf01"/>
          <w:rFonts w:ascii="Arial" w:hAnsi="Arial" w:cs="Arial"/>
          <w:color w:val="000000" w:themeColor="text1"/>
          <w:sz w:val="22"/>
          <w:szCs w:val="22"/>
        </w:rPr>
        <w:t>part of a branded unit</w:t>
      </w:r>
      <w:r w:rsidR="0008279A" w:rsidRPr="00C16E60">
        <w:rPr>
          <w:rStyle w:val="cf01"/>
          <w:rFonts w:ascii="Arial" w:hAnsi="Arial" w:cs="Arial"/>
          <w:color w:val="000000" w:themeColor="text1"/>
          <w:sz w:val="22"/>
          <w:szCs w:val="22"/>
        </w:rPr>
        <w:t>.</w:t>
      </w:r>
      <w:r w:rsidR="00D46FFE" w:rsidRPr="00C16E60">
        <w:rPr>
          <w:rStyle w:val="cf01"/>
          <w:rFonts w:ascii="Arial" w:hAnsi="Arial" w:cs="Arial"/>
          <w:color w:val="000000" w:themeColor="text1"/>
          <w:sz w:val="22"/>
          <w:szCs w:val="22"/>
        </w:rPr>
        <w:t xml:space="preserve"> </w:t>
      </w:r>
      <w:r w:rsidR="00EF4BC5" w:rsidRPr="00C16E60">
        <w:rPr>
          <w:rStyle w:val="cf01"/>
          <w:rFonts w:ascii="Arial" w:hAnsi="Arial" w:cs="Arial"/>
          <w:color w:val="000000" w:themeColor="text1"/>
          <w:sz w:val="22"/>
          <w:szCs w:val="22"/>
        </w:rPr>
        <w:t>In this case, if the brand owner is a large producer and is established in the UK</w:t>
      </w:r>
      <w:r w:rsidR="00D07C30" w:rsidRPr="00C16E60">
        <w:rPr>
          <w:rStyle w:val="cf01"/>
          <w:rFonts w:ascii="Arial" w:hAnsi="Arial" w:cs="Arial"/>
          <w:color w:val="000000" w:themeColor="text1"/>
          <w:sz w:val="22"/>
          <w:szCs w:val="22"/>
        </w:rPr>
        <w:t>, the brand owner will be obligated for the packaging.</w:t>
      </w:r>
    </w:p>
    <w:p w14:paraId="4983C1B1" w14:textId="77777777" w:rsidR="00774588" w:rsidRDefault="00774588" w:rsidP="00A66ECF">
      <w:pPr>
        <w:rPr>
          <w:rFonts w:ascii="Arial" w:hAnsi="Arial" w:cs="Arial"/>
        </w:rPr>
      </w:pPr>
    </w:p>
    <w:p w14:paraId="75EBFE3A" w14:textId="77777777" w:rsidR="00F558A8" w:rsidRDefault="00F558A8" w:rsidP="00A66ECF">
      <w:pPr>
        <w:rPr>
          <w:rFonts w:ascii="Arial" w:hAnsi="Arial" w:cs="Arial"/>
        </w:rPr>
      </w:pPr>
    </w:p>
    <w:p w14:paraId="34D640B3" w14:textId="7BF71F0C" w:rsidR="00EC0EC2" w:rsidRPr="00EC0EC2" w:rsidRDefault="009F504C" w:rsidP="00FB4BE6">
      <w:pPr>
        <w:pStyle w:val="ListParagraph"/>
        <w:widowControl w:val="0"/>
        <w:numPr>
          <w:ilvl w:val="0"/>
          <w:numId w:val="24"/>
        </w:numPr>
        <w:tabs>
          <w:tab w:val="left" w:pos="993"/>
        </w:tabs>
        <w:autoSpaceDE w:val="0"/>
        <w:autoSpaceDN w:val="0"/>
        <w:adjustRightInd w:val="0"/>
        <w:spacing w:line="276" w:lineRule="auto"/>
        <w:ind w:firstLine="207"/>
        <w:jc w:val="both"/>
        <w:rPr>
          <w:rFonts w:ascii="Arial" w:eastAsiaTheme="majorEastAsia" w:hAnsi="Arial" w:cstheme="majorBidi"/>
          <w:b/>
          <w:bCs/>
          <w:color w:val="008631"/>
          <w:sz w:val="32"/>
          <w:szCs w:val="32"/>
        </w:rPr>
      </w:pPr>
      <w:bookmarkStart w:id="41" w:name="ManufacturerInterpetation"/>
      <w:r>
        <w:rPr>
          <w:rFonts w:ascii="Arial" w:eastAsiaTheme="majorEastAsia" w:hAnsi="Arial" w:cstheme="majorBidi"/>
          <w:b/>
          <w:bCs/>
          <w:color w:val="008631"/>
          <w:sz w:val="32"/>
          <w:szCs w:val="32"/>
        </w:rPr>
        <w:t>I</w:t>
      </w:r>
      <w:r w:rsidR="00EE1432" w:rsidRPr="00A122F3">
        <w:rPr>
          <w:rFonts w:ascii="Arial" w:eastAsiaTheme="majorEastAsia" w:hAnsi="Arial" w:cstheme="majorBidi"/>
          <w:b/>
          <w:bCs/>
          <w:color w:val="008631"/>
          <w:sz w:val="32"/>
          <w:szCs w:val="32"/>
        </w:rPr>
        <w:t xml:space="preserve">nterpretation </w:t>
      </w:r>
      <w:r w:rsidR="00A66ECF" w:rsidRPr="00A122F3">
        <w:rPr>
          <w:rFonts w:ascii="Arial" w:eastAsiaTheme="majorEastAsia" w:hAnsi="Arial" w:cstheme="majorBidi"/>
          <w:b/>
          <w:bCs/>
          <w:color w:val="008631"/>
          <w:sz w:val="32"/>
          <w:szCs w:val="32"/>
        </w:rPr>
        <w:t>of manufacturer</w:t>
      </w:r>
      <w:bookmarkEnd w:id="41"/>
      <w:r w:rsidR="00A66ECF" w:rsidRPr="00A122F3">
        <w:rPr>
          <w:rFonts w:ascii="Arial" w:eastAsiaTheme="majorEastAsia" w:hAnsi="Arial" w:cs="Arial"/>
        </w:rPr>
        <w:t> </w:t>
      </w:r>
    </w:p>
    <w:p w14:paraId="335F4AF5" w14:textId="38C553DC" w:rsidR="00123817" w:rsidRDefault="00123817" w:rsidP="00123817">
      <w:pPr>
        <w:widowControl w:val="0"/>
        <w:tabs>
          <w:tab w:val="left" w:pos="993"/>
        </w:tabs>
        <w:autoSpaceDE w:val="0"/>
        <w:autoSpaceDN w:val="0"/>
        <w:adjustRightInd w:val="0"/>
        <w:spacing w:line="276" w:lineRule="auto"/>
        <w:jc w:val="both"/>
        <w:rPr>
          <w:rFonts w:ascii="Arial" w:hAnsi="Arial" w:cs="Arial"/>
        </w:rPr>
      </w:pPr>
    </w:p>
    <w:p w14:paraId="622BBEA3" w14:textId="77777777" w:rsidR="008D3C20" w:rsidRPr="00764644" w:rsidRDefault="008D3C20" w:rsidP="008D3C20">
      <w:pPr>
        <w:widowControl w:val="0"/>
        <w:tabs>
          <w:tab w:val="left" w:pos="993"/>
        </w:tabs>
        <w:autoSpaceDE w:val="0"/>
        <w:autoSpaceDN w:val="0"/>
        <w:adjustRightInd w:val="0"/>
        <w:spacing w:after="0" w:line="276" w:lineRule="auto"/>
        <w:jc w:val="both"/>
        <w:rPr>
          <w:rFonts w:ascii="Arial" w:hAnsi="Arial" w:cs="Arial"/>
          <w:color w:val="000000" w:themeColor="text1"/>
        </w:rPr>
      </w:pPr>
      <w:r w:rsidRPr="00764644">
        <w:rPr>
          <w:rFonts w:ascii="Arial" w:hAnsi="Arial" w:cs="Arial"/>
          <w:color w:val="000000" w:themeColor="text1"/>
        </w:rPr>
        <w:t>The definition of distributor in Regulation 19 of the pEPR Regulations includes persons who ‘manufacture’ packaging. The following guidance is intended to help producers determine the point at which packaging has been manufactured, as this will help determine when it becomes subject to pEPR obligations.</w:t>
      </w:r>
    </w:p>
    <w:p w14:paraId="433D6568" w14:textId="77777777" w:rsidR="008D3C20" w:rsidRPr="00764644" w:rsidRDefault="008D3C20" w:rsidP="008D3C20">
      <w:pPr>
        <w:widowControl w:val="0"/>
        <w:tabs>
          <w:tab w:val="left" w:pos="993"/>
        </w:tabs>
        <w:autoSpaceDE w:val="0"/>
        <w:autoSpaceDN w:val="0"/>
        <w:adjustRightInd w:val="0"/>
        <w:spacing w:after="0" w:line="276" w:lineRule="auto"/>
        <w:jc w:val="both"/>
        <w:rPr>
          <w:rFonts w:ascii="Arial" w:hAnsi="Arial" w:cs="Arial"/>
          <w:color w:val="000000" w:themeColor="text1"/>
        </w:rPr>
      </w:pPr>
    </w:p>
    <w:p w14:paraId="256819BB"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color w:val="000000" w:themeColor="text1"/>
        </w:rPr>
        <w:t xml:space="preserve">Packaging can be a single component, for example a single bag to contain goods, or it can be made of several finished packaging components, for example a bottle, cap, and label. Each finished packaging component is obligated in its own right. </w:t>
      </w:r>
    </w:p>
    <w:p w14:paraId="25AFD155"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rPr>
        <w:t xml:space="preserve">Packaging components are the different parts of a whole packaging unit that are separable by hand. A packaging component is ‘manufactured’ at the point at which it is ‘finished’ if this takes place in the UK, or when the finished packaging </w:t>
      </w:r>
      <w:r w:rsidRPr="00764644">
        <w:rPr>
          <w:rFonts w:ascii="Arial" w:hAnsi="Arial" w:cs="Arial"/>
          <w:color w:val="000000" w:themeColor="text1"/>
        </w:rPr>
        <w:t xml:space="preserve">component is imported. </w:t>
      </w:r>
    </w:p>
    <w:p w14:paraId="64FE7EC5"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color w:val="000000" w:themeColor="text1"/>
        </w:rPr>
        <w:t>A component is  ‘finished’ when it has undergone its last substantial modification. Where the last substantial modification happens as part of the packing or filling process, the component is finished after it has undergone the last substantial modification before that one.</w:t>
      </w:r>
    </w:p>
    <w:p w14:paraId="1252440E" w14:textId="77777777" w:rsidR="008D3C20" w:rsidRPr="00764644" w:rsidRDefault="008D3C20" w:rsidP="008D3C20">
      <w:pPr>
        <w:spacing w:line="276" w:lineRule="auto"/>
        <w:jc w:val="both"/>
        <w:rPr>
          <w:rFonts w:ascii="Arial" w:hAnsi="Arial" w:cs="Arial"/>
        </w:rPr>
      </w:pPr>
    </w:p>
    <w:p w14:paraId="7909838E" w14:textId="77777777" w:rsidR="008D3C20" w:rsidRPr="00764644" w:rsidRDefault="008D3C20" w:rsidP="008D3C20">
      <w:pPr>
        <w:spacing w:line="276" w:lineRule="auto"/>
        <w:jc w:val="both"/>
        <w:rPr>
          <w:rFonts w:ascii="Arial" w:hAnsi="Arial" w:cs="Arial"/>
          <w:b/>
          <w:bCs/>
          <w:color w:val="000000" w:themeColor="text1"/>
          <w:sz w:val="24"/>
          <w:szCs w:val="24"/>
        </w:rPr>
      </w:pPr>
      <w:r w:rsidRPr="00764644">
        <w:rPr>
          <w:rFonts w:ascii="Arial" w:hAnsi="Arial" w:cs="Arial"/>
          <w:b/>
          <w:bCs/>
          <w:color w:val="000000" w:themeColor="text1"/>
          <w:sz w:val="24"/>
          <w:szCs w:val="24"/>
        </w:rPr>
        <w:t>Definition of a substantial modification</w:t>
      </w:r>
    </w:p>
    <w:p w14:paraId="7D08E0CF"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color w:val="000000" w:themeColor="text1"/>
        </w:rPr>
        <w:t>A substantial modification is the last manufacturing process that changes the nature of the packaging component or its features. Features may include shape, structure, thickness or weight. Not all manufacturing processes are substantial modifications.</w:t>
      </w:r>
    </w:p>
    <w:p w14:paraId="58A559B6"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color w:val="000000" w:themeColor="text1"/>
        </w:rPr>
        <w:t>Where multiple processes are completed at the same time to finish a packaging component, and at least one is the last substantial modification process, then all the other processes carried out at the same time will also be regarded as the last substantial modification. This applies even if those other processes would not independently be regarded as substantial modifications.</w:t>
      </w:r>
    </w:p>
    <w:p w14:paraId="5A6F8657" w14:textId="77777777" w:rsidR="008D3C20" w:rsidRPr="00764644" w:rsidRDefault="008D3C20" w:rsidP="008D3C20">
      <w:pPr>
        <w:spacing w:line="276" w:lineRule="auto"/>
        <w:jc w:val="both"/>
        <w:rPr>
          <w:rFonts w:ascii="Arial" w:hAnsi="Arial" w:cs="Arial"/>
          <w:color w:val="538135" w:themeColor="accent6" w:themeShade="BF"/>
        </w:rPr>
      </w:pPr>
      <w:r w:rsidRPr="00764644">
        <w:rPr>
          <w:rFonts w:ascii="Arial" w:hAnsi="Arial" w:cs="Arial"/>
          <w:color w:val="000000" w:themeColor="text1"/>
        </w:rPr>
        <w:t>Imported packaging components which have already undergone their last substantial modification, are considered finished</w:t>
      </w:r>
      <w:r w:rsidRPr="00764644">
        <w:rPr>
          <w:rFonts w:ascii="Arial" w:hAnsi="Arial" w:cs="Arial"/>
          <w:color w:val="538135" w:themeColor="accent6" w:themeShade="BF"/>
        </w:rPr>
        <w:t>.</w:t>
      </w:r>
    </w:p>
    <w:p w14:paraId="03818EAD" w14:textId="77777777" w:rsidR="008D3C20" w:rsidRPr="00764644" w:rsidRDefault="008D3C20" w:rsidP="008D3C20">
      <w:pPr>
        <w:spacing w:line="276" w:lineRule="auto"/>
        <w:jc w:val="both"/>
        <w:rPr>
          <w:rFonts w:ascii="Arial" w:hAnsi="Arial" w:cs="Arial"/>
          <w:color w:val="538135" w:themeColor="accent6" w:themeShade="BF"/>
        </w:rPr>
      </w:pPr>
    </w:p>
    <w:p w14:paraId="1C4B38E0" w14:textId="77777777" w:rsidR="008D3C20" w:rsidRPr="00807B5B" w:rsidRDefault="008D3C20" w:rsidP="008D3C20">
      <w:pPr>
        <w:spacing w:line="276" w:lineRule="auto"/>
        <w:jc w:val="both"/>
        <w:rPr>
          <w:rFonts w:ascii="Arial" w:hAnsi="Arial" w:cs="Arial"/>
          <w:sz w:val="24"/>
          <w:szCs w:val="24"/>
        </w:rPr>
      </w:pPr>
      <w:r w:rsidRPr="00807B5B">
        <w:rPr>
          <w:rFonts w:ascii="Arial" w:hAnsi="Arial" w:cs="Arial"/>
          <w:b/>
          <w:bCs/>
          <w:sz w:val="24"/>
          <w:szCs w:val="24"/>
        </w:rPr>
        <w:t>Examples of manufacturing processes that are substantial modifications</w:t>
      </w:r>
    </w:p>
    <w:p w14:paraId="0CD19B6E" w14:textId="77777777" w:rsidR="008D3C20" w:rsidRPr="00807B5B" w:rsidRDefault="008D3C20" w:rsidP="008D3C20">
      <w:pPr>
        <w:spacing w:line="276" w:lineRule="auto"/>
        <w:jc w:val="both"/>
        <w:rPr>
          <w:rFonts w:ascii="Arial" w:hAnsi="Arial" w:cs="Arial"/>
        </w:rPr>
      </w:pPr>
      <w:r w:rsidRPr="00807B5B">
        <w:rPr>
          <w:rFonts w:ascii="Arial" w:hAnsi="Arial" w:cs="Arial"/>
        </w:rPr>
        <w:t>This is not an exhaustive list.</w:t>
      </w:r>
    </w:p>
    <w:p w14:paraId="60448B53" w14:textId="77777777" w:rsidR="008D3C20" w:rsidRPr="00807B5B" w:rsidRDefault="008D3C20" w:rsidP="008D3C20">
      <w:pPr>
        <w:pStyle w:val="ListParagraph"/>
        <w:numPr>
          <w:ilvl w:val="0"/>
          <w:numId w:val="113"/>
        </w:numPr>
        <w:ind w:left="360"/>
        <w:rPr>
          <w:rFonts w:ascii="Arial" w:hAnsi="Arial" w:cs="Arial"/>
          <w:sz w:val="22"/>
          <w:szCs w:val="22"/>
        </w:rPr>
      </w:pPr>
      <w:r w:rsidRPr="00807B5B">
        <w:rPr>
          <w:rFonts w:ascii="Arial" w:hAnsi="Arial" w:cs="Arial"/>
          <w:sz w:val="22"/>
          <w:szCs w:val="22"/>
        </w:rPr>
        <w:t>Extrusion: When raw material is pressed through a die to form the required shape. Sheets of plastic and blown film can be made in this way.</w:t>
      </w:r>
    </w:p>
    <w:p w14:paraId="40A1CA1E" w14:textId="77777777" w:rsidR="008D3C20" w:rsidRPr="00807B5B" w:rsidRDefault="008D3C20" w:rsidP="008D3C20">
      <w:pPr>
        <w:spacing w:after="0" w:line="240" w:lineRule="auto"/>
        <w:rPr>
          <w:rFonts w:ascii="Arial" w:hAnsi="Arial" w:cs="Arial"/>
        </w:rPr>
      </w:pPr>
    </w:p>
    <w:p w14:paraId="591A4093" w14:textId="66B2BD0F" w:rsidR="000121A7" w:rsidRPr="00807B5B" w:rsidRDefault="008D3C20" w:rsidP="008D3C20">
      <w:pPr>
        <w:pStyle w:val="ListParagraph"/>
        <w:numPr>
          <w:ilvl w:val="0"/>
          <w:numId w:val="113"/>
        </w:numPr>
        <w:ind w:left="360"/>
        <w:rPr>
          <w:rFonts w:ascii="Arial" w:hAnsi="Arial" w:cs="Arial"/>
          <w:sz w:val="22"/>
          <w:szCs w:val="22"/>
        </w:rPr>
      </w:pPr>
      <w:r w:rsidRPr="00807B5B">
        <w:rPr>
          <w:rFonts w:ascii="Arial" w:hAnsi="Arial" w:cs="Arial"/>
          <w:sz w:val="22"/>
          <w:szCs w:val="22"/>
        </w:rPr>
        <w:t>Forming: When a sheet of plastic is shaped into packaging by being heated and shaped, including thermoforming and vacuum forming. Examples include pots, tubs, and trays. This does not include blowing or forming a packaging component from a preform.</w:t>
      </w:r>
    </w:p>
    <w:p w14:paraId="2515D9F8" w14:textId="77777777" w:rsidR="000121A7" w:rsidRPr="00807B5B" w:rsidRDefault="000121A7" w:rsidP="000121A7">
      <w:pPr>
        <w:pStyle w:val="ListParagraph"/>
        <w:ind w:left="360"/>
        <w:rPr>
          <w:rFonts w:ascii="Arial" w:hAnsi="Arial" w:cs="Arial"/>
          <w:sz w:val="22"/>
          <w:szCs w:val="22"/>
        </w:rPr>
      </w:pPr>
    </w:p>
    <w:p w14:paraId="4E743699" w14:textId="3CA87178" w:rsidR="008D3C20" w:rsidRPr="00807B5B" w:rsidRDefault="008D3C20" w:rsidP="008D3C20">
      <w:pPr>
        <w:pStyle w:val="ListParagraph"/>
        <w:numPr>
          <w:ilvl w:val="0"/>
          <w:numId w:val="113"/>
        </w:numPr>
        <w:ind w:left="360"/>
        <w:rPr>
          <w:rFonts w:ascii="Arial" w:hAnsi="Arial" w:cs="Arial"/>
          <w:sz w:val="22"/>
          <w:szCs w:val="22"/>
        </w:rPr>
      </w:pPr>
      <w:r w:rsidRPr="00807B5B">
        <w:rPr>
          <w:rFonts w:ascii="Arial" w:hAnsi="Arial" w:cs="Arial"/>
          <w:sz w:val="22"/>
          <w:szCs w:val="22"/>
        </w:rPr>
        <w:t>Moulding: When plastic is moulded into a certain shape. Bottle lids and bottle preforms can be made in this way.</w:t>
      </w:r>
    </w:p>
    <w:p w14:paraId="5B5F7BC0" w14:textId="77777777" w:rsidR="008D3C20" w:rsidRPr="00807B5B" w:rsidRDefault="008D3C20" w:rsidP="008D3C20">
      <w:pPr>
        <w:pStyle w:val="ListParagraph"/>
        <w:rPr>
          <w:rFonts w:ascii="Arial" w:hAnsi="Arial" w:cs="Arial"/>
          <w:sz w:val="22"/>
          <w:szCs w:val="22"/>
        </w:rPr>
      </w:pPr>
    </w:p>
    <w:p w14:paraId="6E1E46D2" w14:textId="75F27750" w:rsidR="0004327C" w:rsidRPr="00807B5B" w:rsidRDefault="008D3C20" w:rsidP="00807B5B">
      <w:pPr>
        <w:pStyle w:val="ListParagraph"/>
        <w:numPr>
          <w:ilvl w:val="0"/>
          <w:numId w:val="113"/>
        </w:numPr>
        <w:ind w:left="360"/>
        <w:rPr>
          <w:rFonts w:ascii="Arial" w:hAnsi="Arial" w:cs="Arial"/>
        </w:rPr>
      </w:pPr>
      <w:r w:rsidRPr="00807B5B">
        <w:rPr>
          <w:rFonts w:ascii="Arial" w:hAnsi="Arial" w:cs="Arial"/>
          <w:sz w:val="22"/>
          <w:szCs w:val="22"/>
        </w:rPr>
        <w:t xml:space="preserve">Printing:  </w:t>
      </w:r>
      <w:r w:rsidR="008156C4" w:rsidRPr="00807B5B">
        <w:rPr>
          <w:rFonts w:ascii="Arial" w:hAnsi="Arial" w:cs="Arial"/>
          <w:sz w:val="22"/>
          <w:szCs w:val="22"/>
        </w:rPr>
        <w:t xml:space="preserve">Only </w:t>
      </w:r>
      <w:r w:rsidR="00F65530" w:rsidRPr="00807B5B">
        <w:rPr>
          <w:rFonts w:ascii="Arial" w:hAnsi="Arial" w:cs="Arial"/>
          <w:sz w:val="22"/>
          <w:szCs w:val="22"/>
        </w:rPr>
        <w:t>when</w:t>
      </w:r>
      <w:r w:rsidR="00E9166A" w:rsidRPr="00807B5B">
        <w:rPr>
          <w:rFonts w:ascii="Arial" w:hAnsi="Arial" w:cs="Arial"/>
          <w:sz w:val="22"/>
          <w:szCs w:val="22"/>
        </w:rPr>
        <w:t xml:space="preserve"> printing on an item</w:t>
      </w:r>
      <w:r w:rsidR="00FD73FE" w:rsidRPr="00807B5B">
        <w:rPr>
          <w:rFonts w:ascii="Arial" w:hAnsi="Arial" w:cs="Arial"/>
          <w:sz w:val="22"/>
          <w:szCs w:val="22"/>
        </w:rPr>
        <w:t xml:space="preserve"> </w:t>
      </w:r>
      <w:r w:rsidR="000A208A" w:rsidRPr="00807B5B">
        <w:rPr>
          <w:rFonts w:ascii="Arial" w:hAnsi="Arial" w:cs="Arial"/>
          <w:sz w:val="22"/>
          <w:szCs w:val="22"/>
        </w:rPr>
        <w:t>results in the item</w:t>
      </w:r>
      <w:r w:rsidR="00FD73FE" w:rsidRPr="00807B5B">
        <w:rPr>
          <w:rFonts w:ascii="Arial" w:hAnsi="Arial" w:cs="Arial"/>
          <w:sz w:val="22"/>
          <w:szCs w:val="22"/>
        </w:rPr>
        <w:t xml:space="preserve"> becom</w:t>
      </w:r>
      <w:r w:rsidR="00F65530" w:rsidRPr="00807B5B">
        <w:rPr>
          <w:rFonts w:ascii="Arial" w:hAnsi="Arial" w:cs="Arial"/>
          <w:sz w:val="22"/>
          <w:szCs w:val="22"/>
        </w:rPr>
        <w:t>ing</w:t>
      </w:r>
      <w:r w:rsidR="00FD73FE" w:rsidRPr="00807B5B">
        <w:rPr>
          <w:rFonts w:ascii="Arial" w:hAnsi="Arial" w:cs="Arial"/>
          <w:sz w:val="22"/>
          <w:szCs w:val="22"/>
        </w:rPr>
        <w:t xml:space="preserve"> packaging</w:t>
      </w:r>
      <w:r w:rsidR="00E7795C" w:rsidRPr="00807B5B">
        <w:rPr>
          <w:rFonts w:ascii="Arial" w:hAnsi="Arial" w:cs="Arial"/>
          <w:sz w:val="22"/>
          <w:szCs w:val="22"/>
        </w:rPr>
        <w:t>.</w:t>
      </w:r>
      <w:r w:rsidR="007A23CB" w:rsidRPr="00807B5B">
        <w:rPr>
          <w:rFonts w:ascii="Arial" w:hAnsi="Arial" w:cs="Arial"/>
          <w:sz w:val="22"/>
          <w:szCs w:val="22"/>
        </w:rPr>
        <w:t xml:space="preserve"> For example</w:t>
      </w:r>
      <w:r w:rsidR="00927F97" w:rsidRPr="00807B5B">
        <w:rPr>
          <w:rFonts w:ascii="Arial" w:hAnsi="Arial" w:cs="Arial"/>
          <w:sz w:val="22"/>
          <w:szCs w:val="22"/>
        </w:rPr>
        <w:t>,</w:t>
      </w:r>
      <w:r w:rsidR="007A23CB" w:rsidRPr="00807B5B">
        <w:rPr>
          <w:rFonts w:ascii="Arial" w:hAnsi="Arial" w:cs="Arial"/>
          <w:sz w:val="22"/>
          <w:szCs w:val="22"/>
        </w:rPr>
        <w:t xml:space="preserve"> printing</w:t>
      </w:r>
      <w:r w:rsidR="00927F97" w:rsidRPr="00807B5B">
        <w:rPr>
          <w:rFonts w:ascii="Arial" w:hAnsi="Arial" w:cs="Arial"/>
          <w:sz w:val="22"/>
          <w:szCs w:val="22"/>
        </w:rPr>
        <w:t xml:space="preserve"> information about a product on</w:t>
      </w:r>
      <w:r w:rsidR="007473ED" w:rsidRPr="00807B5B">
        <w:rPr>
          <w:rFonts w:ascii="Arial" w:hAnsi="Arial" w:cs="Arial"/>
          <w:sz w:val="22"/>
          <w:szCs w:val="22"/>
        </w:rPr>
        <w:t xml:space="preserve">to </w:t>
      </w:r>
      <w:r w:rsidR="00927F97" w:rsidRPr="00807B5B">
        <w:rPr>
          <w:rFonts w:ascii="Arial" w:hAnsi="Arial" w:cs="Arial"/>
          <w:sz w:val="22"/>
          <w:szCs w:val="22"/>
        </w:rPr>
        <w:t>a label</w:t>
      </w:r>
      <w:r w:rsidR="00BF4117" w:rsidRPr="00807B5B">
        <w:rPr>
          <w:rFonts w:ascii="Arial" w:hAnsi="Arial" w:cs="Arial"/>
          <w:sz w:val="22"/>
          <w:szCs w:val="22"/>
        </w:rPr>
        <w:t xml:space="preserve"> that </w:t>
      </w:r>
      <w:r w:rsidR="00E728D1" w:rsidRPr="00807B5B">
        <w:rPr>
          <w:rFonts w:ascii="Arial" w:hAnsi="Arial" w:cs="Arial"/>
          <w:sz w:val="22"/>
          <w:szCs w:val="22"/>
        </w:rPr>
        <w:t xml:space="preserve">causes </w:t>
      </w:r>
      <w:r w:rsidR="00F65530" w:rsidRPr="00807B5B">
        <w:rPr>
          <w:rFonts w:ascii="Arial" w:hAnsi="Arial" w:cs="Arial"/>
          <w:sz w:val="22"/>
          <w:szCs w:val="22"/>
        </w:rPr>
        <w:t>it</w:t>
      </w:r>
      <w:r w:rsidR="00831A1B" w:rsidRPr="00807B5B">
        <w:rPr>
          <w:rFonts w:ascii="Arial" w:hAnsi="Arial" w:cs="Arial"/>
          <w:sz w:val="22"/>
          <w:szCs w:val="22"/>
        </w:rPr>
        <w:t xml:space="preserve"> to perform a packaging function.</w:t>
      </w:r>
      <w:r w:rsidR="007943F8" w:rsidRPr="00807B5B">
        <w:rPr>
          <w:rFonts w:ascii="Arial" w:hAnsi="Arial" w:cs="Arial"/>
          <w:sz w:val="22"/>
          <w:szCs w:val="22"/>
        </w:rPr>
        <w:t xml:space="preserve"> </w:t>
      </w:r>
      <w:r w:rsidR="00B86D2A" w:rsidRPr="00807B5B">
        <w:rPr>
          <w:rFonts w:ascii="Arial" w:hAnsi="Arial" w:cs="Arial"/>
          <w:sz w:val="22"/>
          <w:szCs w:val="22"/>
        </w:rPr>
        <w:t>Printing</w:t>
      </w:r>
      <w:r w:rsidR="00383514" w:rsidRPr="00807B5B">
        <w:rPr>
          <w:rFonts w:ascii="Arial" w:hAnsi="Arial" w:cs="Arial"/>
          <w:sz w:val="22"/>
          <w:szCs w:val="22"/>
        </w:rPr>
        <w:t xml:space="preserve"> directly onto an item that is already packaging</w:t>
      </w:r>
      <w:r w:rsidR="00B86D2A" w:rsidRPr="00807B5B">
        <w:rPr>
          <w:rFonts w:ascii="Arial" w:hAnsi="Arial" w:cs="Arial"/>
          <w:sz w:val="22"/>
          <w:szCs w:val="22"/>
        </w:rPr>
        <w:t xml:space="preserve"> is not</w:t>
      </w:r>
      <w:r w:rsidR="006B19D5" w:rsidRPr="00807B5B">
        <w:rPr>
          <w:rFonts w:ascii="Arial" w:hAnsi="Arial" w:cs="Arial"/>
          <w:sz w:val="22"/>
          <w:szCs w:val="22"/>
        </w:rPr>
        <w:t xml:space="preserve"> </w:t>
      </w:r>
      <w:r w:rsidR="00B86D2A" w:rsidRPr="00807B5B">
        <w:rPr>
          <w:rFonts w:ascii="Arial" w:hAnsi="Arial" w:cs="Arial"/>
          <w:sz w:val="22"/>
          <w:szCs w:val="22"/>
        </w:rPr>
        <w:t>a substantial modification</w:t>
      </w:r>
      <w:r w:rsidR="00F14B99" w:rsidRPr="00807B5B">
        <w:rPr>
          <w:rFonts w:ascii="Arial" w:hAnsi="Arial" w:cs="Arial"/>
          <w:sz w:val="22"/>
          <w:szCs w:val="22"/>
        </w:rPr>
        <w:t xml:space="preserve">, for example printing onto </w:t>
      </w:r>
      <w:r w:rsidR="00844A69" w:rsidRPr="00807B5B">
        <w:rPr>
          <w:rFonts w:ascii="Arial" w:hAnsi="Arial" w:cs="Arial"/>
          <w:sz w:val="22"/>
          <w:szCs w:val="22"/>
        </w:rPr>
        <w:t xml:space="preserve">a </w:t>
      </w:r>
      <w:r w:rsidR="00A1205B" w:rsidRPr="00807B5B">
        <w:rPr>
          <w:rFonts w:ascii="Arial" w:hAnsi="Arial" w:cs="Arial"/>
          <w:sz w:val="22"/>
          <w:szCs w:val="22"/>
        </w:rPr>
        <w:t>bottle.</w:t>
      </w:r>
    </w:p>
    <w:p w14:paraId="6352014B" w14:textId="77777777" w:rsidR="00BC4589" w:rsidRDefault="00BC4589" w:rsidP="00BC4589">
      <w:pPr>
        <w:pStyle w:val="ListParagraph"/>
        <w:ind w:left="360"/>
        <w:rPr>
          <w:rFonts w:ascii="Arial" w:hAnsi="Arial" w:cs="Arial"/>
          <w:sz w:val="22"/>
          <w:szCs w:val="22"/>
        </w:rPr>
      </w:pPr>
    </w:p>
    <w:p w14:paraId="691A0FE8" w14:textId="6C6E6CD4" w:rsidR="00A0353B" w:rsidRPr="00807B5B" w:rsidRDefault="00A0353B" w:rsidP="008D3C20">
      <w:pPr>
        <w:pStyle w:val="ListParagraph"/>
        <w:numPr>
          <w:ilvl w:val="0"/>
          <w:numId w:val="113"/>
        </w:numPr>
        <w:ind w:left="360"/>
        <w:rPr>
          <w:rFonts w:ascii="Arial" w:hAnsi="Arial" w:cs="Arial"/>
          <w:sz w:val="22"/>
          <w:szCs w:val="22"/>
        </w:rPr>
      </w:pPr>
      <w:r w:rsidRPr="00807B5B">
        <w:rPr>
          <w:rFonts w:ascii="Arial" w:hAnsi="Arial" w:cs="Arial"/>
          <w:sz w:val="22"/>
          <w:szCs w:val="22"/>
        </w:rPr>
        <w:t xml:space="preserve">Layering </w:t>
      </w:r>
      <w:r w:rsidR="003315DC" w:rsidRPr="00807B5B">
        <w:rPr>
          <w:rFonts w:ascii="Arial" w:hAnsi="Arial" w:cs="Arial"/>
          <w:sz w:val="22"/>
          <w:szCs w:val="22"/>
        </w:rPr>
        <w:t>or laminating</w:t>
      </w:r>
      <w:r w:rsidR="004D2718" w:rsidRPr="00807B5B">
        <w:rPr>
          <w:rFonts w:ascii="Arial" w:hAnsi="Arial" w:cs="Arial"/>
          <w:sz w:val="22"/>
          <w:szCs w:val="22"/>
        </w:rPr>
        <w:t>:</w:t>
      </w:r>
      <w:r w:rsidR="00BE7BAE" w:rsidRPr="00807B5B">
        <w:rPr>
          <w:rFonts w:ascii="Arial" w:hAnsi="Arial" w:cs="Arial"/>
          <w:sz w:val="22"/>
          <w:szCs w:val="22"/>
        </w:rPr>
        <w:t xml:space="preserve"> For example</w:t>
      </w:r>
      <w:r w:rsidR="00F26780" w:rsidRPr="00807B5B">
        <w:rPr>
          <w:rFonts w:ascii="Arial" w:hAnsi="Arial" w:cs="Arial"/>
          <w:sz w:val="22"/>
          <w:szCs w:val="22"/>
        </w:rPr>
        <w:t xml:space="preserve">, </w:t>
      </w:r>
      <w:r w:rsidR="00EC13F7" w:rsidRPr="00807B5B">
        <w:rPr>
          <w:rFonts w:ascii="Arial" w:hAnsi="Arial" w:cs="Arial"/>
          <w:sz w:val="22"/>
          <w:szCs w:val="22"/>
        </w:rPr>
        <w:t xml:space="preserve">adding a layer of plastic to </w:t>
      </w:r>
      <w:r w:rsidR="004F61FF" w:rsidRPr="00807B5B">
        <w:rPr>
          <w:rFonts w:ascii="Arial" w:hAnsi="Arial" w:cs="Arial"/>
          <w:sz w:val="22"/>
          <w:szCs w:val="22"/>
        </w:rPr>
        <w:t>paper</w:t>
      </w:r>
      <w:r w:rsidR="00EC13F7" w:rsidRPr="00807B5B">
        <w:rPr>
          <w:rFonts w:ascii="Arial" w:hAnsi="Arial" w:cs="Arial"/>
          <w:sz w:val="22"/>
          <w:szCs w:val="22"/>
        </w:rPr>
        <w:t xml:space="preserve"> or </w:t>
      </w:r>
      <w:r w:rsidR="004F61FF" w:rsidRPr="00807B5B">
        <w:rPr>
          <w:rFonts w:ascii="Arial" w:hAnsi="Arial" w:cs="Arial"/>
          <w:sz w:val="22"/>
          <w:szCs w:val="22"/>
        </w:rPr>
        <w:t>card</w:t>
      </w:r>
      <w:r w:rsidR="0004327C" w:rsidRPr="00807B5B">
        <w:rPr>
          <w:rFonts w:ascii="Arial" w:hAnsi="Arial" w:cs="Arial"/>
          <w:sz w:val="22"/>
          <w:szCs w:val="22"/>
        </w:rPr>
        <w:t xml:space="preserve"> </w:t>
      </w:r>
      <w:r w:rsidR="003315DC" w:rsidRPr="00807B5B">
        <w:rPr>
          <w:rFonts w:ascii="Arial" w:hAnsi="Arial" w:cs="Arial"/>
          <w:sz w:val="22"/>
          <w:szCs w:val="22"/>
        </w:rPr>
        <w:t>to form fibre-based composite</w:t>
      </w:r>
      <w:r w:rsidR="00D778D8" w:rsidRPr="00807B5B">
        <w:rPr>
          <w:rFonts w:ascii="Arial" w:hAnsi="Arial" w:cs="Arial"/>
          <w:sz w:val="22"/>
          <w:szCs w:val="22"/>
        </w:rPr>
        <w:t xml:space="preserve"> </w:t>
      </w:r>
      <w:r w:rsidR="00A24FAA" w:rsidRPr="00807B5B">
        <w:rPr>
          <w:rFonts w:ascii="Arial" w:hAnsi="Arial" w:cs="Arial"/>
          <w:sz w:val="22"/>
          <w:szCs w:val="22"/>
        </w:rPr>
        <w:t>material</w:t>
      </w:r>
      <w:r w:rsidR="00EC13F7" w:rsidRPr="00807B5B">
        <w:rPr>
          <w:rFonts w:ascii="Arial" w:hAnsi="Arial" w:cs="Arial"/>
          <w:sz w:val="22"/>
          <w:szCs w:val="22"/>
        </w:rPr>
        <w:t xml:space="preserve">. </w:t>
      </w:r>
      <w:r w:rsidR="00A24FAA" w:rsidRPr="00807B5B">
        <w:rPr>
          <w:rFonts w:ascii="Arial" w:hAnsi="Arial" w:cs="Arial"/>
          <w:sz w:val="22"/>
          <w:szCs w:val="22"/>
        </w:rPr>
        <w:t xml:space="preserve"> </w:t>
      </w:r>
    </w:p>
    <w:p w14:paraId="0B02499B" w14:textId="77777777" w:rsidR="00340032" w:rsidRPr="00807B5B" w:rsidRDefault="00340032" w:rsidP="000F1257">
      <w:pPr>
        <w:pStyle w:val="ListParagraph"/>
        <w:rPr>
          <w:rFonts w:ascii="Arial" w:hAnsi="Arial" w:cs="Arial"/>
          <w:sz w:val="22"/>
          <w:szCs w:val="22"/>
        </w:rPr>
      </w:pPr>
    </w:p>
    <w:p w14:paraId="2E764A04" w14:textId="3E993459" w:rsidR="00340032" w:rsidRDefault="00340032" w:rsidP="008D3C20">
      <w:pPr>
        <w:pStyle w:val="ListParagraph"/>
        <w:numPr>
          <w:ilvl w:val="0"/>
          <w:numId w:val="113"/>
        </w:numPr>
        <w:ind w:left="360"/>
        <w:rPr>
          <w:rFonts w:ascii="Arial" w:hAnsi="Arial" w:cs="Arial"/>
          <w:sz w:val="22"/>
          <w:szCs w:val="22"/>
        </w:rPr>
      </w:pPr>
      <w:r w:rsidRPr="00807B5B">
        <w:rPr>
          <w:rFonts w:ascii="Arial" w:hAnsi="Arial" w:cs="Arial"/>
          <w:sz w:val="22"/>
          <w:szCs w:val="22"/>
        </w:rPr>
        <w:t>Cutting</w:t>
      </w:r>
      <w:r w:rsidR="00D6064F" w:rsidRPr="00807B5B">
        <w:rPr>
          <w:rFonts w:ascii="Arial" w:hAnsi="Arial" w:cs="Arial"/>
          <w:sz w:val="22"/>
          <w:szCs w:val="22"/>
        </w:rPr>
        <w:t>:</w:t>
      </w:r>
      <w:r w:rsidR="001B4EAC" w:rsidRPr="00807B5B">
        <w:rPr>
          <w:rFonts w:ascii="Arial" w:hAnsi="Arial" w:cs="Arial"/>
          <w:sz w:val="22"/>
          <w:szCs w:val="22"/>
        </w:rPr>
        <w:t xml:space="preserve"> For example</w:t>
      </w:r>
      <w:r w:rsidR="000F1257" w:rsidRPr="00807B5B">
        <w:rPr>
          <w:rFonts w:ascii="Arial" w:hAnsi="Arial" w:cs="Arial"/>
          <w:sz w:val="22"/>
          <w:szCs w:val="22"/>
        </w:rPr>
        <w:t>,</w:t>
      </w:r>
      <w:r w:rsidR="001B4EAC" w:rsidRPr="00807B5B">
        <w:rPr>
          <w:rFonts w:ascii="Arial" w:hAnsi="Arial" w:cs="Arial"/>
          <w:sz w:val="22"/>
          <w:szCs w:val="22"/>
        </w:rPr>
        <w:t xml:space="preserve"> cutting film to size</w:t>
      </w:r>
      <w:r w:rsidR="00BC4589">
        <w:rPr>
          <w:rFonts w:ascii="Arial" w:hAnsi="Arial" w:cs="Arial"/>
          <w:sz w:val="22"/>
          <w:szCs w:val="22"/>
        </w:rPr>
        <w:t>,</w:t>
      </w:r>
      <w:r w:rsidR="00445C41" w:rsidRPr="00807B5B">
        <w:rPr>
          <w:rFonts w:ascii="Arial" w:hAnsi="Arial" w:cs="Arial"/>
          <w:sz w:val="22"/>
          <w:szCs w:val="22"/>
        </w:rPr>
        <w:t xml:space="preserve"> or cutting formed trays out of a larger sheet</w:t>
      </w:r>
      <w:r w:rsidR="007F3D88" w:rsidRPr="00807B5B">
        <w:rPr>
          <w:rFonts w:ascii="Arial" w:hAnsi="Arial" w:cs="Arial"/>
          <w:sz w:val="22"/>
          <w:szCs w:val="22"/>
        </w:rPr>
        <w:t>.</w:t>
      </w:r>
    </w:p>
    <w:p w14:paraId="0BDBB2E1" w14:textId="77777777" w:rsidR="00243D0D" w:rsidRPr="00243D0D" w:rsidRDefault="00243D0D" w:rsidP="00243D0D">
      <w:pPr>
        <w:pStyle w:val="ListParagraph"/>
        <w:rPr>
          <w:rFonts w:ascii="Arial" w:hAnsi="Arial" w:cs="Arial"/>
          <w:sz w:val="22"/>
          <w:szCs w:val="22"/>
        </w:rPr>
      </w:pPr>
    </w:p>
    <w:p w14:paraId="2E9E597C" w14:textId="77777777" w:rsidR="00243D0D" w:rsidRDefault="00243D0D" w:rsidP="00243D0D">
      <w:pPr>
        <w:pStyle w:val="ListParagraph"/>
        <w:ind w:left="360"/>
        <w:rPr>
          <w:rFonts w:ascii="Arial" w:hAnsi="Arial" w:cs="Arial"/>
          <w:sz w:val="22"/>
          <w:szCs w:val="22"/>
        </w:rPr>
      </w:pPr>
    </w:p>
    <w:p w14:paraId="7B7231DB" w14:textId="77777777" w:rsidR="00243D0D" w:rsidRPr="00243D0D" w:rsidRDefault="00243D0D" w:rsidP="00243D0D">
      <w:pPr>
        <w:pStyle w:val="ListParagraph"/>
        <w:rPr>
          <w:rFonts w:ascii="Arial" w:hAnsi="Arial" w:cs="Arial"/>
          <w:sz w:val="22"/>
          <w:szCs w:val="22"/>
        </w:rPr>
      </w:pPr>
    </w:p>
    <w:p w14:paraId="251FF336" w14:textId="77777777" w:rsidR="008D3C20" w:rsidRPr="00764644" w:rsidRDefault="008D3C20" w:rsidP="008D3C20">
      <w:pPr>
        <w:spacing w:line="276" w:lineRule="auto"/>
        <w:jc w:val="both"/>
        <w:rPr>
          <w:rFonts w:ascii="Arial" w:hAnsi="Arial" w:cs="Arial"/>
          <w:color w:val="000000" w:themeColor="text1"/>
          <w:sz w:val="24"/>
          <w:szCs w:val="24"/>
        </w:rPr>
      </w:pPr>
      <w:r w:rsidRPr="00764644">
        <w:rPr>
          <w:rFonts w:ascii="Arial" w:hAnsi="Arial" w:cs="Arial"/>
          <w:b/>
          <w:bCs/>
          <w:color w:val="000000" w:themeColor="text1"/>
          <w:sz w:val="24"/>
          <w:szCs w:val="24"/>
        </w:rPr>
        <w:t>Examples of manufacturing processes that are not substantial modifications</w:t>
      </w:r>
    </w:p>
    <w:p w14:paraId="55C223B3" w14:textId="77777777" w:rsidR="008D3C20" w:rsidRPr="00764644" w:rsidRDefault="008D3C20" w:rsidP="008D3C20">
      <w:pPr>
        <w:spacing w:line="276" w:lineRule="auto"/>
        <w:jc w:val="both"/>
        <w:rPr>
          <w:rFonts w:ascii="Arial" w:hAnsi="Arial" w:cs="Arial"/>
          <w:color w:val="000000" w:themeColor="text1"/>
        </w:rPr>
      </w:pPr>
      <w:r w:rsidRPr="00764644">
        <w:rPr>
          <w:rFonts w:ascii="Arial" w:hAnsi="Arial" w:cs="Arial"/>
          <w:color w:val="000000" w:themeColor="text1"/>
        </w:rPr>
        <w:t xml:space="preserve">Not all manufacturing processes which change the packaging’s key features are classed as a substantial modification. For example: </w:t>
      </w:r>
    </w:p>
    <w:p w14:paraId="13E07601" w14:textId="77777777" w:rsidR="008D3C20" w:rsidRPr="004C405A" w:rsidRDefault="008D3C20" w:rsidP="008D3C20">
      <w:pPr>
        <w:pStyle w:val="ListParagraph"/>
        <w:numPr>
          <w:ilvl w:val="0"/>
          <w:numId w:val="114"/>
        </w:numPr>
        <w:spacing w:line="276" w:lineRule="auto"/>
        <w:jc w:val="both"/>
        <w:rPr>
          <w:rFonts w:ascii="Arial" w:hAnsi="Arial" w:cs="Arial"/>
          <w:color w:val="000000" w:themeColor="text1"/>
          <w:sz w:val="22"/>
          <w:szCs w:val="22"/>
        </w:rPr>
      </w:pPr>
      <w:r w:rsidRPr="004C405A">
        <w:rPr>
          <w:rFonts w:ascii="Arial" w:hAnsi="Arial" w:cs="Arial"/>
          <w:color w:val="000000" w:themeColor="text1"/>
          <w:sz w:val="22"/>
          <w:szCs w:val="22"/>
        </w:rPr>
        <w:t>Blowing or otherwise forming a packaging component from a preform. For example, blowing bottle preforms into bottles.</w:t>
      </w:r>
    </w:p>
    <w:p w14:paraId="251BAE06" w14:textId="77777777" w:rsidR="008D3C20" w:rsidRPr="004C405A" w:rsidRDefault="008D3C20" w:rsidP="008D3C20">
      <w:pPr>
        <w:pStyle w:val="ListParagraph"/>
        <w:spacing w:line="276" w:lineRule="auto"/>
        <w:ind w:left="360"/>
        <w:jc w:val="both"/>
        <w:rPr>
          <w:rFonts w:ascii="Arial" w:hAnsi="Arial" w:cs="Arial"/>
          <w:color w:val="000000" w:themeColor="text1"/>
          <w:sz w:val="22"/>
          <w:szCs w:val="22"/>
        </w:rPr>
      </w:pPr>
    </w:p>
    <w:p w14:paraId="31EFF5B8" w14:textId="77777777" w:rsidR="008D3C20" w:rsidRPr="004C405A" w:rsidRDefault="008D3C20" w:rsidP="008D3C20">
      <w:pPr>
        <w:pStyle w:val="ListParagraph"/>
        <w:numPr>
          <w:ilvl w:val="0"/>
          <w:numId w:val="114"/>
        </w:numPr>
        <w:spacing w:line="276" w:lineRule="auto"/>
        <w:jc w:val="both"/>
        <w:rPr>
          <w:rFonts w:ascii="Arial" w:hAnsi="Arial" w:cs="Arial"/>
          <w:strike/>
          <w:color w:val="000000" w:themeColor="text1"/>
          <w:sz w:val="22"/>
          <w:szCs w:val="22"/>
        </w:rPr>
      </w:pPr>
      <w:r w:rsidRPr="004C405A">
        <w:rPr>
          <w:rFonts w:ascii="Arial" w:hAnsi="Arial" w:cs="Arial"/>
          <w:color w:val="000000" w:themeColor="text1"/>
          <w:sz w:val="22"/>
          <w:szCs w:val="22"/>
        </w:rPr>
        <w:t>Labelling the packaging, for example gluing a label to a tub or heating a shrink film label onto a bottle. The label is a packaging component which may carry its own obligations under pEPR.</w:t>
      </w:r>
    </w:p>
    <w:p w14:paraId="5DB27001" w14:textId="77777777" w:rsidR="008D3C20" w:rsidRPr="004C405A" w:rsidRDefault="008D3C20" w:rsidP="008D3C20">
      <w:pPr>
        <w:pStyle w:val="ListParagraph"/>
        <w:spacing w:line="276" w:lineRule="auto"/>
        <w:ind w:left="360"/>
        <w:jc w:val="both"/>
        <w:rPr>
          <w:rFonts w:ascii="Arial" w:hAnsi="Arial" w:cs="Arial"/>
          <w:strike/>
          <w:color w:val="000000" w:themeColor="text1"/>
          <w:sz w:val="22"/>
          <w:szCs w:val="22"/>
        </w:rPr>
      </w:pPr>
    </w:p>
    <w:p w14:paraId="217FC03D" w14:textId="77777777" w:rsidR="008D3C20" w:rsidRPr="004C405A" w:rsidRDefault="008D3C20" w:rsidP="008D3C20">
      <w:pPr>
        <w:pStyle w:val="ListParagraph"/>
        <w:numPr>
          <w:ilvl w:val="0"/>
          <w:numId w:val="114"/>
        </w:numPr>
        <w:spacing w:line="276" w:lineRule="auto"/>
        <w:jc w:val="both"/>
        <w:rPr>
          <w:rFonts w:ascii="Arial" w:hAnsi="Arial" w:cs="Arial"/>
          <w:color w:val="000000" w:themeColor="text1"/>
          <w:sz w:val="22"/>
          <w:szCs w:val="22"/>
        </w:rPr>
      </w:pPr>
      <w:r w:rsidRPr="004C405A">
        <w:rPr>
          <w:rFonts w:ascii="Arial" w:hAnsi="Arial" w:cs="Arial"/>
          <w:color w:val="000000" w:themeColor="text1"/>
          <w:sz w:val="22"/>
          <w:szCs w:val="22"/>
        </w:rPr>
        <w:t>Sealing the packaging, for example attaching a film lid onto a tub or attaching two sides of a piece of film to close a bag.</w:t>
      </w:r>
    </w:p>
    <w:p w14:paraId="3CFEB0E3" w14:textId="77777777" w:rsidR="008D3C20" w:rsidRPr="00764644" w:rsidRDefault="008D3C20" w:rsidP="008D3C20">
      <w:pPr>
        <w:spacing w:line="276" w:lineRule="auto"/>
        <w:jc w:val="both"/>
        <w:rPr>
          <w:rFonts w:ascii="Arial" w:hAnsi="Arial" w:cs="Arial"/>
        </w:rPr>
      </w:pPr>
    </w:p>
    <w:p w14:paraId="11D4CE4F" w14:textId="77777777" w:rsidR="008D3C20" w:rsidRPr="00764644" w:rsidRDefault="008D3C20" w:rsidP="008D3C20">
      <w:pPr>
        <w:spacing w:line="276" w:lineRule="auto"/>
        <w:jc w:val="both"/>
        <w:rPr>
          <w:rFonts w:ascii="Arial" w:hAnsi="Arial" w:cs="Arial"/>
        </w:rPr>
      </w:pPr>
      <w:r w:rsidRPr="00764644">
        <w:rPr>
          <w:rFonts w:ascii="Arial" w:hAnsi="Arial" w:cs="Arial"/>
        </w:rPr>
        <w:t>The table of examples below provides additional clarity about the point at which specific items have been manufactured. </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6583"/>
      </w:tblGrid>
      <w:tr w:rsidR="00764644" w:rsidRPr="00764644" w14:paraId="22CC3320" w14:textId="77777777">
        <w:trPr>
          <w:trHeight w:val="531"/>
        </w:trPr>
        <w:tc>
          <w:tcPr>
            <w:tcW w:w="2402" w:type="dxa"/>
            <w:tcBorders>
              <w:top w:val="single" w:sz="6" w:space="0" w:color="A3A3A3"/>
              <w:left w:val="single" w:sz="6" w:space="0" w:color="A3A3A3"/>
              <w:bottom w:val="single" w:sz="6" w:space="0" w:color="A3A3A3"/>
              <w:right w:val="single" w:sz="6" w:space="0" w:color="A3A3A3"/>
            </w:tcBorders>
            <w:shd w:val="clear" w:color="auto" w:fill="008000"/>
            <w:vAlign w:val="center"/>
            <w:hideMark/>
          </w:tcPr>
          <w:p w14:paraId="2BFB5802" w14:textId="77777777" w:rsidR="008D3C20" w:rsidRPr="00764644" w:rsidRDefault="008D3C20">
            <w:pPr>
              <w:spacing w:after="0"/>
              <w:rPr>
                <w:rFonts w:ascii="Arial" w:hAnsi="Arial" w:cs="Arial"/>
                <w:color w:val="FFFFFF" w:themeColor="background1"/>
              </w:rPr>
            </w:pPr>
            <w:r w:rsidRPr="00764644">
              <w:rPr>
                <w:rFonts w:ascii="Arial" w:hAnsi="Arial" w:cs="Arial"/>
                <w:b/>
                <w:bCs/>
                <w:color w:val="FFFFFF" w:themeColor="background1"/>
              </w:rPr>
              <w:t>Packaging item</w:t>
            </w:r>
          </w:p>
        </w:tc>
        <w:tc>
          <w:tcPr>
            <w:tcW w:w="6583" w:type="dxa"/>
            <w:tcBorders>
              <w:top w:val="single" w:sz="6" w:space="0" w:color="A3A3A3"/>
              <w:left w:val="single" w:sz="6" w:space="0" w:color="A3A3A3"/>
              <w:bottom w:val="single" w:sz="6" w:space="0" w:color="A3A3A3"/>
              <w:right w:val="single" w:sz="6" w:space="0" w:color="A3A3A3"/>
            </w:tcBorders>
            <w:shd w:val="clear" w:color="auto" w:fill="008000"/>
            <w:vAlign w:val="center"/>
            <w:hideMark/>
          </w:tcPr>
          <w:p w14:paraId="646C1E1D" w14:textId="77777777" w:rsidR="008D3C20" w:rsidRPr="00764644" w:rsidRDefault="008D3C20">
            <w:pPr>
              <w:spacing w:after="0"/>
              <w:rPr>
                <w:rFonts w:ascii="Arial" w:hAnsi="Arial" w:cs="Arial"/>
                <w:color w:val="FFFFFF" w:themeColor="background1"/>
              </w:rPr>
            </w:pPr>
            <w:r w:rsidRPr="00764644">
              <w:rPr>
                <w:rFonts w:ascii="Arial" w:hAnsi="Arial" w:cs="Arial"/>
                <w:b/>
                <w:bCs/>
                <w:color w:val="FFFFFF" w:themeColor="background1"/>
              </w:rPr>
              <w:t>Who is the manufacturer?</w:t>
            </w:r>
            <w:r w:rsidRPr="00764644">
              <w:rPr>
                <w:rFonts w:ascii="Arial" w:hAnsi="Arial" w:cs="Arial"/>
                <w:color w:val="FFFFFF" w:themeColor="background1"/>
              </w:rPr>
              <w:t> </w:t>
            </w:r>
          </w:p>
        </w:tc>
      </w:tr>
      <w:tr w:rsidR="008D3C20" w:rsidRPr="00764644" w14:paraId="27C08DDD" w14:textId="77777777">
        <w:trPr>
          <w:trHeight w:val="300"/>
        </w:trPr>
        <w:tc>
          <w:tcPr>
            <w:tcW w:w="2402" w:type="dxa"/>
            <w:tcBorders>
              <w:top w:val="single" w:sz="6" w:space="0" w:color="A3A3A3"/>
              <w:left w:val="single" w:sz="6" w:space="0" w:color="A3A3A3"/>
              <w:bottom w:val="single" w:sz="6" w:space="0" w:color="A3A3A3"/>
              <w:right w:val="single" w:sz="6" w:space="0" w:color="A3A3A3"/>
            </w:tcBorders>
            <w:hideMark/>
          </w:tcPr>
          <w:p w14:paraId="0ED21E61" w14:textId="77777777" w:rsidR="008D3C20" w:rsidRPr="00785DA6" w:rsidRDefault="008D3C20">
            <w:pPr>
              <w:rPr>
                <w:rFonts w:ascii="Arial" w:hAnsi="Arial" w:cs="Arial"/>
              </w:rPr>
            </w:pPr>
            <w:r w:rsidRPr="00785DA6">
              <w:rPr>
                <w:rFonts w:ascii="Arial" w:hAnsi="Arial" w:cs="Arial"/>
                <w:b/>
                <w:bCs/>
              </w:rPr>
              <w:t>Bubble wrap or air pillows</w:t>
            </w:r>
            <w:r w:rsidRPr="00785DA6">
              <w:rPr>
                <w:rFonts w:ascii="Arial" w:hAnsi="Arial" w:cs="Arial"/>
              </w:rPr>
              <w:t> </w:t>
            </w:r>
          </w:p>
        </w:tc>
        <w:tc>
          <w:tcPr>
            <w:tcW w:w="6583" w:type="dxa"/>
            <w:tcBorders>
              <w:top w:val="single" w:sz="6" w:space="0" w:color="A3A3A3"/>
              <w:left w:val="single" w:sz="6" w:space="0" w:color="A3A3A3"/>
              <w:bottom w:val="single" w:sz="6" w:space="0" w:color="A3A3A3"/>
              <w:right w:val="single" w:sz="6" w:space="0" w:color="A3A3A3"/>
            </w:tcBorders>
            <w:hideMark/>
          </w:tcPr>
          <w:p w14:paraId="2DE43B38" w14:textId="77777777" w:rsidR="008D3C20" w:rsidRPr="00785DA6" w:rsidRDefault="008D3C20">
            <w:pPr>
              <w:rPr>
                <w:rFonts w:ascii="Arial" w:hAnsi="Arial" w:cs="Arial"/>
              </w:rPr>
            </w:pPr>
            <w:r w:rsidRPr="00785DA6">
              <w:rPr>
                <w:rFonts w:ascii="Arial" w:hAnsi="Arial" w:cs="Arial"/>
              </w:rPr>
              <w:t>The person who manufactured the uninflated bubble wrap or air pillows. </w:t>
            </w:r>
          </w:p>
        </w:tc>
      </w:tr>
      <w:tr w:rsidR="008D3C20" w:rsidRPr="00764644" w14:paraId="17E38EA0" w14:textId="77777777">
        <w:trPr>
          <w:trHeight w:val="300"/>
        </w:trPr>
        <w:tc>
          <w:tcPr>
            <w:tcW w:w="2402" w:type="dxa"/>
            <w:tcBorders>
              <w:top w:val="single" w:sz="6" w:space="0" w:color="A3A3A3"/>
              <w:left w:val="single" w:sz="6" w:space="0" w:color="A3A3A3"/>
              <w:bottom w:val="single" w:sz="6" w:space="0" w:color="A3A3A3"/>
              <w:right w:val="single" w:sz="6" w:space="0" w:color="A3A3A3"/>
            </w:tcBorders>
            <w:hideMark/>
          </w:tcPr>
          <w:p w14:paraId="210F2BCE" w14:textId="77777777" w:rsidR="008D3C20" w:rsidRPr="00785DA6" w:rsidRDefault="008D3C20">
            <w:pPr>
              <w:rPr>
                <w:rFonts w:ascii="Arial" w:hAnsi="Arial" w:cs="Arial"/>
              </w:rPr>
            </w:pPr>
            <w:r w:rsidRPr="00785DA6">
              <w:rPr>
                <w:rFonts w:ascii="Arial" w:hAnsi="Arial" w:cs="Arial"/>
                <w:b/>
                <w:bCs/>
              </w:rPr>
              <w:t>Labels</w:t>
            </w:r>
            <w:r w:rsidRPr="00785DA6">
              <w:rPr>
                <w:rFonts w:ascii="Arial" w:hAnsi="Arial" w:cs="Arial"/>
              </w:rPr>
              <w:t> </w:t>
            </w:r>
          </w:p>
        </w:tc>
        <w:tc>
          <w:tcPr>
            <w:tcW w:w="6583" w:type="dxa"/>
            <w:tcBorders>
              <w:top w:val="single" w:sz="6" w:space="0" w:color="A3A3A3"/>
              <w:left w:val="single" w:sz="6" w:space="0" w:color="A3A3A3"/>
              <w:bottom w:val="single" w:sz="6" w:space="0" w:color="A3A3A3"/>
              <w:right w:val="single" w:sz="6" w:space="0" w:color="A3A3A3"/>
            </w:tcBorders>
            <w:hideMark/>
          </w:tcPr>
          <w:p w14:paraId="5E10537A" w14:textId="08767B35" w:rsidR="008D3C20" w:rsidRPr="00785DA6" w:rsidRDefault="008D3C20">
            <w:pPr>
              <w:rPr>
                <w:rFonts w:ascii="Arial" w:hAnsi="Arial" w:cs="Arial"/>
              </w:rPr>
            </w:pPr>
            <w:r w:rsidRPr="00785DA6">
              <w:rPr>
                <w:rFonts w:ascii="Arial" w:hAnsi="Arial" w:cs="Arial"/>
              </w:rPr>
              <w:t xml:space="preserve">The person who adds information or detail to the label that causes it to perform a packaging function (as explained in </w:t>
            </w:r>
            <w:r w:rsidRPr="00C249D9">
              <w:rPr>
                <w:rFonts w:ascii="Arial" w:hAnsi="Arial" w:cs="Arial"/>
              </w:rPr>
              <w:t>Section 3:</w:t>
            </w:r>
            <w:r w:rsidR="00785DA6" w:rsidRPr="00C249D9">
              <w:rPr>
                <w:rFonts w:ascii="Arial" w:hAnsi="Arial" w:cs="Arial"/>
              </w:rPr>
              <w:t>23</w:t>
            </w:r>
            <w:r w:rsidR="00785DA6" w:rsidRPr="00C249D9">
              <w:rPr>
                <w:rFonts w:ascii="Arial" w:hAnsi="Arial" w:cs="Arial"/>
                <w:i/>
                <w:iCs/>
              </w:rPr>
              <w:t xml:space="preserve"> </w:t>
            </w:r>
            <w:r w:rsidRPr="00C249D9">
              <w:rPr>
                <w:rFonts w:ascii="Arial" w:hAnsi="Arial" w:cs="Arial"/>
              </w:rPr>
              <w:t>and</w:t>
            </w:r>
            <w:r w:rsidRPr="00785DA6">
              <w:rPr>
                <w:rFonts w:ascii="Arial" w:hAnsi="Arial" w:cs="Arial"/>
              </w:rPr>
              <w:t xml:space="preserve"> Appendix 4).  </w:t>
            </w:r>
          </w:p>
          <w:p w14:paraId="335F60C3" w14:textId="6A18552B" w:rsidR="008D3C20" w:rsidRPr="00785DA6" w:rsidRDefault="008D3C20" w:rsidP="008D3C20">
            <w:pPr>
              <w:pStyle w:val="ListParagraph"/>
              <w:numPr>
                <w:ilvl w:val="0"/>
                <w:numId w:val="69"/>
              </w:numPr>
              <w:rPr>
                <w:rFonts w:ascii="Arial" w:hAnsi="Arial" w:cs="Arial"/>
                <w:sz w:val="22"/>
                <w:szCs w:val="22"/>
              </w:rPr>
            </w:pPr>
            <w:r w:rsidRPr="00785DA6">
              <w:rPr>
                <w:rFonts w:ascii="Arial" w:hAnsi="Arial" w:cs="Arial"/>
                <w:sz w:val="22"/>
                <w:szCs w:val="22"/>
              </w:rPr>
              <w:t xml:space="preserve">Labels do not become packaging until they are printed with information or </w:t>
            </w:r>
            <w:r w:rsidRPr="008B40F1">
              <w:rPr>
                <w:rFonts w:ascii="Arial" w:hAnsi="Arial" w:cs="Arial"/>
                <w:sz w:val="22"/>
                <w:szCs w:val="22"/>
              </w:rPr>
              <w:t>detail</w:t>
            </w:r>
            <w:r w:rsidR="00692057" w:rsidRPr="008B40F1">
              <w:rPr>
                <w:rFonts w:ascii="Arial" w:hAnsi="Arial" w:cs="Arial"/>
                <w:sz w:val="22"/>
                <w:szCs w:val="22"/>
              </w:rPr>
              <w:t xml:space="preserve"> </w:t>
            </w:r>
            <w:r w:rsidR="00692057" w:rsidRPr="00C249D9">
              <w:rPr>
                <w:rFonts w:ascii="Arial" w:hAnsi="Arial" w:cs="Arial"/>
                <w:sz w:val="22"/>
                <w:szCs w:val="22"/>
              </w:rPr>
              <w:t xml:space="preserve">that results in the </w:t>
            </w:r>
            <w:r w:rsidR="00692057" w:rsidRPr="008B40F1">
              <w:rPr>
                <w:rFonts w:ascii="Arial" w:hAnsi="Arial" w:cs="Arial"/>
                <w:sz w:val="22"/>
                <w:szCs w:val="22"/>
              </w:rPr>
              <w:t>label</w:t>
            </w:r>
            <w:r w:rsidR="009321C6" w:rsidRPr="008B40F1">
              <w:rPr>
                <w:rFonts w:ascii="Arial" w:hAnsi="Arial" w:cs="Arial"/>
                <w:sz w:val="22"/>
                <w:szCs w:val="22"/>
              </w:rPr>
              <w:t xml:space="preserve"> </w:t>
            </w:r>
            <w:r w:rsidR="009321C6">
              <w:rPr>
                <w:rFonts w:ascii="Arial" w:hAnsi="Arial" w:cs="Arial"/>
                <w:sz w:val="22"/>
                <w:szCs w:val="22"/>
              </w:rPr>
              <w:t>performing</w:t>
            </w:r>
            <w:r w:rsidRPr="00785DA6">
              <w:rPr>
                <w:rFonts w:ascii="Arial" w:hAnsi="Arial" w:cs="Arial"/>
                <w:sz w:val="22"/>
                <w:szCs w:val="22"/>
              </w:rPr>
              <w:t xml:space="preserve"> a packaging </w:t>
            </w:r>
            <w:r w:rsidR="005C7A77">
              <w:rPr>
                <w:rFonts w:ascii="Arial" w:hAnsi="Arial" w:cs="Arial"/>
                <w:sz w:val="22"/>
                <w:szCs w:val="22"/>
              </w:rPr>
              <w:t>function</w:t>
            </w:r>
            <w:r w:rsidRPr="00785DA6">
              <w:rPr>
                <w:rFonts w:ascii="Arial" w:hAnsi="Arial" w:cs="Arial"/>
                <w:sz w:val="22"/>
                <w:szCs w:val="22"/>
              </w:rPr>
              <w:t>. </w:t>
            </w:r>
          </w:p>
          <w:p w14:paraId="6D0FF2D4" w14:textId="77777777" w:rsidR="008D3C20" w:rsidRPr="00785DA6" w:rsidRDefault="008D3C20" w:rsidP="008D3C20">
            <w:pPr>
              <w:pStyle w:val="ListParagraph"/>
              <w:numPr>
                <w:ilvl w:val="0"/>
                <w:numId w:val="69"/>
              </w:numPr>
              <w:rPr>
                <w:rFonts w:ascii="Arial" w:hAnsi="Arial" w:cs="Arial"/>
                <w:sz w:val="22"/>
                <w:szCs w:val="22"/>
              </w:rPr>
            </w:pPr>
            <w:r w:rsidRPr="00785DA6">
              <w:rPr>
                <w:rFonts w:ascii="Arial" w:hAnsi="Arial" w:cs="Arial"/>
                <w:sz w:val="22"/>
                <w:szCs w:val="22"/>
              </w:rPr>
              <w:t>This has no bearing on backing paper (the backing paper has already been filled and is therefore already performing a packaging function).  </w:t>
            </w:r>
          </w:p>
        </w:tc>
      </w:tr>
      <w:tr w:rsidR="008D3C20" w:rsidRPr="00764644" w14:paraId="3C67EDE7" w14:textId="77777777">
        <w:trPr>
          <w:trHeight w:val="900"/>
        </w:trPr>
        <w:tc>
          <w:tcPr>
            <w:tcW w:w="2402" w:type="dxa"/>
            <w:tcBorders>
              <w:top w:val="single" w:sz="6" w:space="0" w:color="A3A3A3"/>
              <w:left w:val="single" w:sz="6" w:space="0" w:color="A3A3A3"/>
              <w:bottom w:val="single" w:sz="6" w:space="0" w:color="A3A3A3"/>
              <w:right w:val="single" w:sz="6" w:space="0" w:color="A3A3A3"/>
            </w:tcBorders>
            <w:hideMark/>
          </w:tcPr>
          <w:p w14:paraId="0FE36147" w14:textId="77777777" w:rsidR="008D3C20" w:rsidRPr="00785DA6" w:rsidRDefault="008D3C20">
            <w:pPr>
              <w:rPr>
                <w:rFonts w:ascii="Arial" w:hAnsi="Arial" w:cs="Arial"/>
              </w:rPr>
            </w:pPr>
            <w:r w:rsidRPr="00785DA6">
              <w:rPr>
                <w:rFonts w:ascii="Arial" w:hAnsi="Arial" w:cs="Arial"/>
                <w:b/>
                <w:bCs/>
              </w:rPr>
              <w:t>Flat-pack cardboard boxes</w:t>
            </w:r>
            <w:r w:rsidRPr="00785DA6">
              <w:rPr>
                <w:rFonts w:ascii="Arial" w:hAnsi="Arial" w:cs="Arial"/>
              </w:rPr>
              <w:t> </w:t>
            </w:r>
          </w:p>
        </w:tc>
        <w:tc>
          <w:tcPr>
            <w:tcW w:w="6583" w:type="dxa"/>
            <w:tcBorders>
              <w:top w:val="single" w:sz="6" w:space="0" w:color="A3A3A3"/>
              <w:left w:val="single" w:sz="6" w:space="0" w:color="A3A3A3"/>
              <w:bottom w:val="single" w:sz="6" w:space="0" w:color="A3A3A3"/>
              <w:right w:val="single" w:sz="6" w:space="0" w:color="A3A3A3"/>
            </w:tcBorders>
            <w:hideMark/>
          </w:tcPr>
          <w:p w14:paraId="21178968" w14:textId="77777777" w:rsidR="008D3C20" w:rsidRPr="00785DA6" w:rsidRDefault="008D3C20">
            <w:pPr>
              <w:rPr>
                <w:rFonts w:ascii="Arial" w:hAnsi="Arial" w:cs="Arial"/>
              </w:rPr>
            </w:pPr>
            <w:r w:rsidRPr="00785DA6">
              <w:rPr>
                <w:rFonts w:ascii="Arial" w:hAnsi="Arial" w:cs="Arial"/>
              </w:rPr>
              <w:t>The person who makes the flat-packed box from a sheet of cardboard  (for example by cutting and scoring) is the packaging manufacturer.</w:t>
            </w:r>
          </w:p>
          <w:p w14:paraId="1EFF1F7E" w14:textId="77777777" w:rsidR="008D3C20" w:rsidRPr="00785DA6" w:rsidRDefault="008D3C20" w:rsidP="008D3C20">
            <w:pPr>
              <w:pStyle w:val="ListParagraph"/>
              <w:numPr>
                <w:ilvl w:val="0"/>
                <w:numId w:val="67"/>
              </w:numPr>
              <w:rPr>
                <w:rFonts w:ascii="Arial" w:hAnsi="Arial" w:cs="Arial"/>
                <w:sz w:val="22"/>
                <w:szCs w:val="22"/>
              </w:rPr>
            </w:pPr>
            <w:r w:rsidRPr="00785DA6">
              <w:rPr>
                <w:rFonts w:ascii="Arial" w:hAnsi="Arial" w:cs="Arial"/>
                <w:sz w:val="22"/>
                <w:szCs w:val="22"/>
              </w:rPr>
              <w:t>The conversion of a flat-packed box into an erected box is not considered to be the point of packaging manufacture. </w:t>
            </w:r>
          </w:p>
        </w:tc>
      </w:tr>
      <w:tr w:rsidR="008D3C20" w:rsidRPr="00764644" w14:paraId="0538CDFD" w14:textId="77777777">
        <w:trPr>
          <w:trHeight w:val="900"/>
        </w:trPr>
        <w:tc>
          <w:tcPr>
            <w:tcW w:w="2402" w:type="dxa"/>
            <w:tcBorders>
              <w:top w:val="single" w:sz="6" w:space="0" w:color="A3A3A3"/>
              <w:left w:val="single" w:sz="6" w:space="0" w:color="A3A3A3"/>
              <w:bottom w:val="single" w:sz="6" w:space="0" w:color="A3A3A3"/>
              <w:right w:val="single" w:sz="6" w:space="0" w:color="A3A3A3"/>
            </w:tcBorders>
          </w:tcPr>
          <w:p w14:paraId="7A1E9B8B" w14:textId="77777777" w:rsidR="008D3C20" w:rsidRPr="00243D0D" w:rsidRDefault="008D3C20">
            <w:pPr>
              <w:rPr>
                <w:rFonts w:ascii="Arial" w:hAnsi="Arial" w:cs="Arial"/>
                <w:b/>
                <w:bCs/>
              </w:rPr>
            </w:pPr>
            <w:r w:rsidRPr="00243D0D">
              <w:rPr>
                <w:rFonts w:ascii="Arial" w:hAnsi="Arial" w:cs="Arial"/>
                <w:b/>
                <w:bCs/>
              </w:rPr>
              <w:t>Cosmetics jar with multiple components</w:t>
            </w:r>
          </w:p>
          <w:p w14:paraId="03422188" w14:textId="77777777" w:rsidR="008D3C20" w:rsidRPr="00243D0D" w:rsidRDefault="008D3C20">
            <w:pPr>
              <w:rPr>
                <w:rFonts w:ascii="Arial" w:hAnsi="Arial" w:cs="Arial"/>
                <w:b/>
                <w:bCs/>
              </w:rPr>
            </w:pPr>
          </w:p>
        </w:tc>
        <w:tc>
          <w:tcPr>
            <w:tcW w:w="6583" w:type="dxa"/>
            <w:tcBorders>
              <w:top w:val="single" w:sz="6" w:space="0" w:color="A3A3A3"/>
              <w:left w:val="single" w:sz="6" w:space="0" w:color="A3A3A3"/>
              <w:bottom w:val="single" w:sz="6" w:space="0" w:color="A3A3A3"/>
              <w:right w:val="single" w:sz="6" w:space="0" w:color="A3A3A3"/>
            </w:tcBorders>
          </w:tcPr>
          <w:p w14:paraId="1B0CFF9A" w14:textId="77777777" w:rsidR="008D3C20" w:rsidRPr="00243D0D" w:rsidRDefault="008D3C20">
            <w:pPr>
              <w:rPr>
                <w:rFonts w:ascii="Arial" w:hAnsi="Arial" w:cs="Arial"/>
              </w:rPr>
            </w:pPr>
            <w:r w:rsidRPr="00243D0D">
              <w:rPr>
                <w:rFonts w:ascii="Arial" w:hAnsi="Arial" w:cs="Arial"/>
                <w:b/>
                <w:bCs/>
              </w:rPr>
              <w:t>Glass Jar:</w:t>
            </w:r>
            <w:r w:rsidRPr="00243D0D">
              <w:rPr>
                <w:rFonts w:ascii="Arial" w:hAnsi="Arial" w:cs="Arial"/>
              </w:rPr>
              <w:t xml:space="preserve"> The person who formed the glass into its final shape</w:t>
            </w:r>
          </w:p>
          <w:p w14:paraId="5CB67C54" w14:textId="13212AA5" w:rsidR="008D3C20" w:rsidRPr="00243D0D" w:rsidRDefault="00F933D2">
            <w:pPr>
              <w:rPr>
                <w:rFonts w:ascii="Arial" w:hAnsi="Arial" w:cs="Arial"/>
              </w:rPr>
            </w:pPr>
            <w:r w:rsidRPr="00243D0D">
              <w:rPr>
                <w:rFonts w:ascii="Arial" w:hAnsi="Arial" w:cs="Arial"/>
                <w:b/>
                <w:bCs/>
              </w:rPr>
              <w:t xml:space="preserve">Plastic </w:t>
            </w:r>
            <w:r w:rsidR="008D3C20" w:rsidRPr="00243D0D">
              <w:rPr>
                <w:rFonts w:ascii="Arial" w:hAnsi="Arial" w:cs="Arial"/>
                <w:b/>
                <w:bCs/>
              </w:rPr>
              <w:t>lid:</w:t>
            </w:r>
            <w:r w:rsidR="008D3C20" w:rsidRPr="00243D0D">
              <w:rPr>
                <w:rFonts w:ascii="Arial" w:hAnsi="Arial" w:cs="Arial"/>
              </w:rPr>
              <w:t xml:space="preserve"> The person who </w:t>
            </w:r>
            <w:r w:rsidR="009E7615" w:rsidRPr="00243D0D">
              <w:rPr>
                <w:rFonts w:ascii="Arial" w:hAnsi="Arial" w:cs="Arial"/>
              </w:rPr>
              <w:t xml:space="preserve">moulded </w:t>
            </w:r>
            <w:r w:rsidR="008D3C20" w:rsidRPr="00243D0D">
              <w:rPr>
                <w:rFonts w:ascii="Arial" w:hAnsi="Arial" w:cs="Arial"/>
              </w:rPr>
              <w:t xml:space="preserve">the lid into its final shape. </w:t>
            </w:r>
          </w:p>
          <w:p w14:paraId="7E3FE44E" w14:textId="77777777" w:rsidR="008D3C20" w:rsidRPr="00243D0D" w:rsidRDefault="008D3C20">
            <w:pPr>
              <w:rPr>
                <w:rFonts w:ascii="Arial" w:hAnsi="Arial" w:cs="Arial"/>
              </w:rPr>
            </w:pPr>
            <w:r w:rsidRPr="00243D0D">
              <w:rPr>
                <w:rFonts w:ascii="Arial" w:hAnsi="Arial" w:cs="Arial"/>
                <w:b/>
                <w:bCs/>
              </w:rPr>
              <w:t>Foil seal:</w:t>
            </w:r>
            <w:r w:rsidRPr="00243D0D">
              <w:rPr>
                <w:rFonts w:ascii="Arial" w:hAnsi="Arial" w:cs="Arial"/>
              </w:rPr>
              <w:t xml:space="preserve"> The person who cut the foil into its final shape. The heat sealing of the foil seal onto the jar is not considered to be a substantial modification.</w:t>
            </w:r>
          </w:p>
          <w:p w14:paraId="742687E8" w14:textId="77777777" w:rsidR="008D3C20" w:rsidRPr="00243D0D" w:rsidRDefault="008D3C20">
            <w:pPr>
              <w:rPr>
                <w:rFonts w:ascii="Arial" w:hAnsi="Arial" w:cs="Arial"/>
                <w:b/>
                <w:bCs/>
              </w:rPr>
            </w:pPr>
            <w:r w:rsidRPr="00243D0D">
              <w:rPr>
                <w:rFonts w:ascii="Arial" w:hAnsi="Arial" w:cs="Arial"/>
                <w:b/>
                <w:bCs/>
              </w:rPr>
              <w:t>Printed label:</w:t>
            </w:r>
            <w:r w:rsidRPr="00243D0D">
              <w:rPr>
                <w:rFonts w:ascii="Arial" w:hAnsi="Arial" w:cs="Arial"/>
              </w:rPr>
              <w:t xml:space="preserve"> The person who printed the label with information that causes it to perform a packaging function.</w:t>
            </w:r>
          </w:p>
        </w:tc>
      </w:tr>
    </w:tbl>
    <w:p w14:paraId="6F431C61" w14:textId="77777777" w:rsidR="008D3C20" w:rsidRPr="00764644" w:rsidRDefault="008D3C20" w:rsidP="008D3C20">
      <w:pPr>
        <w:rPr>
          <w:rFonts w:ascii="Arial" w:hAnsi="Arial" w:cs="Arial"/>
        </w:rPr>
      </w:pPr>
      <w:r w:rsidRPr="00764644">
        <w:rPr>
          <w:rFonts w:ascii="Arial" w:hAnsi="Arial" w:cs="Arial"/>
        </w:rPr>
        <w:t> </w:t>
      </w:r>
    </w:p>
    <w:p w14:paraId="7CA49B4A" w14:textId="77777777" w:rsidR="008D3C20" w:rsidRPr="00764644" w:rsidRDefault="008D3C20" w:rsidP="008D3C20">
      <w:pPr>
        <w:spacing w:line="276" w:lineRule="auto"/>
        <w:jc w:val="both"/>
        <w:rPr>
          <w:rFonts w:ascii="Arial" w:hAnsi="Arial" w:cs="Arial"/>
        </w:rPr>
      </w:pPr>
      <w:r w:rsidRPr="00764644">
        <w:rPr>
          <w:rFonts w:ascii="Arial" w:hAnsi="Arial" w:cs="Arial"/>
          <w:b/>
          <w:bCs/>
        </w:rPr>
        <w:t>Notes</w:t>
      </w:r>
      <w:r w:rsidRPr="00764644">
        <w:rPr>
          <w:rFonts w:ascii="Arial" w:hAnsi="Arial" w:cs="Arial"/>
        </w:rPr>
        <w:t xml:space="preserve">: </w:t>
      </w:r>
    </w:p>
    <w:p w14:paraId="51E64F02" w14:textId="77777777" w:rsidR="008D3C20" w:rsidRPr="00764644" w:rsidRDefault="008D3C20" w:rsidP="008D3C20">
      <w:pPr>
        <w:spacing w:line="276" w:lineRule="auto"/>
        <w:jc w:val="both"/>
        <w:rPr>
          <w:rFonts w:ascii="Arial" w:hAnsi="Arial" w:cs="Arial"/>
        </w:rPr>
      </w:pPr>
      <w:r w:rsidRPr="00764644">
        <w:rPr>
          <w:rFonts w:ascii="Arial" w:hAnsi="Arial" w:cs="Arial"/>
        </w:rPr>
        <w:t xml:space="preserve">The above position on the interpretation of manufacturer differs to that provided in Version 6 of the ‘Regulators’ agreed positions and technical interpretations’ document. </w:t>
      </w:r>
    </w:p>
    <w:p w14:paraId="0B71D393" w14:textId="428BB51F" w:rsidR="008D3C20" w:rsidRPr="00764644" w:rsidRDefault="008D3C20" w:rsidP="008D3C20">
      <w:pPr>
        <w:spacing w:line="276" w:lineRule="auto"/>
        <w:jc w:val="both"/>
        <w:rPr>
          <w:rFonts w:ascii="Arial" w:hAnsi="Arial" w:cs="Arial"/>
        </w:rPr>
      </w:pPr>
      <w:r w:rsidRPr="00764644">
        <w:rPr>
          <w:rFonts w:ascii="Arial" w:hAnsi="Arial" w:cs="Arial"/>
        </w:rPr>
        <w:t>Producers who have submitted 2024 data in accordance with guidance in Version 6, will not be required to resubmit their data. If 2025 H1 data has been collected in line with the Version 6 position, we will not require this to be amended, and it can be reported in line with that position. However, we expect all producers to collect and report data in line with this new position for H2 2025 data and for subsequent reporting periods.</w:t>
      </w:r>
    </w:p>
    <w:p w14:paraId="28CE6BB2" w14:textId="38A6D14B" w:rsidR="008D3C20" w:rsidRPr="00764644" w:rsidRDefault="008D3C20" w:rsidP="008D3C20">
      <w:pPr>
        <w:spacing w:line="276" w:lineRule="auto"/>
        <w:jc w:val="both"/>
        <w:rPr>
          <w:rFonts w:ascii="Arial" w:hAnsi="Arial" w:cs="Arial"/>
        </w:rPr>
      </w:pPr>
      <w:r w:rsidRPr="00764644">
        <w:rPr>
          <w:rFonts w:ascii="Arial" w:hAnsi="Arial" w:cs="Arial"/>
        </w:rPr>
        <w:t xml:space="preserve">Please note that pEPR </w:t>
      </w:r>
      <w:r w:rsidR="003872E0">
        <w:rPr>
          <w:rFonts w:ascii="Arial" w:hAnsi="Arial" w:cs="Arial"/>
        </w:rPr>
        <w:t>R</w:t>
      </w:r>
      <w:r w:rsidRPr="00764644">
        <w:rPr>
          <w:rFonts w:ascii="Arial" w:hAnsi="Arial" w:cs="Arial"/>
        </w:rPr>
        <w:t xml:space="preserve">egulations are separate </w:t>
      </w:r>
      <w:r w:rsidR="00084401">
        <w:rPr>
          <w:rFonts w:ascii="Arial" w:hAnsi="Arial" w:cs="Arial"/>
        </w:rPr>
        <w:t xml:space="preserve">to the </w:t>
      </w:r>
      <w:r w:rsidRPr="00764644">
        <w:rPr>
          <w:rFonts w:ascii="Arial" w:hAnsi="Arial" w:cs="Arial"/>
        </w:rPr>
        <w:t>Plastic Packaging Tax (PPT)</w:t>
      </w:r>
      <w:r w:rsidR="009E7615">
        <w:rPr>
          <w:rFonts w:ascii="Arial" w:hAnsi="Arial" w:cs="Arial"/>
        </w:rPr>
        <w:t xml:space="preserve"> R</w:t>
      </w:r>
      <w:r w:rsidR="00084401">
        <w:rPr>
          <w:rFonts w:ascii="Arial" w:hAnsi="Arial" w:cs="Arial"/>
        </w:rPr>
        <w:t>e</w:t>
      </w:r>
      <w:r w:rsidR="009E7615">
        <w:rPr>
          <w:rFonts w:ascii="Arial" w:hAnsi="Arial" w:cs="Arial"/>
        </w:rPr>
        <w:t>gulations</w:t>
      </w:r>
      <w:r w:rsidRPr="00764644">
        <w:rPr>
          <w:rFonts w:ascii="Arial" w:hAnsi="Arial" w:cs="Arial"/>
        </w:rPr>
        <w:t>.</w:t>
      </w:r>
      <w:r w:rsidRPr="00764644">
        <w:rPr>
          <w:rFonts w:ascii="Arial" w:hAnsi="Arial" w:cs="Arial"/>
          <w:i/>
          <w:iCs/>
        </w:rPr>
        <w:t xml:space="preserve"> </w:t>
      </w:r>
      <w:r w:rsidRPr="00764644">
        <w:rPr>
          <w:rFonts w:ascii="Arial" w:hAnsi="Arial" w:cs="Arial"/>
        </w:rPr>
        <w:t>Producers with obligations under pEPR, PPT, or both, must refer to the specific guidance for each to ensure full compliance.</w:t>
      </w:r>
    </w:p>
    <w:p w14:paraId="12065579" w14:textId="77777777" w:rsidR="008D3C20" w:rsidRPr="00764644" w:rsidRDefault="008D3C20" w:rsidP="008D3C20">
      <w:pPr>
        <w:spacing w:line="276" w:lineRule="auto"/>
        <w:rPr>
          <w:rFonts w:ascii="Arial" w:hAnsi="Arial" w:cs="Arial"/>
        </w:rPr>
      </w:pPr>
      <w:r w:rsidRPr="00764644">
        <w:rPr>
          <w:rFonts w:ascii="Arial" w:hAnsi="Arial" w:cs="Arial"/>
        </w:rPr>
        <w:t xml:space="preserve">For information about the plastic packaging tax, please refer to guidance at </w:t>
      </w:r>
      <w:hyperlink r:id="rId44" w:history="1">
        <w:r w:rsidRPr="00764644">
          <w:rPr>
            <w:rStyle w:val="Hyperlink"/>
            <w:rFonts w:ascii="Arial" w:hAnsi="Arial" w:cs="Arial"/>
          </w:rPr>
          <w:t>https://www.gov.uk/government/collections/plastic-packaging-tax</w:t>
        </w:r>
      </w:hyperlink>
      <w:r w:rsidRPr="00764644">
        <w:rPr>
          <w:rFonts w:ascii="Arial" w:hAnsi="Arial" w:cs="Arial"/>
        </w:rPr>
        <w:t>.</w:t>
      </w:r>
    </w:p>
    <w:p w14:paraId="4591536E" w14:textId="77777777" w:rsidR="008D3C20" w:rsidRDefault="008D3C20" w:rsidP="00123817">
      <w:pPr>
        <w:widowControl w:val="0"/>
        <w:tabs>
          <w:tab w:val="left" w:pos="993"/>
        </w:tabs>
        <w:autoSpaceDE w:val="0"/>
        <w:autoSpaceDN w:val="0"/>
        <w:adjustRightInd w:val="0"/>
        <w:spacing w:line="276" w:lineRule="auto"/>
        <w:jc w:val="both"/>
        <w:rPr>
          <w:rFonts w:ascii="Arial" w:hAnsi="Arial" w:cs="Arial"/>
        </w:rPr>
      </w:pPr>
    </w:p>
    <w:p w14:paraId="7D3AF8AF" w14:textId="77777777" w:rsidR="00EE1C45" w:rsidRPr="00BF5BF0" w:rsidRDefault="00EE1C45" w:rsidP="00FC42B3">
      <w:pPr>
        <w:spacing w:line="276" w:lineRule="auto"/>
        <w:jc w:val="both"/>
        <w:rPr>
          <w:rFonts w:ascii="Arial" w:eastAsiaTheme="majorEastAsia" w:hAnsi="Arial" w:cstheme="majorBidi"/>
          <w:bCs/>
          <w:color w:val="FF0000"/>
        </w:rPr>
      </w:pPr>
    </w:p>
    <w:p w14:paraId="0D55D73F" w14:textId="4F5469C0" w:rsidR="00F041E9" w:rsidRPr="00C16E60" w:rsidRDefault="00F041E9" w:rsidP="003D252B">
      <w:pPr>
        <w:pStyle w:val="ListParagraph"/>
        <w:widowControl w:val="0"/>
        <w:numPr>
          <w:ilvl w:val="0"/>
          <w:numId w:val="24"/>
        </w:numPr>
        <w:tabs>
          <w:tab w:val="left" w:pos="851"/>
        </w:tabs>
        <w:autoSpaceDE w:val="0"/>
        <w:autoSpaceDN w:val="0"/>
        <w:adjustRightInd w:val="0"/>
        <w:spacing w:line="276" w:lineRule="auto"/>
        <w:ind w:firstLine="207"/>
        <w:jc w:val="both"/>
        <w:rPr>
          <w:rFonts w:ascii="Arial" w:eastAsiaTheme="majorEastAsia" w:hAnsi="Arial" w:cstheme="majorBidi"/>
          <w:b/>
          <w:color w:val="008631"/>
          <w:sz w:val="32"/>
          <w:szCs w:val="32"/>
        </w:rPr>
      </w:pPr>
      <w:bookmarkStart w:id="42" w:name="APs_Charities"/>
      <w:bookmarkEnd w:id="42"/>
      <w:r w:rsidRPr="00C16E60">
        <w:rPr>
          <w:rFonts w:ascii="Arial" w:eastAsiaTheme="majorEastAsia" w:hAnsi="Arial" w:cstheme="majorBidi"/>
          <w:b/>
          <w:bCs/>
          <w:color w:val="008631"/>
          <w:sz w:val="32"/>
          <w:szCs w:val="32"/>
        </w:rPr>
        <w:t xml:space="preserve">Charity </w:t>
      </w:r>
      <w:r w:rsidR="001A0C95" w:rsidRPr="00C16E60">
        <w:rPr>
          <w:rFonts w:ascii="Arial" w:eastAsiaTheme="majorEastAsia" w:hAnsi="Arial" w:cstheme="majorBidi"/>
          <w:b/>
          <w:bCs/>
          <w:color w:val="008631"/>
          <w:sz w:val="32"/>
          <w:szCs w:val="32"/>
        </w:rPr>
        <w:t>e</w:t>
      </w:r>
      <w:r w:rsidRPr="00C16E60">
        <w:rPr>
          <w:rFonts w:ascii="Arial" w:eastAsiaTheme="majorEastAsia" w:hAnsi="Arial" w:cstheme="majorBidi"/>
          <w:b/>
          <w:bCs/>
          <w:color w:val="008631"/>
          <w:sz w:val="32"/>
          <w:szCs w:val="32"/>
        </w:rPr>
        <w:t>x</w:t>
      </w:r>
      <w:r w:rsidR="2187BE11" w:rsidRPr="00C16E60">
        <w:rPr>
          <w:rFonts w:ascii="Arial" w:eastAsiaTheme="majorEastAsia" w:hAnsi="Arial" w:cstheme="majorBidi"/>
          <w:b/>
          <w:bCs/>
          <w:color w:val="008631"/>
          <w:sz w:val="32"/>
          <w:szCs w:val="32"/>
        </w:rPr>
        <w:t>clusion</w:t>
      </w:r>
    </w:p>
    <w:p w14:paraId="312F3FF7" w14:textId="77777777" w:rsidR="00F041E9" w:rsidRDefault="00F041E9" w:rsidP="00F041E9">
      <w:pPr>
        <w:pStyle w:val="ListParagraph"/>
        <w:widowControl w:val="0"/>
        <w:autoSpaceDE w:val="0"/>
        <w:autoSpaceDN w:val="0"/>
        <w:adjustRightInd w:val="0"/>
        <w:spacing w:line="276" w:lineRule="auto"/>
        <w:jc w:val="both"/>
        <w:rPr>
          <w:rFonts w:ascii="Arial" w:eastAsiaTheme="majorEastAsia" w:hAnsi="Arial" w:cstheme="majorBidi"/>
          <w:b/>
          <w:color w:val="008631"/>
          <w:sz w:val="32"/>
          <w:szCs w:val="32"/>
        </w:rPr>
      </w:pPr>
    </w:p>
    <w:p w14:paraId="02AADE86" w14:textId="2F9FFA32" w:rsidR="001747DF" w:rsidRDefault="530A6B35" w:rsidP="007A6DFC">
      <w:pPr>
        <w:spacing w:line="276" w:lineRule="auto"/>
        <w:jc w:val="both"/>
        <w:rPr>
          <w:rFonts w:ascii="Arial" w:hAnsi="Arial" w:cs="Arial"/>
        </w:rPr>
      </w:pPr>
      <w:r w:rsidRPr="341727CC">
        <w:rPr>
          <w:rFonts w:ascii="Arial" w:hAnsi="Arial" w:cs="Arial"/>
        </w:rPr>
        <w:t xml:space="preserve">The </w:t>
      </w:r>
      <w:r w:rsidR="008B6C3F">
        <w:rPr>
          <w:rFonts w:ascii="Arial" w:hAnsi="Arial" w:cs="Arial"/>
        </w:rPr>
        <w:t>pEPR</w:t>
      </w:r>
      <w:r w:rsidR="00B55492">
        <w:rPr>
          <w:rFonts w:ascii="Arial" w:hAnsi="Arial" w:cs="Arial"/>
        </w:rPr>
        <w:t xml:space="preserve"> Regulations</w:t>
      </w:r>
      <w:r w:rsidRPr="341727CC">
        <w:rPr>
          <w:rFonts w:ascii="Arial" w:hAnsi="Arial" w:cs="Arial"/>
        </w:rPr>
        <w:t xml:space="preserve"> do not apply to c</w:t>
      </w:r>
      <w:r w:rsidR="466893C0" w:rsidRPr="341727CC">
        <w:rPr>
          <w:rFonts w:ascii="Arial" w:hAnsi="Arial" w:cs="Arial"/>
        </w:rPr>
        <w:t>harities. For th</w:t>
      </w:r>
      <w:r w:rsidR="6879B20B" w:rsidRPr="341727CC">
        <w:rPr>
          <w:rFonts w:ascii="Arial" w:hAnsi="Arial" w:cs="Arial"/>
        </w:rPr>
        <w:t>e</w:t>
      </w:r>
      <w:r w:rsidR="466893C0" w:rsidRPr="341727CC">
        <w:rPr>
          <w:rFonts w:ascii="Arial" w:hAnsi="Arial" w:cs="Arial"/>
        </w:rPr>
        <w:t xml:space="preserve"> ex</w:t>
      </w:r>
      <w:r w:rsidR="54260BCF" w:rsidRPr="341727CC">
        <w:rPr>
          <w:rFonts w:ascii="Arial" w:hAnsi="Arial" w:cs="Arial"/>
        </w:rPr>
        <w:t>clusion</w:t>
      </w:r>
      <w:r w:rsidR="466893C0" w:rsidRPr="341727CC">
        <w:rPr>
          <w:rFonts w:ascii="Arial" w:hAnsi="Arial" w:cs="Arial"/>
        </w:rPr>
        <w:t xml:space="preserve"> to apply, organisations must </w:t>
      </w:r>
      <w:r w:rsidR="1C6D2FA6" w:rsidRPr="341727CC">
        <w:rPr>
          <w:rFonts w:ascii="Arial" w:hAnsi="Arial" w:cs="Arial"/>
        </w:rPr>
        <w:t xml:space="preserve">be </w:t>
      </w:r>
      <w:r w:rsidR="6F278DE3" w:rsidRPr="341727CC">
        <w:rPr>
          <w:rFonts w:ascii="Arial" w:hAnsi="Arial" w:cs="Arial"/>
        </w:rPr>
        <w:t xml:space="preserve">a charity within the meaning of section 1(1) of the Charities Act 2011 or for the purposes of section 202 of the Corporation Tax Act 2010. </w:t>
      </w:r>
      <w:r w:rsidR="00F041E9" w:rsidRPr="341727CC">
        <w:rPr>
          <w:rFonts w:ascii="Arial" w:hAnsi="Arial" w:cs="Arial"/>
        </w:rPr>
        <w:t xml:space="preserve">Profit-making </w:t>
      </w:r>
      <w:r w:rsidR="79632344" w:rsidRPr="341727CC">
        <w:rPr>
          <w:rFonts w:ascii="Arial" w:hAnsi="Arial" w:cs="Arial"/>
        </w:rPr>
        <w:t>organisations</w:t>
      </w:r>
      <w:r w:rsidR="00F041E9" w:rsidRPr="341727CC">
        <w:rPr>
          <w:rFonts w:ascii="Arial" w:hAnsi="Arial" w:cs="Arial"/>
        </w:rPr>
        <w:t xml:space="preserve"> that are</w:t>
      </w:r>
      <w:r w:rsidR="42A89054" w:rsidRPr="341727CC">
        <w:rPr>
          <w:rFonts w:ascii="Arial" w:hAnsi="Arial" w:cs="Arial"/>
        </w:rPr>
        <w:t xml:space="preserve"> </w:t>
      </w:r>
      <w:r w:rsidR="7C09CFAB" w:rsidRPr="341727CC">
        <w:rPr>
          <w:rFonts w:ascii="Arial" w:hAnsi="Arial" w:cs="Arial"/>
        </w:rPr>
        <w:t xml:space="preserve">linked to </w:t>
      </w:r>
      <w:r w:rsidR="00F041E9" w:rsidRPr="341727CC">
        <w:rPr>
          <w:rFonts w:ascii="Arial" w:hAnsi="Arial" w:cs="Arial"/>
        </w:rPr>
        <w:t xml:space="preserve">charities are not </w:t>
      </w:r>
      <w:r w:rsidR="2DCB70E1" w:rsidRPr="341727CC">
        <w:rPr>
          <w:rFonts w:ascii="Arial" w:hAnsi="Arial" w:cs="Arial"/>
        </w:rPr>
        <w:t xml:space="preserve">charities for the purposes of the </w:t>
      </w:r>
      <w:r w:rsidR="008B6C3F">
        <w:rPr>
          <w:rFonts w:ascii="Arial" w:hAnsi="Arial" w:cs="Arial"/>
        </w:rPr>
        <w:t>pEPR</w:t>
      </w:r>
      <w:r w:rsidR="00B55492">
        <w:rPr>
          <w:rFonts w:ascii="Arial" w:hAnsi="Arial" w:cs="Arial"/>
        </w:rPr>
        <w:t xml:space="preserve"> Regulations</w:t>
      </w:r>
      <w:r w:rsidR="2DCB70E1" w:rsidRPr="341727CC">
        <w:rPr>
          <w:rFonts w:ascii="Arial" w:hAnsi="Arial" w:cs="Arial"/>
        </w:rPr>
        <w:t xml:space="preserve"> and are therefore not</w:t>
      </w:r>
      <w:r w:rsidR="00F041E9" w:rsidRPr="341727CC">
        <w:rPr>
          <w:rFonts w:ascii="Arial" w:hAnsi="Arial" w:cs="Arial"/>
        </w:rPr>
        <w:t xml:space="preserve"> ex</w:t>
      </w:r>
      <w:r w:rsidR="26C19E20" w:rsidRPr="341727CC">
        <w:rPr>
          <w:rFonts w:ascii="Arial" w:hAnsi="Arial" w:cs="Arial"/>
        </w:rPr>
        <w:t>cluded</w:t>
      </w:r>
      <w:r w:rsidR="7035C574" w:rsidRPr="341727CC">
        <w:rPr>
          <w:rFonts w:ascii="Arial" w:hAnsi="Arial" w:cs="Arial"/>
        </w:rPr>
        <w:t>.</w:t>
      </w:r>
    </w:p>
    <w:p w14:paraId="1E2EE29B" w14:textId="77777777" w:rsidR="00227691" w:rsidRDefault="00984F82" w:rsidP="008168F9">
      <w:pPr>
        <w:spacing w:after="0" w:line="276" w:lineRule="auto"/>
        <w:jc w:val="both"/>
        <w:rPr>
          <w:rFonts w:ascii="Arial" w:eastAsia="Times New Roman" w:hAnsi="Arial" w:cs="Arial"/>
          <w:lang w:eastAsia="en-GB"/>
        </w:rPr>
      </w:pPr>
      <w:r w:rsidRPr="008168F9">
        <w:rPr>
          <w:rFonts w:ascii="Arial" w:eastAsia="Times New Roman" w:hAnsi="Arial" w:cs="Arial"/>
          <w:lang w:eastAsia="en-GB"/>
        </w:rPr>
        <w:t xml:space="preserve">Where packaging </w:t>
      </w:r>
      <w:r w:rsidR="005723F9" w:rsidRPr="008168F9">
        <w:rPr>
          <w:rFonts w:ascii="Arial" w:eastAsia="Times New Roman" w:hAnsi="Arial" w:cs="Arial"/>
          <w:lang w:eastAsia="en-GB"/>
        </w:rPr>
        <w:t xml:space="preserve">is supplied that </w:t>
      </w:r>
      <w:r w:rsidR="00A230B9" w:rsidRPr="008168F9">
        <w:rPr>
          <w:rFonts w:ascii="Arial" w:eastAsia="Times New Roman" w:hAnsi="Arial" w:cs="Arial"/>
          <w:lang w:eastAsia="en-GB"/>
        </w:rPr>
        <w:t>bear</w:t>
      </w:r>
      <w:r w:rsidR="005723F9" w:rsidRPr="008168F9">
        <w:rPr>
          <w:rFonts w:ascii="Arial" w:eastAsia="Times New Roman" w:hAnsi="Arial" w:cs="Arial"/>
          <w:lang w:eastAsia="en-GB"/>
        </w:rPr>
        <w:t>s</w:t>
      </w:r>
      <w:r w:rsidRPr="008168F9">
        <w:rPr>
          <w:rFonts w:ascii="Arial" w:eastAsia="Times New Roman" w:hAnsi="Arial" w:cs="Arial"/>
          <w:lang w:eastAsia="en-GB"/>
        </w:rPr>
        <w:t xml:space="preserve"> the brand of a charity</w:t>
      </w:r>
      <w:r w:rsidR="00BD583B" w:rsidRPr="008168F9">
        <w:rPr>
          <w:rFonts w:ascii="Arial" w:eastAsia="Times New Roman" w:hAnsi="Arial" w:cs="Arial"/>
          <w:lang w:eastAsia="en-GB"/>
        </w:rPr>
        <w:t>,</w:t>
      </w:r>
      <w:r w:rsidRPr="008168F9">
        <w:rPr>
          <w:rFonts w:ascii="Arial" w:eastAsia="Times New Roman" w:hAnsi="Arial" w:cs="Arial"/>
          <w:lang w:eastAsia="en-GB"/>
        </w:rPr>
        <w:t xml:space="preserve"> the packaging must be treated as if </w:t>
      </w:r>
      <w:r w:rsidR="00A230B9" w:rsidRPr="008168F9">
        <w:rPr>
          <w:rFonts w:ascii="Arial" w:eastAsia="Times New Roman" w:hAnsi="Arial" w:cs="Arial"/>
          <w:lang w:eastAsia="en-GB"/>
        </w:rPr>
        <w:t xml:space="preserve">the </w:t>
      </w:r>
      <w:r w:rsidRPr="008168F9">
        <w:rPr>
          <w:rFonts w:ascii="Arial" w:eastAsia="Times New Roman" w:hAnsi="Arial" w:cs="Arial"/>
          <w:lang w:eastAsia="en-GB"/>
        </w:rPr>
        <w:t>brand-owner does not meet the producer thresholds.</w:t>
      </w:r>
    </w:p>
    <w:p w14:paraId="58286439" w14:textId="77777777" w:rsidR="003C2A30" w:rsidRDefault="003C2A30" w:rsidP="008168F9">
      <w:pPr>
        <w:spacing w:after="0" w:line="276" w:lineRule="auto"/>
        <w:jc w:val="both"/>
        <w:rPr>
          <w:rFonts w:ascii="Arial" w:eastAsia="Times New Roman" w:hAnsi="Arial" w:cs="Arial"/>
          <w:lang w:eastAsia="en-GB"/>
        </w:rPr>
      </w:pPr>
    </w:p>
    <w:p w14:paraId="74906EE9" w14:textId="77777777" w:rsidR="00221D0F" w:rsidRDefault="00221D0F" w:rsidP="008168F9">
      <w:pPr>
        <w:spacing w:after="0" w:line="276" w:lineRule="auto"/>
        <w:jc w:val="both"/>
        <w:rPr>
          <w:rFonts w:ascii="Arial" w:eastAsia="Times New Roman" w:hAnsi="Arial" w:cs="Arial"/>
          <w:lang w:eastAsia="en-GB"/>
        </w:rPr>
      </w:pPr>
    </w:p>
    <w:p w14:paraId="32353A9A" w14:textId="71F34F1C" w:rsidR="00984F82" w:rsidRPr="008168F9" w:rsidRDefault="00984F82" w:rsidP="008168F9">
      <w:pPr>
        <w:spacing w:after="0" w:line="276" w:lineRule="auto"/>
        <w:jc w:val="both"/>
        <w:rPr>
          <w:rFonts w:ascii="Arial" w:eastAsia="Times New Roman" w:hAnsi="Arial" w:cs="Arial"/>
          <w:lang w:eastAsia="en-GB"/>
        </w:rPr>
      </w:pPr>
      <w:r w:rsidRPr="008168F9">
        <w:rPr>
          <w:rFonts w:ascii="Arial" w:eastAsia="Times New Roman" w:hAnsi="Arial" w:cs="Arial"/>
          <w:lang w:eastAsia="en-GB"/>
        </w:rPr>
        <w:t xml:space="preserve"> </w:t>
      </w:r>
    </w:p>
    <w:p w14:paraId="69653221" w14:textId="1D3BE1F3" w:rsidR="00DB3DA0" w:rsidRPr="00C16E60" w:rsidRDefault="004024EB" w:rsidP="003D252B">
      <w:pPr>
        <w:pStyle w:val="ListParagraph"/>
        <w:widowControl w:val="0"/>
        <w:numPr>
          <w:ilvl w:val="0"/>
          <w:numId w:val="24"/>
        </w:numPr>
        <w:tabs>
          <w:tab w:val="left" w:pos="993"/>
        </w:tabs>
        <w:autoSpaceDE w:val="0"/>
        <w:autoSpaceDN w:val="0"/>
        <w:adjustRightInd w:val="0"/>
        <w:spacing w:line="276" w:lineRule="auto"/>
        <w:ind w:firstLine="207"/>
        <w:jc w:val="both"/>
        <w:rPr>
          <w:rFonts w:ascii="Arial" w:eastAsiaTheme="majorEastAsia" w:hAnsi="Arial" w:cstheme="majorBidi"/>
          <w:b/>
          <w:color w:val="008631"/>
          <w:sz w:val="32"/>
          <w:szCs w:val="32"/>
        </w:rPr>
      </w:pPr>
      <w:bookmarkStart w:id="43" w:name="APs_Groups"/>
      <w:r w:rsidRPr="00C16E60">
        <w:rPr>
          <w:rFonts w:ascii="Arial" w:eastAsiaTheme="majorEastAsia" w:hAnsi="Arial" w:cstheme="majorBidi"/>
          <w:b/>
          <w:bCs/>
          <w:color w:val="008631"/>
          <w:sz w:val="32"/>
          <w:szCs w:val="32"/>
        </w:rPr>
        <w:t>Holding Companies &amp; Subsidiaries (</w:t>
      </w:r>
      <w:r w:rsidR="4B62BC19" w:rsidRPr="00C16E60">
        <w:rPr>
          <w:rFonts w:ascii="Arial" w:eastAsiaTheme="majorEastAsia" w:hAnsi="Arial" w:cstheme="majorBidi"/>
          <w:b/>
          <w:bCs/>
          <w:color w:val="008631"/>
          <w:sz w:val="32"/>
          <w:szCs w:val="32"/>
        </w:rPr>
        <w:t>Group</w:t>
      </w:r>
      <w:r w:rsidR="003D5027" w:rsidRPr="00C16E60">
        <w:rPr>
          <w:rFonts w:ascii="Arial" w:eastAsiaTheme="majorEastAsia" w:hAnsi="Arial" w:cstheme="majorBidi"/>
          <w:b/>
          <w:bCs/>
          <w:color w:val="008631"/>
          <w:sz w:val="32"/>
          <w:szCs w:val="32"/>
        </w:rPr>
        <w:t>s</w:t>
      </w:r>
      <w:r w:rsidRPr="00C16E60">
        <w:rPr>
          <w:rFonts w:ascii="Arial" w:eastAsiaTheme="majorEastAsia" w:hAnsi="Arial" w:cstheme="majorBidi"/>
          <w:b/>
          <w:bCs/>
          <w:color w:val="008631"/>
          <w:sz w:val="32"/>
          <w:szCs w:val="32"/>
        </w:rPr>
        <w:t>)</w:t>
      </w:r>
    </w:p>
    <w:bookmarkEnd w:id="43"/>
    <w:p w14:paraId="551D4939" w14:textId="77777777" w:rsidR="00DB3DA0" w:rsidRDefault="00DB3DA0" w:rsidP="007A6DFC">
      <w:pPr>
        <w:widowControl w:val="0"/>
        <w:autoSpaceDE w:val="0"/>
        <w:autoSpaceDN w:val="0"/>
        <w:adjustRightInd w:val="0"/>
        <w:spacing w:line="276" w:lineRule="auto"/>
        <w:jc w:val="both"/>
        <w:rPr>
          <w:rFonts w:ascii="Arial" w:hAnsi="Arial" w:cs="Arial"/>
        </w:rPr>
      </w:pPr>
    </w:p>
    <w:p w14:paraId="118C8065" w14:textId="52628960" w:rsidR="007E6131" w:rsidRPr="001B1F28" w:rsidRDefault="00EC56D4" w:rsidP="006F1C6F">
      <w:pPr>
        <w:widowControl w:val="0"/>
        <w:autoSpaceDE w:val="0"/>
        <w:autoSpaceDN w:val="0"/>
        <w:adjustRightInd w:val="0"/>
        <w:spacing w:line="276" w:lineRule="auto"/>
        <w:jc w:val="both"/>
        <w:rPr>
          <w:rFonts w:ascii="Arial" w:hAnsi="Arial" w:cs="Arial"/>
        </w:rPr>
      </w:pPr>
      <w:r w:rsidRPr="001B1F28">
        <w:rPr>
          <w:rFonts w:ascii="Arial" w:hAnsi="Arial" w:cs="Arial"/>
        </w:rPr>
        <w:t xml:space="preserve">For the purposes of </w:t>
      </w:r>
      <w:r w:rsidR="00222F62" w:rsidRPr="001B1F28">
        <w:rPr>
          <w:rFonts w:ascii="Arial" w:hAnsi="Arial" w:cs="Arial"/>
        </w:rPr>
        <w:t xml:space="preserve">the </w:t>
      </w:r>
      <w:r w:rsidR="008B6C3F">
        <w:rPr>
          <w:rFonts w:ascii="Arial" w:hAnsi="Arial" w:cs="Arial"/>
        </w:rPr>
        <w:t>pEPR</w:t>
      </w:r>
      <w:r w:rsidR="00B55492">
        <w:rPr>
          <w:rFonts w:ascii="Arial" w:hAnsi="Arial" w:cs="Arial"/>
        </w:rPr>
        <w:t xml:space="preserve"> Regulations</w:t>
      </w:r>
      <w:r w:rsidRPr="001B1F28">
        <w:rPr>
          <w:rFonts w:ascii="Arial" w:hAnsi="Arial" w:cs="Arial"/>
        </w:rPr>
        <w:t xml:space="preserve">, a group </w:t>
      </w:r>
      <w:r w:rsidR="76BCC94F" w:rsidRPr="001B1F28">
        <w:rPr>
          <w:rFonts w:ascii="Arial" w:hAnsi="Arial" w:cs="Arial"/>
        </w:rPr>
        <w:t>of companies is</w:t>
      </w:r>
      <w:r w:rsidR="00531861">
        <w:rPr>
          <w:rFonts w:ascii="Arial" w:hAnsi="Arial" w:cs="Arial"/>
        </w:rPr>
        <w:t>:</w:t>
      </w:r>
      <w:r w:rsidR="631881DE" w:rsidRPr="001B1F28">
        <w:rPr>
          <w:rFonts w:ascii="Arial" w:hAnsi="Arial" w:cs="Arial"/>
        </w:rPr>
        <w:t xml:space="preserve"> </w:t>
      </w:r>
    </w:p>
    <w:p w14:paraId="6AE1E2CA" w14:textId="7B518AB9" w:rsidR="007E6131" w:rsidRPr="001B1F28" w:rsidRDefault="631881DE" w:rsidP="003D252B">
      <w:pPr>
        <w:pStyle w:val="ListParagraph"/>
        <w:widowControl w:val="0"/>
        <w:numPr>
          <w:ilvl w:val="0"/>
          <w:numId w:val="23"/>
        </w:numPr>
        <w:autoSpaceDE w:val="0"/>
        <w:autoSpaceDN w:val="0"/>
        <w:adjustRightInd w:val="0"/>
        <w:spacing w:line="276" w:lineRule="auto"/>
        <w:jc w:val="both"/>
        <w:rPr>
          <w:rFonts w:ascii="Arial" w:hAnsi="Arial" w:cs="Arial"/>
          <w:sz w:val="22"/>
          <w:szCs w:val="22"/>
        </w:rPr>
      </w:pPr>
      <w:r w:rsidRPr="001B1F28">
        <w:rPr>
          <w:rFonts w:ascii="Arial" w:hAnsi="Arial" w:cs="Arial"/>
          <w:sz w:val="22"/>
          <w:szCs w:val="22"/>
        </w:rPr>
        <w:t>a holding company and one or more subsidiaries</w:t>
      </w:r>
      <w:r w:rsidR="005A40C2" w:rsidRPr="001B1F28">
        <w:rPr>
          <w:rFonts w:ascii="Arial" w:hAnsi="Arial" w:cs="Arial"/>
          <w:sz w:val="22"/>
          <w:szCs w:val="22"/>
        </w:rPr>
        <w:t xml:space="preserve"> </w:t>
      </w:r>
      <w:r w:rsidR="004C0071" w:rsidRPr="001B1F28">
        <w:rPr>
          <w:rFonts w:ascii="Arial" w:hAnsi="Arial" w:cs="Arial"/>
          <w:sz w:val="22"/>
          <w:szCs w:val="22"/>
        </w:rPr>
        <w:t xml:space="preserve">that </w:t>
      </w:r>
      <w:r w:rsidR="009D0CC1">
        <w:rPr>
          <w:rFonts w:ascii="Arial" w:hAnsi="Arial" w:cs="Arial"/>
          <w:sz w:val="22"/>
          <w:szCs w:val="22"/>
        </w:rPr>
        <w:t xml:space="preserve">supply </w:t>
      </w:r>
      <w:r w:rsidR="005A40C2" w:rsidRPr="001B1F28">
        <w:rPr>
          <w:rFonts w:ascii="Arial" w:hAnsi="Arial" w:cs="Arial"/>
          <w:sz w:val="22"/>
          <w:szCs w:val="22"/>
        </w:rPr>
        <w:t>packaging</w:t>
      </w:r>
      <w:r w:rsidR="004C0071" w:rsidRPr="001B1F28">
        <w:rPr>
          <w:rFonts w:ascii="Arial" w:hAnsi="Arial" w:cs="Arial"/>
          <w:sz w:val="22"/>
          <w:szCs w:val="22"/>
        </w:rPr>
        <w:t>,</w:t>
      </w:r>
      <w:r w:rsidR="005A40C2" w:rsidRPr="001B1F28">
        <w:rPr>
          <w:rFonts w:ascii="Arial" w:hAnsi="Arial" w:cs="Arial"/>
          <w:sz w:val="22"/>
          <w:szCs w:val="22"/>
        </w:rPr>
        <w:t xml:space="preserve"> or </w:t>
      </w:r>
    </w:p>
    <w:p w14:paraId="2FD0532A" w14:textId="01B50C57" w:rsidR="007E6131" w:rsidRPr="001B1F28" w:rsidRDefault="00A54B22" w:rsidP="003D252B">
      <w:pPr>
        <w:pStyle w:val="ListParagraph"/>
        <w:widowControl w:val="0"/>
        <w:numPr>
          <w:ilvl w:val="0"/>
          <w:numId w:val="23"/>
        </w:numPr>
        <w:autoSpaceDE w:val="0"/>
        <w:autoSpaceDN w:val="0"/>
        <w:adjustRightInd w:val="0"/>
        <w:spacing w:line="276" w:lineRule="auto"/>
        <w:jc w:val="both"/>
        <w:rPr>
          <w:rFonts w:ascii="Arial" w:hAnsi="Arial" w:cs="Arial"/>
          <w:sz w:val="22"/>
          <w:szCs w:val="22"/>
        </w:rPr>
      </w:pPr>
      <w:r w:rsidRPr="001B1F28">
        <w:rPr>
          <w:rFonts w:ascii="Arial" w:hAnsi="Arial" w:cs="Arial"/>
          <w:sz w:val="22"/>
          <w:szCs w:val="22"/>
        </w:rPr>
        <w:t>two or more subsidiaries of the same holding company</w:t>
      </w:r>
      <w:r w:rsidR="007E6131" w:rsidRPr="001B1F28">
        <w:rPr>
          <w:rFonts w:ascii="Arial" w:hAnsi="Arial" w:cs="Arial"/>
          <w:sz w:val="22"/>
          <w:szCs w:val="22"/>
        </w:rPr>
        <w:t xml:space="preserve"> that</w:t>
      </w:r>
      <w:r w:rsidRPr="001B1F28">
        <w:rPr>
          <w:rFonts w:ascii="Arial" w:hAnsi="Arial" w:cs="Arial"/>
          <w:sz w:val="22"/>
          <w:szCs w:val="22"/>
        </w:rPr>
        <w:t xml:space="preserve"> </w:t>
      </w:r>
      <w:r w:rsidR="009D0CC1">
        <w:rPr>
          <w:rFonts w:ascii="Arial" w:hAnsi="Arial" w:cs="Arial"/>
          <w:sz w:val="22"/>
          <w:szCs w:val="22"/>
        </w:rPr>
        <w:t>supply</w:t>
      </w:r>
      <w:r w:rsidR="009D0CC1" w:rsidRPr="001B1F28">
        <w:rPr>
          <w:rFonts w:ascii="Arial" w:hAnsi="Arial" w:cs="Arial"/>
          <w:sz w:val="22"/>
          <w:szCs w:val="22"/>
        </w:rPr>
        <w:t xml:space="preserve"> </w:t>
      </w:r>
      <w:r w:rsidRPr="001B1F28">
        <w:rPr>
          <w:rFonts w:ascii="Arial" w:hAnsi="Arial" w:cs="Arial"/>
          <w:sz w:val="22"/>
          <w:szCs w:val="22"/>
        </w:rPr>
        <w:t>packaging</w:t>
      </w:r>
      <w:r w:rsidR="006D2961" w:rsidRPr="001B1F28">
        <w:rPr>
          <w:rFonts w:ascii="Arial" w:hAnsi="Arial" w:cs="Arial"/>
          <w:sz w:val="22"/>
          <w:szCs w:val="22"/>
        </w:rPr>
        <w:t xml:space="preserve"> </w:t>
      </w:r>
      <w:r w:rsidR="00916F78">
        <w:rPr>
          <w:rFonts w:ascii="Arial" w:hAnsi="Arial" w:cs="Arial"/>
          <w:sz w:val="22"/>
          <w:szCs w:val="22"/>
        </w:rPr>
        <w:t>(</w:t>
      </w:r>
      <w:r w:rsidR="004719D7" w:rsidRPr="001B1F28">
        <w:rPr>
          <w:rFonts w:ascii="Arial" w:hAnsi="Arial" w:cs="Arial"/>
          <w:sz w:val="22"/>
          <w:szCs w:val="22"/>
        </w:rPr>
        <w:t xml:space="preserve">regardless of whether the holding company </w:t>
      </w:r>
      <w:r w:rsidR="009D0CC1">
        <w:rPr>
          <w:rFonts w:ascii="Arial" w:hAnsi="Arial" w:cs="Arial"/>
          <w:sz w:val="22"/>
          <w:szCs w:val="22"/>
        </w:rPr>
        <w:t>supplie</w:t>
      </w:r>
      <w:r w:rsidR="009D0CC1" w:rsidRPr="001B1F28">
        <w:rPr>
          <w:rFonts w:ascii="Arial" w:hAnsi="Arial" w:cs="Arial"/>
          <w:sz w:val="22"/>
          <w:szCs w:val="22"/>
        </w:rPr>
        <w:t xml:space="preserve">s </w:t>
      </w:r>
      <w:r w:rsidR="004719D7" w:rsidRPr="001B1F28">
        <w:rPr>
          <w:rFonts w:ascii="Arial" w:hAnsi="Arial" w:cs="Arial"/>
          <w:sz w:val="22"/>
          <w:szCs w:val="22"/>
        </w:rPr>
        <w:t>packaging</w:t>
      </w:r>
      <w:r w:rsidR="007E6131" w:rsidRPr="001B1F28">
        <w:rPr>
          <w:rFonts w:ascii="Arial" w:hAnsi="Arial" w:cs="Arial"/>
          <w:sz w:val="22"/>
          <w:szCs w:val="22"/>
        </w:rPr>
        <w:t xml:space="preserve"> itself</w:t>
      </w:r>
      <w:r w:rsidR="004719D7" w:rsidRPr="001B1F28">
        <w:rPr>
          <w:rFonts w:ascii="Arial" w:hAnsi="Arial" w:cs="Arial"/>
          <w:sz w:val="22"/>
          <w:szCs w:val="22"/>
        </w:rPr>
        <w:t>)</w:t>
      </w:r>
      <w:r w:rsidRPr="001B1F28">
        <w:rPr>
          <w:rFonts w:ascii="Arial" w:hAnsi="Arial" w:cs="Arial"/>
          <w:sz w:val="22"/>
          <w:szCs w:val="22"/>
        </w:rPr>
        <w:t>.</w:t>
      </w:r>
      <w:r w:rsidR="0005444C" w:rsidRPr="001B1F28">
        <w:rPr>
          <w:rFonts w:ascii="Arial" w:hAnsi="Arial" w:cs="Arial"/>
          <w:sz w:val="22"/>
          <w:szCs w:val="22"/>
        </w:rPr>
        <w:t xml:space="preserve"> </w:t>
      </w:r>
    </w:p>
    <w:p w14:paraId="0FE5AE32" w14:textId="77777777" w:rsidR="007E6131" w:rsidRPr="001B1F28" w:rsidRDefault="007E6131" w:rsidP="004D63D4">
      <w:pPr>
        <w:pStyle w:val="ListParagraph"/>
        <w:widowControl w:val="0"/>
        <w:autoSpaceDE w:val="0"/>
        <w:autoSpaceDN w:val="0"/>
        <w:adjustRightInd w:val="0"/>
        <w:spacing w:line="276" w:lineRule="auto"/>
        <w:jc w:val="both"/>
        <w:rPr>
          <w:rFonts w:ascii="Arial" w:hAnsi="Arial" w:cs="Arial"/>
          <w:sz w:val="22"/>
          <w:szCs w:val="22"/>
        </w:rPr>
      </w:pPr>
    </w:p>
    <w:p w14:paraId="18C4DFE3" w14:textId="6AD88501" w:rsidR="00217707" w:rsidRPr="00A54B22" w:rsidRDefault="008967CA" w:rsidP="00437D11">
      <w:pPr>
        <w:widowControl w:val="0"/>
        <w:autoSpaceDE w:val="0"/>
        <w:autoSpaceDN w:val="0"/>
        <w:adjustRightInd w:val="0"/>
        <w:spacing w:line="276" w:lineRule="auto"/>
        <w:jc w:val="both"/>
        <w:rPr>
          <w:rStyle w:val="ui-provider"/>
          <w:rFonts w:ascii="Arial" w:hAnsi="Arial" w:cs="Arial"/>
          <w:strike/>
        </w:rPr>
      </w:pPr>
      <w:r w:rsidRPr="001B1F28">
        <w:rPr>
          <w:rFonts w:ascii="Arial" w:hAnsi="Arial" w:cs="Arial"/>
        </w:rPr>
        <w:t>W</w:t>
      </w:r>
      <w:r w:rsidR="401E1FE9" w:rsidRPr="001B1F28">
        <w:rPr>
          <w:rFonts w:ascii="Arial" w:hAnsi="Arial" w:cs="Arial"/>
        </w:rPr>
        <w:t>here</w:t>
      </w:r>
      <w:r w:rsidR="00ED4BBD" w:rsidRPr="001B1F28">
        <w:rPr>
          <w:rFonts w:ascii="Arial" w:hAnsi="Arial" w:cs="Arial"/>
        </w:rPr>
        <w:t xml:space="preserve"> the</w:t>
      </w:r>
      <w:r w:rsidRPr="001B1F28">
        <w:rPr>
          <w:rFonts w:ascii="Arial" w:eastAsiaTheme="minorEastAsia" w:hAnsi="Arial" w:cs="Arial"/>
          <w:strike/>
        </w:rPr>
        <w:t xml:space="preserve"> </w:t>
      </w:r>
      <w:r w:rsidR="542917DB" w:rsidRPr="00437D11">
        <w:rPr>
          <w:rFonts w:ascii="Arial" w:hAnsi="Arial" w:cs="Arial"/>
        </w:rPr>
        <w:t xml:space="preserve">aggregate turnovers and packaging </w:t>
      </w:r>
      <w:r w:rsidR="009D0CC1">
        <w:rPr>
          <w:rFonts w:ascii="Arial" w:hAnsi="Arial" w:cs="Arial"/>
        </w:rPr>
        <w:t>supplied</w:t>
      </w:r>
      <w:r w:rsidR="009D0CC1" w:rsidRPr="00437D11">
        <w:rPr>
          <w:rFonts w:ascii="Arial" w:hAnsi="Arial" w:cs="Arial"/>
        </w:rPr>
        <w:t xml:space="preserve"> </w:t>
      </w:r>
      <w:r w:rsidR="007E6131" w:rsidRPr="001B1F28">
        <w:rPr>
          <w:rFonts w:ascii="Arial" w:hAnsi="Arial" w:cs="Arial"/>
        </w:rPr>
        <w:t xml:space="preserve">by </w:t>
      </w:r>
      <w:r w:rsidR="542917DB" w:rsidRPr="001B1F28">
        <w:rPr>
          <w:rFonts w:ascii="Arial" w:hAnsi="Arial" w:cs="Arial"/>
        </w:rPr>
        <w:t xml:space="preserve">the </w:t>
      </w:r>
      <w:r w:rsidR="7C9E73BD" w:rsidRPr="001B1F28">
        <w:rPr>
          <w:rFonts w:ascii="Arial" w:hAnsi="Arial" w:cs="Arial"/>
        </w:rPr>
        <w:t>producer</w:t>
      </w:r>
      <w:r w:rsidR="00BA29FA" w:rsidRPr="001B1F28">
        <w:rPr>
          <w:rFonts w:ascii="Arial" w:hAnsi="Arial" w:cs="Arial"/>
        </w:rPr>
        <w:t>s within the group</w:t>
      </w:r>
      <w:r w:rsidR="7C9E73BD" w:rsidRPr="001B1F28">
        <w:rPr>
          <w:rFonts w:ascii="Arial" w:hAnsi="Arial" w:cs="Arial"/>
        </w:rPr>
        <w:t xml:space="preserve"> </w:t>
      </w:r>
      <w:r w:rsidR="00DD73A9" w:rsidRPr="001B1F28">
        <w:rPr>
          <w:rFonts w:ascii="Arial" w:hAnsi="Arial" w:cs="Arial"/>
        </w:rPr>
        <w:t>(</w:t>
      </w:r>
      <w:r w:rsidR="00D2569E" w:rsidRPr="001B1F28">
        <w:rPr>
          <w:rFonts w:ascii="Arial" w:hAnsi="Arial" w:cs="Arial"/>
        </w:rPr>
        <w:t>including the holding company</w:t>
      </w:r>
      <w:r w:rsidR="00DD73A9" w:rsidRPr="001B1F28">
        <w:rPr>
          <w:rFonts w:ascii="Arial" w:hAnsi="Arial" w:cs="Arial"/>
        </w:rPr>
        <w:t>)</w:t>
      </w:r>
      <w:r w:rsidR="00D2569E" w:rsidRPr="001B1F28">
        <w:rPr>
          <w:rFonts w:ascii="Arial" w:hAnsi="Arial" w:cs="Arial"/>
        </w:rPr>
        <w:t xml:space="preserve"> </w:t>
      </w:r>
      <w:r w:rsidR="54AD49FD" w:rsidRPr="001B1F28">
        <w:rPr>
          <w:rFonts w:ascii="Arial" w:hAnsi="Arial" w:cs="Arial"/>
        </w:rPr>
        <w:t>meet either the small or large producer thresholds</w:t>
      </w:r>
      <w:r w:rsidR="00DD73A9" w:rsidRPr="001B1F28">
        <w:rPr>
          <w:rFonts w:ascii="Arial" w:hAnsi="Arial" w:cs="Arial"/>
        </w:rPr>
        <w:t xml:space="preserve">, </w:t>
      </w:r>
      <w:r w:rsidR="00BA29FA" w:rsidRPr="001B1F28">
        <w:rPr>
          <w:rFonts w:ascii="Arial" w:hAnsi="Arial" w:cs="Arial"/>
        </w:rPr>
        <w:t xml:space="preserve">any entity within the group that performs a producer function, is an obligated producer for the purposes of the </w:t>
      </w:r>
      <w:r w:rsidR="008B6C3F">
        <w:rPr>
          <w:rFonts w:ascii="Arial" w:hAnsi="Arial" w:cs="Arial"/>
        </w:rPr>
        <w:t>pEPR</w:t>
      </w:r>
      <w:r w:rsidR="00B55492">
        <w:rPr>
          <w:rFonts w:ascii="Arial" w:hAnsi="Arial" w:cs="Arial"/>
        </w:rPr>
        <w:t xml:space="preserve"> Regulations</w:t>
      </w:r>
      <w:r w:rsidR="00BA29FA" w:rsidRPr="001B1F28">
        <w:rPr>
          <w:rFonts w:ascii="Arial" w:hAnsi="Arial" w:cs="Arial"/>
        </w:rPr>
        <w:t>.</w:t>
      </w:r>
    </w:p>
    <w:p w14:paraId="6C9342CA" w14:textId="77777777" w:rsidR="001747DF" w:rsidRPr="006F1C6F" w:rsidRDefault="001747DF" w:rsidP="006F1C6F">
      <w:pPr>
        <w:widowControl w:val="0"/>
        <w:autoSpaceDE w:val="0"/>
        <w:autoSpaceDN w:val="0"/>
        <w:adjustRightInd w:val="0"/>
        <w:spacing w:line="276" w:lineRule="auto"/>
        <w:jc w:val="both"/>
        <w:rPr>
          <w:rFonts w:ascii="Arial" w:hAnsi="Arial" w:cs="Arial"/>
        </w:rPr>
      </w:pPr>
    </w:p>
    <w:p w14:paraId="15BAADD9" w14:textId="7903A0C6" w:rsidR="003D5027" w:rsidRPr="00917243" w:rsidRDefault="003D5027" w:rsidP="341727CC">
      <w:pPr>
        <w:spacing w:line="276" w:lineRule="auto"/>
        <w:jc w:val="both"/>
        <w:rPr>
          <w:rFonts w:ascii="Arial" w:eastAsiaTheme="majorEastAsia" w:hAnsi="Arial" w:cs="Arial"/>
          <w:b/>
          <w:bCs/>
          <w:sz w:val="24"/>
          <w:szCs w:val="24"/>
          <w:lang w:val="en-US"/>
        </w:rPr>
      </w:pPr>
      <w:r w:rsidRPr="341727CC">
        <w:rPr>
          <w:rFonts w:ascii="Arial" w:eastAsiaTheme="majorEastAsia" w:hAnsi="Arial" w:cs="Arial"/>
          <w:b/>
          <w:bCs/>
          <w:sz w:val="24"/>
          <w:szCs w:val="24"/>
          <w:lang w:val="en-US"/>
        </w:rPr>
        <w:t>Group threshold test</w:t>
      </w:r>
    </w:p>
    <w:p w14:paraId="06A0E7F2" w14:textId="3C2ECB2D" w:rsidR="000E7F8E" w:rsidRDefault="00A95515" w:rsidP="007A6DFC">
      <w:pPr>
        <w:spacing w:line="276" w:lineRule="auto"/>
        <w:jc w:val="both"/>
        <w:rPr>
          <w:rFonts w:ascii="Arial" w:hAnsi="Arial" w:cs="Arial"/>
        </w:rPr>
      </w:pPr>
      <w:r w:rsidRPr="341727CC">
        <w:rPr>
          <w:rFonts w:ascii="Arial" w:hAnsi="Arial" w:cs="Arial"/>
        </w:rPr>
        <w:t xml:space="preserve">When assessing whether the turnover and packaging threshold </w:t>
      </w:r>
      <w:r w:rsidR="549B696A" w:rsidRPr="341727CC">
        <w:rPr>
          <w:rFonts w:ascii="Arial" w:hAnsi="Arial" w:cs="Arial"/>
        </w:rPr>
        <w:t xml:space="preserve">for large or small producers </w:t>
      </w:r>
      <w:r w:rsidR="008417F3" w:rsidRPr="341727CC">
        <w:rPr>
          <w:rFonts w:ascii="Arial" w:hAnsi="Arial" w:cs="Arial"/>
        </w:rPr>
        <w:t>is</w:t>
      </w:r>
      <w:r w:rsidRPr="341727CC">
        <w:rPr>
          <w:rFonts w:ascii="Arial" w:hAnsi="Arial" w:cs="Arial"/>
        </w:rPr>
        <w:t xml:space="preserve"> met</w:t>
      </w:r>
      <w:r w:rsidR="5AA0D1D5" w:rsidRPr="341727CC">
        <w:rPr>
          <w:rFonts w:ascii="Arial" w:hAnsi="Arial" w:cs="Arial"/>
        </w:rPr>
        <w:t xml:space="preserve"> in relation to a group</w:t>
      </w:r>
      <w:r w:rsidRPr="341727CC">
        <w:rPr>
          <w:rFonts w:ascii="Arial" w:hAnsi="Arial" w:cs="Arial"/>
        </w:rPr>
        <w:t xml:space="preserve">, </w:t>
      </w:r>
      <w:r w:rsidR="107BE1B3" w:rsidRPr="341727CC">
        <w:rPr>
          <w:rFonts w:ascii="Arial" w:hAnsi="Arial" w:cs="Arial"/>
        </w:rPr>
        <w:t xml:space="preserve">producers in the </w:t>
      </w:r>
      <w:r w:rsidRPr="341727CC">
        <w:rPr>
          <w:rFonts w:ascii="Arial" w:hAnsi="Arial" w:cs="Arial"/>
        </w:rPr>
        <w:t xml:space="preserve">group must consider the total packaging </w:t>
      </w:r>
      <w:r w:rsidR="009D0CC1">
        <w:rPr>
          <w:rFonts w:ascii="Arial" w:hAnsi="Arial" w:cs="Arial"/>
        </w:rPr>
        <w:t>supplied</w:t>
      </w:r>
      <w:r w:rsidR="009D0CC1" w:rsidRPr="341727CC">
        <w:rPr>
          <w:rFonts w:ascii="Arial" w:hAnsi="Arial" w:cs="Arial"/>
        </w:rPr>
        <w:t xml:space="preserve"> </w:t>
      </w:r>
      <w:r w:rsidRPr="341727CC">
        <w:rPr>
          <w:rFonts w:ascii="Arial" w:hAnsi="Arial" w:cs="Arial"/>
        </w:rPr>
        <w:t>by the</w:t>
      </w:r>
      <w:r w:rsidR="5895BFE0" w:rsidRPr="341727CC">
        <w:rPr>
          <w:rFonts w:ascii="Arial" w:hAnsi="Arial" w:cs="Arial"/>
        </w:rPr>
        <w:t>m</w:t>
      </w:r>
      <w:r w:rsidRPr="341727CC">
        <w:rPr>
          <w:rFonts w:ascii="Arial" w:hAnsi="Arial" w:cs="Arial"/>
        </w:rPr>
        <w:t xml:space="preserve"> and the</w:t>
      </w:r>
      <w:r w:rsidR="5E2A1A2F" w:rsidRPr="341727CC">
        <w:rPr>
          <w:rFonts w:ascii="Arial" w:hAnsi="Arial" w:cs="Arial"/>
        </w:rPr>
        <w:t>ir</w:t>
      </w:r>
      <w:r w:rsidRPr="341727CC">
        <w:rPr>
          <w:rFonts w:ascii="Arial" w:hAnsi="Arial" w:cs="Arial"/>
        </w:rPr>
        <w:t xml:space="preserve"> combined turnover. Where the combined turnover and packaging threshold are met, all </w:t>
      </w:r>
      <w:r w:rsidR="6B49D1BD" w:rsidRPr="341727CC">
        <w:rPr>
          <w:rFonts w:ascii="Arial" w:hAnsi="Arial" w:cs="Arial"/>
        </w:rPr>
        <w:t>th</w:t>
      </w:r>
      <w:r w:rsidR="5016B45A" w:rsidRPr="341727CC">
        <w:rPr>
          <w:rFonts w:ascii="Arial" w:hAnsi="Arial" w:cs="Arial"/>
        </w:rPr>
        <w:t>ose</w:t>
      </w:r>
      <w:r w:rsidR="6B49D1BD" w:rsidRPr="341727CC">
        <w:rPr>
          <w:rFonts w:ascii="Arial" w:hAnsi="Arial" w:cs="Arial"/>
        </w:rPr>
        <w:t xml:space="preserve"> producers</w:t>
      </w:r>
      <w:r w:rsidRPr="341727CC">
        <w:rPr>
          <w:rFonts w:ascii="Arial" w:hAnsi="Arial" w:cs="Arial"/>
        </w:rPr>
        <w:t xml:space="preserve"> </w:t>
      </w:r>
      <w:r w:rsidR="00594C88" w:rsidRPr="341727CC">
        <w:rPr>
          <w:rFonts w:ascii="Arial" w:hAnsi="Arial" w:cs="Arial"/>
        </w:rPr>
        <w:t>within the group</w:t>
      </w:r>
      <w:r w:rsidRPr="341727CC">
        <w:rPr>
          <w:rFonts w:ascii="Arial" w:hAnsi="Arial" w:cs="Arial"/>
        </w:rPr>
        <w:t xml:space="preserve"> </w:t>
      </w:r>
      <w:r w:rsidR="00414CD9" w:rsidRPr="341727CC">
        <w:rPr>
          <w:rFonts w:ascii="Arial" w:hAnsi="Arial" w:cs="Arial"/>
        </w:rPr>
        <w:t>are obligated</w:t>
      </w:r>
      <w:r w:rsidR="005D41BC" w:rsidRPr="341727CC">
        <w:rPr>
          <w:rFonts w:ascii="Arial" w:hAnsi="Arial" w:cs="Arial"/>
        </w:rPr>
        <w:t xml:space="preserve">. </w:t>
      </w:r>
    </w:p>
    <w:p w14:paraId="75048CF4" w14:textId="5DFEEEB7" w:rsidR="001F3F10" w:rsidRDefault="0D2D329F" w:rsidP="007A6DFC">
      <w:pPr>
        <w:spacing w:line="276" w:lineRule="auto"/>
        <w:jc w:val="both"/>
        <w:rPr>
          <w:rFonts w:ascii="Arial" w:hAnsi="Arial" w:cs="Arial"/>
        </w:rPr>
      </w:pPr>
      <w:r w:rsidRPr="341727CC">
        <w:rPr>
          <w:rFonts w:ascii="Arial" w:hAnsi="Arial" w:cs="Arial"/>
        </w:rPr>
        <w:t xml:space="preserve">Where </w:t>
      </w:r>
      <w:r w:rsidR="43E3232C" w:rsidRPr="341727CC">
        <w:rPr>
          <w:rFonts w:ascii="Arial" w:hAnsi="Arial" w:cs="Arial"/>
        </w:rPr>
        <w:t>the</w:t>
      </w:r>
      <w:r w:rsidRPr="341727CC">
        <w:rPr>
          <w:rFonts w:ascii="Arial" w:hAnsi="Arial" w:cs="Arial"/>
        </w:rPr>
        <w:t xml:space="preserve"> group </w:t>
      </w:r>
      <w:r w:rsidR="5DAECA78" w:rsidRPr="341727CC">
        <w:rPr>
          <w:rFonts w:ascii="Arial" w:hAnsi="Arial" w:cs="Arial"/>
        </w:rPr>
        <w:t xml:space="preserve">collectively </w:t>
      </w:r>
      <w:r w:rsidRPr="341727CC">
        <w:rPr>
          <w:rFonts w:ascii="Arial" w:hAnsi="Arial" w:cs="Arial"/>
        </w:rPr>
        <w:t>exceeds the small producer threshold but not the large producer</w:t>
      </w:r>
      <w:r w:rsidR="0DB1D959" w:rsidRPr="341727CC">
        <w:rPr>
          <w:rFonts w:ascii="Arial" w:hAnsi="Arial" w:cs="Arial"/>
        </w:rPr>
        <w:t xml:space="preserve"> threshold, all </w:t>
      </w:r>
      <w:r w:rsidR="4039F2C3" w:rsidRPr="341727CC">
        <w:rPr>
          <w:rFonts w:ascii="Arial" w:hAnsi="Arial" w:cs="Arial"/>
        </w:rPr>
        <w:t>the producers</w:t>
      </w:r>
      <w:r w:rsidR="0DB1D959" w:rsidRPr="341727CC">
        <w:rPr>
          <w:rFonts w:ascii="Arial" w:hAnsi="Arial" w:cs="Arial"/>
        </w:rPr>
        <w:t xml:space="preserve"> within the group </w:t>
      </w:r>
      <w:r w:rsidR="00414CD9" w:rsidRPr="341727CC">
        <w:rPr>
          <w:rFonts w:ascii="Arial" w:hAnsi="Arial" w:cs="Arial"/>
        </w:rPr>
        <w:t xml:space="preserve">are </w:t>
      </w:r>
      <w:r w:rsidR="1ACD4499" w:rsidRPr="341727CC">
        <w:rPr>
          <w:rFonts w:ascii="Arial" w:hAnsi="Arial" w:cs="Arial"/>
        </w:rPr>
        <w:t xml:space="preserve">individually </w:t>
      </w:r>
      <w:r w:rsidR="00414CD9" w:rsidRPr="341727CC">
        <w:rPr>
          <w:rFonts w:ascii="Arial" w:hAnsi="Arial" w:cs="Arial"/>
        </w:rPr>
        <w:t xml:space="preserve">obligated as </w:t>
      </w:r>
      <w:r w:rsidR="00C35516" w:rsidRPr="341727CC">
        <w:rPr>
          <w:rFonts w:ascii="Arial" w:hAnsi="Arial" w:cs="Arial"/>
        </w:rPr>
        <w:t xml:space="preserve">a </w:t>
      </w:r>
      <w:r w:rsidR="0DB1D959" w:rsidRPr="341727CC">
        <w:rPr>
          <w:rFonts w:ascii="Arial" w:hAnsi="Arial" w:cs="Arial"/>
        </w:rPr>
        <w:t>small producer</w:t>
      </w:r>
      <w:r w:rsidR="00554BC6" w:rsidRPr="341727CC">
        <w:rPr>
          <w:rFonts w:ascii="Arial" w:hAnsi="Arial" w:cs="Arial"/>
        </w:rPr>
        <w:t>.</w:t>
      </w:r>
      <w:r w:rsidR="0DB1D959" w:rsidRPr="341727CC">
        <w:rPr>
          <w:rFonts w:ascii="Arial" w:hAnsi="Arial" w:cs="Arial"/>
        </w:rPr>
        <w:t xml:space="preserve"> </w:t>
      </w:r>
    </w:p>
    <w:p w14:paraId="6A0F3CDC" w14:textId="2EBC0B7F" w:rsidR="000E7F8E" w:rsidRDefault="2B30A4A9" w:rsidP="007A6DFC">
      <w:pPr>
        <w:spacing w:line="276" w:lineRule="auto"/>
        <w:jc w:val="both"/>
        <w:rPr>
          <w:rFonts w:ascii="Arial" w:hAnsi="Arial" w:cs="Arial"/>
        </w:rPr>
      </w:pPr>
      <w:r w:rsidRPr="341727CC">
        <w:rPr>
          <w:rFonts w:ascii="Arial" w:hAnsi="Arial" w:cs="Arial"/>
        </w:rPr>
        <w:t>Similarly</w:t>
      </w:r>
      <w:r w:rsidR="484B3C78" w:rsidRPr="341727CC">
        <w:rPr>
          <w:rFonts w:ascii="Arial" w:hAnsi="Arial" w:cs="Arial"/>
        </w:rPr>
        <w:t>,</w:t>
      </w:r>
      <w:r w:rsidRPr="341727CC">
        <w:rPr>
          <w:rFonts w:ascii="Arial" w:hAnsi="Arial" w:cs="Arial"/>
        </w:rPr>
        <w:t xml:space="preserve"> where the combined turnover and packaging </w:t>
      </w:r>
      <w:r w:rsidR="009D0CC1">
        <w:rPr>
          <w:rFonts w:ascii="Arial" w:hAnsi="Arial" w:cs="Arial"/>
        </w:rPr>
        <w:t>supplied</w:t>
      </w:r>
      <w:r w:rsidR="009D0CC1" w:rsidRPr="341727CC">
        <w:rPr>
          <w:rFonts w:ascii="Arial" w:hAnsi="Arial" w:cs="Arial"/>
        </w:rPr>
        <w:t xml:space="preserve"> </w:t>
      </w:r>
      <w:r w:rsidRPr="341727CC">
        <w:rPr>
          <w:rFonts w:ascii="Arial" w:hAnsi="Arial" w:cs="Arial"/>
        </w:rPr>
        <w:t xml:space="preserve">exceeds the large producer threshold, all </w:t>
      </w:r>
      <w:r w:rsidR="6873F469" w:rsidRPr="341727CC">
        <w:rPr>
          <w:rFonts w:ascii="Arial" w:hAnsi="Arial" w:cs="Arial"/>
        </w:rPr>
        <w:t>the producers within the group</w:t>
      </w:r>
      <w:r w:rsidRPr="341727CC">
        <w:rPr>
          <w:rFonts w:ascii="Arial" w:hAnsi="Arial" w:cs="Arial"/>
        </w:rPr>
        <w:t xml:space="preserve"> </w:t>
      </w:r>
      <w:r w:rsidR="00554BC6" w:rsidRPr="341727CC">
        <w:rPr>
          <w:rFonts w:ascii="Arial" w:hAnsi="Arial" w:cs="Arial"/>
        </w:rPr>
        <w:t xml:space="preserve">are </w:t>
      </w:r>
      <w:r w:rsidR="24DEEF5A" w:rsidRPr="341727CC">
        <w:rPr>
          <w:rFonts w:ascii="Arial" w:hAnsi="Arial" w:cs="Arial"/>
        </w:rPr>
        <w:t xml:space="preserve">individually </w:t>
      </w:r>
      <w:r w:rsidR="00554BC6" w:rsidRPr="341727CC">
        <w:rPr>
          <w:rFonts w:ascii="Arial" w:hAnsi="Arial" w:cs="Arial"/>
        </w:rPr>
        <w:t>obligated</w:t>
      </w:r>
      <w:r w:rsidRPr="341727CC">
        <w:rPr>
          <w:rFonts w:ascii="Arial" w:hAnsi="Arial" w:cs="Arial"/>
        </w:rPr>
        <w:t xml:space="preserve"> as a large producer. </w:t>
      </w:r>
    </w:p>
    <w:p w14:paraId="2BFE4368" w14:textId="7E8ED02C" w:rsidR="00AF4513" w:rsidRPr="00C5534A" w:rsidRDefault="00675447" w:rsidP="007A6DFC">
      <w:pPr>
        <w:spacing w:line="276" w:lineRule="auto"/>
        <w:jc w:val="both"/>
        <w:rPr>
          <w:rFonts w:ascii="Arial" w:hAnsi="Arial" w:cs="Arial"/>
        </w:rPr>
      </w:pPr>
      <w:r w:rsidRPr="341727CC">
        <w:rPr>
          <w:rFonts w:ascii="Arial" w:hAnsi="Arial" w:cs="Arial"/>
          <w:b/>
          <w:bCs/>
        </w:rPr>
        <w:t>Example:</w:t>
      </w:r>
      <w:r w:rsidR="00AF4513" w:rsidRPr="341727CC">
        <w:rPr>
          <w:rFonts w:ascii="Arial" w:hAnsi="Arial" w:cs="Arial"/>
        </w:rPr>
        <w:t xml:space="preserve"> </w:t>
      </w:r>
      <w:r w:rsidR="503ECD9D" w:rsidRPr="341727CC">
        <w:rPr>
          <w:rFonts w:ascii="Arial" w:hAnsi="Arial" w:cs="Arial"/>
        </w:rPr>
        <w:t xml:space="preserve">A group of companies consisting of a </w:t>
      </w:r>
      <w:r w:rsidR="7D18D720" w:rsidRPr="341727CC">
        <w:rPr>
          <w:rFonts w:ascii="Arial" w:hAnsi="Arial" w:cs="Arial"/>
        </w:rPr>
        <w:t xml:space="preserve">holding company </w:t>
      </w:r>
      <w:r w:rsidR="60F631AC" w:rsidRPr="341727CC">
        <w:rPr>
          <w:rFonts w:ascii="Arial" w:hAnsi="Arial" w:cs="Arial"/>
        </w:rPr>
        <w:t>with</w:t>
      </w:r>
      <w:r w:rsidR="00AF4513" w:rsidRPr="341727CC">
        <w:rPr>
          <w:rFonts w:ascii="Arial" w:hAnsi="Arial" w:cs="Arial"/>
        </w:rPr>
        <w:t xml:space="preserve"> </w:t>
      </w:r>
      <w:r w:rsidR="355725EE" w:rsidRPr="341727CC">
        <w:rPr>
          <w:rFonts w:ascii="Arial" w:hAnsi="Arial" w:cs="Arial"/>
        </w:rPr>
        <w:t>seven</w:t>
      </w:r>
      <w:r w:rsidR="00AF4513" w:rsidRPr="341727CC">
        <w:rPr>
          <w:rFonts w:ascii="Arial" w:hAnsi="Arial" w:cs="Arial"/>
        </w:rPr>
        <w:t xml:space="preserve"> subsid</w:t>
      </w:r>
      <w:r w:rsidRPr="341727CC">
        <w:rPr>
          <w:rFonts w:ascii="Arial" w:hAnsi="Arial" w:cs="Arial"/>
        </w:rPr>
        <w:t>iaries</w:t>
      </w:r>
      <w:r w:rsidR="00D92157" w:rsidRPr="341727CC">
        <w:rPr>
          <w:rFonts w:ascii="Arial" w:hAnsi="Arial" w:cs="Arial"/>
        </w:rPr>
        <w:t>.</w:t>
      </w:r>
      <w:r w:rsidR="00AC68DB" w:rsidRPr="341727CC">
        <w:rPr>
          <w:rFonts w:ascii="Arial" w:hAnsi="Arial" w:cs="Arial"/>
        </w:rPr>
        <w:t xml:space="preserve"> </w:t>
      </w:r>
      <w:r w:rsidR="562131DF" w:rsidRPr="341727CC">
        <w:rPr>
          <w:rFonts w:ascii="Arial" w:hAnsi="Arial" w:cs="Arial"/>
        </w:rPr>
        <w:t>F</w:t>
      </w:r>
      <w:r w:rsidR="7C17A33A" w:rsidRPr="341727CC">
        <w:rPr>
          <w:rFonts w:ascii="Arial" w:hAnsi="Arial" w:cs="Arial"/>
        </w:rPr>
        <w:t xml:space="preserve">ive </w:t>
      </w:r>
      <w:r w:rsidR="2940134A" w:rsidRPr="341727CC">
        <w:rPr>
          <w:rFonts w:ascii="Arial" w:hAnsi="Arial" w:cs="Arial"/>
        </w:rPr>
        <w:t xml:space="preserve">of the </w:t>
      </w:r>
      <w:r w:rsidR="7C17A33A" w:rsidRPr="341727CC">
        <w:rPr>
          <w:rFonts w:ascii="Arial" w:hAnsi="Arial" w:cs="Arial"/>
        </w:rPr>
        <w:t xml:space="preserve">subsidiaries are producers for the purposes of the </w:t>
      </w:r>
      <w:r w:rsidR="008B6C3F">
        <w:rPr>
          <w:rFonts w:ascii="Arial" w:hAnsi="Arial" w:cs="Arial"/>
        </w:rPr>
        <w:t>pEPR</w:t>
      </w:r>
      <w:r w:rsidR="00B55492">
        <w:rPr>
          <w:rFonts w:ascii="Arial" w:hAnsi="Arial" w:cs="Arial"/>
        </w:rPr>
        <w:t xml:space="preserve"> Regulations</w:t>
      </w:r>
      <w:r w:rsidR="1872763F" w:rsidRPr="341727CC">
        <w:rPr>
          <w:rFonts w:ascii="Arial" w:hAnsi="Arial" w:cs="Arial"/>
        </w:rPr>
        <w:t xml:space="preserve"> within the group</w:t>
      </w:r>
      <w:r w:rsidR="2C54707A" w:rsidRPr="341727CC">
        <w:rPr>
          <w:rFonts w:ascii="Arial" w:hAnsi="Arial" w:cs="Arial"/>
        </w:rPr>
        <w:t xml:space="preserve">.  The holding </w:t>
      </w:r>
      <w:r w:rsidR="000839AD" w:rsidRPr="341727CC">
        <w:rPr>
          <w:rFonts w:ascii="Arial" w:hAnsi="Arial" w:cs="Arial"/>
        </w:rPr>
        <w:t>company</w:t>
      </w:r>
      <w:r w:rsidR="2C54707A" w:rsidRPr="341727CC">
        <w:rPr>
          <w:rFonts w:ascii="Arial" w:hAnsi="Arial" w:cs="Arial"/>
        </w:rPr>
        <w:t xml:space="preserve"> and the other two subsidiaries are not producers</w:t>
      </w:r>
      <w:r w:rsidR="7C17A33A" w:rsidRPr="341727CC">
        <w:rPr>
          <w:rFonts w:ascii="Arial" w:hAnsi="Arial" w:cs="Arial"/>
        </w:rPr>
        <w:t xml:space="preserve">.  </w:t>
      </w:r>
      <w:r w:rsidR="00AC68DB" w:rsidRPr="341727CC">
        <w:rPr>
          <w:rFonts w:ascii="Arial" w:hAnsi="Arial" w:cs="Arial"/>
        </w:rPr>
        <w:t xml:space="preserve">Four </w:t>
      </w:r>
      <w:r w:rsidR="00756A52" w:rsidRPr="341727CC">
        <w:rPr>
          <w:rFonts w:ascii="Arial" w:hAnsi="Arial" w:cs="Arial"/>
        </w:rPr>
        <w:t xml:space="preserve">of </w:t>
      </w:r>
      <w:r w:rsidR="00AC68DB" w:rsidRPr="341727CC">
        <w:rPr>
          <w:rFonts w:ascii="Arial" w:hAnsi="Arial" w:cs="Arial"/>
        </w:rPr>
        <w:t xml:space="preserve">the </w:t>
      </w:r>
      <w:r w:rsidR="2DAA567D" w:rsidRPr="341727CC">
        <w:rPr>
          <w:rFonts w:ascii="Arial" w:hAnsi="Arial" w:cs="Arial"/>
        </w:rPr>
        <w:t xml:space="preserve">producer </w:t>
      </w:r>
      <w:r w:rsidR="608D7E14" w:rsidRPr="341727CC">
        <w:rPr>
          <w:rFonts w:ascii="Arial" w:hAnsi="Arial" w:cs="Arial"/>
        </w:rPr>
        <w:t>subsidiaries</w:t>
      </w:r>
      <w:r w:rsidR="00756A52" w:rsidRPr="341727CC">
        <w:rPr>
          <w:rFonts w:ascii="Arial" w:hAnsi="Arial" w:cs="Arial"/>
        </w:rPr>
        <w:t xml:space="preserve"> each </w:t>
      </w:r>
      <w:r w:rsidR="009D0CC1">
        <w:rPr>
          <w:rFonts w:ascii="Arial" w:hAnsi="Arial" w:cs="Arial"/>
        </w:rPr>
        <w:t>supply</w:t>
      </w:r>
      <w:r w:rsidR="009D0CC1" w:rsidRPr="341727CC">
        <w:rPr>
          <w:rFonts w:ascii="Arial" w:hAnsi="Arial" w:cs="Arial"/>
        </w:rPr>
        <w:t xml:space="preserve"> </w:t>
      </w:r>
      <w:r w:rsidR="00505A21" w:rsidRPr="341727CC">
        <w:rPr>
          <w:rFonts w:ascii="Arial" w:hAnsi="Arial" w:cs="Arial"/>
        </w:rPr>
        <w:t xml:space="preserve">10 tonnes of </w:t>
      </w:r>
      <w:r w:rsidR="00AC68DB" w:rsidRPr="341727CC">
        <w:rPr>
          <w:rFonts w:ascii="Arial" w:hAnsi="Arial" w:cs="Arial"/>
        </w:rPr>
        <w:t>packaging</w:t>
      </w:r>
      <w:r w:rsidR="00505A21" w:rsidRPr="341727CC">
        <w:rPr>
          <w:rFonts w:ascii="Arial" w:hAnsi="Arial" w:cs="Arial"/>
        </w:rPr>
        <w:t xml:space="preserve"> </w:t>
      </w:r>
      <w:r w:rsidR="00C111C2" w:rsidRPr="341727CC">
        <w:rPr>
          <w:rFonts w:ascii="Arial" w:hAnsi="Arial" w:cs="Arial"/>
        </w:rPr>
        <w:t xml:space="preserve">and </w:t>
      </w:r>
      <w:r w:rsidR="002074BC" w:rsidRPr="341727CC">
        <w:rPr>
          <w:rFonts w:ascii="Arial" w:hAnsi="Arial" w:cs="Arial"/>
        </w:rPr>
        <w:t xml:space="preserve">have a turnover </w:t>
      </w:r>
      <w:r w:rsidR="003E411B" w:rsidRPr="341727CC">
        <w:rPr>
          <w:rFonts w:ascii="Arial" w:hAnsi="Arial" w:cs="Arial"/>
        </w:rPr>
        <w:t>of £250,000 each</w:t>
      </w:r>
      <w:r w:rsidR="00D92157" w:rsidRPr="341727CC">
        <w:rPr>
          <w:rFonts w:ascii="Arial" w:hAnsi="Arial" w:cs="Arial"/>
        </w:rPr>
        <w:t>.</w:t>
      </w:r>
      <w:r w:rsidR="00D754E0" w:rsidRPr="341727CC">
        <w:rPr>
          <w:rFonts w:ascii="Arial" w:hAnsi="Arial" w:cs="Arial"/>
        </w:rPr>
        <w:t xml:space="preserve"> </w:t>
      </w:r>
      <w:r w:rsidR="5DFECDA5" w:rsidRPr="341727CC">
        <w:rPr>
          <w:rFonts w:ascii="Arial" w:hAnsi="Arial" w:cs="Arial"/>
        </w:rPr>
        <w:t xml:space="preserve">One </w:t>
      </w:r>
      <w:r w:rsidR="14CF49DF" w:rsidRPr="341727CC">
        <w:rPr>
          <w:rFonts w:ascii="Arial" w:hAnsi="Arial" w:cs="Arial"/>
        </w:rPr>
        <w:t xml:space="preserve">producer </w:t>
      </w:r>
      <w:r w:rsidR="5DFECDA5" w:rsidRPr="341727CC">
        <w:rPr>
          <w:rFonts w:ascii="Arial" w:hAnsi="Arial" w:cs="Arial"/>
        </w:rPr>
        <w:t xml:space="preserve">subsidiary </w:t>
      </w:r>
      <w:r w:rsidR="00FF7CA7" w:rsidRPr="341727CC">
        <w:rPr>
          <w:rFonts w:ascii="Arial" w:hAnsi="Arial" w:cs="Arial"/>
        </w:rPr>
        <w:t xml:space="preserve">has a turnover of </w:t>
      </w:r>
      <w:r w:rsidR="00D754E0" w:rsidRPr="341727CC">
        <w:rPr>
          <w:rFonts w:ascii="Arial" w:hAnsi="Arial" w:cs="Arial"/>
        </w:rPr>
        <w:t>£</w:t>
      </w:r>
      <w:r w:rsidR="00FF7CA7" w:rsidRPr="341727CC">
        <w:rPr>
          <w:rFonts w:ascii="Arial" w:hAnsi="Arial" w:cs="Arial"/>
        </w:rPr>
        <w:t xml:space="preserve">1.2 </w:t>
      </w:r>
      <w:r w:rsidR="00E96A4F" w:rsidRPr="341727CC">
        <w:rPr>
          <w:rFonts w:ascii="Arial" w:hAnsi="Arial" w:cs="Arial"/>
        </w:rPr>
        <w:t>million</w:t>
      </w:r>
      <w:r w:rsidR="00FF7CA7" w:rsidRPr="341727CC">
        <w:rPr>
          <w:rFonts w:ascii="Arial" w:hAnsi="Arial" w:cs="Arial"/>
        </w:rPr>
        <w:t xml:space="preserve"> and </w:t>
      </w:r>
      <w:r w:rsidR="009D0CC1">
        <w:rPr>
          <w:rFonts w:ascii="Arial" w:hAnsi="Arial" w:cs="Arial"/>
        </w:rPr>
        <w:t>supplie</w:t>
      </w:r>
      <w:r w:rsidR="009D0CC1" w:rsidRPr="341727CC">
        <w:rPr>
          <w:rFonts w:ascii="Arial" w:hAnsi="Arial" w:cs="Arial"/>
        </w:rPr>
        <w:t xml:space="preserve">s </w:t>
      </w:r>
      <w:r w:rsidR="00FF7CA7" w:rsidRPr="341727CC">
        <w:rPr>
          <w:rFonts w:ascii="Arial" w:hAnsi="Arial" w:cs="Arial"/>
        </w:rPr>
        <w:t xml:space="preserve">100 tonnes of </w:t>
      </w:r>
      <w:r w:rsidR="00D754E0" w:rsidRPr="341727CC">
        <w:rPr>
          <w:rFonts w:ascii="Arial" w:hAnsi="Arial" w:cs="Arial"/>
        </w:rPr>
        <w:t>packaging</w:t>
      </w:r>
      <w:r w:rsidR="00D92157" w:rsidRPr="341727CC">
        <w:rPr>
          <w:rFonts w:ascii="Arial" w:hAnsi="Arial" w:cs="Arial"/>
        </w:rPr>
        <w:t xml:space="preserve">. </w:t>
      </w:r>
      <w:r w:rsidR="009D1C56" w:rsidRPr="341727CC">
        <w:rPr>
          <w:rFonts w:ascii="Arial" w:hAnsi="Arial" w:cs="Arial"/>
        </w:rPr>
        <w:t xml:space="preserve">All </w:t>
      </w:r>
      <w:r w:rsidR="1546F85F" w:rsidRPr="341727CC">
        <w:rPr>
          <w:rFonts w:ascii="Arial" w:hAnsi="Arial" w:cs="Arial"/>
        </w:rPr>
        <w:t>five producer</w:t>
      </w:r>
      <w:r w:rsidR="009D1C56" w:rsidRPr="341727CC">
        <w:rPr>
          <w:rFonts w:ascii="Arial" w:hAnsi="Arial" w:cs="Arial"/>
        </w:rPr>
        <w:t xml:space="preserve"> </w:t>
      </w:r>
      <w:r w:rsidR="48266447" w:rsidRPr="341727CC">
        <w:rPr>
          <w:rFonts w:ascii="Arial" w:hAnsi="Arial" w:cs="Arial"/>
        </w:rPr>
        <w:t xml:space="preserve">subsidiaries </w:t>
      </w:r>
      <w:r w:rsidR="3B0275E6" w:rsidRPr="341727CC">
        <w:rPr>
          <w:rFonts w:ascii="Arial" w:hAnsi="Arial" w:cs="Arial"/>
        </w:rPr>
        <w:t xml:space="preserve">within this group </w:t>
      </w:r>
      <w:r w:rsidR="009D1C56" w:rsidRPr="341727CC">
        <w:rPr>
          <w:rFonts w:ascii="Arial" w:hAnsi="Arial" w:cs="Arial"/>
        </w:rPr>
        <w:t xml:space="preserve">are </w:t>
      </w:r>
      <w:r w:rsidR="7A62A183" w:rsidRPr="341727CC">
        <w:rPr>
          <w:rFonts w:ascii="Arial" w:hAnsi="Arial" w:cs="Arial"/>
        </w:rPr>
        <w:t xml:space="preserve">individually </w:t>
      </w:r>
      <w:r w:rsidR="009D1C56" w:rsidRPr="341727CC">
        <w:rPr>
          <w:rFonts w:ascii="Arial" w:hAnsi="Arial" w:cs="Arial"/>
        </w:rPr>
        <w:t>obligated as large prod</w:t>
      </w:r>
      <w:r w:rsidR="00790062" w:rsidRPr="341727CC">
        <w:rPr>
          <w:rFonts w:ascii="Arial" w:hAnsi="Arial" w:cs="Arial"/>
        </w:rPr>
        <w:t>ucers</w:t>
      </w:r>
      <w:r w:rsidR="1D65E14E" w:rsidRPr="341727CC">
        <w:rPr>
          <w:rFonts w:ascii="Arial" w:hAnsi="Arial" w:cs="Arial"/>
        </w:rPr>
        <w:t>,</w:t>
      </w:r>
      <w:r w:rsidR="009D1C56" w:rsidRPr="341727CC">
        <w:rPr>
          <w:rFonts w:ascii="Arial" w:hAnsi="Arial" w:cs="Arial"/>
        </w:rPr>
        <w:t xml:space="preserve"> because their </w:t>
      </w:r>
      <w:r w:rsidR="00815143" w:rsidRPr="341727CC">
        <w:rPr>
          <w:rFonts w:ascii="Arial" w:hAnsi="Arial" w:cs="Arial"/>
        </w:rPr>
        <w:t xml:space="preserve">combined turnover and packaging </w:t>
      </w:r>
      <w:r w:rsidR="009D0CC1">
        <w:rPr>
          <w:rFonts w:ascii="Arial" w:hAnsi="Arial" w:cs="Arial"/>
        </w:rPr>
        <w:t>supplie</w:t>
      </w:r>
      <w:r w:rsidR="009D0CC1" w:rsidRPr="341727CC">
        <w:rPr>
          <w:rFonts w:ascii="Arial" w:hAnsi="Arial" w:cs="Arial"/>
        </w:rPr>
        <w:t xml:space="preserve">d </w:t>
      </w:r>
      <w:r w:rsidR="00815143" w:rsidRPr="341727CC">
        <w:rPr>
          <w:rFonts w:ascii="Arial" w:hAnsi="Arial" w:cs="Arial"/>
        </w:rPr>
        <w:t>exceed the large prod</w:t>
      </w:r>
      <w:r w:rsidR="00790062" w:rsidRPr="341727CC">
        <w:rPr>
          <w:rFonts w:ascii="Arial" w:hAnsi="Arial" w:cs="Arial"/>
        </w:rPr>
        <w:t>ucer</w:t>
      </w:r>
      <w:r w:rsidR="00815143" w:rsidRPr="341727CC">
        <w:rPr>
          <w:rFonts w:ascii="Arial" w:hAnsi="Arial" w:cs="Arial"/>
        </w:rPr>
        <w:t xml:space="preserve"> threshold.</w:t>
      </w:r>
    </w:p>
    <w:p w14:paraId="7A7A91E4" w14:textId="77777777" w:rsidR="00BC40A7" w:rsidRDefault="00BC40A7" w:rsidP="007A6DFC">
      <w:pPr>
        <w:spacing w:line="276" w:lineRule="auto"/>
        <w:jc w:val="both"/>
        <w:rPr>
          <w:rFonts w:ascii="Arial" w:eastAsiaTheme="majorEastAsia" w:hAnsi="Arial" w:cs="Arial"/>
          <w:b/>
          <w:bCs/>
          <w:sz w:val="24"/>
          <w:szCs w:val="24"/>
          <w:lang w:val="en-US"/>
        </w:rPr>
      </w:pPr>
    </w:p>
    <w:p w14:paraId="3727FE1F" w14:textId="380411EA" w:rsidR="00926B41" w:rsidRPr="008168F9" w:rsidRDefault="00603E36" w:rsidP="007A6DFC">
      <w:pPr>
        <w:spacing w:line="276" w:lineRule="auto"/>
        <w:jc w:val="both"/>
        <w:rPr>
          <w:rFonts w:ascii="Arial" w:eastAsiaTheme="majorEastAsia" w:hAnsi="Arial" w:cs="Arial"/>
          <w:b/>
          <w:bCs/>
          <w:sz w:val="24"/>
          <w:szCs w:val="24"/>
          <w:lang w:val="en-US"/>
        </w:rPr>
      </w:pPr>
      <w:r w:rsidRPr="008168F9">
        <w:rPr>
          <w:rFonts w:ascii="Arial" w:eastAsiaTheme="majorEastAsia" w:hAnsi="Arial" w:cs="Arial"/>
          <w:b/>
          <w:bCs/>
          <w:sz w:val="24"/>
          <w:szCs w:val="24"/>
          <w:lang w:val="en-US"/>
        </w:rPr>
        <w:t>Assessing o</w:t>
      </w:r>
      <w:r w:rsidR="006915D0" w:rsidRPr="008168F9">
        <w:rPr>
          <w:rFonts w:ascii="Arial" w:eastAsiaTheme="majorEastAsia" w:hAnsi="Arial" w:cs="Arial"/>
          <w:b/>
          <w:bCs/>
          <w:sz w:val="24"/>
          <w:szCs w:val="24"/>
          <w:lang w:val="en-US"/>
        </w:rPr>
        <w:t>bligation thresholds</w:t>
      </w:r>
      <w:r w:rsidR="22F90351" w:rsidRPr="008168F9">
        <w:rPr>
          <w:rFonts w:ascii="Arial" w:eastAsiaTheme="majorEastAsia" w:hAnsi="Arial" w:cs="Arial"/>
          <w:b/>
          <w:bCs/>
          <w:sz w:val="24"/>
          <w:szCs w:val="24"/>
          <w:lang w:val="en-US"/>
        </w:rPr>
        <w:t xml:space="preserve"> </w:t>
      </w:r>
      <w:r w:rsidR="00BA10AB" w:rsidRPr="008168F9">
        <w:rPr>
          <w:rFonts w:ascii="Arial" w:eastAsiaTheme="majorEastAsia" w:hAnsi="Arial" w:cs="Arial"/>
          <w:b/>
          <w:bCs/>
          <w:sz w:val="24"/>
          <w:szCs w:val="24"/>
          <w:lang w:val="en-US"/>
        </w:rPr>
        <w:t xml:space="preserve">for groups </w:t>
      </w:r>
      <w:r w:rsidR="22F90351" w:rsidRPr="008168F9">
        <w:rPr>
          <w:rFonts w:ascii="Arial" w:eastAsiaTheme="majorEastAsia" w:hAnsi="Arial" w:cs="Arial"/>
          <w:b/>
          <w:bCs/>
          <w:sz w:val="24"/>
          <w:szCs w:val="24"/>
          <w:lang w:val="en-US"/>
        </w:rPr>
        <w:t xml:space="preserve">with </w:t>
      </w:r>
      <w:r w:rsidR="00077C4F" w:rsidRPr="008168F9">
        <w:rPr>
          <w:rFonts w:ascii="Arial" w:eastAsiaTheme="majorEastAsia" w:hAnsi="Arial" w:cs="Arial"/>
          <w:b/>
          <w:bCs/>
          <w:sz w:val="24"/>
          <w:szCs w:val="24"/>
          <w:lang w:val="en-US"/>
        </w:rPr>
        <w:t>o</w:t>
      </w:r>
      <w:r w:rsidR="22F90351" w:rsidRPr="008168F9">
        <w:rPr>
          <w:rFonts w:ascii="Arial" w:eastAsiaTheme="majorEastAsia" w:hAnsi="Arial" w:cs="Arial"/>
          <w:b/>
          <w:bCs/>
          <w:sz w:val="24"/>
          <w:szCs w:val="24"/>
          <w:lang w:val="en-US"/>
        </w:rPr>
        <w:t xml:space="preserve">verseas </w:t>
      </w:r>
      <w:r w:rsidR="00077C4F" w:rsidRPr="008168F9">
        <w:rPr>
          <w:rFonts w:ascii="Arial" w:eastAsiaTheme="majorEastAsia" w:hAnsi="Arial" w:cs="Arial"/>
          <w:b/>
          <w:bCs/>
          <w:sz w:val="24"/>
          <w:szCs w:val="24"/>
          <w:lang w:val="en-US"/>
        </w:rPr>
        <w:t>e</w:t>
      </w:r>
      <w:r w:rsidR="22F90351" w:rsidRPr="008168F9">
        <w:rPr>
          <w:rFonts w:ascii="Arial" w:eastAsiaTheme="majorEastAsia" w:hAnsi="Arial" w:cs="Arial"/>
          <w:b/>
          <w:bCs/>
          <w:sz w:val="24"/>
          <w:szCs w:val="24"/>
          <w:lang w:val="en-US"/>
        </w:rPr>
        <w:t>ntities</w:t>
      </w:r>
    </w:p>
    <w:p w14:paraId="207C9E04" w14:textId="7F88C9BC" w:rsidR="6BBAF54E" w:rsidRDefault="06CDF51B" w:rsidP="6BBAF54E">
      <w:pPr>
        <w:spacing w:line="276" w:lineRule="auto"/>
        <w:jc w:val="both"/>
        <w:rPr>
          <w:rFonts w:ascii="Arial" w:eastAsiaTheme="majorEastAsia" w:hAnsi="Arial" w:cs="Arial"/>
          <w:lang w:val="en-US"/>
        </w:rPr>
      </w:pPr>
      <w:r w:rsidRPr="008168F9">
        <w:rPr>
          <w:rFonts w:ascii="Arial" w:eastAsiaTheme="majorEastAsia" w:hAnsi="Arial" w:cs="Arial"/>
          <w:lang w:val="en-US"/>
        </w:rPr>
        <w:t xml:space="preserve">For a </w:t>
      </w:r>
      <w:r w:rsidR="50D4E027" w:rsidRPr="008168F9">
        <w:rPr>
          <w:rFonts w:ascii="Arial" w:eastAsiaTheme="majorEastAsia" w:hAnsi="Arial" w:cs="Arial"/>
          <w:lang w:val="en-US"/>
        </w:rPr>
        <w:t>corporate</w:t>
      </w:r>
      <w:r w:rsidRPr="008168F9">
        <w:rPr>
          <w:rFonts w:ascii="Arial" w:eastAsiaTheme="majorEastAsia" w:hAnsi="Arial" w:cs="Arial"/>
          <w:lang w:val="en-US"/>
        </w:rPr>
        <w:t xml:space="preserve"> group with overseas entities that are not established in the UK, the entities that are established in the UK </w:t>
      </w:r>
      <w:r w:rsidR="00F50E94" w:rsidRPr="008168F9">
        <w:rPr>
          <w:rFonts w:ascii="Arial" w:eastAsiaTheme="majorEastAsia" w:hAnsi="Arial" w:cs="Arial"/>
          <w:lang w:val="en-US"/>
        </w:rPr>
        <w:t xml:space="preserve">must </w:t>
      </w:r>
      <w:r w:rsidRPr="008168F9">
        <w:rPr>
          <w:rFonts w:ascii="Arial" w:eastAsiaTheme="majorEastAsia" w:hAnsi="Arial" w:cs="Arial"/>
          <w:lang w:val="en-US"/>
        </w:rPr>
        <w:t xml:space="preserve">be considered </w:t>
      </w:r>
      <w:r w:rsidR="3DB1B66D" w:rsidRPr="008168F9">
        <w:rPr>
          <w:rFonts w:ascii="Arial" w:eastAsiaTheme="majorEastAsia" w:hAnsi="Arial" w:cs="Arial"/>
          <w:lang w:val="en-US"/>
        </w:rPr>
        <w:t>for the group threshold test.</w:t>
      </w:r>
      <w:r w:rsidR="0054418A" w:rsidRPr="008168F9">
        <w:rPr>
          <w:rFonts w:ascii="Arial" w:eastAsiaTheme="majorEastAsia" w:hAnsi="Arial" w:cs="Arial"/>
          <w:lang w:val="en-US"/>
        </w:rPr>
        <w:t xml:space="preserve"> </w:t>
      </w:r>
      <w:r w:rsidR="3DB1B66D" w:rsidRPr="008168F9">
        <w:rPr>
          <w:rFonts w:ascii="Arial" w:eastAsiaTheme="majorEastAsia" w:hAnsi="Arial" w:cs="Arial"/>
          <w:lang w:val="en-US"/>
        </w:rPr>
        <w:t>This will still apply</w:t>
      </w:r>
      <w:r w:rsidR="003C6F04">
        <w:rPr>
          <w:rFonts w:ascii="Arial" w:eastAsiaTheme="majorEastAsia" w:hAnsi="Arial" w:cs="Arial"/>
          <w:lang w:val="en-US"/>
        </w:rPr>
        <w:t xml:space="preserve"> even</w:t>
      </w:r>
      <w:r w:rsidR="00DD3344">
        <w:rPr>
          <w:rFonts w:ascii="Arial" w:eastAsiaTheme="majorEastAsia" w:hAnsi="Arial" w:cs="Arial"/>
          <w:lang w:val="en-US"/>
        </w:rPr>
        <w:t xml:space="preserve"> </w:t>
      </w:r>
      <w:r w:rsidR="3DB1B66D" w:rsidRPr="008168F9">
        <w:rPr>
          <w:rFonts w:ascii="Arial" w:eastAsiaTheme="majorEastAsia" w:hAnsi="Arial" w:cs="Arial"/>
          <w:lang w:val="en-US"/>
        </w:rPr>
        <w:t xml:space="preserve">if the holding company is not established in the UK. </w:t>
      </w:r>
    </w:p>
    <w:p w14:paraId="2FA40CE4" w14:textId="141182F3" w:rsidR="00FA7F4A" w:rsidRPr="005C3494" w:rsidRDefault="005F1ED5" w:rsidP="6BBAF54E">
      <w:pPr>
        <w:spacing w:line="276" w:lineRule="auto"/>
        <w:jc w:val="both"/>
        <w:rPr>
          <w:rFonts w:ascii="Arial" w:eastAsiaTheme="majorEastAsia" w:hAnsi="Arial" w:cs="Arial"/>
        </w:rPr>
      </w:pPr>
      <w:r w:rsidRPr="005C3494">
        <w:rPr>
          <w:rFonts w:ascii="Arial" w:eastAsiaTheme="majorEastAsia" w:hAnsi="Arial" w:cs="Arial"/>
        </w:rPr>
        <w:t>If the holding company is not established in the UK, the UK entities are still considered to be part of a group</w:t>
      </w:r>
      <w:r w:rsidR="00017D5A" w:rsidRPr="005C3494">
        <w:rPr>
          <w:rFonts w:ascii="Arial" w:eastAsiaTheme="majorEastAsia" w:hAnsi="Arial" w:cs="Arial"/>
        </w:rPr>
        <w:t xml:space="preserve"> for pEPR purposes</w:t>
      </w:r>
      <w:r w:rsidR="003119BA" w:rsidRPr="005C3494">
        <w:rPr>
          <w:rFonts w:ascii="Arial" w:eastAsiaTheme="majorEastAsia" w:hAnsi="Arial" w:cs="Arial"/>
        </w:rPr>
        <w:t>. As</w:t>
      </w:r>
      <w:r w:rsidRPr="005C3494">
        <w:rPr>
          <w:rFonts w:ascii="Arial" w:eastAsiaTheme="majorEastAsia" w:hAnsi="Arial" w:cs="Arial"/>
        </w:rPr>
        <w:t xml:space="preserve"> a group registration cannot be undertaken </w:t>
      </w:r>
      <w:r w:rsidR="00E059F0" w:rsidRPr="005C3494">
        <w:rPr>
          <w:rFonts w:ascii="Arial" w:eastAsiaTheme="majorEastAsia" w:hAnsi="Arial" w:cs="Arial"/>
        </w:rPr>
        <w:t>without a UK holding company,</w:t>
      </w:r>
      <w:r w:rsidR="003119BA" w:rsidRPr="005C3494">
        <w:rPr>
          <w:rFonts w:ascii="Arial" w:eastAsiaTheme="majorEastAsia" w:hAnsi="Arial" w:cs="Arial"/>
        </w:rPr>
        <w:t xml:space="preserve"> </w:t>
      </w:r>
      <w:r w:rsidRPr="005C3494">
        <w:rPr>
          <w:rFonts w:ascii="Arial" w:eastAsiaTheme="majorEastAsia" w:hAnsi="Arial" w:cs="Arial"/>
        </w:rPr>
        <w:t>the UK entities must register separately.</w:t>
      </w:r>
    </w:p>
    <w:p w14:paraId="46F228C4" w14:textId="11AC7E8A" w:rsidR="00EE28EE" w:rsidRPr="008168F9" w:rsidRDefault="73E76ACE" w:rsidP="007A6DFC">
      <w:pPr>
        <w:spacing w:line="276" w:lineRule="auto"/>
        <w:jc w:val="both"/>
        <w:rPr>
          <w:rFonts w:ascii="Arial" w:eastAsiaTheme="majorEastAsia" w:hAnsi="Arial" w:cs="Arial"/>
          <w:lang w:val="en-US"/>
        </w:rPr>
      </w:pPr>
      <w:r w:rsidRPr="008168F9">
        <w:rPr>
          <w:rFonts w:ascii="Arial" w:eastAsiaTheme="majorEastAsia" w:hAnsi="Arial" w:cs="Arial"/>
          <w:b/>
          <w:bCs/>
          <w:lang w:val="en-US"/>
        </w:rPr>
        <w:t>Example:</w:t>
      </w:r>
      <w:r w:rsidRPr="008168F9">
        <w:rPr>
          <w:rFonts w:ascii="Arial" w:eastAsiaTheme="majorEastAsia" w:hAnsi="Arial" w:cs="Arial"/>
          <w:lang w:val="en-US"/>
        </w:rPr>
        <w:t xml:space="preserve"> Two sister companies </w:t>
      </w:r>
      <w:r w:rsidR="00215D89" w:rsidRPr="008168F9">
        <w:rPr>
          <w:rFonts w:ascii="Arial" w:eastAsiaTheme="majorEastAsia" w:hAnsi="Arial" w:cs="Arial"/>
          <w:lang w:val="en-US"/>
        </w:rPr>
        <w:t xml:space="preserve">that </w:t>
      </w:r>
      <w:r w:rsidRPr="008168F9">
        <w:rPr>
          <w:rFonts w:ascii="Arial" w:eastAsiaTheme="majorEastAsia" w:hAnsi="Arial" w:cs="Arial"/>
          <w:lang w:val="en-US"/>
        </w:rPr>
        <w:t xml:space="preserve">are established in the UK </w:t>
      </w:r>
      <w:r w:rsidR="00516389" w:rsidRPr="008168F9">
        <w:rPr>
          <w:rFonts w:ascii="Arial" w:eastAsiaTheme="majorEastAsia" w:hAnsi="Arial" w:cs="Arial"/>
          <w:lang w:val="en-US"/>
        </w:rPr>
        <w:t xml:space="preserve">are </w:t>
      </w:r>
      <w:r w:rsidRPr="008168F9">
        <w:rPr>
          <w:rFonts w:ascii="Arial" w:eastAsiaTheme="majorEastAsia" w:hAnsi="Arial" w:cs="Arial"/>
          <w:lang w:val="en-US"/>
        </w:rPr>
        <w:t xml:space="preserve">part of a global </w:t>
      </w:r>
      <w:r w:rsidR="005C47C5" w:rsidRPr="008168F9">
        <w:rPr>
          <w:rFonts w:ascii="Arial" w:eastAsiaTheme="majorEastAsia" w:hAnsi="Arial" w:cs="Arial"/>
          <w:lang w:val="en-US"/>
        </w:rPr>
        <w:t xml:space="preserve">corporate </w:t>
      </w:r>
      <w:r w:rsidRPr="008168F9">
        <w:rPr>
          <w:rFonts w:ascii="Arial" w:eastAsiaTheme="majorEastAsia" w:hAnsi="Arial" w:cs="Arial"/>
          <w:lang w:val="en-US"/>
        </w:rPr>
        <w:t xml:space="preserve">group. No other companies </w:t>
      </w:r>
      <w:r w:rsidR="298BAAE3" w:rsidRPr="008168F9">
        <w:rPr>
          <w:rFonts w:ascii="Arial" w:eastAsiaTheme="majorEastAsia" w:hAnsi="Arial" w:cs="Arial"/>
          <w:lang w:val="en-US"/>
        </w:rPr>
        <w:t xml:space="preserve">in the group </w:t>
      </w:r>
      <w:r w:rsidRPr="008168F9">
        <w:rPr>
          <w:rFonts w:ascii="Arial" w:eastAsiaTheme="majorEastAsia" w:hAnsi="Arial" w:cs="Arial"/>
          <w:lang w:val="en-US"/>
        </w:rPr>
        <w:t>are established in the UK, including the holding company. The two UK sister companies must combine</w:t>
      </w:r>
      <w:r w:rsidR="0E933E70" w:rsidRPr="008168F9">
        <w:rPr>
          <w:rFonts w:ascii="Arial" w:eastAsiaTheme="majorEastAsia" w:hAnsi="Arial" w:cs="Arial"/>
          <w:lang w:val="en-US"/>
        </w:rPr>
        <w:t xml:space="preserve"> their turnover and tonnages to assess themselves against the threshold test.</w:t>
      </w:r>
      <w:r w:rsidR="00DA79A3" w:rsidRPr="008168F9">
        <w:rPr>
          <w:rFonts w:ascii="Arial" w:eastAsiaTheme="majorEastAsia" w:hAnsi="Arial" w:cs="Arial"/>
          <w:lang w:val="en-US"/>
        </w:rPr>
        <w:t xml:space="preserve"> </w:t>
      </w:r>
      <w:r w:rsidR="0E933E70" w:rsidRPr="008168F9">
        <w:rPr>
          <w:rFonts w:ascii="Arial" w:eastAsiaTheme="majorEastAsia" w:hAnsi="Arial" w:cs="Arial"/>
          <w:lang w:val="en-US"/>
        </w:rPr>
        <w:t xml:space="preserve">These companies </w:t>
      </w:r>
      <w:r w:rsidR="00DA79A3" w:rsidRPr="008168F9">
        <w:rPr>
          <w:rFonts w:ascii="Arial" w:eastAsiaTheme="majorEastAsia" w:hAnsi="Arial" w:cs="Arial"/>
          <w:lang w:val="en-US"/>
        </w:rPr>
        <w:t>cannot</w:t>
      </w:r>
      <w:r w:rsidR="0E933E70" w:rsidRPr="008168F9">
        <w:rPr>
          <w:rFonts w:ascii="Arial" w:eastAsiaTheme="majorEastAsia" w:hAnsi="Arial" w:cs="Arial"/>
          <w:lang w:val="en-US"/>
        </w:rPr>
        <w:t xml:space="preserve"> register as a group </w:t>
      </w:r>
      <w:r w:rsidR="00C930B6" w:rsidRPr="008168F9">
        <w:rPr>
          <w:rFonts w:ascii="Arial" w:eastAsiaTheme="majorEastAsia" w:hAnsi="Arial" w:cs="Arial"/>
          <w:lang w:val="en-US"/>
        </w:rPr>
        <w:t xml:space="preserve">because </w:t>
      </w:r>
      <w:r w:rsidR="0E933E70" w:rsidRPr="008168F9">
        <w:rPr>
          <w:rFonts w:ascii="Arial" w:eastAsiaTheme="majorEastAsia" w:hAnsi="Arial" w:cs="Arial"/>
          <w:lang w:val="en-US"/>
        </w:rPr>
        <w:t>the</w:t>
      </w:r>
      <w:r w:rsidR="00EE4FDD" w:rsidRPr="008168F9">
        <w:rPr>
          <w:rFonts w:ascii="Arial" w:eastAsiaTheme="majorEastAsia" w:hAnsi="Arial" w:cs="Arial"/>
          <w:lang w:val="en-US"/>
        </w:rPr>
        <w:t xml:space="preserve">re is no </w:t>
      </w:r>
      <w:r w:rsidR="0E933E70" w:rsidRPr="008168F9">
        <w:rPr>
          <w:rFonts w:ascii="Arial" w:eastAsiaTheme="majorEastAsia" w:hAnsi="Arial" w:cs="Arial"/>
          <w:lang w:val="en-US"/>
        </w:rPr>
        <w:t>holding company</w:t>
      </w:r>
      <w:r w:rsidR="00CA1679" w:rsidRPr="008168F9">
        <w:rPr>
          <w:rFonts w:ascii="Arial" w:eastAsiaTheme="majorEastAsia" w:hAnsi="Arial" w:cs="Arial"/>
          <w:lang w:val="en-US"/>
        </w:rPr>
        <w:t xml:space="preserve"> </w:t>
      </w:r>
      <w:r w:rsidR="00084BB3" w:rsidRPr="008168F9">
        <w:rPr>
          <w:rFonts w:ascii="Arial" w:eastAsiaTheme="majorEastAsia" w:hAnsi="Arial" w:cs="Arial"/>
          <w:lang w:val="en-US"/>
        </w:rPr>
        <w:t>established in the UK</w:t>
      </w:r>
      <w:r w:rsidR="00507061" w:rsidRPr="008168F9">
        <w:rPr>
          <w:rFonts w:ascii="Arial" w:eastAsiaTheme="majorEastAsia" w:hAnsi="Arial" w:cs="Arial"/>
          <w:lang w:val="en-US"/>
        </w:rPr>
        <w:t xml:space="preserve">, </w:t>
      </w:r>
      <w:r w:rsidR="00961DAD" w:rsidRPr="008168F9">
        <w:rPr>
          <w:rFonts w:ascii="Arial" w:eastAsiaTheme="majorEastAsia" w:hAnsi="Arial" w:cs="Arial"/>
          <w:lang w:val="en-US"/>
        </w:rPr>
        <w:t>so t</w:t>
      </w:r>
      <w:r w:rsidR="0E933E70" w:rsidRPr="008168F9">
        <w:rPr>
          <w:rFonts w:ascii="Arial" w:eastAsiaTheme="majorEastAsia" w:hAnsi="Arial" w:cs="Arial"/>
          <w:lang w:val="en-US"/>
        </w:rPr>
        <w:t xml:space="preserve">hey </w:t>
      </w:r>
      <w:r w:rsidR="00DA79A3" w:rsidRPr="008168F9">
        <w:rPr>
          <w:rFonts w:ascii="Arial" w:eastAsiaTheme="majorEastAsia" w:hAnsi="Arial" w:cs="Arial"/>
          <w:lang w:val="en-US"/>
        </w:rPr>
        <w:t>must</w:t>
      </w:r>
      <w:r w:rsidR="0E933E70" w:rsidRPr="008168F9">
        <w:rPr>
          <w:rFonts w:ascii="Arial" w:eastAsiaTheme="majorEastAsia" w:hAnsi="Arial" w:cs="Arial"/>
          <w:lang w:val="en-US"/>
        </w:rPr>
        <w:t xml:space="preserve"> register </w:t>
      </w:r>
      <w:r w:rsidR="00CA36E3" w:rsidRPr="008168F9">
        <w:rPr>
          <w:rFonts w:ascii="Arial" w:eastAsiaTheme="majorEastAsia" w:hAnsi="Arial" w:cs="Arial"/>
          <w:lang w:val="en-US"/>
        </w:rPr>
        <w:t>separately</w:t>
      </w:r>
      <w:r w:rsidR="0E933E70" w:rsidRPr="008168F9">
        <w:rPr>
          <w:rFonts w:ascii="Arial" w:eastAsiaTheme="majorEastAsia" w:hAnsi="Arial" w:cs="Arial"/>
          <w:lang w:val="en-US"/>
        </w:rPr>
        <w:t xml:space="preserve">. </w:t>
      </w:r>
    </w:p>
    <w:p w14:paraId="1DCE80CB" w14:textId="77777777" w:rsidR="00EE28EE" w:rsidRDefault="00EE28EE" w:rsidP="007A6DFC">
      <w:pPr>
        <w:spacing w:line="276" w:lineRule="auto"/>
        <w:jc w:val="both"/>
        <w:rPr>
          <w:rFonts w:ascii="Arial" w:eastAsiaTheme="majorEastAsia" w:hAnsi="Arial" w:cs="Arial"/>
          <w:b/>
          <w:bCs/>
          <w:sz w:val="24"/>
          <w:szCs w:val="24"/>
          <w:lang w:val="en-US"/>
        </w:rPr>
      </w:pPr>
    </w:p>
    <w:p w14:paraId="6E694CE0" w14:textId="69B9F3E5" w:rsidR="003D5027" w:rsidRPr="00917243" w:rsidRDefault="00CE0D94" w:rsidP="007A6DFC">
      <w:pPr>
        <w:spacing w:line="276" w:lineRule="auto"/>
        <w:jc w:val="both"/>
        <w:rPr>
          <w:rFonts w:ascii="Arial" w:eastAsiaTheme="majorEastAsia" w:hAnsi="Arial" w:cs="Arial"/>
          <w:b/>
          <w:bCs/>
          <w:sz w:val="24"/>
          <w:szCs w:val="24"/>
          <w:lang w:val="en-US"/>
        </w:rPr>
      </w:pPr>
      <w:r>
        <w:rPr>
          <w:rFonts w:ascii="Arial" w:eastAsiaTheme="majorEastAsia" w:hAnsi="Arial" w:cs="Arial"/>
          <w:b/>
          <w:bCs/>
          <w:sz w:val="24"/>
          <w:szCs w:val="24"/>
          <w:lang w:val="en-US"/>
        </w:rPr>
        <w:t>Creating a group account</w:t>
      </w:r>
    </w:p>
    <w:p w14:paraId="03134A01" w14:textId="56809F3E" w:rsidR="00A95515" w:rsidRDefault="201C16EB" w:rsidP="007A6DFC">
      <w:pPr>
        <w:spacing w:line="276" w:lineRule="auto"/>
        <w:jc w:val="both"/>
        <w:rPr>
          <w:rFonts w:ascii="Arial" w:hAnsi="Arial" w:cs="Arial"/>
        </w:rPr>
      </w:pPr>
      <w:r w:rsidRPr="341727CC">
        <w:rPr>
          <w:rFonts w:ascii="Arial" w:hAnsi="Arial" w:cs="Arial"/>
        </w:rPr>
        <w:t>Members of a</w:t>
      </w:r>
      <w:r w:rsidR="00EC56D4" w:rsidRPr="341727CC">
        <w:rPr>
          <w:rFonts w:ascii="Arial" w:hAnsi="Arial" w:cs="Arial"/>
        </w:rPr>
        <w:t xml:space="preserve"> group</w:t>
      </w:r>
      <w:r w:rsidR="193E3C5B" w:rsidRPr="341727CC">
        <w:rPr>
          <w:rFonts w:ascii="Arial" w:hAnsi="Arial" w:cs="Arial"/>
        </w:rPr>
        <w:t xml:space="preserve"> that are producers</w:t>
      </w:r>
      <w:r w:rsidR="00EC56D4" w:rsidRPr="341727CC">
        <w:rPr>
          <w:rFonts w:ascii="Arial" w:hAnsi="Arial" w:cs="Arial"/>
        </w:rPr>
        <w:t xml:space="preserve"> may choose to </w:t>
      </w:r>
      <w:r w:rsidR="0011624C" w:rsidRPr="341727CC">
        <w:rPr>
          <w:rFonts w:ascii="Arial" w:hAnsi="Arial" w:cs="Arial"/>
        </w:rPr>
        <w:t xml:space="preserve">create an account </w:t>
      </w:r>
      <w:r w:rsidR="00EC56D4" w:rsidRPr="341727CC">
        <w:rPr>
          <w:rFonts w:ascii="Arial" w:hAnsi="Arial" w:cs="Arial"/>
        </w:rPr>
        <w:t xml:space="preserve">and submit data collectively </w:t>
      </w:r>
      <w:r w:rsidR="003D06F7" w:rsidRPr="341727CC">
        <w:rPr>
          <w:rFonts w:ascii="Arial" w:hAnsi="Arial" w:cs="Arial"/>
        </w:rPr>
        <w:t xml:space="preserve">via their </w:t>
      </w:r>
      <w:r w:rsidR="243B405C" w:rsidRPr="341727CC">
        <w:rPr>
          <w:rFonts w:ascii="Arial" w:hAnsi="Arial" w:cs="Arial"/>
        </w:rPr>
        <w:t>h</w:t>
      </w:r>
      <w:r w:rsidR="003D06F7" w:rsidRPr="341727CC">
        <w:rPr>
          <w:rFonts w:ascii="Arial" w:hAnsi="Arial" w:cs="Arial"/>
        </w:rPr>
        <w:t xml:space="preserve">olding </w:t>
      </w:r>
      <w:r w:rsidR="1AD084A5" w:rsidRPr="341727CC">
        <w:rPr>
          <w:rFonts w:ascii="Arial" w:hAnsi="Arial" w:cs="Arial"/>
        </w:rPr>
        <w:t>c</w:t>
      </w:r>
      <w:r w:rsidR="003D06F7" w:rsidRPr="341727CC">
        <w:rPr>
          <w:rFonts w:ascii="Arial" w:hAnsi="Arial" w:cs="Arial"/>
        </w:rPr>
        <w:t>ompany</w:t>
      </w:r>
      <w:r w:rsidR="0006472B" w:rsidRPr="341727CC">
        <w:rPr>
          <w:rFonts w:ascii="Arial" w:hAnsi="Arial" w:cs="Arial"/>
        </w:rPr>
        <w:t xml:space="preserve">, </w:t>
      </w:r>
      <w:r w:rsidR="00EC56D4" w:rsidRPr="341727CC">
        <w:rPr>
          <w:rFonts w:ascii="Arial" w:hAnsi="Arial" w:cs="Arial"/>
        </w:rPr>
        <w:t xml:space="preserve">instead of each </w:t>
      </w:r>
      <w:r w:rsidR="0F527B79" w:rsidRPr="341727CC">
        <w:rPr>
          <w:rFonts w:ascii="Arial" w:hAnsi="Arial" w:cs="Arial"/>
        </w:rPr>
        <w:t>producer company in the group</w:t>
      </w:r>
      <w:r w:rsidR="00EC56D4" w:rsidRPr="341727CC">
        <w:rPr>
          <w:rFonts w:ascii="Arial" w:hAnsi="Arial" w:cs="Arial"/>
        </w:rPr>
        <w:t xml:space="preserve"> performing these functions individually.</w:t>
      </w:r>
      <w:r w:rsidR="00CE0D94" w:rsidRPr="341727CC">
        <w:rPr>
          <w:rFonts w:ascii="Arial" w:hAnsi="Arial" w:cs="Arial"/>
        </w:rPr>
        <w:t xml:space="preserve"> Creating an account as a group is</w:t>
      </w:r>
      <w:r w:rsidR="00EC56D4" w:rsidRPr="341727CC">
        <w:rPr>
          <w:rFonts w:ascii="Arial" w:hAnsi="Arial" w:cs="Arial"/>
        </w:rPr>
        <w:t xml:space="preserve"> </w:t>
      </w:r>
      <w:r w:rsidR="00925781" w:rsidRPr="341727CC">
        <w:rPr>
          <w:rFonts w:ascii="Arial" w:hAnsi="Arial" w:cs="Arial"/>
        </w:rPr>
        <w:t xml:space="preserve">optional. </w:t>
      </w:r>
      <w:r w:rsidR="4CC161BE" w:rsidRPr="341727CC">
        <w:rPr>
          <w:rFonts w:ascii="Arial" w:hAnsi="Arial" w:cs="Arial"/>
        </w:rPr>
        <w:t>Producer c</w:t>
      </w:r>
      <w:r w:rsidR="00925781" w:rsidRPr="341727CC">
        <w:rPr>
          <w:rFonts w:ascii="Arial" w:hAnsi="Arial" w:cs="Arial"/>
        </w:rPr>
        <w:t xml:space="preserve">ompanies within a group may choose to </w:t>
      </w:r>
      <w:r w:rsidR="00CE0D94" w:rsidRPr="341727CC">
        <w:rPr>
          <w:rFonts w:ascii="Arial" w:hAnsi="Arial" w:cs="Arial"/>
        </w:rPr>
        <w:t xml:space="preserve">create an account </w:t>
      </w:r>
      <w:r w:rsidR="00925781" w:rsidRPr="341727CC">
        <w:rPr>
          <w:rFonts w:ascii="Arial" w:hAnsi="Arial" w:cs="Arial"/>
        </w:rPr>
        <w:t>and submit data separately if they wish</w:t>
      </w:r>
      <w:r w:rsidR="00342CAE" w:rsidRPr="341727CC">
        <w:rPr>
          <w:rStyle w:val="cf11"/>
        </w:rPr>
        <w:t>.</w:t>
      </w:r>
    </w:p>
    <w:p w14:paraId="323D3CE7" w14:textId="5ADF950E" w:rsidR="001F3F10" w:rsidRDefault="00925781" w:rsidP="007A6DFC">
      <w:pPr>
        <w:spacing w:line="276" w:lineRule="auto"/>
        <w:jc w:val="both"/>
        <w:rPr>
          <w:rFonts w:ascii="Arial" w:hAnsi="Arial" w:cs="Arial"/>
        </w:rPr>
      </w:pPr>
      <w:r w:rsidRPr="341727CC">
        <w:rPr>
          <w:rFonts w:ascii="Arial" w:hAnsi="Arial" w:cs="Arial"/>
        </w:rPr>
        <w:t xml:space="preserve">It is important to note that the holding company is required to </w:t>
      </w:r>
      <w:r w:rsidR="002D03CD" w:rsidRPr="341727CC">
        <w:rPr>
          <w:rFonts w:ascii="Arial" w:hAnsi="Arial" w:cs="Arial"/>
        </w:rPr>
        <w:t xml:space="preserve">create the </w:t>
      </w:r>
      <w:r w:rsidR="7162540C" w:rsidRPr="341727CC">
        <w:rPr>
          <w:rFonts w:ascii="Arial" w:hAnsi="Arial" w:cs="Arial"/>
        </w:rPr>
        <w:t xml:space="preserve">group </w:t>
      </w:r>
      <w:r w:rsidR="002D03CD" w:rsidRPr="341727CC">
        <w:rPr>
          <w:rFonts w:ascii="Arial" w:hAnsi="Arial" w:cs="Arial"/>
        </w:rPr>
        <w:t xml:space="preserve">account </w:t>
      </w:r>
      <w:r w:rsidR="4A5BE5FB" w:rsidRPr="341727CC">
        <w:rPr>
          <w:rFonts w:ascii="Arial" w:hAnsi="Arial" w:cs="Arial"/>
        </w:rPr>
        <w:t>and</w:t>
      </w:r>
      <w:r w:rsidRPr="341727CC">
        <w:rPr>
          <w:rFonts w:ascii="Arial" w:hAnsi="Arial" w:cs="Arial"/>
        </w:rPr>
        <w:t xml:space="preserve"> provide an individual breakdown of the packaging supplied by each </w:t>
      </w:r>
      <w:r w:rsidR="5D24132B" w:rsidRPr="341727CC">
        <w:rPr>
          <w:rFonts w:ascii="Arial" w:hAnsi="Arial" w:cs="Arial"/>
        </w:rPr>
        <w:t xml:space="preserve">producer </w:t>
      </w:r>
      <w:r w:rsidRPr="341727CC">
        <w:rPr>
          <w:rFonts w:ascii="Arial" w:hAnsi="Arial" w:cs="Arial"/>
        </w:rPr>
        <w:t xml:space="preserve">company within the group. </w:t>
      </w:r>
    </w:p>
    <w:p w14:paraId="0E2AEDD9" w14:textId="61642E54" w:rsidR="00034025" w:rsidRPr="0082609B" w:rsidRDefault="001E03B7" w:rsidP="007A6DFC">
      <w:pPr>
        <w:spacing w:line="276" w:lineRule="auto"/>
        <w:jc w:val="both"/>
        <w:rPr>
          <w:rStyle w:val="ui-provider"/>
          <w:rFonts w:ascii="Arial" w:hAnsi="Arial" w:cs="Arial"/>
        </w:rPr>
      </w:pPr>
      <w:r w:rsidRPr="0082609B">
        <w:rPr>
          <w:rStyle w:val="ui-provider"/>
          <w:rFonts w:ascii="Arial" w:hAnsi="Arial" w:cs="Arial"/>
        </w:rPr>
        <w:t xml:space="preserve">A holding company that does not </w:t>
      </w:r>
      <w:r w:rsidR="009D0CC1">
        <w:rPr>
          <w:rStyle w:val="ui-provider"/>
          <w:rFonts w:ascii="Arial" w:hAnsi="Arial" w:cs="Arial"/>
        </w:rPr>
        <w:t>supply</w:t>
      </w:r>
      <w:r w:rsidR="009D0CC1" w:rsidRPr="0082609B">
        <w:rPr>
          <w:rStyle w:val="ui-provider"/>
          <w:rFonts w:ascii="Arial" w:hAnsi="Arial" w:cs="Arial"/>
        </w:rPr>
        <w:t xml:space="preserve"> </w:t>
      </w:r>
      <w:r w:rsidRPr="0082609B">
        <w:rPr>
          <w:rStyle w:val="ui-provider"/>
          <w:rFonts w:ascii="Arial" w:hAnsi="Arial" w:cs="Arial"/>
        </w:rPr>
        <w:t xml:space="preserve">packaging itself </w:t>
      </w:r>
      <w:r w:rsidR="00E90E10" w:rsidRPr="0082609B">
        <w:rPr>
          <w:rStyle w:val="ui-provider"/>
          <w:rFonts w:ascii="Arial" w:hAnsi="Arial" w:cs="Arial"/>
        </w:rPr>
        <w:t>but two or more of its subsidiaries do</w:t>
      </w:r>
      <w:r w:rsidR="00E5086F" w:rsidRPr="0082609B">
        <w:rPr>
          <w:rStyle w:val="ui-provider"/>
          <w:rFonts w:ascii="Arial" w:hAnsi="Arial" w:cs="Arial"/>
        </w:rPr>
        <w:t>,</w:t>
      </w:r>
      <w:r w:rsidR="00E90E10" w:rsidRPr="0082609B">
        <w:rPr>
          <w:rStyle w:val="ui-provider"/>
          <w:rFonts w:ascii="Arial" w:hAnsi="Arial" w:cs="Arial"/>
          <w:i/>
          <w:iCs/>
        </w:rPr>
        <w:t xml:space="preserve"> </w:t>
      </w:r>
      <w:r w:rsidRPr="0082609B">
        <w:rPr>
          <w:rStyle w:val="ui-provider"/>
          <w:rFonts w:ascii="Arial" w:hAnsi="Arial" w:cs="Arial"/>
        </w:rPr>
        <w:t xml:space="preserve">can create a group account on RPD. </w:t>
      </w:r>
      <w:r w:rsidR="002E6168" w:rsidRPr="0082609B">
        <w:rPr>
          <w:rStyle w:val="ui-provider"/>
          <w:rFonts w:ascii="Arial" w:hAnsi="Arial" w:cs="Arial"/>
        </w:rPr>
        <w:t>T</w:t>
      </w:r>
      <w:r w:rsidRPr="0082609B">
        <w:rPr>
          <w:rStyle w:val="ui-provider"/>
          <w:rFonts w:ascii="Arial" w:hAnsi="Arial" w:cs="Arial"/>
        </w:rPr>
        <w:t>he holding company</w:t>
      </w:r>
      <w:r w:rsidR="002E6168" w:rsidRPr="0082609B">
        <w:rPr>
          <w:rStyle w:val="ui-provider"/>
          <w:rFonts w:ascii="Arial" w:hAnsi="Arial" w:cs="Arial"/>
        </w:rPr>
        <w:t xml:space="preserve"> will need to</w:t>
      </w:r>
      <w:r w:rsidRPr="0082609B">
        <w:rPr>
          <w:rStyle w:val="ui-provider"/>
          <w:rFonts w:ascii="Arial" w:hAnsi="Arial" w:cs="Arial"/>
        </w:rPr>
        <w:t xml:space="preserve"> submit its organisation details but it will not be required to submit</w:t>
      </w:r>
      <w:r w:rsidR="00623AF3" w:rsidRPr="0082609B">
        <w:rPr>
          <w:rStyle w:val="ui-provider"/>
          <w:rFonts w:ascii="Arial" w:hAnsi="Arial" w:cs="Arial"/>
        </w:rPr>
        <w:t xml:space="preserve"> </w:t>
      </w:r>
      <w:r w:rsidR="00277C5C" w:rsidRPr="0082609B">
        <w:rPr>
          <w:rStyle w:val="ui-provider"/>
          <w:rFonts w:ascii="Arial" w:hAnsi="Arial" w:cs="Arial"/>
        </w:rPr>
        <w:t>packaging data</w:t>
      </w:r>
      <w:r w:rsidRPr="0082609B">
        <w:rPr>
          <w:rStyle w:val="ui-provider"/>
          <w:rFonts w:ascii="Arial" w:hAnsi="Arial" w:cs="Arial"/>
        </w:rPr>
        <w:t>.</w:t>
      </w:r>
    </w:p>
    <w:p w14:paraId="3F7B4BD4" w14:textId="11E4B61B" w:rsidR="002E28E3" w:rsidRPr="00B227EB" w:rsidRDefault="00623AF3" w:rsidP="007A6DFC">
      <w:pPr>
        <w:spacing w:line="276" w:lineRule="auto"/>
        <w:jc w:val="both"/>
        <w:rPr>
          <w:rFonts w:ascii="Arial" w:eastAsiaTheme="majorEastAsia" w:hAnsi="Arial" w:cs="Arial"/>
          <w:b/>
          <w:sz w:val="24"/>
          <w:szCs w:val="24"/>
          <w:lang w:val="en-US"/>
        </w:rPr>
      </w:pPr>
      <w:r w:rsidRPr="341727CC">
        <w:rPr>
          <w:rStyle w:val="ui-provider"/>
          <w:rFonts w:ascii="Arial" w:hAnsi="Arial" w:cs="Arial"/>
          <w:i/>
          <w:iCs/>
        </w:rPr>
        <w:t xml:space="preserve"> </w:t>
      </w:r>
    </w:p>
    <w:p w14:paraId="1DF4D6D2" w14:textId="7E1FEE47" w:rsidR="004A2D56" w:rsidRPr="00214344" w:rsidRDefault="004A2D56" w:rsidP="007A6DFC">
      <w:pPr>
        <w:spacing w:line="276" w:lineRule="auto"/>
        <w:jc w:val="both"/>
        <w:rPr>
          <w:rFonts w:ascii="Arial" w:eastAsiaTheme="majorEastAsia" w:hAnsi="Arial" w:cs="Arial"/>
          <w:b/>
          <w:bCs/>
          <w:sz w:val="24"/>
          <w:szCs w:val="24"/>
          <w:lang w:val="en-US"/>
        </w:rPr>
      </w:pPr>
      <w:r w:rsidRPr="3ACAD364">
        <w:rPr>
          <w:rFonts w:ascii="Arial" w:eastAsiaTheme="majorEastAsia" w:hAnsi="Arial" w:cs="Arial"/>
          <w:b/>
          <w:bCs/>
          <w:sz w:val="24"/>
          <w:szCs w:val="24"/>
          <w:lang w:val="en-US"/>
        </w:rPr>
        <w:t>Groups</w:t>
      </w:r>
      <w:r w:rsidR="00A63E4E" w:rsidRPr="3ACAD364">
        <w:rPr>
          <w:rFonts w:ascii="Arial" w:eastAsiaTheme="majorEastAsia" w:hAnsi="Arial" w:cs="Arial"/>
          <w:b/>
          <w:bCs/>
          <w:sz w:val="24"/>
          <w:szCs w:val="24"/>
          <w:lang w:val="en-US"/>
        </w:rPr>
        <w:t xml:space="preserve"> and establishment in the UK</w:t>
      </w:r>
    </w:p>
    <w:p w14:paraId="54E1F348" w14:textId="0ED09C28" w:rsidR="004A2D56" w:rsidRPr="00214344" w:rsidRDefault="004A2D56" w:rsidP="00DA615A">
      <w:pPr>
        <w:widowControl w:val="0"/>
        <w:autoSpaceDE w:val="0"/>
        <w:autoSpaceDN w:val="0"/>
        <w:adjustRightInd w:val="0"/>
        <w:spacing w:line="276" w:lineRule="auto"/>
        <w:jc w:val="both"/>
        <w:rPr>
          <w:rFonts w:ascii="Arial" w:hAnsi="Arial" w:cs="Arial"/>
        </w:rPr>
      </w:pPr>
      <w:r w:rsidRPr="341727CC">
        <w:rPr>
          <w:rFonts w:ascii="Arial" w:hAnsi="Arial" w:cs="Arial"/>
        </w:rPr>
        <w:t xml:space="preserve">A holding company and </w:t>
      </w:r>
      <w:r w:rsidR="52E64099" w:rsidRPr="341727CC">
        <w:rPr>
          <w:rFonts w:ascii="Arial" w:hAnsi="Arial" w:cs="Arial"/>
        </w:rPr>
        <w:t>its</w:t>
      </w:r>
      <w:r w:rsidRPr="341727CC">
        <w:rPr>
          <w:rFonts w:ascii="Arial" w:hAnsi="Arial" w:cs="Arial"/>
        </w:rPr>
        <w:t xml:space="preserve"> </w:t>
      </w:r>
      <w:r w:rsidR="58F87C27" w:rsidRPr="341727CC">
        <w:rPr>
          <w:rFonts w:ascii="Arial" w:hAnsi="Arial" w:cs="Arial"/>
        </w:rPr>
        <w:t>producer</w:t>
      </w:r>
      <w:r w:rsidR="000D02A5">
        <w:rPr>
          <w:rFonts w:ascii="Arial" w:hAnsi="Arial" w:cs="Arial"/>
        </w:rPr>
        <w:t xml:space="preserve"> </w:t>
      </w:r>
      <w:r w:rsidRPr="341727CC">
        <w:rPr>
          <w:rFonts w:ascii="Arial" w:hAnsi="Arial" w:cs="Arial"/>
        </w:rPr>
        <w:t>subsidiar</w:t>
      </w:r>
      <w:r w:rsidR="00D027A3" w:rsidRPr="341727CC">
        <w:rPr>
          <w:rFonts w:ascii="Arial" w:hAnsi="Arial" w:cs="Arial"/>
        </w:rPr>
        <w:t>ies</w:t>
      </w:r>
      <w:r w:rsidRPr="341727CC">
        <w:rPr>
          <w:rFonts w:ascii="Arial" w:hAnsi="Arial" w:cs="Arial"/>
        </w:rPr>
        <w:t xml:space="preserve"> must </w:t>
      </w:r>
      <w:r w:rsidR="2C03119E" w:rsidRPr="341727CC">
        <w:rPr>
          <w:rFonts w:ascii="Arial" w:hAnsi="Arial" w:cs="Arial"/>
        </w:rPr>
        <w:t xml:space="preserve">all </w:t>
      </w:r>
      <w:r w:rsidRPr="341727CC">
        <w:rPr>
          <w:rFonts w:ascii="Arial" w:hAnsi="Arial" w:cs="Arial"/>
        </w:rPr>
        <w:t xml:space="preserve">be established in the UK to </w:t>
      </w:r>
      <w:r w:rsidR="00DB014F" w:rsidRPr="341727CC">
        <w:rPr>
          <w:rFonts w:ascii="Arial" w:hAnsi="Arial" w:cs="Arial"/>
        </w:rPr>
        <w:t>have a group account</w:t>
      </w:r>
      <w:r w:rsidRPr="341727CC">
        <w:rPr>
          <w:rFonts w:ascii="Arial" w:hAnsi="Arial" w:cs="Arial"/>
        </w:rPr>
        <w:t xml:space="preserve"> </w:t>
      </w:r>
      <w:r w:rsidR="00A84C21" w:rsidRPr="341727CC">
        <w:rPr>
          <w:rFonts w:ascii="Arial" w:hAnsi="Arial" w:cs="Arial"/>
        </w:rPr>
        <w:t xml:space="preserve">(see </w:t>
      </w:r>
      <w:r w:rsidR="00AF352A" w:rsidRPr="005471F3">
        <w:rPr>
          <w:rFonts w:ascii="Arial" w:hAnsi="Arial" w:cs="Arial"/>
        </w:rPr>
        <w:t>S</w:t>
      </w:r>
      <w:r w:rsidR="00A84C21" w:rsidRPr="005471F3">
        <w:rPr>
          <w:rFonts w:ascii="Arial" w:hAnsi="Arial" w:cs="Arial"/>
        </w:rPr>
        <w:t xml:space="preserve">ection </w:t>
      </w:r>
      <w:r w:rsidR="00C371DF" w:rsidRPr="005471F3">
        <w:rPr>
          <w:rFonts w:ascii="Arial" w:hAnsi="Arial" w:cs="Arial"/>
        </w:rPr>
        <w:t>3</w:t>
      </w:r>
      <w:r w:rsidR="00034025" w:rsidRPr="005471F3">
        <w:rPr>
          <w:rFonts w:ascii="Arial" w:hAnsi="Arial" w:cs="Arial"/>
        </w:rPr>
        <w:t>:3</w:t>
      </w:r>
      <w:r w:rsidR="00A84C21" w:rsidRPr="341727CC">
        <w:rPr>
          <w:rFonts w:ascii="Arial" w:hAnsi="Arial" w:cs="Arial"/>
        </w:rPr>
        <w:t xml:space="preserve"> on establish</w:t>
      </w:r>
      <w:r w:rsidR="53BFF778" w:rsidRPr="341727CC">
        <w:rPr>
          <w:rFonts w:ascii="Arial" w:hAnsi="Arial" w:cs="Arial"/>
        </w:rPr>
        <w:t>ed</w:t>
      </w:r>
      <w:r w:rsidR="00A84C21" w:rsidRPr="341727CC">
        <w:rPr>
          <w:rFonts w:ascii="Arial" w:hAnsi="Arial" w:cs="Arial"/>
        </w:rPr>
        <w:t xml:space="preserve"> in the UK)</w:t>
      </w:r>
      <w:r w:rsidR="00A52B9B" w:rsidRPr="341727CC">
        <w:rPr>
          <w:rFonts w:ascii="Arial" w:hAnsi="Arial" w:cs="Arial"/>
        </w:rPr>
        <w:t>.</w:t>
      </w:r>
      <w:r w:rsidRPr="341727CC">
        <w:rPr>
          <w:rFonts w:ascii="Arial" w:hAnsi="Arial" w:cs="Arial"/>
        </w:rPr>
        <w:t xml:space="preserve"> The </w:t>
      </w:r>
      <w:r w:rsidR="7F3F5297" w:rsidRPr="341727CC">
        <w:rPr>
          <w:rFonts w:ascii="Arial" w:hAnsi="Arial" w:cs="Arial"/>
        </w:rPr>
        <w:t xml:space="preserve">regulators </w:t>
      </w:r>
      <w:r w:rsidR="00436DF8" w:rsidRPr="341727CC">
        <w:rPr>
          <w:rFonts w:ascii="Arial" w:hAnsi="Arial" w:cs="Arial"/>
        </w:rPr>
        <w:t xml:space="preserve">will </w:t>
      </w:r>
      <w:r w:rsidRPr="341727CC">
        <w:rPr>
          <w:rFonts w:ascii="Arial" w:hAnsi="Arial" w:cs="Arial"/>
        </w:rPr>
        <w:t xml:space="preserve">apply the same rules to </w:t>
      </w:r>
      <w:r w:rsidR="3141D5E0" w:rsidRPr="341727CC">
        <w:rPr>
          <w:rFonts w:ascii="Arial" w:hAnsi="Arial" w:cs="Arial"/>
        </w:rPr>
        <w:t xml:space="preserve">producer companies within a </w:t>
      </w:r>
      <w:r w:rsidRPr="341727CC">
        <w:rPr>
          <w:rFonts w:ascii="Arial" w:hAnsi="Arial" w:cs="Arial"/>
        </w:rPr>
        <w:t xml:space="preserve">group as </w:t>
      </w:r>
      <w:r w:rsidR="5C589157" w:rsidRPr="341727CC">
        <w:rPr>
          <w:rFonts w:ascii="Arial" w:hAnsi="Arial" w:cs="Arial"/>
        </w:rPr>
        <w:t xml:space="preserve">they do </w:t>
      </w:r>
      <w:r w:rsidRPr="341727CC">
        <w:rPr>
          <w:rFonts w:ascii="Arial" w:hAnsi="Arial" w:cs="Arial"/>
        </w:rPr>
        <w:t xml:space="preserve">to overseas </w:t>
      </w:r>
      <w:r w:rsidR="0C0C81F1" w:rsidRPr="341727CC">
        <w:rPr>
          <w:rFonts w:ascii="Arial" w:hAnsi="Arial" w:cs="Arial"/>
        </w:rPr>
        <w:t>businesses</w:t>
      </w:r>
      <w:r w:rsidRPr="341727CC">
        <w:rPr>
          <w:rFonts w:ascii="Arial" w:hAnsi="Arial" w:cs="Arial"/>
        </w:rPr>
        <w:t xml:space="preserve">, so the holding company does not </w:t>
      </w:r>
      <w:r w:rsidR="11B999CD" w:rsidRPr="341727CC">
        <w:rPr>
          <w:rFonts w:ascii="Arial" w:hAnsi="Arial" w:cs="Arial"/>
        </w:rPr>
        <w:t xml:space="preserve">necessarily </w:t>
      </w:r>
      <w:r w:rsidRPr="341727CC">
        <w:rPr>
          <w:rFonts w:ascii="Arial" w:hAnsi="Arial" w:cs="Arial"/>
        </w:rPr>
        <w:t xml:space="preserve">need to </w:t>
      </w:r>
      <w:r w:rsidR="3DE437C9" w:rsidRPr="341727CC">
        <w:rPr>
          <w:rFonts w:ascii="Arial" w:hAnsi="Arial" w:cs="Arial"/>
        </w:rPr>
        <w:t>be a UK registered com</w:t>
      </w:r>
      <w:r w:rsidR="000D02A5">
        <w:rPr>
          <w:rFonts w:ascii="Arial" w:hAnsi="Arial" w:cs="Arial"/>
        </w:rPr>
        <w:t>p</w:t>
      </w:r>
      <w:r w:rsidR="3DE437C9" w:rsidRPr="341727CC">
        <w:rPr>
          <w:rFonts w:ascii="Arial" w:hAnsi="Arial" w:cs="Arial"/>
        </w:rPr>
        <w:t>any</w:t>
      </w:r>
      <w:r w:rsidRPr="341727CC">
        <w:rPr>
          <w:rFonts w:ascii="Arial" w:hAnsi="Arial" w:cs="Arial"/>
        </w:rPr>
        <w:t xml:space="preserve">. </w:t>
      </w:r>
    </w:p>
    <w:p w14:paraId="31D1060C" w14:textId="7D3B7B94" w:rsidR="004E3E88" w:rsidRDefault="004A2D56" w:rsidP="00DA615A">
      <w:pPr>
        <w:widowControl w:val="0"/>
        <w:autoSpaceDE w:val="0"/>
        <w:autoSpaceDN w:val="0"/>
        <w:adjustRightInd w:val="0"/>
        <w:spacing w:line="276" w:lineRule="auto"/>
        <w:jc w:val="both"/>
        <w:rPr>
          <w:rFonts w:ascii="Arial" w:hAnsi="Arial" w:cs="Arial"/>
        </w:rPr>
      </w:pPr>
      <w:r w:rsidRPr="341727CC">
        <w:rPr>
          <w:rFonts w:ascii="Arial" w:hAnsi="Arial" w:cs="Arial"/>
          <w:b/>
          <w:bCs/>
        </w:rPr>
        <w:t>Example:</w:t>
      </w:r>
      <w:r w:rsidRPr="341727CC">
        <w:rPr>
          <w:rFonts w:ascii="Arial" w:hAnsi="Arial" w:cs="Arial"/>
        </w:rPr>
        <w:t xml:space="preserve"> A holding company incorporated </w:t>
      </w:r>
      <w:r w:rsidR="364797CF" w:rsidRPr="341727CC">
        <w:rPr>
          <w:rFonts w:ascii="Arial" w:hAnsi="Arial" w:cs="Arial"/>
        </w:rPr>
        <w:t xml:space="preserve">and registered </w:t>
      </w:r>
      <w:r w:rsidRPr="341727CC">
        <w:rPr>
          <w:rFonts w:ascii="Arial" w:hAnsi="Arial" w:cs="Arial"/>
        </w:rPr>
        <w:t xml:space="preserve">in Germany has a </w:t>
      </w:r>
      <w:r w:rsidR="2746712F" w:rsidRPr="341727CC">
        <w:rPr>
          <w:rFonts w:ascii="Arial" w:hAnsi="Arial" w:cs="Arial"/>
        </w:rPr>
        <w:t>branch</w:t>
      </w:r>
      <w:r w:rsidRPr="341727CC">
        <w:rPr>
          <w:rFonts w:ascii="Arial" w:hAnsi="Arial" w:cs="Arial"/>
        </w:rPr>
        <w:t xml:space="preserve"> in the UK</w:t>
      </w:r>
      <w:r w:rsidR="35785417" w:rsidRPr="341727CC">
        <w:rPr>
          <w:rFonts w:ascii="Arial" w:hAnsi="Arial" w:cs="Arial"/>
        </w:rPr>
        <w:t>.</w:t>
      </w:r>
      <w:r w:rsidR="00B123A2">
        <w:rPr>
          <w:rFonts w:ascii="Arial" w:hAnsi="Arial" w:cs="Arial"/>
        </w:rPr>
        <w:t xml:space="preserve"> </w:t>
      </w:r>
      <w:r w:rsidR="2AFC229E" w:rsidRPr="341727CC">
        <w:rPr>
          <w:rFonts w:ascii="Arial" w:hAnsi="Arial" w:cs="Arial"/>
        </w:rPr>
        <w:t>T</w:t>
      </w:r>
      <w:r w:rsidR="00814683" w:rsidRPr="341727CC">
        <w:rPr>
          <w:rFonts w:ascii="Arial" w:hAnsi="Arial" w:cs="Arial"/>
        </w:rPr>
        <w:t xml:space="preserve">wo </w:t>
      </w:r>
      <w:r w:rsidR="66A7DB9C" w:rsidRPr="341727CC">
        <w:rPr>
          <w:rFonts w:ascii="Arial" w:hAnsi="Arial" w:cs="Arial"/>
        </w:rPr>
        <w:t xml:space="preserve">of its </w:t>
      </w:r>
      <w:r w:rsidR="00814683" w:rsidRPr="341727CC">
        <w:rPr>
          <w:rFonts w:ascii="Arial" w:hAnsi="Arial" w:cs="Arial"/>
        </w:rPr>
        <w:t>subsidiaries</w:t>
      </w:r>
      <w:r w:rsidR="00655F0E" w:rsidRPr="341727CC">
        <w:rPr>
          <w:rFonts w:ascii="Arial" w:hAnsi="Arial" w:cs="Arial"/>
        </w:rPr>
        <w:t xml:space="preserve"> </w:t>
      </w:r>
      <w:r w:rsidR="2921B0CC" w:rsidRPr="341727CC">
        <w:rPr>
          <w:rFonts w:ascii="Arial" w:hAnsi="Arial" w:cs="Arial"/>
        </w:rPr>
        <w:t xml:space="preserve">who </w:t>
      </w:r>
      <w:r w:rsidR="00655F0E" w:rsidRPr="341727CC">
        <w:rPr>
          <w:rFonts w:ascii="Arial" w:hAnsi="Arial" w:cs="Arial"/>
        </w:rPr>
        <w:t>are registered</w:t>
      </w:r>
      <w:r w:rsidR="6E06EE7B" w:rsidRPr="341727CC">
        <w:rPr>
          <w:rFonts w:ascii="Arial" w:hAnsi="Arial" w:cs="Arial"/>
        </w:rPr>
        <w:t xml:space="preserve"> and operate</w:t>
      </w:r>
      <w:r w:rsidR="00655F0E" w:rsidRPr="341727CC">
        <w:rPr>
          <w:rFonts w:ascii="Arial" w:hAnsi="Arial" w:cs="Arial"/>
        </w:rPr>
        <w:t xml:space="preserve"> in the UK</w:t>
      </w:r>
      <w:r w:rsidR="45B7226D" w:rsidRPr="341727CC">
        <w:rPr>
          <w:rFonts w:ascii="Arial" w:hAnsi="Arial" w:cs="Arial"/>
        </w:rPr>
        <w:t xml:space="preserve"> are producers for the purposes of the </w:t>
      </w:r>
      <w:r w:rsidR="008B6C3F">
        <w:rPr>
          <w:rFonts w:ascii="Arial" w:hAnsi="Arial" w:cs="Arial"/>
        </w:rPr>
        <w:t>pEPR</w:t>
      </w:r>
      <w:r w:rsidR="00B55492">
        <w:rPr>
          <w:rFonts w:ascii="Arial" w:hAnsi="Arial" w:cs="Arial"/>
        </w:rPr>
        <w:t xml:space="preserve"> Regulations</w:t>
      </w:r>
      <w:r w:rsidR="7C38D163" w:rsidRPr="341727CC">
        <w:rPr>
          <w:rFonts w:ascii="Arial" w:hAnsi="Arial" w:cs="Arial"/>
        </w:rPr>
        <w:t xml:space="preserve"> who collectively meet the large producer threshold and therefore each have a large producer obligation</w:t>
      </w:r>
      <w:r w:rsidRPr="341727CC">
        <w:rPr>
          <w:rFonts w:ascii="Arial" w:hAnsi="Arial" w:cs="Arial"/>
        </w:rPr>
        <w:t xml:space="preserve">. The holding company can </w:t>
      </w:r>
      <w:r w:rsidR="00A84C21" w:rsidRPr="341727CC">
        <w:rPr>
          <w:rFonts w:ascii="Arial" w:hAnsi="Arial" w:cs="Arial"/>
        </w:rPr>
        <w:t xml:space="preserve">create a </w:t>
      </w:r>
      <w:r w:rsidR="328E37EF" w:rsidRPr="341727CC">
        <w:rPr>
          <w:rFonts w:ascii="Arial" w:hAnsi="Arial" w:cs="Arial"/>
        </w:rPr>
        <w:t xml:space="preserve">group </w:t>
      </w:r>
      <w:r w:rsidR="00A84C21" w:rsidRPr="341727CC">
        <w:rPr>
          <w:rFonts w:ascii="Arial" w:hAnsi="Arial" w:cs="Arial"/>
        </w:rPr>
        <w:t>account</w:t>
      </w:r>
      <w:r w:rsidRPr="341727CC">
        <w:rPr>
          <w:rFonts w:ascii="Arial" w:hAnsi="Arial" w:cs="Arial"/>
        </w:rPr>
        <w:t xml:space="preserve"> </w:t>
      </w:r>
      <w:r w:rsidR="00B35011" w:rsidRPr="341727CC">
        <w:rPr>
          <w:rFonts w:ascii="Arial" w:hAnsi="Arial" w:cs="Arial"/>
        </w:rPr>
        <w:t xml:space="preserve">because </w:t>
      </w:r>
      <w:r w:rsidR="00725422" w:rsidRPr="341727CC">
        <w:rPr>
          <w:rFonts w:ascii="Arial" w:hAnsi="Arial" w:cs="Arial"/>
        </w:rPr>
        <w:t>it is established</w:t>
      </w:r>
      <w:r w:rsidRPr="341727CC">
        <w:rPr>
          <w:rFonts w:ascii="Arial" w:hAnsi="Arial" w:cs="Arial"/>
        </w:rPr>
        <w:t xml:space="preserve"> in the UK. </w:t>
      </w:r>
      <w:r w:rsidR="00DC3A1B" w:rsidRPr="341727CC">
        <w:rPr>
          <w:rFonts w:ascii="Arial" w:hAnsi="Arial" w:cs="Arial"/>
        </w:rPr>
        <w:t>If</w:t>
      </w:r>
      <w:r w:rsidRPr="341727CC">
        <w:rPr>
          <w:rFonts w:ascii="Arial" w:hAnsi="Arial" w:cs="Arial"/>
        </w:rPr>
        <w:t xml:space="preserve"> the holding company </w:t>
      </w:r>
      <w:r w:rsidR="00412812" w:rsidRPr="341727CC">
        <w:rPr>
          <w:rFonts w:ascii="Arial" w:hAnsi="Arial" w:cs="Arial"/>
        </w:rPr>
        <w:t>was</w:t>
      </w:r>
      <w:r w:rsidR="009931A6" w:rsidRPr="341727CC">
        <w:rPr>
          <w:rFonts w:ascii="Arial" w:hAnsi="Arial" w:cs="Arial"/>
        </w:rPr>
        <w:t xml:space="preserve"> </w:t>
      </w:r>
      <w:r w:rsidR="00725422" w:rsidRPr="341727CC">
        <w:rPr>
          <w:rFonts w:ascii="Arial" w:hAnsi="Arial" w:cs="Arial"/>
        </w:rPr>
        <w:t>not established in the UK</w:t>
      </w:r>
      <w:r w:rsidRPr="341727CC">
        <w:rPr>
          <w:rFonts w:ascii="Arial" w:hAnsi="Arial" w:cs="Arial"/>
        </w:rPr>
        <w:t xml:space="preserve">, it </w:t>
      </w:r>
      <w:r w:rsidR="00412812" w:rsidRPr="341727CC">
        <w:rPr>
          <w:rFonts w:ascii="Arial" w:hAnsi="Arial" w:cs="Arial"/>
        </w:rPr>
        <w:t xml:space="preserve">would not be able to </w:t>
      </w:r>
      <w:r w:rsidR="078BDE94" w:rsidRPr="341727CC">
        <w:rPr>
          <w:rFonts w:ascii="Arial" w:hAnsi="Arial" w:cs="Arial"/>
        </w:rPr>
        <w:t>create</w:t>
      </w:r>
      <w:r w:rsidRPr="341727CC">
        <w:rPr>
          <w:rFonts w:ascii="Arial" w:hAnsi="Arial" w:cs="Arial"/>
        </w:rPr>
        <w:t xml:space="preserve"> a group </w:t>
      </w:r>
      <w:r w:rsidR="00A84C21" w:rsidRPr="341727CC">
        <w:rPr>
          <w:rFonts w:ascii="Arial" w:hAnsi="Arial" w:cs="Arial"/>
        </w:rPr>
        <w:t>account</w:t>
      </w:r>
      <w:r w:rsidR="7617C645" w:rsidRPr="341727CC">
        <w:rPr>
          <w:rFonts w:ascii="Arial" w:hAnsi="Arial" w:cs="Arial"/>
        </w:rPr>
        <w:t>,</w:t>
      </w:r>
      <w:r w:rsidRPr="341727CC">
        <w:rPr>
          <w:rFonts w:ascii="Arial" w:hAnsi="Arial" w:cs="Arial"/>
        </w:rPr>
        <w:t xml:space="preserve"> </w:t>
      </w:r>
      <w:r w:rsidR="00632EE3" w:rsidRPr="341727CC">
        <w:rPr>
          <w:rFonts w:ascii="Arial" w:hAnsi="Arial" w:cs="Arial"/>
        </w:rPr>
        <w:t xml:space="preserve">because the two subsidiaries are not linked by a UK parent company </w:t>
      </w:r>
      <w:r w:rsidRPr="341727CC">
        <w:rPr>
          <w:rFonts w:ascii="Arial" w:hAnsi="Arial" w:cs="Arial"/>
        </w:rPr>
        <w:t xml:space="preserve">and the two subsidiaries </w:t>
      </w:r>
      <w:r w:rsidR="00412812" w:rsidRPr="341727CC">
        <w:rPr>
          <w:rFonts w:ascii="Arial" w:hAnsi="Arial" w:cs="Arial"/>
        </w:rPr>
        <w:t>would have to</w:t>
      </w:r>
      <w:r w:rsidRPr="341727CC">
        <w:rPr>
          <w:rFonts w:ascii="Arial" w:hAnsi="Arial" w:cs="Arial"/>
        </w:rPr>
        <w:t xml:space="preserve"> </w:t>
      </w:r>
      <w:r w:rsidR="35098B6D" w:rsidRPr="341727CC">
        <w:rPr>
          <w:rFonts w:ascii="Arial" w:hAnsi="Arial" w:cs="Arial"/>
        </w:rPr>
        <w:t>meet</w:t>
      </w:r>
      <w:r w:rsidR="00B123A2">
        <w:rPr>
          <w:rFonts w:ascii="Arial" w:hAnsi="Arial" w:cs="Arial"/>
        </w:rPr>
        <w:t xml:space="preserve"> </w:t>
      </w:r>
      <w:r w:rsidRPr="341727CC">
        <w:rPr>
          <w:rFonts w:ascii="Arial" w:hAnsi="Arial" w:cs="Arial"/>
        </w:rPr>
        <w:t xml:space="preserve">their </w:t>
      </w:r>
      <w:r w:rsidR="35E3424C" w:rsidRPr="341727CC">
        <w:rPr>
          <w:rFonts w:ascii="Arial" w:hAnsi="Arial" w:cs="Arial"/>
        </w:rPr>
        <w:t xml:space="preserve">large producer </w:t>
      </w:r>
      <w:r w:rsidRPr="341727CC">
        <w:rPr>
          <w:rFonts w:ascii="Arial" w:hAnsi="Arial" w:cs="Arial"/>
        </w:rPr>
        <w:t xml:space="preserve">obligations </w:t>
      </w:r>
      <w:r w:rsidR="5E713B22" w:rsidRPr="341727CC">
        <w:rPr>
          <w:rFonts w:ascii="Arial" w:hAnsi="Arial" w:cs="Arial"/>
        </w:rPr>
        <w:t>individually</w:t>
      </w:r>
      <w:r w:rsidRPr="341727CC">
        <w:rPr>
          <w:rFonts w:ascii="Arial" w:hAnsi="Arial" w:cs="Arial"/>
        </w:rPr>
        <w:t>.</w:t>
      </w:r>
    </w:p>
    <w:p w14:paraId="0B5A78E0" w14:textId="77777777" w:rsidR="00DA0242" w:rsidRDefault="00DA0242" w:rsidP="00DA615A">
      <w:pPr>
        <w:widowControl w:val="0"/>
        <w:autoSpaceDE w:val="0"/>
        <w:autoSpaceDN w:val="0"/>
        <w:adjustRightInd w:val="0"/>
        <w:spacing w:line="276" w:lineRule="auto"/>
        <w:jc w:val="both"/>
        <w:rPr>
          <w:rFonts w:ascii="Arial" w:hAnsi="Arial" w:cs="Arial"/>
        </w:rPr>
      </w:pPr>
    </w:p>
    <w:p w14:paraId="5B13A165" w14:textId="5EC5D27A" w:rsidR="007B39F4" w:rsidRPr="00C16E60" w:rsidRDefault="00155E33" w:rsidP="003D252B">
      <w:pPr>
        <w:pStyle w:val="ListParagraph"/>
        <w:widowControl w:val="0"/>
        <w:numPr>
          <w:ilvl w:val="0"/>
          <w:numId w:val="24"/>
        </w:numPr>
        <w:tabs>
          <w:tab w:val="left" w:pos="851"/>
        </w:tabs>
        <w:autoSpaceDE w:val="0"/>
        <w:autoSpaceDN w:val="0"/>
        <w:adjustRightInd w:val="0"/>
        <w:spacing w:line="276" w:lineRule="auto"/>
        <w:ind w:firstLine="207"/>
        <w:jc w:val="both"/>
        <w:rPr>
          <w:rFonts w:ascii="Arial" w:eastAsiaTheme="majorEastAsia" w:hAnsi="Arial" w:cstheme="majorBidi"/>
          <w:b/>
          <w:color w:val="008631"/>
          <w:sz w:val="32"/>
          <w:szCs w:val="32"/>
        </w:rPr>
      </w:pPr>
      <w:bookmarkStart w:id="44" w:name="APs_CrossBorder"/>
      <w:r w:rsidRPr="00C16E60">
        <w:rPr>
          <w:rFonts w:ascii="Arial" w:eastAsiaTheme="majorEastAsia" w:hAnsi="Arial" w:cstheme="majorBidi"/>
          <w:b/>
          <w:bCs/>
          <w:color w:val="008631"/>
          <w:sz w:val="32"/>
          <w:szCs w:val="32"/>
        </w:rPr>
        <w:t>Cross</w:t>
      </w:r>
      <w:r w:rsidR="00F20928" w:rsidRPr="00C16E60">
        <w:rPr>
          <w:rFonts w:ascii="Arial" w:eastAsiaTheme="majorEastAsia" w:hAnsi="Arial" w:cstheme="majorBidi"/>
          <w:b/>
          <w:bCs/>
          <w:color w:val="008631"/>
          <w:sz w:val="32"/>
          <w:szCs w:val="32"/>
        </w:rPr>
        <w:t>-b</w:t>
      </w:r>
      <w:r w:rsidRPr="00C16E60">
        <w:rPr>
          <w:rFonts w:ascii="Arial" w:eastAsiaTheme="majorEastAsia" w:hAnsi="Arial" w:cstheme="majorBidi"/>
          <w:b/>
          <w:bCs/>
          <w:color w:val="008631"/>
          <w:sz w:val="32"/>
          <w:szCs w:val="32"/>
        </w:rPr>
        <w:t xml:space="preserve">order </w:t>
      </w:r>
      <w:r w:rsidR="00F20928" w:rsidRPr="00C16E60">
        <w:rPr>
          <w:rFonts w:ascii="Arial" w:eastAsiaTheme="majorEastAsia" w:hAnsi="Arial" w:cstheme="majorBidi"/>
          <w:b/>
          <w:bCs/>
          <w:color w:val="008631"/>
          <w:sz w:val="32"/>
          <w:szCs w:val="32"/>
        </w:rPr>
        <w:t>a</w:t>
      </w:r>
      <w:r w:rsidRPr="00C16E60">
        <w:rPr>
          <w:rFonts w:ascii="Arial" w:eastAsiaTheme="majorEastAsia" w:hAnsi="Arial" w:cstheme="majorBidi"/>
          <w:b/>
          <w:bCs/>
          <w:color w:val="008631"/>
          <w:sz w:val="32"/>
          <w:szCs w:val="32"/>
        </w:rPr>
        <w:t xml:space="preserve">rrangements </w:t>
      </w:r>
    </w:p>
    <w:bookmarkEnd w:id="44"/>
    <w:p w14:paraId="734F14D2" w14:textId="77777777" w:rsidR="00E377FE" w:rsidRPr="00762A0B" w:rsidRDefault="00E377FE" w:rsidP="007A6DFC">
      <w:pPr>
        <w:widowControl w:val="0"/>
        <w:autoSpaceDE w:val="0"/>
        <w:autoSpaceDN w:val="0"/>
        <w:adjustRightInd w:val="0"/>
        <w:spacing w:line="276" w:lineRule="auto"/>
        <w:jc w:val="both"/>
        <w:rPr>
          <w:rFonts w:ascii="Arial" w:hAnsi="Arial" w:cs="Arial"/>
        </w:rPr>
      </w:pPr>
    </w:p>
    <w:p w14:paraId="3BDEB573" w14:textId="77777777" w:rsidR="00E377FE" w:rsidRPr="00917243" w:rsidRDefault="00E377FE" w:rsidP="007A6DF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 xml:space="preserve">Great Britain/Northern Ireland </w:t>
      </w:r>
    </w:p>
    <w:p w14:paraId="19037811" w14:textId="29936ECD" w:rsidR="004F47CB" w:rsidRDefault="00E377FE" w:rsidP="007A6DFC">
      <w:pPr>
        <w:widowControl w:val="0"/>
        <w:autoSpaceDE w:val="0"/>
        <w:autoSpaceDN w:val="0"/>
        <w:adjustRightInd w:val="0"/>
        <w:spacing w:line="276" w:lineRule="auto"/>
        <w:jc w:val="both"/>
        <w:rPr>
          <w:rFonts w:ascii="Arial" w:hAnsi="Arial" w:cs="Arial"/>
        </w:rPr>
      </w:pPr>
      <w:r w:rsidRPr="00762A0B">
        <w:rPr>
          <w:rFonts w:ascii="Arial" w:hAnsi="Arial" w:cs="Arial"/>
        </w:rPr>
        <w:t>Movements between G</w:t>
      </w:r>
      <w:r w:rsidR="00B47D4F">
        <w:rPr>
          <w:rFonts w:ascii="Arial" w:hAnsi="Arial" w:cs="Arial"/>
        </w:rPr>
        <w:t>reat Britain (GB)</w:t>
      </w:r>
      <w:r w:rsidRPr="00762A0B">
        <w:rPr>
          <w:rFonts w:ascii="Arial" w:hAnsi="Arial" w:cs="Arial"/>
        </w:rPr>
        <w:t xml:space="preserve"> and </w:t>
      </w:r>
      <w:r w:rsidR="00B47D4F">
        <w:rPr>
          <w:rFonts w:ascii="Arial" w:hAnsi="Arial" w:cs="Arial"/>
        </w:rPr>
        <w:t>Northern Ireland (</w:t>
      </w:r>
      <w:r w:rsidRPr="00762A0B">
        <w:rPr>
          <w:rFonts w:ascii="Arial" w:hAnsi="Arial" w:cs="Arial"/>
        </w:rPr>
        <w:t>NI</w:t>
      </w:r>
      <w:r w:rsidR="00B47D4F">
        <w:rPr>
          <w:rFonts w:ascii="Arial" w:hAnsi="Arial" w:cs="Arial"/>
        </w:rPr>
        <w:t>)</w:t>
      </w:r>
      <w:r w:rsidRPr="00762A0B">
        <w:rPr>
          <w:rFonts w:ascii="Arial" w:hAnsi="Arial" w:cs="Arial"/>
        </w:rPr>
        <w:t xml:space="preserve"> do not constitute exports and i</w:t>
      </w:r>
      <w:r w:rsidRPr="00A0057B">
        <w:rPr>
          <w:rFonts w:ascii="Arial" w:hAnsi="Arial" w:cs="Arial"/>
        </w:rPr>
        <w:t>mports</w:t>
      </w:r>
      <w:r w:rsidR="003E3F5A">
        <w:rPr>
          <w:rFonts w:ascii="Arial" w:hAnsi="Arial" w:cs="Arial"/>
        </w:rPr>
        <w:t xml:space="preserve"> for the purposes of </w:t>
      </w:r>
      <w:r w:rsidR="00222F62">
        <w:rPr>
          <w:rFonts w:ascii="Arial" w:hAnsi="Arial" w:cs="Arial"/>
        </w:rPr>
        <w:t xml:space="preserve">the </w:t>
      </w:r>
      <w:r w:rsidR="008B6C3F">
        <w:rPr>
          <w:rFonts w:ascii="Arial" w:hAnsi="Arial" w:cs="Arial"/>
        </w:rPr>
        <w:t>pEPR</w:t>
      </w:r>
      <w:r w:rsidR="00B55492">
        <w:rPr>
          <w:rFonts w:ascii="Arial" w:hAnsi="Arial" w:cs="Arial"/>
        </w:rPr>
        <w:t xml:space="preserve"> Regulations</w:t>
      </w:r>
      <w:r w:rsidR="008B755B">
        <w:rPr>
          <w:rFonts w:ascii="Arial" w:hAnsi="Arial" w:cs="Arial"/>
        </w:rPr>
        <w:t>.</w:t>
      </w:r>
    </w:p>
    <w:p w14:paraId="754AF88F" w14:textId="7322CC45" w:rsidR="00D67B4F" w:rsidRPr="00762A0B" w:rsidRDefault="00D67B4F" w:rsidP="007A6DFC">
      <w:pPr>
        <w:widowControl w:val="0"/>
        <w:autoSpaceDE w:val="0"/>
        <w:autoSpaceDN w:val="0"/>
        <w:adjustRightInd w:val="0"/>
        <w:spacing w:line="276" w:lineRule="auto"/>
        <w:jc w:val="both"/>
        <w:rPr>
          <w:rFonts w:ascii="Arial" w:hAnsi="Arial" w:cs="Arial"/>
        </w:rPr>
      </w:pPr>
      <w:r w:rsidRPr="00762A0B">
        <w:rPr>
          <w:rFonts w:ascii="Arial" w:hAnsi="Arial" w:cs="Arial"/>
        </w:rPr>
        <w:t xml:space="preserve">The Channel Islands and Isle of Man are outside the UK. </w:t>
      </w:r>
    </w:p>
    <w:p w14:paraId="40182E52" w14:textId="2DA8635F" w:rsidR="008C1C5F" w:rsidRDefault="009C2752" w:rsidP="001335DE">
      <w:pPr>
        <w:widowControl w:val="0"/>
        <w:autoSpaceDE w:val="0"/>
        <w:autoSpaceDN w:val="0"/>
        <w:adjustRightInd w:val="0"/>
        <w:spacing w:line="276" w:lineRule="auto"/>
        <w:jc w:val="both"/>
        <w:rPr>
          <w:rFonts w:ascii="Arial" w:hAnsi="Arial" w:cs="Arial"/>
        </w:rPr>
      </w:pPr>
      <w:r w:rsidRPr="491F3410">
        <w:rPr>
          <w:rFonts w:ascii="Arial" w:hAnsi="Arial" w:cs="Arial"/>
        </w:rPr>
        <w:t xml:space="preserve">Packaging shipped from GB to NI </w:t>
      </w:r>
      <w:r w:rsidR="00A01D69" w:rsidRPr="491F3410">
        <w:rPr>
          <w:rFonts w:ascii="Arial" w:hAnsi="Arial" w:cs="Arial"/>
        </w:rPr>
        <w:t xml:space="preserve">or from NI to GB </w:t>
      </w:r>
      <w:r w:rsidRPr="491F3410">
        <w:rPr>
          <w:rFonts w:ascii="Arial" w:hAnsi="Arial" w:cs="Arial"/>
        </w:rPr>
        <w:t>and subsequently exported</w:t>
      </w:r>
      <w:r w:rsidR="004F47CB" w:rsidRPr="491F3410">
        <w:rPr>
          <w:rFonts w:ascii="Arial" w:hAnsi="Arial" w:cs="Arial"/>
        </w:rPr>
        <w:t>,</w:t>
      </w:r>
      <w:r w:rsidRPr="491F3410">
        <w:rPr>
          <w:rFonts w:ascii="Arial" w:hAnsi="Arial" w:cs="Arial"/>
        </w:rPr>
        <w:t xml:space="preserve"> </w:t>
      </w:r>
      <w:r w:rsidR="00251BA1" w:rsidRPr="491F3410">
        <w:rPr>
          <w:rFonts w:ascii="Arial" w:hAnsi="Arial" w:cs="Arial"/>
        </w:rPr>
        <w:t>is an export and is therefore excluded from reporting</w:t>
      </w:r>
      <w:r w:rsidR="00E465A4" w:rsidRPr="491F3410">
        <w:rPr>
          <w:rFonts w:ascii="Arial" w:hAnsi="Arial" w:cs="Arial"/>
        </w:rPr>
        <w:t xml:space="preserve">, </w:t>
      </w:r>
      <w:r w:rsidR="004F47CB" w:rsidRPr="491F3410">
        <w:rPr>
          <w:rFonts w:ascii="Arial" w:hAnsi="Arial" w:cs="Arial"/>
        </w:rPr>
        <w:t xml:space="preserve">as long as </w:t>
      </w:r>
      <w:r w:rsidR="00E465A4" w:rsidRPr="491F3410">
        <w:rPr>
          <w:rFonts w:ascii="Arial" w:hAnsi="Arial" w:cs="Arial"/>
        </w:rPr>
        <w:t>the producer</w:t>
      </w:r>
      <w:r w:rsidR="0083338F" w:rsidRPr="491F3410">
        <w:rPr>
          <w:rFonts w:ascii="Arial" w:hAnsi="Arial" w:cs="Arial"/>
        </w:rPr>
        <w:t xml:space="preserve"> has robust</w:t>
      </w:r>
      <w:r w:rsidR="00E465A4" w:rsidRPr="491F3410">
        <w:rPr>
          <w:rFonts w:ascii="Arial" w:hAnsi="Arial" w:cs="Arial"/>
        </w:rPr>
        <w:t xml:space="preserve"> documentary evidence that the export took place</w:t>
      </w:r>
      <w:r w:rsidR="0083338F" w:rsidRPr="491F3410">
        <w:rPr>
          <w:rFonts w:ascii="Arial" w:hAnsi="Arial" w:cs="Arial"/>
        </w:rPr>
        <w:t>.</w:t>
      </w:r>
      <w:r w:rsidRPr="491F3410">
        <w:rPr>
          <w:rFonts w:ascii="Arial" w:hAnsi="Arial" w:cs="Arial"/>
        </w:rPr>
        <w:t xml:space="preserve"> </w:t>
      </w:r>
      <w:bookmarkStart w:id="45" w:name="APs_Reuseable"/>
    </w:p>
    <w:p w14:paraId="61F71B13" w14:textId="77777777" w:rsidR="00663DAD" w:rsidRDefault="00663DAD" w:rsidP="001335DE">
      <w:pPr>
        <w:widowControl w:val="0"/>
        <w:autoSpaceDE w:val="0"/>
        <w:autoSpaceDN w:val="0"/>
        <w:adjustRightInd w:val="0"/>
        <w:spacing w:line="276" w:lineRule="auto"/>
        <w:jc w:val="both"/>
        <w:rPr>
          <w:rFonts w:ascii="Arial" w:hAnsi="Arial" w:cs="Arial"/>
        </w:rPr>
      </w:pPr>
    </w:p>
    <w:p w14:paraId="5A5DC43A" w14:textId="7692599F" w:rsidR="00E377FE" w:rsidRPr="00C16E60" w:rsidRDefault="1E761005" w:rsidP="087C1074">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r w:rsidRPr="087C1074">
        <w:rPr>
          <w:rFonts w:ascii="Arial" w:eastAsiaTheme="majorEastAsia" w:hAnsi="Arial" w:cstheme="majorBidi"/>
          <w:b/>
          <w:bCs/>
          <w:color w:val="008631"/>
          <w:sz w:val="32"/>
          <w:szCs w:val="32"/>
        </w:rPr>
        <w:t>Re</w:t>
      </w:r>
      <w:r w:rsidR="3A0020D3" w:rsidRPr="087C1074">
        <w:rPr>
          <w:rFonts w:ascii="Arial" w:eastAsiaTheme="majorEastAsia" w:hAnsi="Arial" w:cstheme="majorBidi"/>
          <w:b/>
          <w:bCs/>
          <w:color w:val="008631"/>
          <w:sz w:val="32"/>
          <w:szCs w:val="32"/>
        </w:rPr>
        <w:t>usable</w:t>
      </w:r>
      <w:r w:rsidRPr="087C1074">
        <w:rPr>
          <w:rFonts w:ascii="Arial" w:eastAsiaTheme="majorEastAsia" w:hAnsi="Arial" w:cstheme="majorBidi"/>
          <w:b/>
          <w:bCs/>
          <w:color w:val="008631"/>
          <w:sz w:val="32"/>
          <w:szCs w:val="32"/>
        </w:rPr>
        <w:t xml:space="preserve"> </w:t>
      </w:r>
      <w:r w:rsidR="07BD48C8" w:rsidRPr="087C1074">
        <w:rPr>
          <w:rFonts w:ascii="Arial" w:eastAsiaTheme="majorEastAsia" w:hAnsi="Arial" w:cstheme="majorBidi"/>
          <w:b/>
          <w:bCs/>
          <w:color w:val="008631"/>
          <w:sz w:val="32"/>
          <w:szCs w:val="32"/>
        </w:rPr>
        <w:t>packaging</w:t>
      </w:r>
    </w:p>
    <w:bookmarkEnd w:id="45"/>
    <w:p w14:paraId="3C5F9816" w14:textId="77777777" w:rsidR="00C3130F" w:rsidRPr="00663DAD" w:rsidRDefault="00C3130F" w:rsidP="00C3130F">
      <w:pPr>
        <w:widowControl w:val="0"/>
        <w:autoSpaceDE w:val="0"/>
        <w:autoSpaceDN w:val="0"/>
        <w:adjustRightInd w:val="0"/>
        <w:spacing w:line="276" w:lineRule="auto"/>
        <w:jc w:val="both"/>
        <w:rPr>
          <w:rFonts w:ascii="Arial" w:hAnsi="Arial" w:cs="Arial"/>
        </w:rPr>
      </w:pPr>
    </w:p>
    <w:p w14:paraId="73D5ACD0" w14:textId="34A41029" w:rsidR="00B7504B" w:rsidRPr="00663DAD" w:rsidRDefault="00B7504B" w:rsidP="00C3130F">
      <w:pPr>
        <w:widowControl w:val="0"/>
        <w:autoSpaceDE w:val="0"/>
        <w:autoSpaceDN w:val="0"/>
        <w:adjustRightInd w:val="0"/>
        <w:spacing w:line="276" w:lineRule="auto"/>
        <w:jc w:val="both"/>
        <w:rPr>
          <w:rFonts w:ascii="Arial" w:hAnsi="Arial" w:cs="Arial"/>
        </w:rPr>
      </w:pPr>
      <w:r w:rsidRPr="00663DAD">
        <w:rPr>
          <w:rFonts w:ascii="Arial" w:hAnsi="Arial" w:cs="Arial"/>
        </w:rPr>
        <w:t xml:space="preserve">Packaging must only be reported </w:t>
      </w:r>
      <w:r w:rsidR="00CD706C" w:rsidRPr="00663DAD">
        <w:rPr>
          <w:rFonts w:ascii="Arial" w:hAnsi="Arial" w:cs="Arial"/>
        </w:rPr>
        <w:t xml:space="preserve">under the </w:t>
      </w:r>
      <w:r w:rsidRPr="00663DAD">
        <w:rPr>
          <w:rFonts w:ascii="Arial" w:hAnsi="Arial" w:cs="Arial"/>
        </w:rPr>
        <w:t>reusable</w:t>
      </w:r>
      <w:r w:rsidR="00D50431" w:rsidRPr="00663DAD">
        <w:rPr>
          <w:rFonts w:ascii="Arial" w:hAnsi="Arial" w:cs="Arial"/>
        </w:rPr>
        <w:t xml:space="preserve"> packaging</w:t>
      </w:r>
      <w:r w:rsidR="00CD706C" w:rsidRPr="00663DAD">
        <w:rPr>
          <w:rFonts w:ascii="Arial" w:hAnsi="Arial" w:cs="Arial"/>
        </w:rPr>
        <w:t xml:space="preserve"> type code</w:t>
      </w:r>
      <w:r w:rsidR="00D50431" w:rsidRPr="00663DAD">
        <w:rPr>
          <w:rFonts w:ascii="Arial" w:hAnsi="Arial" w:cs="Arial"/>
        </w:rPr>
        <w:t>,</w:t>
      </w:r>
      <w:r w:rsidR="00FA71CD" w:rsidRPr="00663DAD">
        <w:rPr>
          <w:rFonts w:ascii="Arial" w:hAnsi="Arial" w:cs="Arial"/>
        </w:rPr>
        <w:t xml:space="preserve"> if</w:t>
      </w:r>
      <w:r w:rsidR="002F0C63" w:rsidRPr="00663DAD">
        <w:rPr>
          <w:rFonts w:ascii="Arial" w:hAnsi="Arial" w:cs="Arial"/>
        </w:rPr>
        <w:t xml:space="preserve"> both of the following </w:t>
      </w:r>
      <w:r w:rsidR="003F614C" w:rsidRPr="00663DAD">
        <w:rPr>
          <w:rFonts w:ascii="Arial" w:hAnsi="Arial" w:cs="Arial"/>
        </w:rPr>
        <w:t xml:space="preserve">conditions </w:t>
      </w:r>
      <w:r w:rsidR="002F0C63" w:rsidRPr="00663DAD">
        <w:rPr>
          <w:rFonts w:ascii="Arial" w:hAnsi="Arial" w:cs="Arial"/>
        </w:rPr>
        <w:t>apply:</w:t>
      </w:r>
    </w:p>
    <w:p w14:paraId="21AD5E56" w14:textId="0868A38B" w:rsidR="002F0C63" w:rsidRPr="00663DAD" w:rsidRDefault="00482F03" w:rsidP="002F0C63">
      <w:pPr>
        <w:widowControl w:val="0"/>
        <w:numPr>
          <w:ilvl w:val="0"/>
          <w:numId w:val="108"/>
        </w:numPr>
        <w:tabs>
          <w:tab w:val="left" w:pos="9072"/>
        </w:tabs>
        <w:autoSpaceDE w:val="0"/>
        <w:autoSpaceDN w:val="0"/>
        <w:adjustRightInd w:val="0"/>
        <w:spacing w:line="276" w:lineRule="auto"/>
        <w:jc w:val="both"/>
        <w:rPr>
          <w:rFonts w:ascii="Arial" w:hAnsi="Arial" w:cs="Arial"/>
        </w:rPr>
      </w:pPr>
      <w:r w:rsidRPr="00663DAD">
        <w:rPr>
          <w:rFonts w:ascii="Arial" w:hAnsi="Arial" w:cs="Arial"/>
        </w:rPr>
        <w:t>T</w:t>
      </w:r>
      <w:r w:rsidR="002F0C63" w:rsidRPr="00663DAD">
        <w:rPr>
          <w:rFonts w:ascii="Arial" w:hAnsi="Arial" w:cs="Arial"/>
        </w:rPr>
        <w:t>he packaging meets the definition of reusable</w:t>
      </w:r>
      <w:r w:rsidR="002D0136" w:rsidRPr="00663DAD">
        <w:rPr>
          <w:rFonts w:ascii="Arial" w:hAnsi="Arial" w:cs="Arial"/>
        </w:rPr>
        <w:t xml:space="preserve"> packaging</w:t>
      </w:r>
      <w:r w:rsidR="002F0C63" w:rsidRPr="00663DAD">
        <w:rPr>
          <w:rFonts w:ascii="Arial" w:hAnsi="Arial" w:cs="Arial"/>
        </w:rPr>
        <w:t xml:space="preserve">, </w:t>
      </w:r>
      <w:r w:rsidR="002F0C63" w:rsidRPr="00663DAD">
        <w:rPr>
          <w:rFonts w:ascii="Arial" w:hAnsi="Arial" w:cs="Arial"/>
          <w:u w:val="single"/>
        </w:rPr>
        <w:t>and</w:t>
      </w:r>
      <w:r w:rsidR="002F0C63" w:rsidRPr="00663DAD">
        <w:rPr>
          <w:rFonts w:ascii="Arial" w:hAnsi="Arial" w:cs="Arial"/>
        </w:rPr>
        <w:t xml:space="preserve"> </w:t>
      </w:r>
    </w:p>
    <w:p w14:paraId="1308CF74" w14:textId="2F296670" w:rsidR="002F0C63" w:rsidRPr="00663DAD" w:rsidRDefault="00482F03" w:rsidP="002F0C63">
      <w:pPr>
        <w:widowControl w:val="0"/>
        <w:numPr>
          <w:ilvl w:val="0"/>
          <w:numId w:val="108"/>
        </w:numPr>
        <w:tabs>
          <w:tab w:val="left" w:pos="9072"/>
        </w:tabs>
        <w:autoSpaceDE w:val="0"/>
        <w:autoSpaceDN w:val="0"/>
        <w:adjustRightInd w:val="0"/>
        <w:spacing w:line="276" w:lineRule="auto"/>
        <w:jc w:val="both"/>
        <w:rPr>
          <w:rFonts w:ascii="Arial" w:hAnsi="Arial" w:cs="Arial"/>
        </w:rPr>
      </w:pPr>
      <w:r w:rsidRPr="00663DAD">
        <w:rPr>
          <w:rFonts w:ascii="Arial" w:hAnsi="Arial" w:cs="Arial"/>
        </w:rPr>
        <w:t>T</w:t>
      </w:r>
      <w:r w:rsidR="002F0C63" w:rsidRPr="00663DAD">
        <w:rPr>
          <w:rFonts w:ascii="Arial" w:hAnsi="Arial" w:cs="Arial"/>
        </w:rPr>
        <w:t>he producer has instituted a system of reuse for th</w:t>
      </w:r>
      <w:r w:rsidRPr="00663DAD">
        <w:rPr>
          <w:rFonts w:ascii="Arial" w:hAnsi="Arial" w:cs="Arial"/>
        </w:rPr>
        <w:t>e reusable</w:t>
      </w:r>
      <w:r w:rsidR="002F0C63" w:rsidRPr="00663DAD">
        <w:rPr>
          <w:rFonts w:ascii="Arial" w:hAnsi="Arial" w:cs="Arial"/>
        </w:rPr>
        <w:t xml:space="preserve"> packaging (as per Schedule 4, paragraph 9)</w:t>
      </w:r>
      <w:r w:rsidR="006C5F7D" w:rsidRPr="00663DAD">
        <w:rPr>
          <w:rFonts w:ascii="Arial" w:hAnsi="Arial" w:cs="Arial"/>
        </w:rPr>
        <w:t>.</w:t>
      </w:r>
      <w:r w:rsidR="002F0C63" w:rsidRPr="00663DAD">
        <w:rPr>
          <w:rFonts w:ascii="Arial" w:hAnsi="Arial" w:cs="Arial"/>
        </w:rPr>
        <w:t xml:space="preserve"> </w:t>
      </w:r>
    </w:p>
    <w:p w14:paraId="3A5A5EBB" w14:textId="77777777" w:rsidR="00C3130F" w:rsidRPr="002020EB" w:rsidRDefault="00C3130F" w:rsidP="00C3130F">
      <w:pPr>
        <w:widowControl w:val="0"/>
        <w:tabs>
          <w:tab w:val="left" w:pos="9072"/>
        </w:tabs>
        <w:autoSpaceDE w:val="0"/>
        <w:autoSpaceDN w:val="0"/>
        <w:adjustRightInd w:val="0"/>
        <w:spacing w:line="276" w:lineRule="auto"/>
        <w:jc w:val="both"/>
        <w:rPr>
          <w:rFonts w:ascii="Arial" w:hAnsi="Arial" w:cs="Arial"/>
          <w:b/>
          <w:bCs/>
          <w:color w:val="000000" w:themeColor="text1"/>
        </w:rPr>
      </w:pPr>
      <w:r w:rsidRPr="002020EB">
        <w:rPr>
          <w:rFonts w:ascii="Arial" w:hAnsi="Arial" w:cs="Arial"/>
          <w:b/>
          <w:bCs/>
          <w:color w:val="000000" w:themeColor="text1"/>
        </w:rPr>
        <w:t>Definition of reusable packaging</w:t>
      </w:r>
    </w:p>
    <w:p w14:paraId="37F10480" w14:textId="77777777" w:rsidR="00C3130F" w:rsidRDefault="00C3130F" w:rsidP="00C3130F">
      <w:pPr>
        <w:widowControl w:val="0"/>
        <w:tabs>
          <w:tab w:val="left" w:pos="9072"/>
        </w:tabs>
        <w:autoSpaceDE w:val="0"/>
        <w:autoSpaceDN w:val="0"/>
        <w:adjustRightInd w:val="0"/>
        <w:spacing w:line="276" w:lineRule="auto"/>
        <w:jc w:val="both"/>
        <w:rPr>
          <w:rFonts w:ascii="Arial" w:hAnsi="Arial" w:cs="Arial"/>
        </w:rPr>
      </w:pPr>
      <w:r w:rsidRPr="00A13AFF">
        <w:rPr>
          <w:rFonts w:ascii="Arial" w:hAnsi="Arial" w:cs="Arial"/>
        </w:rPr>
        <w:t xml:space="preserve">Reusable packaging </w:t>
      </w:r>
      <w:r>
        <w:rPr>
          <w:rFonts w:ascii="Arial" w:hAnsi="Arial" w:cs="Arial"/>
        </w:rPr>
        <w:t>is defined as</w:t>
      </w:r>
      <w:r w:rsidRPr="00A13AFF">
        <w:rPr>
          <w:rFonts w:ascii="Arial" w:hAnsi="Arial" w:cs="Arial"/>
        </w:rPr>
        <w:t xml:space="preserve"> packaging which has been designed to be used multiple times by being refilled or reused for the same purpose for which it was conceived</w:t>
      </w:r>
      <w:r>
        <w:rPr>
          <w:rFonts w:ascii="Arial" w:hAnsi="Arial" w:cs="Arial"/>
        </w:rPr>
        <w:t>.</w:t>
      </w:r>
    </w:p>
    <w:p w14:paraId="344670CD" w14:textId="77777777" w:rsidR="00C3130F" w:rsidRPr="008168F9" w:rsidRDefault="00C3130F" w:rsidP="00C3130F">
      <w:pPr>
        <w:widowControl w:val="0"/>
        <w:tabs>
          <w:tab w:val="left" w:pos="9072"/>
        </w:tabs>
        <w:autoSpaceDE w:val="0"/>
        <w:autoSpaceDN w:val="0"/>
        <w:adjustRightInd w:val="0"/>
        <w:spacing w:line="276" w:lineRule="auto"/>
        <w:jc w:val="both"/>
        <w:rPr>
          <w:rFonts w:ascii="Arial" w:hAnsi="Arial" w:cs="Arial"/>
        </w:rPr>
      </w:pPr>
      <w:r w:rsidRPr="008168F9">
        <w:rPr>
          <w:rFonts w:ascii="Arial" w:hAnsi="Arial" w:cs="Arial"/>
        </w:rPr>
        <w:t xml:space="preserve">Examples of reusable packaging include multiple-use pallets, durable plastic crates, intermediate bulk containers (IBCs), and returnable milk bottles. </w:t>
      </w:r>
    </w:p>
    <w:p w14:paraId="0D623B32" w14:textId="033EF5F3" w:rsidR="00C3130F" w:rsidRPr="005471F3" w:rsidRDefault="00C3130F" w:rsidP="00C3130F">
      <w:pPr>
        <w:widowControl w:val="0"/>
        <w:tabs>
          <w:tab w:val="left" w:pos="9072"/>
        </w:tabs>
        <w:autoSpaceDE w:val="0"/>
        <w:autoSpaceDN w:val="0"/>
        <w:adjustRightInd w:val="0"/>
        <w:spacing w:line="276" w:lineRule="auto"/>
        <w:jc w:val="both"/>
        <w:rPr>
          <w:rFonts w:ascii="Arial" w:hAnsi="Arial" w:cs="Arial"/>
          <w:strike/>
        </w:rPr>
      </w:pPr>
      <w:r w:rsidRPr="00314FBE">
        <w:rPr>
          <w:rFonts w:ascii="Arial" w:hAnsi="Arial" w:cs="Arial"/>
        </w:rPr>
        <w:t xml:space="preserve">We do not consider packaging to be reusable simply because the final user can choose to repurpose the packaging after use, or because the packaging is capable of being used again. </w:t>
      </w:r>
    </w:p>
    <w:p w14:paraId="0C85B506" w14:textId="77777777" w:rsidR="00C3130F" w:rsidRDefault="00C3130F" w:rsidP="00C3130F">
      <w:pPr>
        <w:widowControl w:val="0"/>
        <w:tabs>
          <w:tab w:val="left" w:pos="9072"/>
        </w:tabs>
        <w:autoSpaceDE w:val="0"/>
        <w:autoSpaceDN w:val="0"/>
        <w:adjustRightInd w:val="0"/>
        <w:spacing w:line="276" w:lineRule="auto"/>
        <w:jc w:val="both"/>
        <w:rPr>
          <w:rFonts w:ascii="Arial" w:hAnsi="Arial" w:cs="Arial"/>
        </w:rPr>
      </w:pPr>
      <w:r w:rsidRPr="491F3410">
        <w:rPr>
          <w:rFonts w:ascii="Arial" w:hAnsi="Arial" w:cs="Arial"/>
        </w:rPr>
        <w:t xml:space="preserve">With the exception of imports, reusable </w:t>
      </w:r>
      <w:r w:rsidRPr="00E73A74">
        <w:rPr>
          <w:rFonts w:ascii="Arial" w:hAnsi="Arial" w:cs="Arial"/>
          <w:color w:val="000000" w:themeColor="text1"/>
        </w:rPr>
        <w:t xml:space="preserve">packaging </w:t>
      </w:r>
      <w:r>
        <w:rPr>
          <w:rFonts w:ascii="Arial" w:hAnsi="Arial" w:cs="Arial"/>
          <w:color w:val="000000" w:themeColor="text1"/>
        </w:rPr>
        <w:t>must only</w:t>
      </w:r>
      <w:r w:rsidRPr="00E73A74">
        <w:rPr>
          <w:rFonts w:ascii="Arial" w:hAnsi="Arial" w:cs="Arial"/>
          <w:color w:val="000000" w:themeColor="text1"/>
        </w:rPr>
        <w:t xml:space="preserve"> be reported the </w:t>
      </w:r>
      <w:r w:rsidRPr="491F3410">
        <w:rPr>
          <w:rFonts w:ascii="Arial" w:hAnsi="Arial" w:cs="Arial"/>
        </w:rPr>
        <w:t xml:space="preserve">first time it is supplied. It can be used again in its original form for the same purpose, without picking up any further obligation. </w:t>
      </w:r>
    </w:p>
    <w:p w14:paraId="007E6214" w14:textId="77777777" w:rsidR="00C3130F" w:rsidRPr="008168F9" w:rsidRDefault="00C3130F" w:rsidP="00C3130F">
      <w:pPr>
        <w:widowControl w:val="0"/>
        <w:tabs>
          <w:tab w:val="left" w:pos="9072"/>
        </w:tabs>
        <w:autoSpaceDE w:val="0"/>
        <w:autoSpaceDN w:val="0"/>
        <w:adjustRightInd w:val="0"/>
        <w:spacing w:line="276" w:lineRule="auto"/>
        <w:jc w:val="both"/>
        <w:rPr>
          <w:rFonts w:ascii="Arial" w:hAnsi="Arial" w:cs="Arial"/>
        </w:rPr>
      </w:pPr>
      <w:r w:rsidRPr="008168F9">
        <w:rPr>
          <w:rFonts w:ascii="Arial" w:hAnsi="Arial" w:cs="Arial"/>
        </w:rPr>
        <w:t xml:space="preserve">Please see </w:t>
      </w:r>
      <w:r w:rsidRPr="005471F3">
        <w:rPr>
          <w:rFonts w:ascii="Arial" w:hAnsi="Arial" w:cs="Arial"/>
        </w:rPr>
        <w:t>Section 3:18</w:t>
      </w:r>
      <w:r w:rsidRPr="008168F9">
        <w:rPr>
          <w:rFonts w:ascii="Arial" w:hAnsi="Arial" w:cs="Arial"/>
        </w:rPr>
        <w:t xml:space="preserve"> for more information about </w:t>
      </w:r>
      <w:r>
        <w:rPr>
          <w:rFonts w:ascii="Arial" w:hAnsi="Arial" w:cs="Arial"/>
        </w:rPr>
        <w:t>‘</w:t>
      </w:r>
      <w:r w:rsidRPr="008168F9">
        <w:rPr>
          <w:rFonts w:ascii="Arial" w:hAnsi="Arial" w:cs="Arial"/>
        </w:rPr>
        <w:t>reused</w:t>
      </w:r>
      <w:r>
        <w:rPr>
          <w:rFonts w:ascii="Arial" w:hAnsi="Arial" w:cs="Arial"/>
        </w:rPr>
        <w:t>’</w:t>
      </w:r>
      <w:r w:rsidRPr="008168F9">
        <w:rPr>
          <w:rFonts w:ascii="Arial" w:hAnsi="Arial" w:cs="Arial"/>
        </w:rPr>
        <w:t xml:space="preserve"> packaging.</w:t>
      </w:r>
    </w:p>
    <w:p w14:paraId="128AB5F6" w14:textId="77777777" w:rsidR="00C3130F" w:rsidRPr="00125C93" w:rsidRDefault="00C3130F" w:rsidP="00C3130F">
      <w:pPr>
        <w:widowControl w:val="0"/>
        <w:tabs>
          <w:tab w:val="left" w:pos="9072"/>
        </w:tabs>
        <w:autoSpaceDE w:val="0"/>
        <w:autoSpaceDN w:val="0"/>
        <w:adjustRightInd w:val="0"/>
        <w:spacing w:line="276" w:lineRule="auto"/>
        <w:jc w:val="both"/>
        <w:rPr>
          <w:rFonts w:ascii="Arial" w:hAnsi="Arial" w:cs="Arial"/>
          <w:b/>
          <w:bCs/>
          <w:sz w:val="24"/>
          <w:szCs w:val="24"/>
        </w:rPr>
      </w:pPr>
      <w:r w:rsidRPr="00125C93">
        <w:rPr>
          <w:rFonts w:ascii="Arial" w:hAnsi="Arial" w:cs="Arial"/>
          <w:b/>
          <w:bCs/>
          <w:sz w:val="24"/>
          <w:szCs w:val="24"/>
        </w:rPr>
        <w:t>Reporting reusable packaging</w:t>
      </w:r>
    </w:p>
    <w:p w14:paraId="2D931F2B" w14:textId="08A81B8A" w:rsidR="008B55F1" w:rsidRPr="00125C93" w:rsidRDefault="00C73AE2" w:rsidP="00C73AE2">
      <w:pPr>
        <w:widowControl w:val="0"/>
        <w:tabs>
          <w:tab w:val="left" w:pos="9072"/>
        </w:tabs>
        <w:autoSpaceDE w:val="0"/>
        <w:autoSpaceDN w:val="0"/>
        <w:adjustRightInd w:val="0"/>
        <w:spacing w:line="276" w:lineRule="auto"/>
        <w:jc w:val="both"/>
        <w:rPr>
          <w:rFonts w:ascii="Arial" w:hAnsi="Arial" w:cs="Arial"/>
        </w:rPr>
      </w:pPr>
      <w:r w:rsidRPr="00125C93">
        <w:rPr>
          <w:rFonts w:ascii="Arial" w:hAnsi="Arial" w:cs="Arial"/>
        </w:rPr>
        <w:t xml:space="preserve">If </w:t>
      </w:r>
      <w:r w:rsidR="00926C48" w:rsidRPr="00125C93">
        <w:rPr>
          <w:rFonts w:ascii="Arial" w:hAnsi="Arial" w:cs="Arial"/>
        </w:rPr>
        <w:t>a producer has instituted a system of reuse for</w:t>
      </w:r>
      <w:r w:rsidRPr="00125C93">
        <w:rPr>
          <w:rFonts w:ascii="Arial" w:hAnsi="Arial" w:cs="Arial"/>
        </w:rPr>
        <w:t xml:space="preserve"> </w:t>
      </w:r>
      <w:r w:rsidR="006834BB" w:rsidRPr="00125C93">
        <w:rPr>
          <w:rFonts w:ascii="Arial" w:hAnsi="Arial" w:cs="Arial"/>
        </w:rPr>
        <w:t xml:space="preserve">packaging </w:t>
      </w:r>
      <w:r w:rsidR="00926C48" w:rsidRPr="00125C93">
        <w:rPr>
          <w:rFonts w:ascii="Arial" w:hAnsi="Arial" w:cs="Arial"/>
        </w:rPr>
        <w:t xml:space="preserve">that </w:t>
      </w:r>
      <w:r w:rsidR="006834BB" w:rsidRPr="00125C93">
        <w:rPr>
          <w:rFonts w:ascii="Arial" w:hAnsi="Arial" w:cs="Arial"/>
        </w:rPr>
        <w:t>meets the definition of reusable</w:t>
      </w:r>
      <w:r w:rsidR="00525013" w:rsidRPr="00125C93">
        <w:rPr>
          <w:rFonts w:ascii="Arial" w:hAnsi="Arial" w:cs="Arial"/>
        </w:rPr>
        <w:t xml:space="preserve">, </w:t>
      </w:r>
      <w:r w:rsidR="00FA0F09" w:rsidRPr="00125C93">
        <w:rPr>
          <w:rFonts w:ascii="Arial" w:hAnsi="Arial" w:cs="Arial"/>
        </w:rPr>
        <w:t>it</w:t>
      </w:r>
      <w:r w:rsidRPr="00125C93">
        <w:rPr>
          <w:rFonts w:ascii="Arial" w:hAnsi="Arial" w:cs="Arial"/>
        </w:rPr>
        <w:t xml:space="preserve"> must be reported in two </w:t>
      </w:r>
      <w:r w:rsidR="00160C49" w:rsidRPr="00125C93">
        <w:rPr>
          <w:rFonts w:ascii="Arial" w:hAnsi="Arial" w:cs="Arial"/>
        </w:rPr>
        <w:t>sections of</w:t>
      </w:r>
      <w:r w:rsidRPr="00125C93">
        <w:rPr>
          <w:rFonts w:ascii="Arial" w:hAnsi="Arial" w:cs="Arial"/>
        </w:rPr>
        <w:t xml:space="preserve"> the data submission: </w:t>
      </w:r>
    </w:p>
    <w:p w14:paraId="35893B3C" w14:textId="090F2830" w:rsidR="008B55F1" w:rsidRPr="00125C93" w:rsidRDefault="00FA0F09" w:rsidP="00EB6D3F">
      <w:pPr>
        <w:pStyle w:val="ListParagraph"/>
        <w:widowControl w:val="0"/>
        <w:numPr>
          <w:ilvl w:val="0"/>
          <w:numId w:val="187"/>
        </w:numPr>
        <w:tabs>
          <w:tab w:val="left" w:pos="9072"/>
        </w:tabs>
        <w:autoSpaceDE w:val="0"/>
        <w:autoSpaceDN w:val="0"/>
        <w:adjustRightInd w:val="0"/>
        <w:spacing w:line="276" w:lineRule="auto"/>
        <w:jc w:val="both"/>
        <w:rPr>
          <w:rFonts w:ascii="Arial" w:hAnsi="Arial" w:cs="Arial"/>
          <w:sz w:val="22"/>
          <w:szCs w:val="22"/>
        </w:rPr>
      </w:pPr>
      <w:r w:rsidRPr="00125C93">
        <w:rPr>
          <w:rFonts w:ascii="Arial" w:hAnsi="Arial" w:cs="Arial"/>
          <w:sz w:val="22"/>
          <w:szCs w:val="22"/>
        </w:rPr>
        <w:t>As</w:t>
      </w:r>
      <w:r w:rsidR="008B55F1" w:rsidRPr="00125C93">
        <w:rPr>
          <w:rFonts w:ascii="Arial" w:hAnsi="Arial" w:cs="Arial"/>
          <w:sz w:val="22"/>
          <w:szCs w:val="22"/>
        </w:rPr>
        <w:t xml:space="preserve"> </w:t>
      </w:r>
      <w:r w:rsidRPr="00125C93">
        <w:rPr>
          <w:rFonts w:ascii="Arial" w:hAnsi="Arial" w:cs="Arial"/>
          <w:sz w:val="22"/>
          <w:szCs w:val="22"/>
        </w:rPr>
        <w:t>packaging</w:t>
      </w:r>
      <w:r w:rsidR="008B55F1" w:rsidRPr="00125C93">
        <w:rPr>
          <w:rFonts w:ascii="Arial" w:hAnsi="Arial" w:cs="Arial"/>
          <w:sz w:val="22"/>
          <w:szCs w:val="22"/>
        </w:rPr>
        <w:t xml:space="preserve"> supplied</w:t>
      </w:r>
      <w:r w:rsidR="002D3248" w:rsidRPr="00125C93">
        <w:rPr>
          <w:rFonts w:ascii="Arial" w:hAnsi="Arial" w:cs="Arial"/>
          <w:sz w:val="22"/>
          <w:szCs w:val="22"/>
        </w:rPr>
        <w:t xml:space="preserve"> and</w:t>
      </w:r>
    </w:p>
    <w:p w14:paraId="3CB09B08" w14:textId="25856D71" w:rsidR="002D3248" w:rsidRPr="00125C93" w:rsidRDefault="00A84BB8" w:rsidP="00EB6D3F">
      <w:pPr>
        <w:pStyle w:val="ListParagraph"/>
        <w:widowControl w:val="0"/>
        <w:numPr>
          <w:ilvl w:val="0"/>
          <w:numId w:val="187"/>
        </w:numPr>
        <w:tabs>
          <w:tab w:val="left" w:pos="9072"/>
        </w:tabs>
        <w:autoSpaceDE w:val="0"/>
        <w:autoSpaceDN w:val="0"/>
        <w:adjustRightInd w:val="0"/>
        <w:spacing w:line="276" w:lineRule="auto"/>
        <w:jc w:val="both"/>
        <w:rPr>
          <w:rFonts w:ascii="Arial" w:hAnsi="Arial" w:cs="Arial"/>
          <w:sz w:val="22"/>
          <w:szCs w:val="22"/>
        </w:rPr>
      </w:pPr>
      <w:r w:rsidRPr="00125C93">
        <w:rPr>
          <w:rFonts w:ascii="Arial" w:hAnsi="Arial" w:cs="Arial"/>
          <w:sz w:val="22"/>
          <w:szCs w:val="22"/>
        </w:rPr>
        <w:t>U</w:t>
      </w:r>
      <w:r w:rsidR="00C73AE2" w:rsidRPr="00125C93">
        <w:rPr>
          <w:rFonts w:ascii="Arial" w:hAnsi="Arial" w:cs="Arial"/>
          <w:sz w:val="22"/>
          <w:szCs w:val="22"/>
        </w:rPr>
        <w:t xml:space="preserve">nder the ‘reusable packaging’ code, as primary reusable packaging or non-primary reusable packaging. </w:t>
      </w:r>
    </w:p>
    <w:p w14:paraId="27924D29" w14:textId="77777777" w:rsidR="002F5B69" w:rsidRPr="00125C93" w:rsidRDefault="002F5B69" w:rsidP="00C06D95">
      <w:pPr>
        <w:pStyle w:val="ListParagraph"/>
        <w:widowControl w:val="0"/>
        <w:tabs>
          <w:tab w:val="left" w:pos="9072"/>
        </w:tabs>
        <w:autoSpaceDE w:val="0"/>
        <w:autoSpaceDN w:val="0"/>
        <w:adjustRightInd w:val="0"/>
        <w:spacing w:line="276" w:lineRule="auto"/>
        <w:jc w:val="both"/>
        <w:rPr>
          <w:rFonts w:ascii="Arial" w:hAnsi="Arial" w:cs="Arial"/>
        </w:rPr>
      </w:pPr>
    </w:p>
    <w:p w14:paraId="3E954100" w14:textId="2F8793B2" w:rsidR="00FD0E5C" w:rsidRPr="00125C93" w:rsidRDefault="002D3248" w:rsidP="00C06D95">
      <w:pPr>
        <w:widowControl w:val="0"/>
        <w:tabs>
          <w:tab w:val="left" w:pos="9072"/>
        </w:tabs>
        <w:autoSpaceDE w:val="0"/>
        <w:autoSpaceDN w:val="0"/>
        <w:adjustRightInd w:val="0"/>
        <w:spacing w:line="276" w:lineRule="auto"/>
        <w:jc w:val="both"/>
        <w:rPr>
          <w:rFonts w:ascii="Arial" w:hAnsi="Arial" w:cs="Arial"/>
        </w:rPr>
      </w:pPr>
      <w:r w:rsidRPr="00125C93">
        <w:rPr>
          <w:rFonts w:ascii="Arial" w:hAnsi="Arial" w:cs="Arial"/>
        </w:rPr>
        <w:t>The first entry as packaging supplied</w:t>
      </w:r>
      <w:r w:rsidR="00A84BB8" w:rsidRPr="00125C93">
        <w:rPr>
          <w:rFonts w:ascii="Arial" w:hAnsi="Arial" w:cs="Arial"/>
        </w:rPr>
        <w:t>,</w:t>
      </w:r>
      <w:r w:rsidR="0038643A" w:rsidRPr="00125C93">
        <w:rPr>
          <w:rFonts w:ascii="Arial" w:hAnsi="Arial" w:cs="Arial"/>
        </w:rPr>
        <w:t xml:space="preserve"> picks up an obligation if the producer is a large producer. The </w:t>
      </w:r>
      <w:r w:rsidR="00FD0E5C" w:rsidRPr="00125C93">
        <w:rPr>
          <w:rFonts w:ascii="Arial" w:hAnsi="Arial" w:cs="Arial"/>
        </w:rPr>
        <w:t xml:space="preserve">second entry as reusable packaging does not pick up an obligation. </w:t>
      </w:r>
    </w:p>
    <w:p w14:paraId="2E643901" w14:textId="7916DF50" w:rsidR="00C3130F" w:rsidRPr="00125C93" w:rsidRDefault="000369F2" w:rsidP="00C3130F">
      <w:pPr>
        <w:widowControl w:val="0"/>
        <w:tabs>
          <w:tab w:val="left" w:pos="9072"/>
        </w:tabs>
        <w:autoSpaceDE w:val="0"/>
        <w:autoSpaceDN w:val="0"/>
        <w:adjustRightInd w:val="0"/>
        <w:spacing w:line="276" w:lineRule="auto"/>
        <w:jc w:val="both"/>
        <w:rPr>
          <w:rFonts w:ascii="Arial" w:hAnsi="Arial" w:cs="Arial"/>
        </w:rPr>
      </w:pPr>
      <w:r w:rsidRPr="00125C93">
        <w:rPr>
          <w:rFonts w:ascii="Arial" w:hAnsi="Arial" w:cs="Arial"/>
        </w:rPr>
        <w:t>Producers who are required</w:t>
      </w:r>
      <w:r w:rsidR="00B0475E" w:rsidRPr="00125C93">
        <w:rPr>
          <w:rFonts w:ascii="Arial" w:hAnsi="Arial" w:cs="Arial"/>
        </w:rPr>
        <w:t xml:space="preserve"> to report packaging as reusable</w:t>
      </w:r>
      <w:r w:rsidR="00C3130F" w:rsidRPr="00125C93">
        <w:rPr>
          <w:rFonts w:ascii="Arial" w:hAnsi="Arial" w:cs="Arial"/>
        </w:rPr>
        <w:t xml:space="preserve"> must </w:t>
      </w:r>
      <w:r w:rsidR="002F4328" w:rsidRPr="00125C93">
        <w:rPr>
          <w:rFonts w:ascii="Arial" w:hAnsi="Arial" w:cs="Arial"/>
        </w:rPr>
        <w:t xml:space="preserve">keep </w:t>
      </w:r>
      <w:r w:rsidR="00C3130F" w:rsidRPr="00125C93">
        <w:rPr>
          <w:rFonts w:ascii="Arial" w:hAnsi="Arial" w:cs="Arial"/>
        </w:rPr>
        <w:t xml:space="preserve">a </w:t>
      </w:r>
      <w:r w:rsidR="0086322F" w:rsidRPr="00125C93">
        <w:rPr>
          <w:rFonts w:ascii="Arial" w:hAnsi="Arial" w:cs="Arial"/>
        </w:rPr>
        <w:t xml:space="preserve">documented </w:t>
      </w:r>
      <w:r w:rsidR="00C3130F" w:rsidRPr="00125C93">
        <w:rPr>
          <w:rFonts w:ascii="Arial" w:hAnsi="Arial" w:cs="Arial"/>
        </w:rPr>
        <w:t xml:space="preserve">description of the reuse system, which may be reviewed at audit. </w:t>
      </w:r>
      <w:r w:rsidR="00BD5BE3" w:rsidRPr="00125C93">
        <w:rPr>
          <w:rFonts w:ascii="Arial" w:hAnsi="Arial" w:cs="Arial"/>
        </w:rPr>
        <w:t xml:space="preserve"> </w:t>
      </w:r>
    </w:p>
    <w:p w14:paraId="55EBACA9" w14:textId="77777777" w:rsidR="00C3130F" w:rsidRPr="00125C93" w:rsidRDefault="00C3130F" w:rsidP="00C3130F">
      <w:pPr>
        <w:widowControl w:val="0"/>
        <w:tabs>
          <w:tab w:val="left" w:pos="9072"/>
        </w:tabs>
        <w:autoSpaceDE w:val="0"/>
        <w:autoSpaceDN w:val="0"/>
        <w:adjustRightInd w:val="0"/>
        <w:spacing w:line="276" w:lineRule="auto"/>
        <w:jc w:val="both"/>
        <w:rPr>
          <w:rFonts w:ascii="Arial" w:hAnsi="Arial" w:cs="Arial"/>
        </w:rPr>
      </w:pPr>
      <w:r w:rsidRPr="00125C93">
        <w:rPr>
          <w:rFonts w:ascii="Arial" w:hAnsi="Arial" w:cs="Arial"/>
          <w:b/>
          <w:bCs/>
        </w:rPr>
        <w:t>Please note:</w:t>
      </w:r>
      <w:r w:rsidRPr="00125C93">
        <w:rPr>
          <w:rFonts w:ascii="Arial" w:hAnsi="Arial" w:cs="Arial"/>
        </w:rPr>
        <w:t xml:space="preserve"> The requirement to report packaging as reusable does not apply to small producers, or to packaging supplied by large producers under the seller or online marketplace producer functions. </w:t>
      </w:r>
    </w:p>
    <w:p w14:paraId="6E908776" w14:textId="77777777" w:rsidR="00C3130F" w:rsidRPr="00125C93" w:rsidRDefault="00C3130F" w:rsidP="00C3130F">
      <w:pPr>
        <w:widowControl w:val="0"/>
        <w:tabs>
          <w:tab w:val="left" w:pos="9072"/>
        </w:tabs>
        <w:autoSpaceDE w:val="0"/>
        <w:autoSpaceDN w:val="0"/>
        <w:adjustRightInd w:val="0"/>
        <w:spacing w:line="276" w:lineRule="auto"/>
        <w:jc w:val="both"/>
        <w:rPr>
          <w:rFonts w:ascii="Arial" w:hAnsi="Arial" w:cs="Arial"/>
          <w:b/>
          <w:bCs/>
        </w:rPr>
      </w:pPr>
      <w:r w:rsidRPr="00125C93">
        <w:rPr>
          <w:rFonts w:ascii="Arial" w:hAnsi="Arial" w:cs="Arial"/>
          <w:b/>
          <w:bCs/>
        </w:rPr>
        <w:t xml:space="preserve">Examples: </w:t>
      </w:r>
    </w:p>
    <w:p w14:paraId="39A9AAEF" w14:textId="15AA16CD" w:rsidR="00C3130F" w:rsidRPr="00125C93" w:rsidRDefault="00C3130F" w:rsidP="0093454A">
      <w:pPr>
        <w:pStyle w:val="ListParagraph"/>
        <w:widowControl w:val="0"/>
        <w:numPr>
          <w:ilvl w:val="0"/>
          <w:numId w:val="188"/>
        </w:numPr>
        <w:tabs>
          <w:tab w:val="left" w:pos="9072"/>
        </w:tabs>
        <w:autoSpaceDE w:val="0"/>
        <w:autoSpaceDN w:val="0"/>
        <w:adjustRightInd w:val="0"/>
        <w:spacing w:line="276" w:lineRule="auto"/>
        <w:ind w:left="360"/>
        <w:jc w:val="both"/>
        <w:rPr>
          <w:rFonts w:ascii="Arial" w:hAnsi="Arial" w:cs="Arial"/>
          <w:sz w:val="22"/>
          <w:szCs w:val="22"/>
        </w:rPr>
      </w:pPr>
      <w:r w:rsidRPr="00125C93">
        <w:rPr>
          <w:rFonts w:ascii="Arial" w:hAnsi="Arial" w:cs="Arial"/>
          <w:sz w:val="22"/>
          <w:szCs w:val="22"/>
        </w:rPr>
        <w:t>A company imports finished products on pallets that have been designed for reuse, and reports them under the importer activity. The company reuses these pallets for internal storage and also for the dispatch of their products to retailers. We consider this to be a system of reuse of reusable packaging</w:t>
      </w:r>
      <w:r w:rsidR="007A46A4" w:rsidRPr="00125C93">
        <w:rPr>
          <w:rFonts w:ascii="Arial" w:hAnsi="Arial" w:cs="Arial"/>
          <w:sz w:val="22"/>
          <w:szCs w:val="22"/>
        </w:rPr>
        <w:t xml:space="preserve"> </w:t>
      </w:r>
      <w:r w:rsidRPr="00125C93">
        <w:rPr>
          <w:rFonts w:ascii="Arial" w:hAnsi="Arial" w:cs="Arial"/>
          <w:sz w:val="22"/>
          <w:szCs w:val="22"/>
        </w:rPr>
        <w:t>instituted by the producer, and expect the pallets to be reported as reusable in the same data submission.</w:t>
      </w:r>
    </w:p>
    <w:p w14:paraId="3D0F7069" w14:textId="77777777" w:rsidR="00C3130F" w:rsidRPr="00125C93" w:rsidRDefault="00C3130F" w:rsidP="0093454A">
      <w:pPr>
        <w:pStyle w:val="ListParagraph"/>
        <w:widowControl w:val="0"/>
        <w:tabs>
          <w:tab w:val="left" w:pos="9072"/>
        </w:tabs>
        <w:autoSpaceDE w:val="0"/>
        <w:autoSpaceDN w:val="0"/>
        <w:adjustRightInd w:val="0"/>
        <w:spacing w:line="276" w:lineRule="auto"/>
        <w:ind w:left="0"/>
        <w:jc w:val="both"/>
        <w:rPr>
          <w:rFonts w:ascii="Arial" w:hAnsi="Arial" w:cs="Arial"/>
          <w:sz w:val="22"/>
          <w:szCs w:val="22"/>
        </w:rPr>
      </w:pPr>
    </w:p>
    <w:p w14:paraId="145840F7" w14:textId="389DA845" w:rsidR="00C3130F" w:rsidRPr="00125C93" w:rsidRDefault="00C3130F" w:rsidP="0093454A">
      <w:pPr>
        <w:pStyle w:val="ListParagraph"/>
        <w:widowControl w:val="0"/>
        <w:numPr>
          <w:ilvl w:val="0"/>
          <w:numId w:val="188"/>
        </w:numPr>
        <w:tabs>
          <w:tab w:val="left" w:pos="9072"/>
        </w:tabs>
        <w:autoSpaceDE w:val="0"/>
        <w:autoSpaceDN w:val="0"/>
        <w:adjustRightInd w:val="0"/>
        <w:spacing w:line="276" w:lineRule="auto"/>
        <w:ind w:left="360"/>
        <w:jc w:val="both"/>
        <w:rPr>
          <w:rFonts w:ascii="Arial" w:hAnsi="Arial" w:cs="Arial"/>
          <w:sz w:val="22"/>
          <w:szCs w:val="22"/>
        </w:rPr>
      </w:pPr>
      <w:r w:rsidRPr="00125C93">
        <w:rPr>
          <w:rFonts w:ascii="Arial" w:hAnsi="Arial" w:cs="Arial"/>
          <w:sz w:val="22"/>
          <w:szCs w:val="22"/>
        </w:rPr>
        <w:t xml:space="preserve">A manufacturing company imports raw materials on pallets that have been designed for reuse, that are reported under the importer activity. </w:t>
      </w:r>
      <w:r w:rsidR="000015B7" w:rsidRPr="00125C93">
        <w:rPr>
          <w:rFonts w:ascii="Arial" w:hAnsi="Arial" w:cs="Arial"/>
          <w:sz w:val="22"/>
          <w:szCs w:val="22"/>
        </w:rPr>
        <w:t>After import</w:t>
      </w:r>
      <w:r w:rsidR="0024252D" w:rsidRPr="00125C93">
        <w:rPr>
          <w:rFonts w:ascii="Arial" w:hAnsi="Arial" w:cs="Arial"/>
          <w:sz w:val="22"/>
          <w:szCs w:val="22"/>
        </w:rPr>
        <w:t>,</w:t>
      </w:r>
      <w:r w:rsidR="000015B7" w:rsidRPr="00125C93">
        <w:rPr>
          <w:rFonts w:ascii="Arial" w:hAnsi="Arial" w:cs="Arial"/>
          <w:sz w:val="22"/>
          <w:szCs w:val="22"/>
        </w:rPr>
        <w:t xml:space="preserve"> the company stores </w:t>
      </w:r>
      <w:r w:rsidR="0024252D" w:rsidRPr="00125C93">
        <w:rPr>
          <w:rFonts w:ascii="Arial" w:hAnsi="Arial" w:cs="Arial"/>
          <w:sz w:val="22"/>
          <w:szCs w:val="22"/>
        </w:rPr>
        <w:t>t</w:t>
      </w:r>
      <w:r w:rsidRPr="00125C93">
        <w:rPr>
          <w:rFonts w:ascii="Arial" w:hAnsi="Arial" w:cs="Arial"/>
          <w:sz w:val="22"/>
          <w:szCs w:val="22"/>
        </w:rPr>
        <w:t xml:space="preserve">he </w:t>
      </w:r>
      <w:r w:rsidR="0024252D" w:rsidRPr="00125C93">
        <w:rPr>
          <w:rFonts w:ascii="Arial" w:hAnsi="Arial" w:cs="Arial"/>
          <w:sz w:val="22"/>
          <w:szCs w:val="22"/>
        </w:rPr>
        <w:t xml:space="preserve">pallets </w:t>
      </w:r>
      <w:r w:rsidR="00430D42" w:rsidRPr="00125C93">
        <w:rPr>
          <w:rFonts w:ascii="Arial" w:hAnsi="Arial" w:cs="Arial"/>
          <w:sz w:val="22"/>
          <w:szCs w:val="22"/>
        </w:rPr>
        <w:t>until</w:t>
      </w:r>
      <w:r w:rsidRPr="00125C93">
        <w:rPr>
          <w:rFonts w:ascii="Arial" w:hAnsi="Arial" w:cs="Arial"/>
          <w:sz w:val="22"/>
          <w:szCs w:val="22"/>
        </w:rPr>
        <w:t xml:space="preserve"> a sufficient quantity has accumulated</w:t>
      </w:r>
      <w:r w:rsidR="00980252" w:rsidRPr="00125C93">
        <w:rPr>
          <w:rFonts w:ascii="Arial" w:hAnsi="Arial" w:cs="Arial"/>
          <w:sz w:val="22"/>
          <w:szCs w:val="22"/>
        </w:rPr>
        <w:t>.</w:t>
      </w:r>
      <w:r w:rsidR="006E7EEF" w:rsidRPr="00125C93">
        <w:rPr>
          <w:rFonts w:ascii="Arial" w:hAnsi="Arial" w:cs="Arial"/>
          <w:sz w:val="22"/>
          <w:szCs w:val="22"/>
        </w:rPr>
        <w:t xml:space="preserve"> </w:t>
      </w:r>
      <w:r w:rsidR="00980252" w:rsidRPr="00125C93">
        <w:rPr>
          <w:rFonts w:ascii="Arial" w:hAnsi="Arial" w:cs="Arial"/>
          <w:sz w:val="22"/>
          <w:szCs w:val="22"/>
        </w:rPr>
        <w:t>A</w:t>
      </w:r>
      <w:r w:rsidRPr="00125C93">
        <w:rPr>
          <w:rFonts w:ascii="Arial" w:hAnsi="Arial" w:cs="Arial"/>
          <w:sz w:val="22"/>
          <w:szCs w:val="22"/>
        </w:rPr>
        <w:t xml:space="preserve"> local pallet company </w:t>
      </w:r>
      <w:r w:rsidR="00980252" w:rsidRPr="00125C93">
        <w:rPr>
          <w:rFonts w:ascii="Arial" w:hAnsi="Arial" w:cs="Arial"/>
          <w:sz w:val="22"/>
          <w:szCs w:val="22"/>
        </w:rPr>
        <w:t xml:space="preserve">then </w:t>
      </w:r>
      <w:r w:rsidRPr="00125C93">
        <w:rPr>
          <w:rFonts w:ascii="Arial" w:hAnsi="Arial" w:cs="Arial"/>
          <w:sz w:val="22"/>
          <w:szCs w:val="22"/>
        </w:rPr>
        <w:t>collects the</w:t>
      </w:r>
      <w:r w:rsidR="001B1C81" w:rsidRPr="00125C93">
        <w:rPr>
          <w:rFonts w:ascii="Arial" w:hAnsi="Arial" w:cs="Arial"/>
          <w:sz w:val="22"/>
          <w:szCs w:val="22"/>
        </w:rPr>
        <w:t xml:space="preserve"> pallets </w:t>
      </w:r>
      <w:r w:rsidR="00B8522E" w:rsidRPr="00125C93">
        <w:rPr>
          <w:rFonts w:ascii="Arial" w:hAnsi="Arial" w:cs="Arial"/>
          <w:sz w:val="22"/>
          <w:szCs w:val="22"/>
        </w:rPr>
        <w:t>and</w:t>
      </w:r>
      <w:r w:rsidR="006E7EEF" w:rsidRPr="00125C93">
        <w:rPr>
          <w:rFonts w:ascii="Arial" w:hAnsi="Arial" w:cs="Arial"/>
          <w:sz w:val="22"/>
          <w:szCs w:val="22"/>
        </w:rPr>
        <w:t xml:space="preserve"> </w:t>
      </w:r>
      <w:r w:rsidRPr="00125C93">
        <w:rPr>
          <w:rFonts w:ascii="Arial" w:hAnsi="Arial" w:cs="Arial"/>
          <w:sz w:val="22"/>
          <w:szCs w:val="22"/>
        </w:rPr>
        <w:t>suppl</w:t>
      </w:r>
      <w:r w:rsidR="00B8522E" w:rsidRPr="00125C93">
        <w:rPr>
          <w:rFonts w:ascii="Arial" w:hAnsi="Arial" w:cs="Arial"/>
          <w:sz w:val="22"/>
          <w:szCs w:val="22"/>
        </w:rPr>
        <w:t>ies</w:t>
      </w:r>
      <w:r w:rsidRPr="00125C93">
        <w:rPr>
          <w:rFonts w:ascii="Arial" w:hAnsi="Arial" w:cs="Arial"/>
          <w:sz w:val="22"/>
          <w:szCs w:val="22"/>
        </w:rPr>
        <w:t xml:space="preserve"> some on for reuse, and the remainder for recycling. In this case, the producer (the manufacturing company) has not instituted a system of reuse, so these pallets must not be reported as reusable. </w:t>
      </w:r>
    </w:p>
    <w:p w14:paraId="18C10EE3" w14:textId="77777777" w:rsidR="00C3130F" w:rsidRPr="00125C93" w:rsidRDefault="00C3130F" w:rsidP="0093454A">
      <w:pPr>
        <w:pStyle w:val="ListParagraph"/>
        <w:widowControl w:val="0"/>
        <w:tabs>
          <w:tab w:val="left" w:pos="9072"/>
        </w:tabs>
        <w:autoSpaceDE w:val="0"/>
        <w:autoSpaceDN w:val="0"/>
        <w:adjustRightInd w:val="0"/>
        <w:spacing w:line="276" w:lineRule="auto"/>
        <w:ind w:left="0"/>
        <w:jc w:val="both"/>
        <w:rPr>
          <w:rFonts w:ascii="Arial" w:hAnsi="Arial" w:cs="Arial"/>
          <w:sz w:val="22"/>
          <w:szCs w:val="22"/>
        </w:rPr>
      </w:pPr>
    </w:p>
    <w:p w14:paraId="4164D50F" w14:textId="77777777" w:rsidR="00C3130F" w:rsidRPr="00125C93" w:rsidRDefault="00C3130F" w:rsidP="0093454A">
      <w:pPr>
        <w:pStyle w:val="ListParagraph"/>
        <w:widowControl w:val="0"/>
        <w:numPr>
          <w:ilvl w:val="0"/>
          <w:numId w:val="188"/>
        </w:numPr>
        <w:tabs>
          <w:tab w:val="left" w:pos="9072"/>
        </w:tabs>
        <w:autoSpaceDE w:val="0"/>
        <w:autoSpaceDN w:val="0"/>
        <w:adjustRightInd w:val="0"/>
        <w:spacing w:line="276" w:lineRule="auto"/>
        <w:ind w:left="360"/>
        <w:jc w:val="both"/>
        <w:rPr>
          <w:rFonts w:ascii="Arial" w:hAnsi="Arial" w:cs="Arial"/>
          <w:sz w:val="22"/>
          <w:szCs w:val="22"/>
        </w:rPr>
      </w:pPr>
      <w:r w:rsidRPr="00125C93">
        <w:rPr>
          <w:rFonts w:ascii="Arial" w:hAnsi="Arial" w:cs="Arial"/>
          <w:sz w:val="22"/>
          <w:szCs w:val="22"/>
        </w:rPr>
        <w:t xml:space="preserve">A company imports finished products on pallets that have been designed for reuse.  After unloading, the company disposes of the pallets. The pallets must be reported under the importer function, but they must not be reported as reusable packaging because they are not part of a reuse system instituted by the producer. </w:t>
      </w:r>
    </w:p>
    <w:p w14:paraId="544E7BF0" w14:textId="77777777" w:rsidR="00C3130F" w:rsidRPr="00125C93" w:rsidRDefault="00C3130F" w:rsidP="0093454A">
      <w:pPr>
        <w:pStyle w:val="ListParagraph"/>
        <w:widowControl w:val="0"/>
        <w:tabs>
          <w:tab w:val="left" w:pos="9072"/>
        </w:tabs>
        <w:autoSpaceDE w:val="0"/>
        <w:autoSpaceDN w:val="0"/>
        <w:adjustRightInd w:val="0"/>
        <w:spacing w:line="276" w:lineRule="auto"/>
        <w:ind w:left="0"/>
        <w:jc w:val="both"/>
        <w:rPr>
          <w:rFonts w:ascii="Arial" w:hAnsi="Arial" w:cs="Arial"/>
          <w:sz w:val="22"/>
          <w:szCs w:val="22"/>
        </w:rPr>
      </w:pPr>
    </w:p>
    <w:p w14:paraId="61F577B5" w14:textId="0A0C51D4" w:rsidR="00C3130F" w:rsidRPr="00125C93" w:rsidRDefault="00C3130F" w:rsidP="0093454A">
      <w:pPr>
        <w:pStyle w:val="ListParagraph"/>
        <w:widowControl w:val="0"/>
        <w:numPr>
          <w:ilvl w:val="0"/>
          <w:numId w:val="188"/>
        </w:numPr>
        <w:tabs>
          <w:tab w:val="left" w:pos="9072"/>
        </w:tabs>
        <w:autoSpaceDE w:val="0"/>
        <w:autoSpaceDN w:val="0"/>
        <w:adjustRightInd w:val="0"/>
        <w:spacing w:line="276" w:lineRule="auto"/>
        <w:ind w:left="360"/>
        <w:jc w:val="both"/>
        <w:rPr>
          <w:rFonts w:ascii="Arial" w:hAnsi="Arial" w:cs="Arial"/>
          <w:sz w:val="22"/>
          <w:szCs w:val="22"/>
        </w:rPr>
      </w:pPr>
      <w:r w:rsidRPr="00125C93">
        <w:rPr>
          <w:rFonts w:ascii="Arial" w:hAnsi="Arial" w:cs="Arial"/>
          <w:sz w:val="22"/>
          <w:szCs w:val="22"/>
        </w:rPr>
        <w:t xml:space="preserve">A reusable packaging manufacturer produces and supplies totes </w:t>
      </w:r>
      <w:r w:rsidR="00FD6F4D">
        <w:rPr>
          <w:rFonts w:ascii="Arial" w:hAnsi="Arial" w:cs="Arial"/>
          <w:sz w:val="22"/>
          <w:szCs w:val="22"/>
        </w:rPr>
        <w:t xml:space="preserve">that are </w:t>
      </w:r>
      <w:r w:rsidRPr="00125C93">
        <w:rPr>
          <w:rFonts w:ascii="Arial" w:hAnsi="Arial" w:cs="Arial"/>
          <w:sz w:val="22"/>
          <w:szCs w:val="22"/>
        </w:rPr>
        <w:t>designed for reuse to a wholesaler</w:t>
      </w:r>
      <w:r w:rsidR="003522E3">
        <w:rPr>
          <w:rFonts w:ascii="Arial" w:hAnsi="Arial" w:cs="Arial"/>
          <w:sz w:val="22"/>
          <w:szCs w:val="22"/>
        </w:rPr>
        <w:t>,</w:t>
      </w:r>
      <w:r w:rsidRPr="00125C93">
        <w:rPr>
          <w:rFonts w:ascii="Arial" w:hAnsi="Arial" w:cs="Arial"/>
          <w:sz w:val="22"/>
          <w:szCs w:val="22"/>
        </w:rPr>
        <w:t xml:space="preserve"> who then supplies them to small producers. The small producers have a reuse system in place. These must be reported under the distributor function by the manufacturer, but must not be reported as reusable packaging because the manufacturer did not institute a system of reuse. </w:t>
      </w:r>
    </w:p>
    <w:p w14:paraId="5C9FBCB6" w14:textId="77777777" w:rsidR="006F72FA" w:rsidRDefault="006F72FA" w:rsidP="007A6DFC">
      <w:pPr>
        <w:spacing w:line="276" w:lineRule="auto"/>
        <w:jc w:val="both"/>
        <w:rPr>
          <w:rFonts w:ascii="Arial" w:eastAsiaTheme="majorEastAsia" w:hAnsi="Arial" w:cs="Arial"/>
          <w:b/>
          <w:bCs/>
          <w:sz w:val="24"/>
          <w:szCs w:val="24"/>
          <w:lang w:val="en-US"/>
        </w:rPr>
      </w:pPr>
    </w:p>
    <w:p w14:paraId="7AEB4C0D" w14:textId="33F517D3" w:rsidR="00A711B0" w:rsidRPr="00917243" w:rsidRDefault="00A07C60" w:rsidP="007A6DFC">
      <w:pPr>
        <w:spacing w:line="276" w:lineRule="auto"/>
        <w:jc w:val="both"/>
        <w:rPr>
          <w:rFonts w:ascii="Arial" w:eastAsiaTheme="majorEastAsia" w:hAnsi="Arial" w:cs="Arial"/>
          <w:b/>
          <w:bCs/>
          <w:sz w:val="24"/>
          <w:szCs w:val="24"/>
          <w:lang w:val="en-US"/>
        </w:rPr>
      </w:pPr>
      <w:r>
        <w:rPr>
          <w:rFonts w:ascii="Arial" w:eastAsiaTheme="majorEastAsia" w:hAnsi="Arial" w:cs="Arial"/>
          <w:b/>
          <w:bCs/>
          <w:sz w:val="24"/>
          <w:szCs w:val="24"/>
          <w:lang w:val="en-US"/>
        </w:rPr>
        <w:t>Reusable packaging su</w:t>
      </w:r>
      <w:r w:rsidR="00273440">
        <w:rPr>
          <w:rFonts w:ascii="Arial" w:eastAsiaTheme="majorEastAsia" w:hAnsi="Arial" w:cs="Arial"/>
          <w:b/>
          <w:bCs/>
          <w:sz w:val="24"/>
          <w:szCs w:val="24"/>
          <w:lang w:val="en-US"/>
        </w:rPr>
        <w:t xml:space="preserve">pplied by a service provider </w:t>
      </w:r>
    </w:p>
    <w:p w14:paraId="2FD1876F" w14:textId="2A75157D" w:rsidR="00A711B0" w:rsidRPr="00D97A87" w:rsidRDefault="00A711B0" w:rsidP="007A6DFC">
      <w:pPr>
        <w:widowControl w:val="0"/>
        <w:autoSpaceDE w:val="0"/>
        <w:autoSpaceDN w:val="0"/>
        <w:adjustRightInd w:val="0"/>
        <w:spacing w:line="276" w:lineRule="auto"/>
        <w:jc w:val="both"/>
        <w:rPr>
          <w:rFonts w:ascii="Arial" w:hAnsi="Arial" w:cs="Arial"/>
        </w:rPr>
      </w:pPr>
      <w:r w:rsidRPr="491F3410">
        <w:rPr>
          <w:rFonts w:ascii="Arial" w:hAnsi="Arial" w:cs="Arial"/>
        </w:rPr>
        <w:t xml:space="preserve">Some re-usable crate systems and pallets are hired over a time period or for a single journey from the system's owner (for example, a leasing-finance company). This 'service provider' will pick up the obligation but only report each item of packaging on its first supply in the UK. </w:t>
      </w:r>
    </w:p>
    <w:p w14:paraId="1DD3CFE4" w14:textId="5E506EB3" w:rsidR="00DB0FE1" w:rsidRDefault="0075641B" w:rsidP="00C7520C">
      <w:pPr>
        <w:widowControl w:val="0"/>
        <w:autoSpaceDE w:val="0"/>
        <w:autoSpaceDN w:val="0"/>
        <w:adjustRightInd w:val="0"/>
        <w:spacing w:line="276" w:lineRule="auto"/>
        <w:jc w:val="both"/>
        <w:rPr>
          <w:rFonts w:ascii="Arial" w:hAnsi="Arial" w:cs="Arial"/>
        </w:rPr>
      </w:pPr>
      <w:r w:rsidRPr="3B90CCDC">
        <w:rPr>
          <w:rFonts w:ascii="Arial" w:hAnsi="Arial" w:cs="Arial"/>
        </w:rPr>
        <w:t>This packaging must be repor</w:t>
      </w:r>
      <w:r w:rsidR="00D97A87" w:rsidRPr="3B90CCDC">
        <w:rPr>
          <w:rFonts w:ascii="Arial" w:hAnsi="Arial" w:cs="Arial"/>
        </w:rPr>
        <w:t xml:space="preserve">ted under the service provider </w:t>
      </w:r>
      <w:r w:rsidR="00A349E4" w:rsidRPr="3B90CCDC">
        <w:rPr>
          <w:rFonts w:ascii="Arial" w:hAnsi="Arial" w:cs="Arial"/>
        </w:rPr>
        <w:t xml:space="preserve">function </w:t>
      </w:r>
      <w:r w:rsidR="00D97A87" w:rsidRPr="3B90CCDC">
        <w:rPr>
          <w:rFonts w:ascii="Arial" w:hAnsi="Arial" w:cs="Arial"/>
        </w:rPr>
        <w:t>irrespective of whe</w:t>
      </w:r>
      <w:r w:rsidR="00891867" w:rsidRPr="3B90CCDC">
        <w:rPr>
          <w:rFonts w:ascii="Arial" w:hAnsi="Arial" w:cs="Arial"/>
        </w:rPr>
        <w:t xml:space="preserve">ther it is branded </w:t>
      </w:r>
      <w:r w:rsidR="00DA6267" w:rsidRPr="3B90CCDC">
        <w:rPr>
          <w:rFonts w:ascii="Arial" w:hAnsi="Arial" w:cs="Arial"/>
        </w:rPr>
        <w:t>packaging.</w:t>
      </w:r>
    </w:p>
    <w:p w14:paraId="415BB631" w14:textId="7ADA52D4" w:rsidR="00DB0FE1" w:rsidRPr="003522E3" w:rsidRDefault="00DB0FE1" w:rsidP="00C7520C">
      <w:pPr>
        <w:widowControl w:val="0"/>
        <w:autoSpaceDE w:val="0"/>
        <w:autoSpaceDN w:val="0"/>
        <w:adjustRightInd w:val="0"/>
        <w:spacing w:line="276" w:lineRule="auto"/>
        <w:jc w:val="both"/>
        <w:rPr>
          <w:rFonts w:ascii="Arial" w:hAnsi="Arial" w:cs="Arial"/>
        </w:rPr>
      </w:pPr>
      <w:r w:rsidRPr="003522E3">
        <w:rPr>
          <w:rFonts w:ascii="Arial" w:hAnsi="Arial" w:cs="Arial"/>
        </w:rPr>
        <w:t>This packaging must also be re</w:t>
      </w:r>
      <w:r w:rsidR="00D63F05" w:rsidRPr="003522E3">
        <w:rPr>
          <w:rFonts w:ascii="Arial" w:hAnsi="Arial" w:cs="Arial"/>
        </w:rPr>
        <w:t>corded</w:t>
      </w:r>
      <w:r w:rsidRPr="003522E3">
        <w:rPr>
          <w:rFonts w:ascii="Arial" w:hAnsi="Arial" w:cs="Arial"/>
        </w:rPr>
        <w:t xml:space="preserve"> as reusable </w:t>
      </w:r>
      <w:r w:rsidR="00281DD4" w:rsidRPr="003522E3">
        <w:rPr>
          <w:rFonts w:ascii="Arial" w:hAnsi="Arial" w:cs="Arial"/>
        </w:rPr>
        <w:t xml:space="preserve">packaging </w:t>
      </w:r>
      <w:r w:rsidRPr="003522E3">
        <w:rPr>
          <w:rFonts w:ascii="Arial" w:hAnsi="Arial" w:cs="Arial"/>
        </w:rPr>
        <w:t xml:space="preserve">in the same </w:t>
      </w:r>
      <w:r w:rsidR="00356E6F" w:rsidRPr="003522E3">
        <w:rPr>
          <w:rFonts w:ascii="Arial" w:hAnsi="Arial" w:cs="Arial"/>
        </w:rPr>
        <w:t>data submission</w:t>
      </w:r>
      <w:r w:rsidR="00C521DB" w:rsidRPr="003522E3">
        <w:rPr>
          <w:rFonts w:ascii="Arial" w:hAnsi="Arial" w:cs="Arial"/>
        </w:rPr>
        <w:t xml:space="preserve">, because the </w:t>
      </w:r>
      <w:r w:rsidR="00281DD4" w:rsidRPr="003522E3">
        <w:rPr>
          <w:rFonts w:ascii="Arial" w:hAnsi="Arial" w:cs="Arial"/>
        </w:rPr>
        <w:t xml:space="preserve">service provider </w:t>
      </w:r>
      <w:r w:rsidR="00C521DB" w:rsidRPr="003522E3">
        <w:rPr>
          <w:rFonts w:ascii="Arial" w:hAnsi="Arial" w:cs="Arial"/>
        </w:rPr>
        <w:t>has ins</w:t>
      </w:r>
      <w:r w:rsidR="00070A33" w:rsidRPr="003522E3">
        <w:rPr>
          <w:rFonts w:ascii="Arial" w:hAnsi="Arial" w:cs="Arial"/>
        </w:rPr>
        <w:t>titute</w:t>
      </w:r>
      <w:r w:rsidR="002170D0" w:rsidRPr="003522E3">
        <w:rPr>
          <w:rFonts w:ascii="Arial" w:hAnsi="Arial" w:cs="Arial"/>
        </w:rPr>
        <w:t>d</w:t>
      </w:r>
      <w:r w:rsidR="00070A33" w:rsidRPr="003522E3">
        <w:rPr>
          <w:rFonts w:ascii="Arial" w:hAnsi="Arial" w:cs="Arial"/>
        </w:rPr>
        <w:t xml:space="preserve"> a system of reuse for the </w:t>
      </w:r>
      <w:r w:rsidR="002170D0" w:rsidRPr="003522E3">
        <w:rPr>
          <w:rFonts w:ascii="Arial" w:hAnsi="Arial" w:cs="Arial"/>
        </w:rPr>
        <w:t>packaging</w:t>
      </w:r>
      <w:r w:rsidR="00D24825" w:rsidRPr="003522E3">
        <w:rPr>
          <w:rFonts w:ascii="Arial" w:hAnsi="Arial" w:cs="Arial"/>
        </w:rPr>
        <w:t xml:space="preserve"> (see </w:t>
      </w:r>
      <w:r w:rsidR="003A42B2" w:rsidRPr="003522E3">
        <w:rPr>
          <w:rFonts w:ascii="Arial" w:hAnsi="Arial" w:cs="Arial"/>
        </w:rPr>
        <w:t xml:space="preserve">above </w:t>
      </w:r>
      <w:r w:rsidR="00D24825" w:rsidRPr="003522E3">
        <w:rPr>
          <w:rFonts w:ascii="Arial" w:hAnsi="Arial" w:cs="Arial"/>
        </w:rPr>
        <w:t>section on</w:t>
      </w:r>
      <w:r w:rsidR="00916BF6" w:rsidRPr="003522E3">
        <w:rPr>
          <w:rFonts w:ascii="Arial" w:hAnsi="Arial" w:cs="Arial"/>
        </w:rPr>
        <w:t xml:space="preserve"> the reporting of</w:t>
      </w:r>
      <w:r w:rsidR="00D24825" w:rsidRPr="003522E3">
        <w:rPr>
          <w:rFonts w:ascii="Arial" w:hAnsi="Arial" w:cs="Arial"/>
        </w:rPr>
        <w:t xml:space="preserve"> reusable packaging</w:t>
      </w:r>
      <w:r w:rsidR="003A42B2" w:rsidRPr="003522E3">
        <w:rPr>
          <w:rFonts w:ascii="Arial" w:hAnsi="Arial" w:cs="Arial"/>
        </w:rPr>
        <w:t>)</w:t>
      </w:r>
      <w:r w:rsidR="002170D0" w:rsidRPr="003522E3">
        <w:rPr>
          <w:rFonts w:ascii="Arial" w:hAnsi="Arial" w:cs="Arial"/>
        </w:rPr>
        <w:t>.</w:t>
      </w:r>
    </w:p>
    <w:p w14:paraId="3391AEFA" w14:textId="1E58C092" w:rsidR="00E41819" w:rsidRPr="005B5E6A" w:rsidRDefault="00F14F29" w:rsidP="00057A91">
      <w:pPr>
        <w:spacing w:line="276" w:lineRule="auto"/>
        <w:jc w:val="both"/>
        <w:rPr>
          <w:rFonts w:ascii="Arial" w:hAnsi="Arial" w:cs="Arial"/>
          <w:color w:val="000000" w:themeColor="text1"/>
        </w:rPr>
      </w:pPr>
      <w:r w:rsidRPr="008B6093">
        <w:rPr>
          <w:rFonts w:ascii="Arial" w:hAnsi="Arial" w:cs="Arial"/>
          <w:b/>
          <w:bCs/>
        </w:rPr>
        <w:t>Note:</w:t>
      </w:r>
      <w:r>
        <w:rPr>
          <w:rFonts w:ascii="Arial" w:hAnsi="Arial" w:cs="Arial"/>
        </w:rPr>
        <w:t xml:space="preserve"> </w:t>
      </w:r>
      <w:r w:rsidRPr="00855036">
        <w:rPr>
          <w:rFonts w:ascii="Arial" w:hAnsi="Arial" w:cs="Arial"/>
        </w:rPr>
        <w:t>Packaging owned by a third party</w:t>
      </w:r>
      <w:r>
        <w:rPr>
          <w:rFonts w:ascii="Arial" w:hAnsi="Arial" w:cs="Arial"/>
        </w:rPr>
        <w:t xml:space="preserve"> </w:t>
      </w:r>
      <w:r w:rsidRPr="00855036">
        <w:rPr>
          <w:rFonts w:ascii="Arial" w:hAnsi="Arial" w:cs="Arial"/>
        </w:rPr>
        <w:t>(for example pallets owned by a service provider)</w:t>
      </w:r>
      <w:r>
        <w:rPr>
          <w:rFonts w:ascii="Arial" w:hAnsi="Arial" w:cs="Arial"/>
        </w:rPr>
        <w:t xml:space="preserve"> </w:t>
      </w:r>
      <w:r w:rsidRPr="00855036">
        <w:rPr>
          <w:rFonts w:ascii="Arial" w:hAnsi="Arial" w:cs="Arial"/>
        </w:rPr>
        <w:t xml:space="preserve">that a </w:t>
      </w:r>
      <w:r>
        <w:rPr>
          <w:rFonts w:ascii="Arial" w:hAnsi="Arial" w:cs="Arial"/>
        </w:rPr>
        <w:t>business</w:t>
      </w:r>
      <w:r w:rsidRPr="00855036">
        <w:rPr>
          <w:rFonts w:ascii="Arial" w:hAnsi="Arial" w:cs="Arial"/>
        </w:rPr>
        <w:t xml:space="preserve"> uses to import and/or export its</w:t>
      </w:r>
      <w:r>
        <w:rPr>
          <w:rFonts w:ascii="Arial" w:hAnsi="Arial" w:cs="Arial"/>
        </w:rPr>
        <w:t xml:space="preserve"> own</w:t>
      </w:r>
      <w:r w:rsidRPr="00855036">
        <w:rPr>
          <w:rFonts w:ascii="Arial" w:hAnsi="Arial" w:cs="Arial"/>
        </w:rPr>
        <w:t xml:space="preserve"> goods, should not be reported by the importing/exporting business because they do not own the packaging.</w:t>
      </w:r>
      <w:r>
        <w:rPr>
          <w:rFonts w:ascii="Arial" w:hAnsi="Arial" w:cs="Arial"/>
        </w:rPr>
        <w:t xml:space="preserve"> Producers </w:t>
      </w:r>
      <w:r w:rsidR="004D5D37">
        <w:rPr>
          <w:rFonts w:ascii="Arial" w:hAnsi="Arial" w:cs="Arial"/>
        </w:rPr>
        <w:t>are expected to</w:t>
      </w:r>
      <w:r>
        <w:rPr>
          <w:rFonts w:ascii="Arial" w:hAnsi="Arial" w:cs="Arial"/>
        </w:rPr>
        <w:t xml:space="preserve"> keep </w:t>
      </w:r>
      <w:r w:rsidR="00D81610">
        <w:rPr>
          <w:rFonts w:ascii="Arial" w:hAnsi="Arial" w:cs="Arial"/>
        </w:rPr>
        <w:t>documentary</w:t>
      </w:r>
      <w:r w:rsidR="002F514D">
        <w:rPr>
          <w:rFonts w:ascii="Arial" w:hAnsi="Arial" w:cs="Arial"/>
        </w:rPr>
        <w:t xml:space="preserve"> </w:t>
      </w:r>
      <w:r>
        <w:rPr>
          <w:rFonts w:ascii="Arial" w:hAnsi="Arial" w:cs="Arial"/>
        </w:rPr>
        <w:t xml:space="preserve">evidence of </w:t>
      </w:r>
      <w:r w:rsidRPr="3B90CCDC">
        <w:rPr>
          <w:rFonts w:ascii="Arial" w:hAnsi="Arial" w:cs="Arial"/>
        </w:rPr>
        <w:t>these arrangements</w:t>
      </w:r>
      <w:r w:rsidR="00D3456B">
        <w:rPr>
          <w:rFonts w:ascii="Arial" w:hAnsi="Arial" w:cs="Arial"/>
        </w:rPr>
        <w:t xml:space="preserve"> (</w:t>
      </w:r>
      <w:r w:rsidR="00AC4200">
        <w:rPr>
          <w:rFonts w:ascii="Arial" w:hAnsi="Arial" w:cs="Arial"/>
        </w:rPr>
        <w:t xml:space="preserve">for example </w:t>
      </w:r>
      <w:r w:rsidR="009A04AD">
        <w:rPr>
          <w:rFonts w:ascii="Arial" w:hAnsi="Arial" w:cs="Arial"/>
        </w:rPr>
        <w:t xml:space="preserve">service provider </w:t>
      </w:r>
      <w:r w:rsidR="003D0EE6">
        <w:rPr>
          <w:rFonts w:ascii="Arial" w:hAnsi="Arial" w:cs="Arial"/>
        </w:rPr>
        <w:t>transaction statements</w:t>
      </w:r>
      <w:r w:rsidR="00D3456B">
        <w:rPr>
          <w:rFonts w:ascii="Arial" w:hAnsi="Arial" w:cs="Arial"/>
        </w:rPr>
        <w:t>)</w:t>
      </w:r>
      <w:r w:rsidRPr="3B90CCDC">
        <w:rPr>
          <w:rFonts w:ascii="Arial" w:hAnsi="Arial" w:cs="Arial"/>
        </w:rPr>
        <w:t>.</w:t>
      </w:r>
      <w:r>
        <w:rPr>
          <w:rFonts w:ascii="Arial" w:hAnsi="Arial" w:cs="Arial"/>
        </w:rPr>
        <w:t xml:space="preserve"> </w:t>
      </w:r>
      <w:r w:rsidRPr="3B90CCDC">
        <w:rPr>
          <w:rFonts w:ascii="Arial" w:hAnsi="Arial" w:cs="Arial"/>
        </w:rPr>
        <w:t xml:space="preserve">If the </w:t>
      </w:r>
      <w:r>
        <w:rPr>
          <w:rFonts w:ascii="Arial" w:hAnsi="Arial" w:cs="Arial"/>
        </w:rPr>
        <w:t>packaging</w:t>
      </w:r>
      <w:r w:rsidRPr="3B90CCDC">
        <w:rPr>
          <w:rFonts w:ascii="Arial" w:hAnsi="Arial" w:cs="Arial"/>
        </w:rPr>
        <w:t xml:space="preserve"> is branded by the UK third party</w:t>
      </w:r>
      <w:r>
        <w:rPr>
          <w:rFonts w:ascii="Arial" w:hAnsi="Arial" w:cs="Arial"/>
        </w:rPr>
        <w:t>,</w:t>
      </w:r>
      <w:r w:rsidR="00BC6197">
        <w:rPr>
          <w:rFonts w:ascii="Arial" w:hAnsi="Arial" w:cs="Arial"/>
        </w:rPr>
        <w:t xml:space="preserve"> </w:t>
      </w:r>
      <w:r w:rsidRPr="3B90CCDC">
        <w:rPr>
          <w:rFonts w:ascii="Arial" w:hAnsi="Arial" w:cs="Arial"/>
        </w:rPr>
        <w:t xml:space="preserve">they do not report this on import </w:t>
      </w:r>
      <w:r w:rsidR="00D324C7">
        <w:rPr>
          <w:rFonts w:ascii="Arial" w:hAnsi="Arial" w:cs="Arial"/>
        </w:rPr>
        <w:t>if</w:t>
      </w:r>
      <w:r w:rsidR="00D324C7" w:rsidRPr="3B90CCDC">
        <w:rPr>
          <w:rFonts w:ascii="Arial" w:hAnsi="Arial" w:cs="Arial"/>
        </w:rPr>
        <w:t xml:space="preserve"> </w:t>
      </w:r>
      <w:r w:rsidRPr="3B90CCDC">
        <w:rPr>
          <w:rFonts w:ascii="Arial" w:hAnsi="Arial" w:cs="Arial"/>
        </w:rPr>
        <w:t xml:space="preserve">they are not responsible for the import. </w:t>
      </w:r>
      <w:r w:rsidRPr="00855036">
        <w:rPr>
          <w:rFonts w:ascii="Arial" w:hAnsi="Arial" w:cs="Arial"/>
        </w:rPr>
        <w:t xml:space="preserve">This packaging should </w:t>
      </w:r>
      <w:r w:rsidRPr="3B90CCDC">
        <w:rPr>
          <w:rFonts w:ascii="Arial" w:hAnsi="Arial" w:cs="Arial"/>
        </w:rPr>
        <w:t xml:space="preserve">only be reported once </w:t>
      </w:r>
      <w:r w:rsidRPr="005B5E6A">
        <w:rPr>
          <w:rFonts w:ascii="Arial" w:hAnsi="Arial" w:cs="Arial"/>
          <w:color w:val="000000" w:themeColor="text1"/>
        </w:rPr>
        <w:t xml:space="preserve">under the ‘service provider’ function the first time it is supplied by the UK third party/service provider. </w:t>
      </w:r>
    </w:p>
    <w:p w14:paraId="412106B3" w14:textId="3AF7D878" w:rsidR="00E41819" w:rsidRPr="005B5E6A" w:rsidRDefault="00E41819" w:rsidP="00E41819">
      <w:pPr>
        <w:rPr>
          <w:rFonts w:ascii="Arial" w:hAnsi="Arial" w:cs="Arial"/>
          <w:color w:val="000000" w:themeColor="text1"/>
        </w:rPr>
      </w:pPr>
      <w:r w:rsidRPr="005B5E6A">
        <w:rPr>
          <w:rFonts w:ascii="Arial" w:hAnsi="Arial" w:cs="Arial"/>
          <w:b/>
          <w:bCs/>
          <w:color w:val="000000" w:themeColor="text1"/>
        </w:rPr>
        <w:t>Note:</w:t>
      </w:r>
      <w:r w:rsidRPr="005B5E6A">
        <w:rPr>
          <w:rFonts w:ascii="Arial" w:hAnsi="Arial" w:cs="Arial"/>
          <w:color w:val="000000" w:themeColor="text1"/>
        </w:rPr>
        <w:t xml:space="preserve"> Only reusable packaging that is hired </w:t>
      </w:r>
      <w:r w:rsidR="00EC76A8" w:rsidRPr="005B5E6A">
        <w:rPr>
          <w:rFonts w:ascii="Arial" w:hAnsi="Arial" w:cs="Arial"/>
          <w:color w:val="000000" w:themeColor="text1"/>
        </w:rPr>
        <w:t xml:space="preserve">or loaned </w:t>
      </w:r>
      <w:r w:rsidR="00432A24" w:rsidRPr="005B5E6A">
        <w:rPr>
          <w:rFonts w:ascii="Arial" w:hAnsi="Arial" w:cs="Arial"/>
          <w:color w:val="000000" w:themeColor="text1"/>
        </w:rPr>
        <w:t xml:space="preserve">to the user of the packaging </w:t>
      </w:r>
      <w:r w:rsidRPr="005B5E6A">
        <w:rPr>
          <w:rFonts w:ascii="Arial" w:hAnsi="Arial" w:cs="Arial"/>
          <w:color w:val="000000" w:themeColor="text1"/>
        </w:rPr>
        <w:t xml:space="preserve">is captured under the service provider function including, but not limited to reusable pallet or crate hiring systems. </w:t>
      </w:r>
    </w:p>
    <w:p w14:paraId="630D4ABD" w14:textId="77777777" w:rsidR="00AD2559" w:rsidRPr="00D767B0" w:rsidRDefault="00EC76A8" w:rsidP="00103471">
      <w:pPr>
        <w:rPr>
          <w:rFonts w:ascii="Arial" w:hAnsi="Arial" w:cs="Arial"/>
          <w:color w:val="000000" w:themeColor="text1"/>
        </w:rPr>
      </w:pPr>
      <w:r w:rsidRPr="00D767B0">
        <w:rPr>
          <w:rFonts w:ascii="Arial" w:hAnsi="Arial" w:cs="Arial"/>
          <w:color w:val="000000" w:themeColor="text1"/>
        </w:rPr>
        <w:t xml:space="preserve">Any packaging added to the service provider packaging must be reported in accordance with the other producer function being performed. </w:t>
      </w:r>
      <w:r w:rsidR="0001054D" w:rsidRPr="00D767B0">
        <w:rPr>
          <w:rFonts w:ascii="Arial" w:hAnsi="Arial" w:cs="Arial"/>
          <w:color w:val="000000" w:themeColor="text1"/>
        </w:rPr>
        <w:t xml:space="preserve">For example, a service provider </w:t>
      </w:r>
      <w:r w:rsidR="00B93EDC" w:rsidRPr="00D767B0">
        <w:rPr>
          <w:rFonts w:ascii="Arial" w:hAnsi="Arial" w:cs="Arial"/>
          <w:color w:val="000000" w:themeColor="text1"/>
        </w:rPr>
        <w:t xml:space="preserve">who </w:t>
      </w:r>
      <w:r w:rsidR="0001054D" w:rsidRPr="00D767B0">
        <w:rPr>
          <w:rFonts w:ascii="Arial" w:hAnsi="Arial" w:cs="Arial"/>
          <w:color w:val="000000" w:themeColor="text1"/>
        </w:rPr>
        <w:t>supplies 10 pallets that they wrap in shrink wrap for transport</w:t>
      </w:r>
      <w:r w:rsidR="00B93EDC" w:rsidRPr="00D767B0">
        <w:rPr>
          <w:rFonts w:ascii="Arial" w:hAnsi="Arial" w:cs="Arial"/>
          <w:color w:val="000000" w:themeColor="text1"/>
        </w:rPr>
        <w:t xml:space="preserve">, </w:t>
      </w:r>
      <w:r w:rsidR="0001054D" w:rsidRPr="00D767B0">
        <w:rPr>
          <w:rFonts w:ascii="Arial" w:hAnsi="Arial" w:cs="Arial"/>
          <w:color w:val="000000" w:themeColor="text1"/>
        </w:rPr>
        <w:t>must report</w:t>
      </w:r>
      <w:r w:rsidR="00AD2559" w:rsidRPr="00D767B0">
        <w:rPr>
          <w:rFonts w:ascii="Arial" w:hAnsi="Arial" w:cs="Arial"/>
          <w:color w:val="000000" w:themeColor="text1"/>
        </w:rPr>
        <w:t>:</w:t>
      </w:r>
    </w:p>
    <w:p w14:paraId="70BD94C5" w14:textId="3B5222CA" w:rsidR="00AD2559" w:rsidRPr="008C4F53" w:rsidRDefault="0001054D" w:rsidP="00847C41">
      <w:pPr>
        <w:pStyle w:val="ListParagraph"/>
        <w:numPr>
          <w:ilvl w:val="0"/>
          <w:numId w:val="193"/>
        </w:numPr>
        <w:rPr>
          <w:rFonts w:ascii="Arial" w:hAnsi="Arial" w:cs="Arial"/>
          <w:color w:val="000000" w:themeColor="text1"/>
        </w:rPr>
      </w:pPr>
      <w:r w:rsidRPr="008C4F53">
        <w:rPr>
          <w:rFonts w:ascii="Arial" w:hAnsi="Arial" w:cs="Arial"/>
          <w:color w:val="000000" w:themeColor="text1"/>
          <w:sz w:val="22"/>
          <w:szCs w:val="22"/>
        </w:rPr>
        <w:t>the pallets under the service provider function</w:t>
      </w:r>
      <w:r w:rsidR="00AD2559" w:rsidRPr="008C4F53">
        <w:rPr>
          <w:rFonts w:ascii="Arial" w:hAnsi="Arial" w:cs="Arial"/>
          <w:color w:val="000000" w:themeColor="text1"/>
          <w:sz w:val="22"/>
          <w:szCs w:val="22"/>
        </w:rPr>
        <w:t xml:space="preserve"> and as reusable packaging</w:t>
      </w:r>
      <w:r w:rsidRPr="008C4F53">
        <w:rPr>
          <w:rFonts w:ascii="Arial" w:hAnsi="Arial" w:cs="Arial"/>
          <w:color w:val="000000" w:themeColor="text1"/>
          <w:sz w:val="22"/>
          <w:szCs w:val="22"/>
        </w:rPr>
        <w:t xml:space="preserve">, and </w:t>
      </w:r>
    </w:p>
    <w:p w14:paraId="5F9AAC1D" w14:textId="41AD8559" w:rsidR="00AD2559" w:rsidRPr="00E35AF8" w:rsidRDefault="0001054D" w:rsidP="00E35AF8">
      <w:pPr>
        <w:pStyle w:val="ListParagraph"/>
        <w:numPr>
          <w:ilvl w:val="0"/>
          <w:numId w:val="193"/>
        </w:numPr>
        <w:rPr>
          <w:rFonts w:ascii="Arial" w:hAnsi="Arial" w:cs="Arial"/>
          <w:b/>
          <w:bCs/>
          <w:color w:val="000000" w:themeColor="text1"/>
        </w:rPr>
      </w:pPr>
      <w:r w:rsidRPr="008C4F53">
        <w:rPr>
          <w:rFonts w:ascii="Arial" w:hAnsi="Arial" w:cs="Arial"/>
          <w:color w:val="000000" w:themeColor="text1"/>
          <w:sz w:val="22"/>
          <w:szCs w:val="22"/>
        </w:rPr>
        <w:t xml:space="preserve">the pallet wrap under the packer/filler function. </w:t>
      </w:r>
    </w:p>
    <w:p w14:paraId="7973315F" w14:textId="77777777" w:rsidR="00E35AF8" w:rsidRDefault="00E35AF8" w:rsidP="00103471">
      <w:pPr>
        <w:rPr>
          <w:rFonts w:ascii="Arial" w:hAnsi="Arial" w:cs="Arial"/>
          <w:b/>
          <w:bCs/>
          <w:color w:val="000000" w:themeColor="text1"/>
        </w:rPr>
      </w:pPr>
    </w:p>
    <w:p w14:paraId="2BCB6C39" w14:textId="563C61F7" w:rsidR="006361D6" w:rsidRDefault="00123F68" w:rsidP="00103471">
      <w:pPr>
        <w:rPr>
          <w:rFonts w:ascii="Arial" w:hAnsi="Arial" w:cs="Arial"/>
          <w:b/>
          <w:bCs/>
          <w:color w:val="000000" w:themeColor="text1"/>
        </w:rPr>
      </w:pPr>
      <w:r w:rsidRPr="005B5E6A">
        <w:rPr>
          <w:rFonts w:ascii="Arial" w:hAnsi="Arial" w:cs="Arial"/>
          <w:b/>
          <w:bCs/>
          <w:color w:val="000000" w:themeColor="text1"/>
        </w:rPr>
        <w:t>Note:</w:t>
      </w:r>
      <w:r w:rsidRPr="005B5E6A">
        <w:rPr>
          <w:rFonts w:ascii="Arial" w:hAnsi="Arial" w:cs="Arial"/>
          <w:color w:val="000000" w:themeColor="text1"/>
        </w:rPr>
        <w:t xml:space="preserve"> </w:t>
      </w:r>
      <w:r w:rsidR="00E41819" w:rsidRPr="005B5E6A">
        <w:rPr>
          <w:rFonts w:ascii="Arial" w:hAnsi="Arial" w:cs="Arial"/>
          <w:color w:val="000000" w:themeColor="text1"/>
        </w:rPr>
        <w:t xml:space="preserve">The </w:t>
      </w:r>
      <w:r w:rsidR="00B34048" w:rsidRPr="005B5E6A">
        <w:rPr>
          <w:rFonts w:ascii="Arial" w:hAnsi="Arial" w:cs="Arial"/>
          <w:color w:val="000000" w:themeColor="text1"/>
        </w:rPr>
        <w:t xml:space="preserve">supply of </w:t>
      </w:r>
      <w:r w:rsidR="00976701" w:rsidRPr="005B5E6A">
        <w:rPr>
          <w:rFonts w:ascii="Arial" w:hAnsi="Arial" w:cs="Arial"/>
          <w:color w:val="000000" w:themeColor="text1"/>
        </w:rPr>
        <w:t xml:space="preserve">filled </w:t>
      </w:r>
      <w:r w:rsidR="00E41819" w:rsidRPr="005B5E6A">
        <w:rPr>
          <w:rFonts w:ascii="Arial" w:hAnsi="Arial" w:cs="Arial"/>
          <w:color w:val="000000" w:themeColor="text1"/>
        </w:rPr>
        <w:t>reusable packaging together with a product (such as cable reels, woven bags, beer kegs, gas bottles</w:t>
      </w:r>
      <w:r w:rsidR="00731D96" w:rsidRPr="005B5E6A">
        <w:rPr>
          <w:rFonts w:ascii="Arial" w:hAnsi="Arial" w:cs="Arial"/>
          <w:color w:val="000000" w:themeColor="text1"/>
        </w:rPr>
        <w:t>,</w:t>
      </w:r>
      <w:r w:rsidR="00265DE1" w:rsidRPr="005B5E6A">
        <w:rPr>
          <w:rFonts w:ascii="Arial" w:hAnsi="Arial" w:cs="Arial"/>
          <w:color w:val="000000" w:themeColor="text1"/>
        </w:rPr>
        <w:t xml:space="preserve"> or</w:t>
      </w:r>
      <w:r w:rsidR="00D33BC5" w:rsidRPr="005B5E6A">
        <w:rPr>
          <w:rFonts w:ascii="Arial" w:hAnsi="Arial" w:cs="Arial"/>
          <w:color w:val="000000" w:themeColor="text1"/>
        </w:rPr>
        <w:t xml:space="preserve"> reusable</w:t>
      </w:r>
      <w:r w:rsidR="00731D96" w:rsidRPr="005B5E6A">
        <w:rPr>
          <w:rFonts w:ascii="Arial" w:hAnsi="Arial" w:cs="Arial"/>
          <w:color w:val="000000" w:themeColor="text1"/>
        </w:rPr>
        <w:t xml:space="preserve"> bread/bakery trays</w:t>
      </w:r>
      <w:r w:rsidR="00E41819" w:rsidRPr="005B5E6A">
        <w:rPr>
          <w:rFonts w:ascii="Arial" w:hAnsi="Arial" w:cs="Arial"/>
          <w:color w:val="000000" w:themeColor="text1"/>
        </w:rPr>
        <w:t>) is not considered to be a service provider activity.</w:t>
      </w:r>
      <w:r w:rsidR="00946518" w:rsidRPr="005B5E6A">
        <w:rPr>
          <w:rFonts w:ascii="Arial" w:hAnsi="Arial" w:cs="Arial"/>
          <w:color w:val="000000" w:themeColor="text1"/>
        </w:rPr>
        <w:t xml:space="preserve"> </w:t>
      </w:r>
      <w:r w:rsidR="00B74188" w:rsidRPr="005B5E6A">
        <w:rPr>
          <w:rFonts w:ascii="Arial" w:hAnsi="Arial" w:cs="Arial"/>
          <w:color w:val="000000" w:themeColor="text1"/>
        </w:rPr>
        <w:t>In these cases</w:t>
      </w:r>
      <w:r w:rsidR="008B1192" w:rsidRPr="005B5E6A">
        <w:rPr>
          <w:rFonts w:ascii="Arial" w:hAnsi="Arial" w:cs="Arial"/>
          <w:color w:val="000000" w:themeColor="text1"/>
        </w:rPr>
        <w:t>,</w:t>
      </w:r>
      <w:r w:rsidR="00B74188" w:rsidRPr="005B5E6A">
        <w:rPr>
          <w:rFonts w:ascii="Arial" w:hAnsi="Arial" w:cs="Arial"/>
          <w:color w:val="000000" w:themeColor="text1"/>
        </w:rPr>
        <w:t xml:space="preserve"> the packaging </w:t>
      </w:r>
      <w:r w:rsidR="007528D4" w:rsidRPr="005B5E6A">
        <w:rPr>
          <w:rFonts w:ascii="Arial" w:hAnsi="Arial" w:cs="Arial"/>
          <w:color w:val="000000" w:themeColor="text1"/>
        </w:rPr>
        <w:t xml:space="preserve">must be reported </w:t>
      </w:r>
      <w:r w:rsidR="008B1192" w:rsidRPr="005B5E6A">
        <w:rPr>
          <w:rFonts w:ascii="Arial" w:hAnsi="Arial" w:cs="Arial"/>
          <w:color w:val="000000" w:themeColor="text1"/>
        </w:rPr>
        <w:t>on</w:t>
      </w:r>
      <w:r w:rsidR="007528D4" w:rsidRPr="005B5E6A">
        <w:rPr>
          <w:rFonts w:ascii="Arial" w:hAnsi="Arial" w:cs="Arial"/>
          <w:color w:val="000000" w:themeColor="text1"/>
        </w:rPr>
        <w:t xml:space="preserve"> its first use, and subsequent uses will be exempt from reporting </w:t>
      </w:r>
      <w:r w:rsidR="008B1192" w:rsidRPr="005B5E6A">
        <w:rPr>
          <w:rFonts w:ascii="Arial" w:hAnsi="Arial" w:cs="Arial"/>
          <w:color w:val="000000" w:themeColor="text1"/>
        </w:rPr>
        <w:t>requirements.</w:t>
      </w:r>
    </w:p>
    <w:p w14:paraId="5DB3C670" w14:textId="67A754B2" w:rsidR="003522E3" w:rsidRDefault="00103471" w:rsidP="00946518">
      <w:pPr>
        <w:rPr>
          <w:rFonts w:ascii="Arial" w:hAnsi="Arial" w:cs="Arial"/>
          <w:color w:val="000000" w:themeColor="text1"/>
        </w:rPr>
      </w:pPr>
      <w:r w:rsidRPr="005B5E6A">
        <w:rPr>
          <w:rFonts w:ascii="Arial" w:hAnsi="Arial" w:cs="Arial"/>
          <w:b/>
          <w:bCs/>
          <w:color w:val="000000" w:themeColor="text1"/>
        </w:rPr>
        <w:t>Example</w:t>
      </w:r>
      <w:r w:rsidRPr="005B5E6A">
        <w:rPr>
          <w:rFonts w:ascii="Arial" w:hAnsi="Arial" w:cs="Arial"/>
          <w:color w:val="000000" w:themeColor="text1"/>
        </w:rPr>
        <w:t>:</w:t>
      </w:r>
      <w:r w:rsidRPr="005B5E6A">
        <w:rPr>
          <w:rFonts w:ascii="Segoe UI" w:eastAsia="Times New Roman" w:hAnsi="Segoe UI" w:cs="Segoe UI"/>
          <w:color w:val="000000" w:themeColor="text1"/>
          <w:sz w:val="18"/>
          <w:szCs w:val="18"/>
          <w:lang w:eastAsia="en-GB"/>
        </w:rPr>
        <w:t xml:space="preserve"> </w:t>
      </w:r>
      <w:r w:rsidRPr="005B5E6A">
        <w:rPr>
          <w:rFonts w:ascii="Arial" w:eastAsia="Times New Roman" w:hAnsi="Arial" w:cs="Arial"/>
          <w:color w:val="000000" w:themeColor="text1"/>
          <w:lang w:eastAsia="en-GB"/>
        </w:rPr>
        <w:t xml:space="preserve">A </w:t>
      </w:r>
      <w:r w:rsidR="009E45BB" w:rsidRPr="005B5E6A">
        <w:rPr>
          <w:rFonts w:ascii="Arial" w:eastAsia="Times New Roman" w:hAnsi="Arial" w:cs="Arial"/>
          <w:color w:val="000000" w:themeColor="text1"/>
          <w:lang w:eastAsia="en-GB"/>
        </w:rPr>
        <w:t xml:space="preserve">UK </w:t>
      </w:r>
      <w:r w:rsidRPr="005B5E6A">
        <w:rPr>
          <w:rFonts w:ascii="Arial" w:eastAsia="Times New Roman" w:hAnsi="Arial" w:cs="Arial"/>
          <w:color w:val="000000" w:themeColor="text1"/>
          <w:lang w:eastAsia="en-GB"/>
        </w:rPr>
        <w:t>bakery supplies</w:t>
      </w:r>
      <w:r w:rsidRPr="005B5E6A">
        <w:rPr>
          <w:rFonts w:ascii="Segoe UI" w:eastAsia="Times New Roman" w:hAnsi="Segoe UI" w:cs="Segoe UI"/>
          <w:color w:val="000000" w:themeColor="text1"/>
          <w:sz w:val="18"/>
          <w:szCs w:val="18"/>
          <w:lang w:eastAsia="en-GB"/>
        </w:rPr>
        <w:t xml:space="preserve"> </w:t>
      </w:r>
      <w:r w:rsidRPr="005B5E6A">
        <w:rPr>
          <w:rFonts w:ascii="Arial" w:hAnsi="Arial" w:cs="Arial"/>
          <w:color w:val="000000" w:themeColor="text1"/>
        </w:rPr>
        <w:t xml:space="preserve">bread products </w:t>
      </w:r>
      <w:r w:rsidR="00D91B91" w:rsidRPr="005B5E6A">
        <w:rPr>
          <w:rFonts w:ascii="Arial" w:hAnsi="Arial" w:cs="Arial"/>
          <w:color w:val="000000" w:themeColor="text1"/>
        </w:rPr>
        <w:t>on</w:t>
      </w:r>
      <w:r w:rsidR="00D33BC5" w:rsidRPr="005B5E6A">
        <w:rPr>
          <w:rFonts w:ascii="Arial" w:hAnsi="Arial" w:cs="Arial"/>
          <w:color w:val="000000" w:themeColor="text1"/>
        </w:rPr>
        <w:t xml:space="preserve"> reusable</w:t>
      </w:r>
      <w:r w:rsidR="00D91B91" w:rsidRPr="005B5E6A">
        <w:rPr>
          <w:rFonts w:ascii="Arial" w:hAnsi="Arial" w:cs="Arial"/>
          <w:color w:val="000000" w:themeColor="text1"/>
        </w:rPr>
        <w:t xml:space="preserve"> trays to </w:t>
      </w:r>
      <w:r w:rsidR="00265DE1" w:rsidRPr="005B5E6A">
        <w:rPr>
          <w:rFonts w:ascii="Arial" w:hAnsi="Arial" w:cs="Arial"/>
          <w:color w:val="000000" w:themeColor="text1"/>
        </w:rPr>
        <w:t>a</w:t>
      </w:r>
      <w:r w:rsidR="00D91B91" w:rsidRPr="005B5E6A">
        <w:rPr>
          <w:rFonts w:ascii="Arial" w:hAnsi="Arial" w:cs="Arial"/>
          <w:color w:val="000000" w:themeColor="text1"/>
        </w:rPr>
        <w:t xml:space="preserve"> </w:t>
      </w:r>
      <w:r w:rsidR="00244B29" w:rsidRPr="005B5E6A">
        <w:rPr>
          <w:rFonts w:ascii="Arial" w:hAnsi="Arial" w:cs="Arial"/>
          <w:color w:val="000000" w:themeColor="text1"/>
        </w:rPr>
        <w:t>supermarket</w:t>
      </w:r>
      <w:r w:rsidR="009A64A4" w:rsidRPr="005B5E6A">
        <w:rPr>
          <w:rFonts w:ascii="Arial" w:hAnsi="Arial" w:cs="Arial"/>
          <w:color w:val="000000" w:themeColor="text1"/>
        </w:rPr>
        <w:t>. The bakery maintains ownership of the trays but lends them to the</w:t>
      </w:r>
      <w:r w:rsidR="00244B29" w:rsidRPr="005B5E6A">
        <w:rPr>
          <w:rFonts w:ascii="Arial" w:hAnsi="Arial" w:cs="Arial"/>
          <w:color w:val="000000" w:themeColor="text1"/>
        </w:rPr>
        <w:t xml:space="preserve"> supermarket </w:t>
      </w:r>
      <w:r w:rsidR="009D1CD1" w:rsidRPr="005B5E6A">
        <w:rPr>
          <w:rFonts w:ascii="Arial" w:hAnsi="Arial" w:cs="Arial"/>
          <w:color w:val="000000" w:themeColor="text1"/>
        </w:rPr>
        <w:t>to store and display the bread in</w:t>
      </w:r>
      <w:r w:rsidR="007A4D3E" w:rsidRPr="005B5E6A">
        <w:rPr>
          <w:rFonts w:ascii="Arial" w:hAnsi="Arial" w:cs="Arial"/>
          <w:color w:val="000000" w:themeColor="text1"/>
        </w:rPr>
        <w:t>-</w:t>
      </w:r>
      <w:r w:rsidR="009D1CD1" w:rsidRPr="005B5E6A">
        <w:rPr>
          <w:rFonts w:ascii="Arial" w:hAnsi="Arial" w:cs="Arial"/>
          <w:color w:val="000000" w:themeColor="text1"/>
        </w:rPr>
        <w:t>store</w:t>
      </w:r>
      <w:r w:rsidR="00A5679E" w:rsidRPr="005B5E6A">
        <w:rPr>
          <w:rFonts w:ascii="Arial" w:hAnsi="Arial" w:cs="Arial"/>
          <w:color w:val="000000" w:themeColor="text1"/>
        </w:rPr>
        <w:t xml:space="preserve">. The </w:t>
      </w:r>
      <w:r w:rsidR="008B6C3F">
        <w:rPr>
          <w:rFonts w:ascii="Arial" w:hAnsi="Arial" w:cs="Arial"/>
          <w:color w:val="000000" w:themeColor="text1"/>
        </w:rPr>
        <w:t>pEPR</w:t>
      </w:r>
      <w:r w:rsidR="00B55492">
        <w:rPr>
          <w:rFonts w:ascii="Arial" w:hAnsi="Arial" w:cs="Arial"/>
          <w:color w:val="000000" w:themeColor="text1"/>
        </w:rPr>
        <w:t xml:space="preserve"> Regulations</w:t>
      </w:r>
      <w:r w:rsidR="009A64A4" w:rsidRPr="005B5E6A">
        <w:rPr>
          <w:rFonts w:ascii="Arial" w:hAnsi="Arial" w:cs="Arial"/>
          <w:color w:val="000000" w:themeColor="text1"/>
        </w:rPr>
        <w:t xml:space="preserve"> </w:t>
      </w:r>
      <w:r w:rsidR="00A5679E" w:rsidRPr="005B5E6A">
        <w:rPr>
          <w:rFonts w:ascii="Arial" w:hAnsi="Arial" w:cs="Arial"/>
          <w:color w:val="000000" w:themeColor="text1"/>
        </w:rPr>
        <w:t>define ‘supply’</w:t>
      </w:r>
      <w:r w:rsidR="00994FF1" w:rsidRPr="005B5E6A">
        <w:rPr>
          <w:rFonts w:ascii="Arial" w:hAnsi="Arial" w:cs="Arial"/>
          <w:color w:val="000000" w:themeColor="text1"/>
        </w:rPr>
        <w:t xml:space="preserve"> as “selling, hiring out or lending”</w:t>
      </w:r>
      <w:r w:rsidR="001B2727" w:rsidRPr="005B5E6A">
        <w:rPr>
          <w:rFonts w:ascii="Arial" w:hAnsi="Arial" w:cs="Arial"/>
          <w:color w:val="000000" w:themeColor="text1"/>
        </w:rPr>
        <w:t>,</w:t>
      </w:r>
      <w:r w:rsidR="00994FF1" w:rsidRPr="005B5E6A">
        <w:rPr>
          <w:rFonts w:ascii="Arial" w:hAnsi="Arial" w:cs="Arial"/>
          <w:color w:val="000000" w:themeColor="text1"/>
        </w:rPr>
        <w:t xml:space="preserve"> therefore </w:t>
      </w:r>
      <w:r w:rsidR="006847E3" w:rsidRPr="005B5E6A">
        <w:rPr>
          <w:rFonts w:ascii="Arial" w:hAnsi="Arial" w:cs="Arial"/>
          <w:color w:val="000000" w:themeColor="text1"/>
        </w:rPr>
        <w:t xml:space="preserve">a supply of packaging </w:t>
      </w:r>
      <w:r w:rsidR="006F5036" w:rsidRPr="005B5E6A">
        <w:rPr>
          <w:rFonts w:ascii="Arial" w:hAnsi="Arial" w:cs="Arial"/>
          <w:color w:val="000000" w:themeColor="text1"/>
        </w:rPr>
        <w:t xml:space="preserve">is </w:t>
      </w:r>
      <w:r w:rsidR="006847E3" w:rsidRPr="005B5E6A">
        <w:rPr>
          <w:rFonts w:ascii="Arial" w:hAnsi="Arial" w:cs="Arial"/>
          <w:color w:val="000000" w:themeColor="text1"/>
        </w:rPr>
        <w:t>made</w:t>
      </w:r>
      <w:r w:rsidR="00F56B45" w:rsidRPr="005B5E6A">
        <w:rPr>
          <w:rFonts w:ascii="Arial" w:hAnsi="Arial" w:cs="Arial"/>
          <w:color w:val="000000" w:themeColor="text1"/>
        </w:rPr>
        <w:t xml:space="preserve"> by the bakery</w:t>
      </w:r>
      <w:r w:rsidR="00FF4153" w:rsidRPr="005B5E6A">
        <w:rPr>
          <w:rFonts w:ascii="Arial" w:hAnsi="Arial" w:cs="Arial"/>
          <w:color w:val="000000" w:themeColor="text1"/>
        </w:rPr>
        <w:t xml:space="preserve"> </w:t>
      </w:r>
      <w:r w:rsidR="001B2727" w:rsidRPr="005B5E6A">
        <w:rPr>
          <w:rFonts w:ascii="Arial" w:hAnsi="Arial" w:cs="Arial"/>
          <w:color w:val="000000" w:themeColor="text1"/>
        </w:rPr>
        <w:t xml:space="preserve">when </w:t>
      </w:r>
      <w:r w:rsidR="00FF4153" w:rsidRPr="005B5E6A">
        <w:rPr>
          <w:rFonts w:ascii="Arial" w:hAnsi="Arial" w:cs="Arial"/>
          <w:color w:val="000000" w:themeColor="text1"/>
        </w:rPr>
        <w:t xml:space="preserve">they loan the crates </w:t>
      </w:r>
      <w:r w:rsidR="001B2727" w:rsidRPr="005B5E6A">
        <w:rPr>
          <w:rFonts w:ascii="Arial" w:hAnsi="Arial" w:cs="Arial"/>
          <w:color w:val="000000" w:themeColor="text1"/>
        </w:rPr>
        <w:t>to the supermarket</w:t>
      </w:r>
      <w:r w:rsidR="00E41763" w:rsidRPr="005B5E6A">
        <w:rPr>
          <w:rFonts w:ascii="Arial" w:hAnsi="Arial" w:cs="Arial"/>
          <w:color w:val="000000" w:themeColor="text1"/>
        </w:rPr>
        <w:t xml:space="preserve">. </w:t>
      </w:r>
      <w:r w:rsidR="00011B95" w:rsidRPr="005B5E6A">
        <w:rPr>
          <w:rFonts w:ascii="Arial" w:hAnsi="Arial" w:cs="Arial"/>
          <w:color w:val="000000" w:themeColor="text1"/>
        </w:rPr>
        <w:t>This supply is not under the service provider function because t</w:t>
      </w:r>
      <w:r w:rsidR="00E41763" w:rsidRPr="005B5E6A">
        <w:rPr>
          <w:rFonts w:ascii="Arial" w:hAnsi="Arial" w:cs="Arial"/>
          <w:color w:val="000000" w:themeColor="text1"/>
        </w:rPr>
        <w:t>he bakery is the first user of the packaging</w:t>
      </w:r>
      <w:r w:rsidR="00587065" w:rsidRPr="005B5E6A">
        <w:rPr>
          <w:rFonts w:ascii="Arial" w:hAnsi="Arial" w:cs="Arial"/>
          <w:color w:val="000000" w:themeColor="text1"/>
        </w:rPr>
        <w:t xml:space="preserve"> </w:t>
      </w:r>
      <w:r w:rsidR="00F56B45" w:rsidRPr="005B5E6A">
        <w:rPr>
          <w:rFonts w:ascii="Arial" w:hAnsi="Arial" w:cs="Arial"/>
          <w:color w:val="000000" w:themeColor="text1"/>
        </w:rPr>
        <w:t>when</w:t>
      </w:r>
      <w:r w:rsidR="00587065" w:rsidRPr="005B5E6A">
        <w:rPr>
          <w:rFonts w:ascii="Arial" w:hAnsi="Arial" w:cs="Arial"/>
          <w:color w:val="000000" w:themeColor="text1"/>
        </w:rPr>
        <w:t xml:space="preserve"> it </w:t>
      </w:r>
      <w:r w:rsidR="00F56B45" w:rsidRPr="005B5E6A">
        <w:rPr>
          <w:rFonts w:ascii="Arial" w:hAnsi="Arial" w:cs="Arial"/>
          <w:color w:val="000000" w:themeColor="text1"/>
        </w:rPr>
        <w:t xml:space="preserve">pack/fills </w:t>
      </w:r>
      <w:r w:rsidR="00FB011A" w:rsidRPr="005B5E6A">
        <w:rPr>
          <w:rFonts w:ascii="Arial" w:hAnsi="Arial" w:cs="Arial"/>
          <w:color w:val="000000" w:themeColor="text1"/>
        </w:rPr>
        <w:t xml:space="preserve">and supplies </w:t>
      </w:r>
      <w:r w:rsidR="00F56B45" w:rsidRPr="005B5E6A">
        <w:rPr>
          <w:rFonts w:ascii="Arial" w:hAnsi="Arial" w:cs="Arial"/>
          <w:color w:val="000000" w:themeColor="text1"/>
        </w:rPr>
        <w:t>the trays</w:t>
      </w:r>
      <w:r w:rsidR="00011B95" w:rsidRPr="005B5E6A">
        <w:rPr>
          <w:rFonts w:ascii="Arial" w:hAnsi="Arial" w:cs="Arial"/>
          <w:color w:val="000000" w:themeColor="text1"/>
        </w:rPr>
        <w:t>,</w:t>
      </w:r>
      <w:r w:rsidR="00F56B45" w:rsidRPr="005B5E6A">
        <w:rPr>
          <w:rFonts w:ascii="Arial" w:hAnsi="Arial" w:cs="Arial"/>
          <w:color w:val="000000" w:themeColor="text1"/>
        </w:rPr>
        <w:t xml:space="preserve"> and so the bakery must report the trays as the packer/filler</w:t>
      </w:r>
      <w:r w:rsidR="00F947AC" w:rsidRPr="005B5E6A">
        <w:rPr>
          <w:rFonts w:ascii="Arial" w:hAnsi="Arial" w:cs="Arial"/>
          <w:color w:val="000000" w:themeColor="text1"/>
        </w:rPr>
        <w:t>.</w:t>
      </w:r>
      <w:r w:rsidR="00A529F0" w:rsidRPr="005B5E6A">
        <w:rPr>
          <w:rFonts w:ascii="Arial" w:hAnsi="Arial" w:cs="Arial"/>
          <w:color w:val="000000" w:themeColor="text1"/>
        </w:rPr>
        <w:t xml:space="preserve"> </w:t>
      </w:r>
      <w:r w:rsidR="00D33BC5" w:rsidRPr="005B5E6A">
        <w:rPr>
          <w:rFonts w:ascii="Arial" w:hAnsi="Arial" w:cs="Arial"/>
          <w:color w:val="000000" w:themeColor="text1"/>
        </w:rPr>
        <w:t xml:space="preserve">As </w:t>
      </w:r>
      <w:r w:rsidR="002D5EB2" w:rsidRPr="005B5E6A">
        <w:rPr>
          <w:rFonts w:ascii="Arial" w:hAnsi="Arial" w:cs="Arial"/>
          <w:color w:val="000000" w:themeColor="text1"/>
        </w:rPr>
        <w:t>the</w:t>
      </w:r>
      <w:r w:rsidR="00F947AC" w:rsidRPr="005B5E6A">
        <w:rPr>
          <w:rFonts w:ascii="Arial" w:hAnsi="Arial" w:cs="Arial"/>
          <w:color w:val="000000" w:themeColor="text1"/>
        </w:rPr>
        <w:t xml:space="preserve"> trays are reusable packaging</w:t>
      </w:r>
      <w:r w:rsidR="002D5EB2" w:rsidRPr="005B5E6A">
        <w:rPr>
          <w:rFonts w:ascii="Arial" w:hAnsi="Arial" w:cs="Arial"/>
          <w:color w:val="000000" w:themeColor="text1"/>
        </w:rPr>
        <w:t xml:space="preserve">, </w:t>
      </w:r>
      <w:r w:rsidR="00123F68" w:rsidRPr="005B5E6A">
        <w:rPr>
          <w:rFonts w:ascii="Arial" w:hAnsi="Arial" w:cs="Arial"/>
          <w:color w:val="000000" w:themeColor="text1"/>
        </w:rPr>
        <w:t xml:space="preserve">they </w:t>
      </w:r>
      <w:r w:rsidR="00F947AC" w:rsidRPr="005B5E6A">
        <w:rPr>
          <w:rFonts w:ascii="Arial" w:hAnsi="Arial" w:cs="Arial"/>
          <w:color w:val="000000" w:themeColor="text1"/>
        </w:rPr>
        <w:t xml:space="preserve">would be obligated on their first </w:t>
      </w:r>
      <w:r w:rsidR="00657E31" w:rsidRPr="005B5E6A">
        <w:rPr>
          <w:rFonts w:ascii="Arial" w:hAnsi="Arial" w:cs="Arial"/>
          <w:color w:val="000000" w:themeColor="text1"/>
        </w:rPr>
        <w:t>use</w:t>
      </w:r>
      <w:r w:rsidR="00AA5A19" w:rsidRPr="005B5E6A">
        <w:rPr>
          <w:rFonts w:ascii="Arial" w:hAnsi="Arial" w:cs="Arial"/>
          <w:color w:val="000000" w:themeColor="text1"/>
        </w:rPr>
        <w:t xml:space="preserve"> only</w:t>
      </w:r>
      <w:r w:rsidR="00FB011A" w:rsidRPr="005B5E6A">
        <w:rPr>
          <w:rFonts w:ascii="Arial" w:hAnsi="Arial" w:cs="Arial"/>
          <w:color w:val="000000" w:themeColor="text1"/>
        </w:rPr>
        <w:t>.</w:t>
      </w:r>
    </w:p>
    <w:p w14:paraId="0D3DEBC1" w14:textId="77777777" w:rsidR="00CB5A75" w:rsidRDefault="00CB5A75" w:rsidP="00946518">
      <w:pPr>
        <w:rPr>
          <w:rFonts w:ascii="Arial" w:hAnsi="Arial" w:cs="Arial"/>
          <w:color w:val="FF0000"/>
        </w:rPr>
      </w:pPr>
    </w:p>
    <w:p w14:paraId="0D692C8F" w14:textId="77777777" w:rsidR="005167B0" w:rsidRDefault="005167B0" w:rsidP="00946518">
      <w:pPr>
        <w:rPr>
          <w:rFonts w:ascii="Arial" w:hAnsi="Arial" w:cs="Arial"/>
          <w:color w:val="FF0000"/>
        </w:rPr>
      </w:pPr>
    </w:p>
    <w:p w14:paraId="4C405364" w14:textId="7B9EC3AE" w:rsidR="0013755E" w:rsidRPr="00055F70" w:rsidRDefault="0013755E" w:rsidP="003D252B">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color w:val="008631"/>
          <w:sz w:val="32"/>
          <w:szCs w:val="32"/>
        </w:rPr>
      </w:pPr>
      <w:bookmarkStart w:id="46" w:name="APs_ExemptP"/>
      <w:r w:rsidRPr="005B5E6A">
        <w:rPr>
          <w:rFonts w:ascii="Arial" w:eastAsiaTheme="majorEastAsia" w:hAnsi="Arial" w:cstheme="majorBidi"/>
          <w:b/>
          <w:bCs/>
          <w:color w:val="008631"/>
          <w:sz w:val="32"/>
          <w:szCs w:val="32"/>
        </w:rPr>
        <w:t>Exempt packaging</w:t>
      </w:r>
    </w:p>
    <w:p w14:paraId="49AD3996" w14:textId="77777777" w:rsidR="00055F70" w:rsidRPr="006873B6" w:rsidRDefault="00055F70" w:rsidP="00055F70">
      <w:pPr>
        <w:widowControl w:val="0"/>
        <w:tabs>
          <w:tab w:val="left" w:pos="851"/>
        </w:tabs>
        <w:autoSpaceDE w:val="0"/>
        <w:autoSpaceDN w:val="0"/>
        <w:adjustRightInd w:val="0"/>
        <w:spacing w:line="276" w:lineRule="auto"/>
        <w:jc w:val="both"/>
        <w:outlineLvl w:val="0"/>
        <w:rPr>
          <w:rFonts w:ascii="Arial" w:eastAsiaTheme="majorEastAsia" w:hAnsi="Arial" w:cstheme="majorBidi"/>
          <w:b/>
          <w:color w:val="008631"/>
          <w:sz w:val="24"/>
          <w:szCs w:val="24"/>
        </w:rPr>
      </w:pPr>
    </w:p>
    <w:p w14:paraId="030C6BCF" w14:textId="77777777" w:rsidR="003D0378" w:rsidRPr="00917243" w:rsidRDefault="003D0378" w:rsidP="003D0378">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Exports</w:t>
      </w:r>
    </w:p>
    <w:p w14:paraId="0E90932F" w14:textId="77777777" w:rsidR="003D0378" w:rsidRDefault="003D0378" w:rsidP="003D0378">
      <w:pPr>
        <w:widowControl w:val="0"/>
        <w:spacing w:line="276" w:lineRule="auto"/>
        <w:jc w:val="both"/>
        <w:outlineLvl w:val="0"/>
        <w:rPr>
          <w:rFonts w:ascii="Arial" w:hAnsi="Arial" w:cs="Arial"/>
        </w:rPr>
      </w:pPr>
      <w:r w:rsidRPr="330B1837">
        <w:rPr>
          <w:rFonts w:ascii="Arial" w:hAnsi="Arial" w:cs="Arial"/>
        </w:rPr>
        <w:t>Producers will only attract an obligation on packaging which becomes waste in the UK. Exported packaging is exempt from data reporting and ther</w:t>
      </w:r>
      <w:r>
        <w:rPr>
          <w:rFonts w:ascii="Arial" w:hAnsi="Arial" w:cs="Arial"/>
        </w:rPr>
        <w:t>e</w:t>
      </w:r>
      <w:r w:rsidRPr="330B1837">
        <w:rPr>
          <w:rFonts w:ascii="Arial" w:hAnsi="Arial" w:cs="Arial"/>
        </w:rPr>
        <w:t>fore all obligations</w:t>
      </w:r>
      <w:r>
        <w:rPr>
          <w:rFonts w:ascii="Arial" w:hAnsi="Arial" w:cs="Arial"/>
        </w:rPr>
        <w:t>. H</w:t>
      </w:r>
      <w:r w:rsidRPr="330B1837">
        <w:rPr>
          <w:rFonts w:ascii="Arial" w:hAnsi="Arial" w:cs="Arial"/>
        </w:rPr>
        <w:t>owever, producers must have a robust audit trail to prove that packaging was exported and did not become waste in the UK.</w:t>
      </w:r>
    </w:p>
    <w:p w14:paraId="5B6B2148" w14:textId="77777777" w:rsidR="003D0378" w:rsidRPr="00C2534C" w:rsidRDefault="003D0378" w:rsidP="003D0378">
      <w:pPr>
        <w:widowControl w:val="0"/>
        <w:spacing w:line="276" w:lineRule="auto"/>
        <w:jc w:val="both"/>
        <w:outlineLvl w:val="0"/>
        <w:rPr>
          <w:rFonts w:ascii="Arial" w:hAnsi="Arial" w:cs="Arial"/>
        </w:rPr>
      </w:pPr>
      <w:r w:rsidRPr="3ACAD364">
        <w:rPr>
          <w:rFonts w:ascii="Arial" w:hAnsi="Arial" w:cs="Arial"/>
          <w:b/>
          <w:bCs/>
        </w:rPr>
        <w:t>Example:</w:t>
      </w:r>
      <w:r w:rsidRPr="3ACAD364">
        <w:rPr>
          <w:rFonts w:ascii="Arial" w:hAnsi="Arial" w:cs="Arial"/>
        </w:rPr>
        <w:t xml:space="preserve"> Products used to manufacture goods are imported in boxes. After manufacture, the goods are placed in the same boxes and exported. The importer will not need to report the imported boxes if there is evidence that the same boxes went on to be exported.</w:t>
      </w:r>
    </w:p>
    <w:p w14:paraId="37E8A245" w14:textId="77777777" w:rsidR="003D0378" w:rsidRDefault="003D0378" w:rsidP="003D0378">
      <w:pPr>
        <w:widowControl w:val="0"/>
        <w:spacing w:line="276" w:lineRule="auto"/>
        <w:jc w:val="both"/>
        <w:outlineLvl w:val="0"/>
        <w:rPr>
          <w:rFonts w:ascii="Arial" w:hAnsi="Arial" w:cs="Arial"/>
        </w:rPr>
      </w:pPr>
      <w:r w:rsidRPr="00221A24">
        <w:rPr>
          <w:rFonts w:ascii="Arial" w:hAnsi="Arial" w:cs="Arial"/>
          <w:b/>
          <w:bCs/>
        </w:rPr>
        <w:t>Note:</w:t>
      </w:r>
      <w:r>
        <w:rPr>
          <w:rFonts w:ascii="Arial" w:hAnsi="Arial" w:cs="Arial"/>
        </w:rPr>
        <w:t xml:space="preserve"> </w:t>
      </w:r>
      <w:r w:rsidRPr="00E3166E">
        <w:rPr>
          <w:rFonts w:ascii="Arial" w:hAnsi="Arial" w:cs="Arial"/>
        </w:rPr>
        <w:t>No assumptions must be made about</w:t>
      </w:r>
      <w:r>
        <w:rPr>
          <w:rFonts w:ascii="Arial" w:hAnsi="Arial" w:cs="Arial"/>
        </w:rPr>
        <w:t xml:space="preserve"> </w:t>
      </w:r>
      <w:r w:rsidRPr="00E3166E">
        <w:rPr>
          <w:rFonts w:ascii="Arial" w:hAnsi="Arial" w:cs="Arial"/>
        </w:rPr>
        <w:t xml:space="preserve">exports. Producers are required to maintain documentary evidence to support </w:t>
      </w:r>
      <w:r>
        <w:rPr>
          <w:rFonts w:ascii="Arial" w:hAnsi="Arial" w:cs="Arial"/>
        </w:rPr>
        <w:t>the exclusion of</w:t>
      </w:r>
      <w:r w:rsidRPr="00E3166E">
        <w:rPr>
          <w:rFonts w:ascii="Arial" w:hAnsi="Arial" w:cs="Arial"/>
        </w:rPr>
        <w:t xml:space="preserve"> export</w:t>
      </w:r>
      <w:r>
        <w:rPr>
          <w:rFonts w:ascii="Arial" w:hAnsi="Arial" w:cs="Arial"/>
        </w:rPr>
        <w:t>ed packaging</w:t>
      </w:r>
      <w:r w:rsidRPr="00F659A8">
        <w:rPr>
          <w:rFonts w:ascii="Arial" w:hAnsi="Arial" w:cs="Arial"/>
        </w:rPr>
        <w:t xml:space="preserve"> </w:t>
      </w:r>
      <w:r>
        <w:rPr>
          <w:rFonts w:ascii="Arial" w:hAnsi="Arial" w:cs="Arial"/>
        </w:rPr>
        <w:t>from their data,</w:t>
      </w:r>
      <w:r w:rsidRPr="00E3166E">
        <w:rPr>
          <w:rFonts w:ascii="Arial" w:hAnsi="Arial" w:cs="Arial"/>
        </w:rPr>
        <w:t xml:space="preserve"> and this evidence must be kept for at least 7 years.</w:t>
      </w:r>
    </w:p>
    <w:p w14:paraId="681AA5BB" w14:textId="77777777" w:rsidR="006873B6" w:rsidRPr="00E3166E" w:rsidRDefault="006873B6" w:rsidP="003D0378">
      <w:pPr>
        <w:widowControl w:val="0"/>
        <w:spacing w:line="276" w:lineRule="auto"/>
        <w:jc w:val="both"/>
        <w:outlineLvl w:val="0"/>
        <w:rPr>
          <w:rFonts w:ascii="Arial" w:hAnsi="Arial" w:cs="Arial"/>
        </w:rPr>
      </w:pPr>
    </w:p>
    <w:p w14:paraId="6645403A" w14:textId="62EFCC90" w:rsidR="003D0378" w:rsidRPr="00917243" w:rsidDel="003E1BA0" w:rsidRDefault="003D0378" w:rsidP="003D0378">
      <w:pPr>
        <w:spacing w:line="276" w:lineRule="auto"/>
        <w:jc w:val="both"/>
        <w:rPr>
          <w:rFonts w:ascii="Arial" w:eastAsiaTheme="majorEastAsia" w:hAnsi="Arial" w:cs="Arial"/>
          <w:b/>
          <w:bCs/>
          <w:sz w:val="24"/>
          <w:szCs w:val="24"/>
          <w:lang w:val="en-US"/>
        </w:rPr>
      </w:pPr>
      <w:r w:rsidRPr="00917243" w:rsidDel="003E1BA0">
        <w:rPr>
          <w:rFonts w:ascii="Arial" w:eastAsiaTheme="majorEastAsia" w:hAnsi="Arial" w:cs="Arial"/>
          <w:b/>
          <w:bCs/>
          <w:sz w:val="24"/>
          <w:szCs w:val="24"/>
          <w:lang w:val="en-US"/>
        </w:rPr>
        <w:t xml:space="preserve">Duty free shops </w:t>
      </w:r>
    </w:p>
    <w:p w14:paraId="09BDEC2E" w14:textId="22179D2B" w:rsidR="003D0378" w:rsidRPr="00990A2B" w:rsidDel="003E1BA0" w:rsidRDefault="003D0378" w:rsidP="003D0378">
      <w:pPr>
        <w:widowControl w:val="0"/>
        <w:autoSpaceDE w:val="0"/>
        <w:autoSpaceDN w:val="0"/>
        <w:adjustRightInd w:val="0"/>
        <w:spacing w:line="276" w:lineRule="auto"/>
        <w:jc w:val="both"/>
        <w:rPr>
          <w:rFonts w:ascii="Arial" w:hAnsi="Arial" w:cs="Arial"/>
        </w:rPr>
      </w:pPr>
      <w:r w:rsidRPr="21E756C3" w:rsidDel="003E1BA0">
        <w:rPr>
          <w:rFonts w:ascii="Arial" w:hAnsi="Arial" w:cs="Arial"/>
        </w:rPr>
        <w:t xml:space="preserve">HM Customs exercises strict control on duty free goods. Any goods sold in duty free shops (in airports, on ships and on international journeys), on which no duty has been paid, must be taken out of the UK. Consequently, the agencies consider that duty free goods are </w:t>
      </w:r>
      <w:r w:rsidRPr="00990A2B" w:rsidDel="003E1BA0">
        <w:rPr>
          <w:rFonts w:ascii="Arial" w:hAnsi="Arial" w:cs="Arial"/>
        </w:rPr>
        <w:t>exported</w:t>
      </w:r>
      <w:r w:rsidRPr="00990A2B" w:rsidDel="003E1BA0">
        <w:rPr>
          <w:rFonts w:ascii="Arial" w:hAnsi="Arial" w:cs="Arial"/>
          <w:strike/>
        </w:rPr>
        <w:t xml:space="preserve"> </w:t>
      </w:r>
      <w:r w:rsidRPr="00990A2B" w:rsidDel="003E1BA0">
        <w:rPr>
          <w:rFonts w:ascii="Arial" w:hAnsi="Arial" w:cs="Arial"/>
        </w:rPr>
        <w:t>and are not obligated under the pEPR Regulations.</w:t>
      </w:r>
    </w:p>
    <w:p w14:paraId="561A64E5" w14:textId="1F4C82E0" w:rsidR="003D0378" w:rsidRPr="00990A2B" w:rsidDel="003E1BA0" w:rsidRDefault="003D0378" w:rsidP="003D0378">
      <w:pPr>
        <w:spacing w:line="276" w:lineRule="auto"/>
        <w:jc w:val="both"/>
        <w:rPr>
          <w:rFonts w:ascii="Arial" w:eastAsiaTheme="majorEastAsia" w:hAnsi="Arial" w:cs="Arial"/>
          <w:b/>
          <w:bCs/>
          <w:sz w:val="24"/>
          <w:szCs w:val="24"/>
          <w:lang w:val="en-US"/>
        </w:rPr>
      </w:pPr>
      <w:r w:rsidRPr="00990A2B" w:rsidDel="003E1BA0">
        <w:rPr>
          <w:rFonts w:ascii="Arial" w:hAnsi="Arial" w:cs="Arial"/>
        </w:rPr>
        <w:t>Packaging on items purchased on outbound journeys on a ‘collect on return’ basis are not exported and must be reported.</w:t>
      </w:r>
    </w:p>
    <w:p w14:paraId="4D9D8A45" w14:textId="77777777" w:rsidR="003D0378" w:rsidRDefault="003D0378" w:rsidP="003D0378">
      <w:pPr>
        <w:spacing w:line="276" w:lineRule="auto"/>
        <w:jc w:val="both"/>
        <w:rPr>
          <w:rFonts w:ascii="Arial" w:eastAsiaTheme="majorEastAsia" w:hAnsi="Arial" w:cs="Arial"/>
          <w:b/>
          <w:bCs/>
          <w:sz w:val="24"/>
          <w:szCs w:val="24"/>
          <w:lang w:val="en-US"/>
        </w:rPr>
      </w:pPr>
    </w:p>
    <w:p w14:paraId="2FCE542E" w14:textId="77777777" w:rsidR="003D0378" w:rsidRPr="005B5E6A" w:rsidRDefault="003D0378" w:rsidP="003D0378">
      <w:pPr>
        <w:spacing w:line="276" w:lineRule="auto"/>
        <w:jc w:val="both"/>
        <w:rPr>
          <w:rFonts w:ascii="Arial" w:eastAsiaTheme="majorEastAsia" w:hAnsi="Arial" w:cs="Arial"/>
          <w:b/>
          <w:bCs/>
          <w:color w:val="000000" w:themeColor="text1"/>
          <w:sz w:val="24"/>
          <w:szCs w:val="24"/>
          <w:lang w:val="en-US"/>
        </w:rPr>
      </w:pPr>
      <w:r w:rsidRPr="37FD7681">
        <w:rPr>
          <w:rFonts w:ascii="Arial" w:eastAsiaTheme="majorEastAsia" w:hAnsi="Arial" w:cs="Arial"/>
          <w:b/>
          <w:bCs/>
          <w:sz w:val="24"/>
          <w:szCs w:val="24"/>
          <w:lang w:val="en-US"/>
        </w:rPr>
        <w:t xml:space="preserve">Reused Packaging </w:t>
      </w:r>
    </w:p>
    <w:p w14:paraId="19803DC2" w14:textId="77777777" w:rsidR="003D0378" w:rsidRPr="005B5E6A" w:rsidRDefault="003D0378" w:rsidP="003D0378">
      <w:pPr>
        <w:widowControl w:val="0"/>
        <w:tabs>
          <w:tab w:val="left" w:pos="9072"/>
        </w:tabs>
        <w:autoSpaceDE w:val="0"/>
        <w:autoSpaceDN w:val="0"/>
        <w:adjustRightInd w:val="0"/>
        <w:spacing w:line="276" w:lineRule="auto"/>
        <w:jc w:val="both"/>
        <w:rPr>
          <w:rFonts w:ascii="Arial" w:hAnsi="Arial" w:cs="Arial"/>
          <w:color w:val="000000" w:themeColor="text1"/>
        </w:rPr>
      </w:pPr>
      <w:r w:rsidRPr="005B5E6A">
        <w:rPr>
          <w:rStyle w:val="ui-provider"/>
          <w:rFonts w:ascii="Arial" w:hAnsi="Arial" w:cs="Arial"/>
          <w:color w:val="000000" w:themeColor="text1"/>
        </w:rPr>
        <w:t>Reused packaging is exempt from reporting requirements unless it was imported.</w:t>
      </w:r>
      <w:r>
        <w:rPr>
          <w:rStyle w:val="ui-provider"/>
          <w:rFonts w:ascii="Arial" w:hAnsi="Arial" w:cs="Arial"/>
          <w:color w:val="000000" w:themeColor="text1"/>
        </w:rPr>
        <w:t xml:space="preserve"> </w:t>
      </w:r>
      <w:r w:rsidRPr="005B5E6A">
        <w:rPr>
          <w:rFonts w:ascii="Arial" w:hAnsi="Arial" w:cs="Arial"/>
          <w:color w:val="000000" w:themeColor="text1"/>
        </w:rPr>
        <w:t>For the reuse exemption to apply, packaging must be reused in its original form and for the same purpose for which it was designed.</w:t>
      </w:r>
      <w:r>
        <w:rPr>
          <w:rFonts w:ascii="Arial" w:hAnsi="Arial" w:cs="Arial"/>
          <w:color w:val="000000" w:themeColor="text1"/>
        </w:rPr>
        <w:t xml:space="preserve"> </w:t>
      </w:r>
      <w:r w:rsidRPr="005B5E6A">
        <w:rPr>
          <w:rFonts w:ascii="Arial" w:hAnsi="Arial" w:cs="Arial"/>
          <w:color w:val="000000" w:themeColor="text1"/>
        </w:rPr>
        <w:t>This exemption must not be used if producers do not have evidence that the packaging was reused, and that the exemption was applied appropriately.</w:t>
      </w:r>
    </w:p>
    <w:p w14:paraId="67CDF52B" w14:textId="77777777" w:rsidR="003D0378" w:rsidRPr="004874B4" w:rsidRDefault="003D0378" w:rsidP="003D0378">
      <w:pPr>
        <w:widowControl w:val="0"/>
        <w:autoSpaceDE w:val="0"/>
        <w:autoSpaceDN w:val="0"/>
        <w:adjustRightInd w:val="0"/>
        <w:spacing w:line="276" w:lineRule="auto"/>
        <w:jc w:val="both"/>
        <w:rPr>
          <w:rFonts w:ascii="Arial" w:hAnsi="Arial" w:cs="Arial"/>
        </w:rPr>
      </w:pPr>
      <w:r w:rsidRPr="005B5E6A">
        <w:rPr>
          <w:rFonts w:ascii="Arial" w:hAnsi="Arial" w:cs="Arial"/>
          <w:b/>
          <w:bCs/>
          <w:color w:val="000000" w:themeColor="text1"/>
        </w:rPr>
        <w:t>Example:</w:t>
      </w:r>
      <w:r w:rsidRPr="005B5E6A">
        <w:rPr>
          <w:rFonts w:ascii="Arial" w:hAnsi="Arial" w:cs="Arial"/>
          <w:color w:val="000000" w:themeColor="text1"/>
        </w:rPr>
        <w:t xml:space="preserve"> A UK packer/filler who reuses cardboard boxes received from a UK supplier, removes the products they have been supplied with and uses the same boxes to pack and supply their own different products, will not have to report this reused packaging. If they add additional packaging to the reused boxes, for example padding inside the box, or tape, labels or stickers to the outside, these and any other added packaging will be obligated. The box in this example is exempt because it was reused in its original form and for the </w:t>
      </w:r>
      <w:r w:rsidRPr="004874B4">
        <w:rPr>
          <w:rFonts w:ascii="Arial" w:hAnsi="Arial" w:cs="Arial"/>
        </w:rPr>
        <w:t>same purpose.</w:t>
      </w:r>
    </w:p>
    <w:p w14:paraId="1047A041" w14:textId="38F771BA" w:rsidR="00E751EA" w:rsidRDefault="003D0378" w:rsidP="003D0378">
      <w:pPr>
        <w:widowControl w:val="0"/>
        <w:autoSpaceDE w:val="0"/>
        <w:autoSpaceDN w:val="0"/>
        <w:adjustRightInd w:val="0"/>
        <w:spacing w:line="276" w:lineRule="auto"/>
        <w:jc w:val="both"/>
        <w:rPr>
          <w:rFonts w:ascii="Arial" w:hAnsi="Arial" w:cs="Arial"/>
        </w:rPr>
      </w:pPr>
      <w:r w:rsidRPr="004874B4">
        <w:rPr>
          <w:rFonts w:ascii="Arial" w:hAnsi="Arial" w:cs="Arial"/>
          <w:b/>
          <w:bCs/>
        </w:rPr>
        <w:t>Example:</w:t>
      </w:r>
      <w:r w:rsidRPr="004874B4">
        <w:rPr>
          <w:rFonts w:ascii="Arial" w:hAnsi="Arial" w:cs="Arial"/>
        </w:rPr>
        <w:t xml:space="preserve"> A UK business imports tertiary boxes that are filled with goods. The boxes had been previously reused overseas. The UK business unpacks the goods from the boxes and pack/fills the same boxes with their own goods which they supply to their customers. Although the boxes were reused overseas, they are not exempt from reporting because they were imported. This means that the UK business must report the weight of the boxes as the importer. The subsequent reuse of these boxes in their original form by the UK business to pack/fill and supply their own goods is exempt from reporting requirements.</w:t>
      </w:r>
    </w:p>
    <w:p w14:paraId="2E46DD7B" w14:textId="77777777" w:rsidR="006873B6" w:rsidRDefault="006873B6" w:rsidP="003D0378">
      <w:pPr>
        <w:widowControl w:val="0"/>
        <w:autoSpaceDE w:val="0"/>
        <w:autoSpaceDN w:val="0"/>
        <w:adjustRightInd w:val="0"/>
        <w:spacing w:line="276" w:lineRule="auto"/>
        <w:jc w:val="both"/>
        <w:rPr>
          <w:rFonts w:ascii="Arial" w:hAnsi="Arial" w:cs="Arial"/>
        </w:rPr>
      </w:pPr>
    </w:p>
    <w:p w14:paraId="782C79BF" w14:textId="2189DDCE" w:rsidR="007F3CF3" w:rsidRPr="006873B6" w:rsidRDefault="003D0378" w:rsidP="009C6D52">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bookmarkStart w:id="47" w:name="PackagingRepairs"/>
      <w:r w:rsidRPr="006873B6">
        <w:rPr>
          <w:rFonts w:ascii="Arial" w:eastAsiaTheme="majorEastAsia" w:hAnsi="Arial" w:cstheme="majorBidi"/>
          <w:b/>
          <w:bCs/>
          <w:color w:val="008631"/>
          <w:sz w:val="32"/>
          <w:szCs w:val="32"/>
        </w:rPr>
        <w:t xml:space="preserve">Packaging repairs  </w:t>
      </w:r>
      <w:bookmarkEnd w:id="46"/>
      <w:bookmarkEnd w:id="47"/>
    </w:p>
    <w:p w14:paraId="1DC4ED20" w14:textId="77777777" w:rsidR="009C6D52" w:rsidRDefault="009C6D52" w:rsidP="000F243B">
      <w:pPr>
        <w:widowControl w:val="0"/>
        <w:autoSpaceDE w:val="0"/>
        <w:autoSpaceDN w:val="0"/>
        <w:adjustRightInd w:val="0"/>
        <w:spacing w:line="276" w:lineRule="auto"/>
        <w:jc w:val="both"/>
        <w:outlineLvl w:val="0"/>
        <w:rPr>
          <w:rFonts w:ascii="Arial" w:hAnsi="Arial" w:cs="Arial"/>
        </w:rPr>
      </w:pPr>
    </w:p>
    <w:p w14:paraId="7392ED49" w14:textId="3ECB8B09" w:rsidR="000F243B" w:rsidRPr="006361D6" w:rsidRDefault="000F243B" w:rsidP="000F243B">
      <w:pPr>
        <w:widowControl w:val="0"/>
        <w:autoSpaceDE w:val="0"/>
        <w:autoSpaceDN w:val="0"/>
        <w:adjustRightInd w:val="0"/>
        <w:spacing w:line="276" w:lineRule="auto"/>
        <w:jc w:val="both"/>
        <w:outlineLvl w:val="0"/>
        <w:rPr>
          <w:rFonts w:ascii="Arial" w:hAnsi="Arial" w:cs="Arial"/>
        </w:rPr>
      </w:pPr>
      <w:r w:rsidRPr="006361D6">
        <w:rPr>
          <w:rFonts w:ascii="Arial" w:hAnsi="Arial" w:cs="Arial"/>
        </w:rPr>
        <w:t>Materials used to repair packaging may be obligated.</w:t>
      </w:r>
      <w:r w:rsidR="00EE5FA3">
        <w:rPr>
          <w:rFonts w:ascii="Arial" w:hAnsi="Arial" w:cs="Arial"/>
        </w:rPr>
        <w:t xml:space="preserve"> </w:t>
      </w:r>
      <w:r w:rsidRPr="006361D6">
        <w:rPr>
          <w:rFonts w:ascii="Arial" w:hAnsi="Arial" w:cs="Arial"/>
        </w:rPr>
        <w:t xml:space="preserve">For example, a pallet supplier collects used pallets, repairs or builds them using new wood or old pallet wood, and then sells them as refurbished pallets. </w:t>
      </w:r>
    </w:p>
    <w:p w14:paraId="66A6072C" w14:textId="77777777" w:rsidR="000F243B" w:rsidRPr="006361D6" w:rsidRDefault="000F243B" w:rsidP="000F243B">
      <w:pPr>
        <w:pStyle w:val="ListParagraph"/>
        <w:widowControl w:val="0"/>
        <w:numPr>
          <w:ilvl w:val="0"/>
          <w:numId w:val="127"/>
        </w:numPr>
        <w:autoSpaceDE w:val="0"/>
        <w:autoSpaceDN w:val="0"/>
        <w:adjustRightInd w:val="0"/>
        <w:spacing w:line="276" w:lineRule="auto"/>
        <w:jc w:val="both"/>
        <w:outlineLvl w:val="0"/>
        <w:rPr>
          <w:rFonts w:ascii="Arial" w:hAnsi="Arial" w:cs="Arial"/>
          <w:sz w:val="22"/>
          <w:szCs w:val="22"/>
        </w:rPr>
      </w:pPr>
      <w:r w:rsidRPr="006361D6">
        <w:rPr>
          <w:rFonts w:ascii="Arial" w:hAnsi="Arial" w:cs="Arial"/>
          <w:sz w:val="22"/>
          <w:szCs w:val="22"/>
        </w:rPr>
        <w:t>If old pallet wood is used to make a new pallet - this is recycling it into a new pallet, and the new pallet must be reported.  </w:t>
      </w:r>
    </w:p>
    <w:p w14:paraId="0A6E145B" w14:textId="77777777" w:rsidR="000F243B" w:rsidRPr="006361D6" w:rsidRDefault="000F243B" w:rsidP="000F243B">
      <w:pPr>
        <w:pStyle w:val="ListParagraph"/>
        <w:widowControl w:val="0"/>
        <w:numPr>
          <w:ilvl w:val="0"/>
          <w:numId w:val="127"/>
        </w:numPr>
        <w:autoSpaceDE w:val="0"/>
        <w:autoSpaceDN w:val="0"/>
        <w:adjustRightInd w:val="0"/>
        <w:spacing w:line="276" w:lineRule="auto"/>
        <w:jc w:val="both"/>
        <w:outlineLvl w:val="0"/>
        <w:rPr>
          <w:rFonts w:ascii="Arial" w:hAnsi="Arial" w:cs="Arial"/>
          <w:sz w:val="22"/>
          <w:szCs w:val="22"/>
        </w:rPr>
      </w:pPr>
      <w:r w:rsidRPr="006361D6">
        <w:rPr>
          <w:rFonts w:ascii="Arial" w:hAnsi="Arial" w:cs="Arial"/>
          <w:sz w:val="22"/>
          <w:szCs w:val="22"/>
        </w:rPr>
        <w:t>If a used pallet is repaired with parts from other old pallets, the old pallet wood used for the repair does not need to be reported.  </w:t>
      </w:r>
    </w:p>
    <w:p w14:paraId="066E4201" w14:textId="77777777" w:rsidR="009C6D52" w:rsidRDefault="000F243B" w:rsidP="000F243B">
      <w:pPr>
        <w:pStyle w:val="ListParagraph"/>
        <w:widowControl w:val="0"/>
        <w:numPr>
          <w:ilvl w:val="0"/>
          <w:numId w:val="127"/>
        </w:numPr>
        <w:autoSpaceDE w:val="0"/>
        <w:autoSpaceDN w:val="0"/>
        <w:adjustRightInd w:val="0"/>
        <w:spacing w:line="276" w:lineRule="auto"/>
        <w:jc w:val="both"/>
        <w:outlineLvl w:val="0"/>
        <w:rPr>
          <w:rFonts w:ascii="Arial" w:hAnsi="Arial" w:cs="Arial"/>
          <w:sz w:val="22"/>
          <w:szCs w:val="22"/>
        </w:rPr>
      </w:pPr>
      <w:r w:rsidRPr="006361D6">
        <w:rPr>
          <w:rFonts w:ascii="Arial" w:hAnsi="Arial" w:cs="Arial"/>
          <w:sz w:val="22"/>
          <w:szCs w:val="22"/>
        </w:rPr>
        <w:t>If a pallet is repaired using new wood, or old wood that wasn't a part of a pallet previously, the new wood must be reported</w:t>
      </w:r>
      <w:r w:rsidR="00165840" w:rsidRPr="006361D6">
        <w:rPr>
          <w:rFonts w:ascii="Arial" w:hAnsi="Arial" w:cs="Arial"/>
          <w:sz w:val="22"/>
          <w:szCs w:val="22"/>
        </w:rPr>
        <w:t>.</w:t>
      </w:r>
      <w:r w:rsidRPr="006361D6">
        <w:rPr>
          <w:rFonts w:ascii="Arial" w:hAnsi="Arial" w:cs="Arial"/>
          <w:sz w:val="22"/>
          <w:szCs w:val="22"/>
        </w:rPr>
        <w:t> </w:t>
      </w:r>
    </w:p>
    <w:p w14:paraId="3C0F93B7" w14:textId="3FE9C66E" w:rsidR="000F243B" w:rsidRPr="006361D6" w:rsidRDefault="000F243B" w:rsidP="009C6D52">
      <w:pPr>
        <w:pStyle w:val="ListParagraph"/>
        <w:widowControl w:val="0"/>
        <w:autoSpaceDE w:val="0"/>
        <w:autoSpaceDN w:val="0"/>
        <w:adjustRightInd w:val="0"/>
        <w:spacing w:line="276" w:lineRule="auto"/>
        <w:ind w:left="360"/>
        <w:jc w:val="both"/>
        <w:outlineLvl w:val="0"/>
        <w:rPr>
          <w:rFonts w:ascii="Arial" w:hAnsi="Arial" w:cs="Arial"/>
          <w:sz w:val="22"/>
          <w:szCs w:val="22"/>
        </w:rPr>
      </w:pPr>
      <w:r w:rsidRPr="006361D6">
        <w:rPr>
          <w:rFonts w:ascii="Arial" w:hAnsi="Arial" w:cs="Arial"/>
          <w:sz w:val="22"/>
          <w:szCs w:val="22"/>
        </w:rPr>
        <w:t>  </w:t>
      </w:r>
    </w:p>
    <w:p w14:paraId="37D8E7B6" w14:textId="77777777" w:rsidR="000F243B" w:rsidRPr="006361D6" w:rsidRDefault="000F243B" w:rsidP="00A34435">
      <w:pPr>
        <w:widowControl w:val="0"/>
        <w:autoSpaceDE w:val="0"/>
        <w:autoSpaceDN w:val="0"/>
        <w:adjustRightInd w:val="0"/>
        <w:spacing w:line="276" w:lineRule="auto"/>
        <w:jc w:val="both"/>
        <w:rPr>
          <w:rFonts w:ascii="Arial" w:hAnsi="Arial" w:cs="Arial"/>
        </w:rPr>
      </w:pPr>
    </w:p>
    <w:p w14:paraId="4ACCE4C3" w14:textId="39AE8175" w:rsidR="008B7543" w:rsidRPr="005B5E6A" w:rsidRDefault="008B7543" w:rsidP="003D252B">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bookmarkStart w:id="48" w:name="ShreddedCardboard"/>
      <w:r w:rsidRPr="005B5E6A">
        <w:rPr>
          <w:rFonts w:ascii="Arial" w:eastAsiaTheme="majorEastAsia" w:hAnsi="Arial" w:cstheme="majorBidi"/>
          <w:b/>
          <w:bCs/>
          <w:color w:val="008631"/>
          <w:sz w:val="32"/>
          <w:szCs w:val="32"/>
        </w:rPr>
        <w:t xml:space="preserve">Shredding cardboard for use as packaging void-fill </w:t>
      </w:r>
      <w:bookmarkEnd w:id="48"/>
    </w:p>
    <w:p w14:paraId="3170E568" w14:textId="012B3F08" w:rsidR="008B7543" w:rsidRPr="00265BCE" w:rsidRDefault="008B7543" w:rsidP="008B7543">
      <w:pPr>
        <w:pStyle w:val="NormalWeb"/>
        <w:spacing w:before="0" w:beforeAutospacing="0" w:after="0" w:afterAutospacing="0"/>
        <w:rPr>
          <w:rFonts w:ascii="Arial" w:eastAsiaTheme="minorHAnsi" w:hAnsi="Arial" w:cs="Arial"/>
          <w:sz w:val="22"/>
          <w:szCs w:val="22"/>
          <w:lang w:eastAsia="en-US"/>
        </w:rPr>
      </w:pPr>
    </w:p>
    <w:p w14:paraId="2CD0B408" w14:textId="25D3C93E" w:rsidR="00A57410" w:rsidRDefault="008B7543" w:rsidP="009C6D52">
      <w:pPr>
        <w:pStyle w:val="NormalWeb"/>
        <w:spacing w:before="0" w:beforeAutospacing="0" w:after="240" w:afterAutospacing="0" w:line="276" w:lineRule="auto"/>
        <w:jc w:val="both"/>
        <w:rPr>
          <w:rFonts w:ascii="Arial" w:eastAsiaTheme="minorHAnsi" w:hAnsi="Arial" w:cs="Arial"/>
          <w:sz w:val="22"/>
          <w:szCs w:val="22"/>
          <w:lang w:eastAsia="en-US"/>
        </w:rPr>
      </w:pPr>
      <w:r w:rsidRPr="005B5E6A">
        <w:rPr>
          <w:rFonts w:ascii="Arial" w:eastAsiaTheme="minorHAnsi" w:hAnsi="Arial" w:cs="Arial"/>
          <w:color w:val="000000" w:themeColor="text1"/>
          <w:sz w:val="22"/>
          <w:szCs w:val="22"/>
          <w:lang w:eastAsia="en-US"/>
        </w:rPr>
        <w:t xml:space="preserve">The shredding of packaging waste to create new packaging material is a recycling activity. For more information please refer to </w:t>
      </w:r>
      <w:r w:rsidRPr="007F3CF3">
        <w:rPr>
          <w:rFonts w:ascii="Arial" w:eastAsiaTheme="minorHAnsi" w:hAnsi="Arial" w:cs="Arial"/>
          <w:color w:val="000000" w:themeColor="text1"/>
          <w:sz w:val="22"/>
          <w:szCs w:val="22"/>
          <w:lang w:eastAsia="en-US"/>
        </w:rPr>
        <w:t xml:space="preserve">guidance at </w:t>
      </w:r>
      <w:hyperlink r:id="rId45" w:anchor=":~:text=previously%20set%20out.-,When%20a%20material%20has%20not%20become%20waste,-Reuse" w:history="1">
        <w:r w:rsidR="0072632C" w:rsidRPr="007F3CF3">
          <w:rPr>
            <w:rStyle w:val="Hyperlink"/>
            <w:rFonts w:ascii="Arial" w:hAnsi="Arial" w:cs="Arial"/>
            <w:sz w:val="22"/>
            <w:szCs w:val="22"/>
          </w:rPr>
          <w:t>Check if your material is waste - GOV.UK (www.gov.uk)</w:t>
        </w:r>
      </w:hyperlink>
      <w:r w:rsidR="007254DA" w:rsidRPr="004E1C98">
        <w:rPr>
          <w:rFonts w:ascii="Arial" w:hAnsi="Arial" w:cs="Arial"/>
          <w:sz w:val="22"/>
          <w:szCs w:val="22"/>
        </w:rPr>
        <w:t xml:space="preserve"> and </w:t>
      </w:r>
      <w:r w:rsidR="00FF4911" w:rsidRPr="004E1C98">
        <w:rPr>
          <w:rFonts w:ascii="Arial" w:hAnsi="Arial" w:cs="Arial"/>
          <w:sz w:val="22"/>
          <w:szCs w:val="22"/>
        </w:rPr>
        <w:t>https://www.gov.uk/guidance/packaging-waste-apply-for-registration-and-accreditation-as-a-reprocessor-or-exporter.</w:t>
      </w:r>
    </w:p>
    <w:p w14:paraId="06048566" w14:textId="64491527" w:rsidR="004E1C98" w:rsidRPr="005B5E6A" w:rsidRDefault="008B7543" w:rsidP="009C6D52">
      <w:pPr>
        <w:pStyle w:val="NormalWeb"/>
        <w:spacing w:before="0" w:beforeAutospacing="0" w:after="240" w:afterAutospacing="0" w:line="276" w:lineRule="auto"/>
        <w:jc w:val="both"/>
        <w:rPr>
          <w:rFonts w:ascii="Arial" w:eastAsiaTheme="minorHAnsi" w:hAnsi="Arial" w:cs="Arial"/>
          <w:color w:val="000000" w:themeColor="text1"/>
          <w:sz w:val="22"/>
          <w:szCs w:val="22"/>
          <w:lang w:eastAsia="en-US"/>
        </w:rPr>
      </w:pPr>
      <w:r w:rsidRPr="005B5E6A">
        <w:rPr>
          <w:rFonts w:ascii="Arial" w:eastAsiaTheme="minorHAnsi" w:hAnsi="Arial" w:cs="Arial"/>
          <w:color w:val="000000" w:themeColor="text1"/>
          <w:sz w:val="22"/>
          <w:szCs w:val="22"/>
          <w:lang w:eastAsia="en-US"/>
        </w:rPr>
        <w:t>For example, a producer who is an importer and supplier of goods, receives imported products in unbranded cardboard boxes. The producer shreds the boxes to create void-fill packaging material to use for pack/filling its own goods. In this scenario the producer must report the cardboard boxes as the importer, and the shredded cardboard void-fill packaging when it is used, as the packer/filler.</w:t>
      </w:r>
    </w:p>
    <w:p w14:paraId="77693A8D" w14:textId="77777777" w:rsidR="00B75A3E" w:rsidRPr="00A57410" w:rsidRDefault="00B75A3E" w:rsidP="008C1C5F">
      <w:pPr>
        <w:widowControl w:val="0"/>
        <w:autoSpaceDE w:val="0"/>
        <w:autoSpaceDN w:val="0"/>
        <w:adjustRightInd w:val="0"/>
        <w:spacing w:line="240" w:lineRule="auto"/>
        <w:jc w:val="both"/>
      </w:pPr>
    </w:p>
    <w:p w14:paraId="42F03EFC" w14:textId="6A7BA26B" w:rsidR="000B7A0C" w:rsidRPr="00C43599" w:rsidRDefault="000B7A0C" w:rsidP="003D252B">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bookmarkStart w:id="49" w:name="APs_SelfManagedPackagingWaste"/>
      <w:r w:rsidRPr="00C43599">
        <w:rPr>
          <w:rFonts w:ascii="Arial" w:eastAsiaTheme="majorEastAsia" w:hAnsi="Arial" w:cstheme="majorBidi"/>
          <w:b/>
          <w:bCs/>
          <w:color w:val="008631"/>
          <w:sz w:val="32"/>
          <w:szCs w:val="32"/>
        </w:rPr>
        <w:t>Self-managed packaging waste</w:t>
      </w:r>
    </w:p>
    <w:bookmarkEnd w:id="49"/>
    <w:p w14:paraId="15AD2F87" w14:textId="77777777" w:rsidR="000B7A0C" w:rsidRDefault="000B7A0C" w:rsidP="00242D48">
      <w:pPr>
        <w:pStyle w:val="NormalWeb"/>
        <w:spacing w:before="0" w:beforeAutospacing="0" w:after="0" w:afterAutospacing="0" w:line="276" w:lineRule="auto"/>
        <w:rPr>
          <w:rFonts w:ascii="Arial" w:hAnsi="Arial" w:cs="Arial"/>
          <w:sz w:val="22"/>
          <w:szCs w:val="22"/>
        </w:rPr>
      </w:pPr>
    </w:p>
    <w:p w14:paraId="66A9AE8B" w14:textId="20896EE8" w:rsidR="00F0707A" w:rsidRPr="005B5E6A" w:rsidRDefault="000B7A0C" w:rsidP="00157477">
      <w:pPr>
        <w:jc w:val="both"/>
        <w:rPr>
          <w:rFonts w:ascii="Arial" w:hAnsi="Arial" w:cs="Arial"/>
          <w:color w:val="000000" w:themeColor="text1"/>
        </w:rPr>
      </w:pPr>
      <w:r w:rsidRPr="005B5E6A">
        <w:rPr>
          <w:rFonts w:ascii="Arial" w:hAnsi="Arial" w:cs="Arial"/>
          <w:color w:val="000000" w:themeColor="text1"/>
        </w:rPr>
        <w:t>Self-managed packaging waste reporting relates to packaging at the end of its life when it has become a waste</w:t>
      </w:r>
      <w:r w:rsidR="002229DB" w:rsidRPr="005B5E6A">
        <w:rPr>
          <w:rFonts w:ascii="Arial" w:hAnsi="Arial" w:cs="Arial"/>
          <w:color w:val="000000" w:themeColor="text1"/>
        </w:rPr>
        <w:t xml:space="preserve"> and has been sent for recycling</w:t>
      </w:r>
      <w:r w:rsidRPr="005B5E6A">
        <w:rPr>
          <w:rFonts w:ascii="Arial" w:hAnsi="Arial" w:cs="Arial"/>
          <w:color w:val="000000" w:themeColor="text1"/>
        </w:rPr>
        <w:t xml:space="preserve">. </w:t>
      </w:r>
      <w:r w:rsidR="005F0E1D">
        <w:rPr>
          <w:rFonts w:ascii="Arial" w:hAnsi="Arial" w:cs="Arial"/>
          <w:color w:val="000000" w:themeColor="text1"/>
        </w:rPr>
        <w:t>Large p</w:t>
      </w:r>
      <w:r w:rsidR="00FB2A6C" w:rsidRPr="005B5E6A">
        <w:rPr>
          <w:rFonts w:ascii="Arial" w:hAnsi="Arial" w:cs="Arial"/>
          <w:color w:val="000000" w:themeColor="text1"/>
        </w:rPr>
        <w:t>roducers who collect and send packaging waste for recycling must report this as self-managed packaging waste.</w:t>
      </w:r>
      <w:r w:rsidR="001C2655" w:rsidRPr="005B5E6A">
        <w:rPr>
          <w:rFonts w:ascii="Arial" w:hAnsi="Arial" w:cs="Arial"/>
          <w:color w:val="000000" w:themeColor="text1"/>
        </w:rPr>
        <w:t xml:space="preserve"> </w:t>
      </w:r>
    </w:p>
    <w:p w14:paraId="22DE98F2" w14:textId="1E1A011E" w:rsidR="00F0707A" w:rsidRPr="005B5E6A" w:rsidRDefault="00F0707A" w:rsidP="00157477">
      <w:pPr>
        <w:jc w:val="both"/>
        <w:rPr>
          <w:color w:val="000000" w:themeColor="text1"/>
        </w:rPr>
      </w:pPr>
      <w:r w:rsidRPr="005B5E6A">
        <w:rPr>
          <w:rFonts w:ascii="Arial" w:hAnsi="Arial" w:cs="Arial"/>
          <w:color w:val="000000" w:themeColor="text1"/>
        </w:rPr>
        <w:t>For example, a producer who is responsible for a product as the brand owner, will not be required to report their branded packaging as self-managed packaging waste, unless they are also the person who collects and sends the packaging for recycling.</w:t>
      </w:r>
    </w:p>
    <w:p w14:paraId="105CE6CA" w14:textId="3CDEA011" w:rsidR="000C4BF1" w:rsidRPr="005B5E6A" w:rsidRDefault="001C2655" w:rsidP="00157477">
      <w:pPr>
        <w:pStyle w:val="NormalWeb"/>
        <w:spacing w:before="0" w:beforeAutospacing="0" w:after="0" w:afterAutospacing="0" w:line="276" w:lineRule="auto"/>
        <w:jc w:val="both"/>
        <w:rPr>
          <w:rFonts w:ascii="Arial" w:hAnsi="Arial" w:cs="Arial"/>
          <w:color w:val="000000" w:themeColor="text1"/>
          <w:sz w:val="22"/>
          <w:szCs w:val="22"/>
        </w:rPr>
      </w:pPr>
      <w:r w:rsidRPr="005B5E6A">
        <w:rPr>
          <w:rFonts w:ascii="Arial" w:hAnsi="Arial" w:cs="Arial"/>
          <w:color w:val="000000" w:themeColor="text1"/>
          <w:sz w:val="22"/>
          <w:szCs w:val="22"/>
        </w:rPr>
        <w:t>This is a data collection and reporting obligation only</w:t>
      </w:r>
      <w:r w:rsidR="007830E2" w:rsidRPr="005B5E6A">
        <w:rPr>
          <w:rFonts w:ascii="Arial" w:hAnsi="Arial" w:cs="Arial"/>
          <w:color w:val="000000" w:themeColor="text1"/>
          <w:sz w:val="22"/>
          <w:szCs w:val="22"/>
        </w:rPr>
        <w:t>,</w:t>
      </w:r>
      <w:r w:rsidRPr="005B5E6A">
        <w:rPr>
          <w:rFonts w:ascii="Arial" w:hAnsi="Arial" w:cs="Arial"/>
          <w:color w:val="000000" w:themeColor="text1"/>
          <w:sz w:val="22"/>
          <w:szCs w:val="22"/>
        </w:rPr>
        <w:t xml:space="preserve"> that will not attract a </w:t>
      </w:r>
      <w:r w:rsidR="00F86D42" w:rsidRPr="005B5E6A">
        <w:rPr>
          <w:rFonts w:ascii="Arial" w:hAnsi="Arial" w:cs="Arial"/>
          <w:color w:val="000000" w:themeColor="text1"/>
          <w:sz w:val="22"/>
          <w:szCs w:val="22"/>
        </w:rPr>
        <w:t xml:space="preserve">recycling or </w:t>
      </w:r>
      <w:r w:rsidR="00EE2102">
        <w:rPr>
          <w:rFonts w:ascii="Arial" w:hAnsi="Arial" w:cs="Arial"/>
          <w:color w:val="000000" w:themeColor="text1"/>
          <w:sz w:val="22"/>
          <w:szCs w:val="22"/>
        </w:rPr>
        <w:t xml:space="preserve">disposal cost </w:t>
      </w:r>
      <w:r w:rsidRPr="005B5E6A">
        <w:rPr>
          <w:rFonts w:ascii="Arial" w:hAnsi="Arial" w:cs="Arial"/>
          <w:color w:val="000000" w:themeColor="text1"/>
          <w:sz w:val="22"/>
          <w:szCs w:val="22"/>
        </w:rPr>
        <w:t>obligation.</w:t>
      </w:r>
      <w:r w:rsidR="00652075" w:rsidRPr="005B5E6A">
        <w:rPr>
          <w:rFonts w:ascii="Arial" w:hAnsi="Arial" w:cs="Arial"/>
          <w:color w:val="000000" w:themeColor="text1"/>
          <w:sz w:val="22"/>
          <w:szCs w:val="22"/>
        </w:rPr>
        <w:t xml:space="preserve"> </w:t>
      </w:r>
      <w:r w:rsidR="6C4731AE" w:rsidRPr="005B5E6A">
        <w:rPr>
          <w:rFonts w:ascii="Arial" w:hAnsi="Arial" w:cs="Arial"/>
          <w:color w:val="000000" w:themeColor="text1"/>
          <w:sz w:val="22"/>
          <w:szCs w:val="22"/>
        </w:rPr>
        <w:t xml:space="preserve">This requirement is in addition to the obligation to report packaging data. </w:t>
      </w:r>
      <w:r w:rsidR="00B55412" w:rsidRPr="005B5E6A">
        <w:rPr>
          <w:rFonts w:ascii="Arial" w:hAnsi="Arial" w:cs="Arial"/>
          <w:color w:val="000000" w:themeColor="text1"/>
          <w:sz w:val="22"/>
          <w:szCs w:val="22"/>
        </w:rPr>
        <w:t>This</w:t>
      </w:r>
      <w:r w:rsidR="00F0707A" w:rsidRPr="005B5E6A">
        <w:rPr>
          <w:rFonts w:ascii="Arial" w:hAnsi="Arial" w:cs="Arial"/>
          <w:color w:val="000000" w:themeColor="text1"/>
          <w:sz w:val="22"/>
          <w:szCs w:val="22"/>
        </w:rPr>
        <w:t xml:space="preserve"> </w:t>
      </w:r>
      <w:r w:rsidR="6C4731AE" w:rsidRPr="005B5E6A">
        <w:rPr>
          <w:rFonts w:ascii="Arial" w:hAnsi="Arial" w:cs="Arial"/>
          <w:color w:val="000000" w:themeColor="text1"/>
          <w:sz w:val="22"/>
          <w:szCs w:val="22"/>
        </w:rPr>
        <w:t xml:space="preserve">is not double counting because the two data sets are different: one is for ‘packaging’ and the other is for ‘packaging waste’. </w:t>
      </w:r>
    </w:p>
    <w:p w14:paraId="6F87524A" w14:textId="77777777" w:rsidR="000C4BF1" w:rsidRPr="005B5E6A" w:rsidRDefault="000C4BF1" w:rsidP="00157477">
      <w:pPr>
        <w:pStyle w:val="NormalWeb"/>
        <w:spacing w:before="0" w:beforeAutospacing="0" w:after="0" w:afterAutospacing="0" w:line="276" w:lineRule="auto"/>
        <w:jc w:val="both"/>
        <w:rPr>
          <w:rFonts w:ascii="Arial" w:hAnsi="Arial" w:cs="Arial"/>
          <w:color w:val="000000" w:themeColor="text1"/>
          <w:sz w:val="22"/>
          <w:szCs w:val="22"/>
        </w:rPr>
      </w:pPr>
    </w:p>
    <w:p w14:paraId="2DA8CFD4" w14:textId="2B3CBBD7" w:rsidR="00223852" w:rsidRDefault="005272BA" w:rsidP="00157477">
      <w:pPr>
        <w:pStyle w:val="NormalWeb"/>
        <w:spacing w:before="0" w:beforeAutospacing="0" w:after="0" w:afterAutospacing="0" w:line="276" w:lineRule="auto"/>
        <w:jc w:val="both"/>
        <w:rPr>
          <w:rStyle w:val="Hyperlink"/>
          <w:rFonts w:ascii="Arial" w:eastAsiaTheme="majorEastAsia" w:hAnsi="Arial" w:cs="Arial"/>
          <w:sz w:val="22"/>
          <w:szCs w:val="22"/>
        </w:rPr>
      </w:pPr>
      <w:r w:rsidRPr="005B5E6A">
        <w:rPr>
          <w:rFonts w:ascii="Arial" w:hAnsi="Arial" w:cs="Arial"/>
          <w:color w:val="000000" w:themeColor="text1"/>
          <w:sz w:val="22"/>
          <w:szCs w:val="22"/>
        </w:rPr>
        <w:t xml:space="preserve">There are two </w:t>
      </w:r>
      <w:r w:rsidR="006323B8" w:rsidRPr="005B5E6A">
        <w:rPr>
          <w:rFonts w:ascii="Arial" w:hAnsi="Arial" w:cs="Arial"/>
          <w:color w:val="000000" w:themeColor="text1"/>
          <w:sz w:val="22"/>
          <w:szCs w:val="22"/>
        </w:rPr>
        <w:t>types</w:t>
      </w:r>
      <w:r w:rsidRPr="005B5E6A">
        <w:rPr>
          <w:rFonts w:ascii="Arial" w:hAnsi="Arial" w:cs="Arial"/>
          <w:color w:val="000000" w:themeColor="text1"/>
          <w:sz w:val="22"/>
          <w:szCs w:val="22"/>
        </w:rPr>
        <w:t xml:space="preserve"> of </w:t>
      </w:r>
      <w:r w:rsidR="006323B8" w:rsidRPr="005B5E6A">
        <w:rPr>
          <w:rFonts w:ascii="Arial" w:hAnsi="Arial" w:cs="Arial"/>
          <w:color w:val="000000" w:themeColor="text1"/>
          <w:sz w:val="22"/>
          <w:szCs w:val="22"/>
        </w:rPr>
        <w:t>self-managed packaging waste</w:t>
      </w:r>
      <w:r w:rsidR="00E46E29" w:rsidRPr="005B5E6A">
        <w:rPr>
          <w:rFonts w:ascii="Arial" w:hAnsi="Arial" w:cs="Arial"/>
          <w:color w:val="000000" w:themeColor="text1"/>
          <w:sz w:val="22"/>
          <w:szCs w:val="22"/>
        </w:rPr>
        <w:t xml:space="preserve">: </w:t>
      </w:r>
      <w:r w:rsidR="006323B8" w:rsidRPr="005B5E6A">
        <w:rPr>
          <w:rFonts w:ascii="Arial" w:hAnsi="Arial" w:cs="Arial"/>
          <w:color w:val="000000" w:themeColor="text1"/>
          <w:sz w:val="22"/>
          <w:szCs w:val="22"/>
        </w:rPr>
        <w:t xml:space="preserve">Self-managed </w:t>
      </w:r>
      <w:r w:rsidR="00D44440" w:rsidRPr="005B5E6A">
        <w:rPr>
          <w:rFonts w:ascii="Arial" w:hAnsi="Arial" w:cs="Arial"/>
          <w:color w:val="000000" w:themeColor="text1"/>
          <w:sz w:val="22"/>
          <w:szCs w:val="22"/>
        </w:rPr>
        <w:t>organisation waste</w:t>
      </w:r>
      <w:r w:rsidR="00E46E29" w:rsidRPr="005B5E6A">
        <w:rPr>
          <w:rFonts w:ascii="Arial" w:hAnsi="Arial" w:cs="Arial"/>
          <w:color w:val="000000" w:themeColor="text1"/>
          <w:sz w:val="22"/>
          <w:szCs w:val="22"/>
        </w:rPr>
        <w:t xml:space="preserve">, </w:t>
      </w:r>
      <w:r w:rsidR="002D73B7" w:rsidRPr="005B5E6A">
        <w:rPr>
          <w:rFonts w:ascii="Arial" w:hAnsi="Arial" w:cs="Arial"/>
          <w:color w:val="000000" w:themeColor="text1"/>
          <w:sz w:val="22"/>
          <w:szCs w:val="22"/>
        </w:rPr>
        <w:t>and s</w:t>
      </w:r>
      <w:r w:rsidR="000B7A0C" w:rsidRPr="005B5E6A">
        <w:rPr>
          <w:rFonts w:ascii="Arial" w:hAnsi="Arial" w:cs="Arial"/>
          <w:color w:val="000000" w:themeColor="text1"/>
          <w:sz w:val="22"/>
          <w:szCs w:val="22"/>
        </w:rPr>
        <w:t>elf-managed consumer waste</w:t>
      </w:r>
      <w:r w:rsidR="002D73B7" w:rsidRPr="005B5E6A">
        <w:rPr>
          <w:rFonts w:ascii="Arial" w:hAnsi="Arial" w:cs="Arial"/>
          <w:color w:val="000000" w:themeColor="text1"/>
          <w:sz w:val="22"/>
          <w:szCs w:val="22"/>
        </w:rPr>
        <w:t xml:space="preserve">. </w:t>
      </w:r>
      <w:r w:rsidR="000B7A0C" w:rsidRPr="005B5E6A">
        <w:rPr>
          <w:rFonts w:ascii="Arial" w:hAnsi="Arial" w:cs="Arial"/>
          <w:color w:val="000000" w:themeColor="text1"/>
          <w:sz w:val="22"/>
          <w:szCs w:val="22"/>
        </w:rPr>
        <w:t xml:space="preserve">There is </w:t>
      </w:r>
      <w:r w:rsidR="005642A6" w:rsidRPr="005B5E6A">
        <w:rPr>
          <w:rFonts w:ascii="Arial" w:hAnsi="Arial" w:cs="Arial"/>
          <w:color w:val="000000" w:themeColor="text1"/>
          <w:sz w:val="22"/>
          <w:szCs w:val="22"/>
        </w:rPr>
        <w:t xml:space="preserve">detailed guidance </w:t>
      </w:r>
      <w:r w:rsidR="000B7A0C" w:rsidRPr="005B5E6A">
        <w:rPr>
          <w:rFonts w:ascii="Arial" w:hAnsi="Arial" w:cs="Arial"/>
          <w:color w:val="000000" w:themeColor="text1"/>
          <w:sz w:val="22"/>
          <w:szCs w:val="22"/>
        </w:rPr>
        <w:t xml:space="preserve">about self-managed packaging waste at </w:t>
      </w:r>
      <w:hyperlink r:id="rId46" w:anchor="self-managed-waste" w:history="1">
        <w:r w:rsidR="00223852" w:rsidRPr="0098780C">
          <w:rPr>
            <w:rStyle w:val="Hyperlink"/>
            <w:rFonts w:ascii="Arial" w:eastAsiaTheme="majorEastAsia" w:hAnsi="Arial" w:cs="Arial"/>
            <w:sz w:val="22"/>
            <w:szCs w:val="22"/>
          </w:rPr>
          <w:t>Packaging data: what to collect for extended producer responsibility - GOV.UK (www.gov.uk)</w:t>
        </w:r>
      </w:hyperlink>
      <w:r w:rsidR="00B96EE8">
        <w:rPr>
          <w:rStyle w:val="Hyperlink"/>
          <w:rFonts w:ascii="Arial" w:eastAsiaTheme="majorEastAsia" w:hAnsi="Arial" w:cs="Arial"/>
          <w:sz w:val="22"/>
          <w:szCs w:val="22"/>
        </w:rPr>
        <w:t>.</w:t>
      </w:r>
    </w:p>
    <w:p w14:paraId="61513755" w14:textId="77777777" w:rsidR="008F45F0" w:rsidRPr="00F32117" w:rsidRDefault="008F45F0" w:rsidP="00157477">
      <w:pPr>
        <w:pStyle w:val="NormalWeb"/>
        <w:spacing w:before="0" w:beforeAutospacing="0" w:after="0" w:afterAutospacing="0" w:line="276" w:lineRule="auto"/>
        <w:jc w:val="both"/>
        <w:rPr>
          <w:rFonts w:ascii="Arial" w:hAnsi="Arial" w:cs="Arial"/>
          <w:color w:val="000000" w:themeColor="text1"/>
          <w:sz w:val="22"/>
          <w:szCs w:val="22"/>
        </w:rPr>
      </w:pPr>
    </w:p>
    <w:p w14:paraId="362B9F2B" w14:textId="653DF3FC" w:rsidR="002A72EA" w:rsidRPr="00AE3B65" w:rsidRDefault="00EE1D2C" w:rsidP="0074610C">
      <w:pPr>
        <w:widowControl w:val="0"/>
        <w:autoSpaceDE w:val="0"/>
        <w:autoSpaceDN w:val="0"/>
        <w:adjustRightInd w:val="0"/>
        <w:spacing w:line="276" w:lineRule="auto"/>
        <w:jc w:val="both"/>
        <w:rPr>
          <w:rStyle w:val="Hyperlink"/>
          <w:rFonts w:ascii="Arial" w:hAnsi="Arial" w:cs="Arial"/>
          <w:color w:val="auto"/>
          <w:u w:val="none"/>
        </w:rPr>
      </w:pPr>
      <w:r w:rsidRPr="00AE3B65">
        <w:rPr>
          <w:rStyle w:val="Hyperlink"/>
          <w:rFonts w:ascii="Arial" w:hAnsi="Arial" w:cs="Arial"/>
          <w:color w:val="auto"/>
          <w:u w:val="none"/>
        </w:rPr>
        <w:t xml:space="preserve">The Regulators have produced </w:t>
      </w:r>
      <w:r w:rsidR="003C7B4F" w:rsidRPr="00AE3B65">
        <w:rPr>
          <w:rStyle w:val="Hyperlink"/>
          <w:rFonts w:ascii="Arial" w:hAnsi="Arial" w:cs="Arial"/>
          <w:color w:val="auto"/>
          <w:u w:val="none"/>
        </w:rPr>
        <w:t xml:space="preserve">a </w:t>
      </w:r>
      <w:r w:rsidR="00560E22" w:rsidRPr="00AE3B65">
        <w:rPr>
          <w:rStyle w:val="Hyperlink"/>
          <w:rFonts w:ascii="Arial" w:hAnsi="Arial" w:cs="Arial"/>
          <w:color w:val="auto"/>
          <w:u w:val="none"/>
        </w:rPr>
        <w:t xml:space="preserve">flow diagram in </w:t>
      </w:r>
      <w:hyperlink w:anchor="AppendixSMPWFlow" w:history="1">
        <w:r w:rsidR="00560E22" w:rsidRPr="00406C90">
          <w:rPr>
            <w:rStyle w:val="Hyperlink"/>
            <w:rFonts w:ascii="Arial" w:hAnsi="Arial" w:cs="Arial"/>
          </w:rPr>
          <w:t>Append</w:t>
        </w:r>
        <w:r w:rsidR="00560E22" w:rsidRPr="0010578D">
          <w:rPr>
            <w:rStyle w:val="Hyperlink"/>
            <w:rFonts w:ascii="Arial" w:hAnsi="Arial" w:cs="Arial"/>
          </w:rPr>
          <w:t xml:space="preserve">ix </w:t>
        </w:r>
        <w:r w:rsidR="007502E4" w:rsidRPr="0010578D">
          <w:rPr>
            <w:rStyle w:val="Hyperlink"/>
            <w:rFonts w:ascii="Arial" w:hAnsi="Arial" w:cs="Arial"/>
          </w:rPr>
          <w:t>7</w:t>
        </w:r>
      </w:hyperlink>
      <w:r w:rsidR="007502E4" w:rsidRPr="00EE1D2C">
        <w:rPr>
          <w:rStyle w:val="Hyperlink"/>
          <w:rFonts w:ascii="Arial" w:hAnsi="Arial" w:cs="Arial"/>
          <w:color w:val="0070C0"/>
          <w:u w:val="none"/>
        </w:rPr>
        <w:t xml:space="preserve"> </w:t>
      </w:r>
      <w:r w:rsidR="00ED2EFF" w:rsidRPr="00AE3B65">
        <w:rPr>
          <w:rStyle w:val="Hyperlink"/>
          <w:rFonts w:ascii="Arial" w:hAnsi="Arial" w:cs="Arial"/>
          <w:color w:val="auto"/>
          <w:u w:val="none"/>
        </w:rPr>
        <w:t xml:space="preserve">that may be used </w:t>
      </w:r>
      <w:r w:rsidR="00560E22" w:rsidRPr="00AE3B65">
        <w:rPr>
          <w:rStyle w:val="Hyperlink"/>
          <w:rFonts w:ascii="Arial" w:hAnsi="Arial" w:cs="Arial"/>
          <w:color w:val="auto"/>
          <w:u w:val="none"/>
        </w:rPr>
        <w:t xml:space="preserve">to help </w:t>
      </w:r>
      <w:r w:rsidR="0017660C" w:rsidRPr="00AE3B65">
        <w:rPr>
          <w:rStyle w:val="Hyperlink"/>
          <w:rFonts w:ascii="Arial" w:hAnsi="Arial" w:cs="Arial"/>
          <w:color w:val="auto"/>
          <w:u w:val="none"/>
        </w:rPr>
        <w:t xml:space="preserve">large </w:t>
      </w:r>
      <w:r w:rsidR="00560E22" w:rsidRPr="00AE3B65">
        <w:rPr>
          <w:rStyle w:val="Hyperlink"/>
          <w:rFonts w:ascii="Arial" w:hAnsi="Arial" w:cs="Arial"/>
          <w:color w:val="auto"/>
          <w:u w:val="none"/>
        </w:rPr>
        <w:t>producers determine if their self-managed packaging waste is self-managed consumer waste or self-managed organisation waste</w:t>
      </w:r>
      <w:r w:rsidR="00A727FB" w:rsidRPr="00AE3B65">
        <w:rPr>
          <w:rStyle w:val="Hyperlink"/>
          <w:rFonts w:ascii="Arial" w:hAnsi="Arial" w:cs="Arial"/>
          <w:color w:val="auto"/>
          <w:u w:val="none"/>
        </w:rPr>
        <w:t>.</w:t>
      </w:r>
      <w:r w:rsidR="00560E22" w:rsidRPr="00AE3B65">
        <w:rPr>
          <w:rStyle w:val="Hyperlink"/>
          <w:rFonts w:ascii="Arial" w:hAnsi="Arial" w:cs="Arial"/>
          <w:color w:val="auto"/>
          <w:u w:val="none"/>
        </w:rPr>
        <w:t xml:space="preserve"> </w:t>
      </w:r>
    </w:p>
    <w:p w14:paraId="18A986D5" w14:textId="38048078" w:rsidR="00B75A3E" w:rsidRPr="000D28D4" w:rsidRDefault="001C2CC8" w:rsidP="0074610C">
      <w:pPr>
        <w:widowControl w:val="0"/>
        <w:autoSpaceDE w:val="0"/>
        <w:autoSpaceDN w:val="0"/>
        <w:adjustRightInd w:val="0"/>
        <w:spacing w:line="276" w:lineRule="auto"/>
        <w:jc w:val="both"/>
        <w:rPr>
          <w:rStyle w:val="Hyperlink"/>
          <w:rFonts w:ascii="Arial" w:hAnsi="Arial" w:cs="Arial"/>
          <w:color w:val="auto"/>
          <w:u w:val="none"/>
        </w:rPr>
      </w:pPr>
      <w:r w:rsidRPr="00AE3B65">
        <w:rPr>
          <w:rStyle w:val="Hyperlink"/>
          <w:rFonts w:ascii="Arial" w:hAnsi="Arial" w:cs="Arial"/>
          <w:color w:val="auto"/>
          <w:u w:val="none"/>
        </w:rPr>
        <w:t>Please note that there is a regulatory position statement (RPS) in place</w:t>
      </w:r>
      <w:r w:rsidR="00543AA9" w:rsidRPr="00AE3B65">
        <w:rPr>
          <w:rStyle w:val="Hyperlink"/>
          <w:rFonts w:ascii="Arial" w:hAnsi="Arial" w:cs="Arial"/>
          <w:color w:val="auto"/>
          <w:u w:val="none"/>
        </w:rPr>
        <w:t xml:space="preserve"> in England, Scotland and Northern Ireland, and a </w:t>
      </w:r>
      <w:r w:rsidR="00E52B0A" w:rsidRPr="00AE3B65">
        <w:rPr>
          <w:rStyle w:val="Hyperlink"/>
          <w:rFonts w:ascii="Arial" w:hAnsi="Arial" w:cs="Arial"/>
          <w:color w:val="auto"/>
          <w:u w:val="none"/>
        </w:rPr>
        <w:t>r</w:t>
      </w:r>
      <w:r w:rsidR="00543AA9" w:rsidRPr="00AE3B65">
        <w:rPr>
          <w:rStyle w:val="Hyperlink"/>
          <w:rFonts w:ascii="Arial" w:hAnsi="Arial" w:cs="Arial"/>
          <w:color w:val="auto"/>
          <w:u w:val="none"/>
        </w:rPr>
        <w:t xml:space="preserve">egulatory </w:t>
      </w:r>
      <w:r w:rsidR="00E52B0A" w:rsidRPr="00AE3B65">
        <w:rPr>
          <w:rStyle w:val="Hyperlink"/>
          <w:rFonts w:ascii="Arial" w:hAnsi="Arial" w:cs="Arial"/>
          <w:color w:val="auto"/>
          <w:u w:val="none"/>
        </w:rPr>
        <w:t>d</w:t>
      </w:r>
      <w:r w:rsidR="00543AA9" w:rsidRPr="00AE3B65">
        <w:rPr>
          <w:rStyle w:val="Hyperlink"/>
          <w:rFonts w:ascii="Arial" w:hAnsi="Arial" w:cs="Arial"/>
          <w:color w:val="auto"/>
          <w:u w:val="none"/>
        </w:rPr>
        <w:t>ecision (RD) in Wales</w:t>
      </w:r>
      <w:r w:rsidRPr="00AE3B65">
        <w:rPr>
          <w:rStyle w:val="Hyperlink"/>
          <w:rFonts w:ascii="Arial" w:hAnsi="Arial" w:cs="Arial"/>
          <w:color w:val="auto"/>
          <w:u w:val="none"/>
        </w:rPr>
        <w:t xml:space="preserve"> </w:t>
      </w:r>
      <w:r w:rsidR="00A727FB" w:rsidRPr="00AE3B65">
        <w:rPr>
          <w:rStyle w:val="Hyperlink"/>
          <w:rFonts w:ascii="Arial" w:hAnsi="Arial" w:cs="Arial"/>
          <w:color w:val="auto"/>
          <w:u w:val="none"/>
        </w:rPr>
        <w:t>in relation to the reporting of self-managed organisation waste</w:t>
      </w:r>
      <w:r w:rsidR="00E52B0A" w:rsidRPr="00AE3B65">
        <w:rPr>
          <w:rStyle w:val="Hyperlink"/>
          <w:rFonts w:ascii="Arial" w:hAnsi="Arial" w:cs="Arial"/>
          <w:color w:val="auto"/>
          <w:u w:val="none"/>
        </w:rPr>
        <w:t>.</w:t>
      </w:r>
      <w:r w:rsidR="00FD7FAE" w:rsidRPr="00AE3B65">
        <w:rPr>
          <w:rStyle w:val="Hyperlink"/>
          <w:rFonts w:ascii="Arial" w:hAnsi="Arial" w:cs="Arial"/>
          <w:color w:val="auto"/>
          <w:u w:val="none"/>
        </w:rPr>
        <w:t xml:space="preserve"> For more information please refer to guidance at</w:t>
      </w:r>
      <w:r w:rsidR="00116642" w:rsidRPr="00AE3B65">
        <w:rPr>
          <w:rStyle w:val="Hyperlink"/>
          <w:rFonts w:ascii="Arial" w:hAnsi="Arial" w:cs="Arial"/>
          <w:color w:val="auto"/>
          <w:u w:val="none"/>
        </w:rPr>
        <w:t xml:space="preserve"> </w:t>
      </w:r>
      <w:hyperlink r:id="rId47" w:history="1">
        <w:r w:rsidR="007B4EF8" w:rsidRPr="00ED2EFF">
          <w:rPr>
            <w:rStyle w:val="Hyperlink"/>
            <w:rFonts w:ascii="Arial" w:hAnsi="Arial" w:cs="Arial"/>
            <w:color w:val="0070C0"/>
          </w:rPr>
          <w:t>Extended Producer Responsibility for Packaging (pEPR) producer data requirements: RPS 330 - GOV.UK</w:t>
        </w:r>
      </w:hyperlink>
      <w:r w:rsidR="00714267">
        <w:t>.</w:t>
      </w:r>
      <w:r w:rsidR="00FD7FAE" w:rsidRPr="00EE1D2C">
        <w:rPr>
          <w:rStyle w:val="Hyperlink"/>
          <w:rFonts w:ascii="Arial" w:hAnsi="Arial" w:cs="Arial"/>
          <w:color w:val="0070C0"/>
          <w:u w:val="none"/>
        </w:rPr>
        <w:t xml:space="preserve">    </w:t>
      </w:r>
    </w:p>
    <w:p w14:paraId="204EFC0C" w14:textId="77777777" w:rsidR="00C85319" w:rsidRPr="000D28D4" w:rsidRDefault="00C85319" w:rsidP="00BD1AF5">
      <w:pPr>
        <w:widowControl w:val="0"/>
        <w:autoSpaceDE w:val="0"/>
        <w:autoSpaceDN w:val="0"/>
        <w:adjustRightInd w:val="0"/>
        <w:spacing w:line="240" w:lineRule="auto"/>
        <w:jc w:val="both"/>
        <w:rPr>
          <w:rFonts w:ascii="Arial" w:hAnsi="Arial" w:cs="Arial"/>
        </w:rPr>
      </w:pPr>
    </w:p>
    <w:p w14:paraId="7709A67E" w14:textId="360FFB53" w:rsidR="00BD1AF5" w:rsidRPr="000D28D4" w:rsidRDefault="004B2014" w:rsidP="00BD1AF5">
      <w:pPr>
        <w:widowControl w:val="0"/>
        <w:autoSpaceDE w:val="0"/>
        <w:autoSpaceDN w:val="0"/>
        <w:adjustRightInd w:val="0"/>
        <w:spacing w:line="240" w:lineRule="auto"/>
        <w:jc w:val="both"/>
        <w:rPr>
          <w:rFonts w:ascii="Arial" w:hAnsi="Arial" w:cs="Arial"/>
          <w:b/>
          <w:bCs/>
          <w:sz w:val="24"/>
          <w:szCs w:val="24"/>
        </w:rPr>
      </w:pPr>
      <w:r w:rsidRPr="000D28D4">
        <w:rPr>
          <w:rFonts w:ascii="Arial" w:hAnsi="Arial" w:cs="Arial"/>
          <w:b/>
          <w:bCs/>
          <w:sz w:val="24"/>
          <w:szCs w:val="24"/>
        </w:rPr>
        <w:t>S</w:t>
      </w:r>
      <w:r w:rsidR="00BD1AF5" w:rsidRPr="000D28D4">
        <w:rPr>
          <w:rFonts w:ascii="Arial" w:hAnsi="Arial" w:cs="Arial"/>
          <w:b/>
          <w:bCs/>
          <w:sz w:val="24"/>
          <w:szCs w:val="24"/>
        </w:rPr>
        <w:t xml:space="preserve">elf-managed consumer waste reporting </w:t>
      </w:r>
    </w:p>
    <w:p w14:paraId="48451CDE" w14:textId="2FBFCFAC" w:rsidR="00BD1AF5" w:rsidRPr="000D28D4" w:rsidRDefault="00BD1AF5" w:rsidP="00BD1AF5">
      <w:pPr>
        <w:widowControl w:val="0"/>
        <w:autoSpaceDE w:val="0"/>
        <w:autoSpaceDN w:val="0"/>
        <w:adjustRightInd w:val="0"/>
        <w:spacing w:line="240" w:lineRule="auto"/>
        <w:jc w:val="both"/>
        <w:rPr>
          <w:rFonts w:ascii="Arial" w:hAnsi="Arial" w:cs="Arial"/>
        </w:rPr>
      </w:pPr>
      <w:r w:rsidRPr="000D28D4">
        <w:rPr>
          <w:rFonts w:ascii="Arial" w:hAnsi="Arial" w:cs="Arial"/>
        </w:rPr>
        <w:t xml:space="preserve">The </w:t>
      </w:r>
      <w:r w:rsidR="00367F8E">
        <w:rPr>
          <w:rFonts w:ascii="Arial" w:hAnsi="Arial" w:cs="Arial"/>
        </w:rPr>
        <w:t xml:space="preserve">pEPR </w:t>
      </w:r>
      <w:r w:rsidRPr="000D28D4">
        <w:rPr>
          <w:rFonts w:ascii="Arial" w:hAnsi="Arial" w:cs="Arial"/>
        </w:rPr>
        <w:t>Regulations require producers who send self-managed consumer waste (SMCW) for recycling to obtain evidence of:  </w:t>
      </w:r>
    </w:p>
    <w:p w14:paraId="1E715C79" w14:textId="77777777" w:rsidR="00BD1AF5" w:rsidRPr="000D28D4" w:rsidRDefault="00BD1AF5" w:rsidP="009C6D52">
      <w:pPr>
        <w:widowControl w:val="0"/>
        <w:numPr>
          <w:ilvl w:val="0"/>
          <w:numId w:val="194"/>
        </w:numPr>
        <w:autoSpaceDE w:val="0"/>
        <w:autoSpaceDN w:val="0"/>
        <w:adjustRightInd w:val="0"/>
        <w:spacing w:line="240" w:lineRule="auto"/>
        <w:jc w:val="both"/>
        <w:rPr>
          <w:rFonts w:ascii="Arial" w:hAnsi="Arial" w:cs="Arial"/>
          <w:lang w:val="en-US"/>
        </w:rPr>
      </w:pPr>
      <w:r w:rsidRPr="000D28D4">
        <w:rPr>
          <w:rFonts w:ascii="Arial" w:hAnsi="Arial" w:cs="Arial"/>
        </w:rPr>
        <w:t xml:space="preserve">the amount of SMCW </w:t>
      </w:r>
      <w:r w:rsidRPr="000D28D4">
        <w:rPr>
          <w:rFonts w:ascii="Arial" w:hAnsi="Arial" w:cs="Arial"/>
          <w:u w:val="single"/>
        </w:rPr>
        <w:t>sent</w:t>
      </w:r>
      <w:r w:rsidRPr="000D28D4">
        <w:rPr>
          <w:rFonts w:ascii="Arial" w:hAnsi="Arial" w:cs="Arial"/>
        </w:rPr>
        <w:t xml:space="preserve"> for recycling, and </w:t>
      </w:r>
      <w:r w:rsidRPr="000D28D4">
        <w:rPr>
          <w:rFonts w:ascii="Arial" w:hAnsi="Arial" w:cs="Arial"/>
          <w:lang w:val="en-US"/>
        </w:rPr>
        <w:t xml:space="preserve">  </w:t>
      </w:r>
    </w:p>
    <w:p w14:paraId="3C4A13D1" w14:textId="4F2EB8EE" w:rsidR="006873B6" w:rsidRPr="006873B6" w:rsidRDefault="00BD1AF5" w:rsidP="006873B6">
      <w:pPr>
        <w:widowControl w:val="0"/>
        <w:numPr>
          <w:ilvl w:val="0"/>
          <w:numId w:val="194"/>
        </w:numPr>
        <w:autoSpaceDE w:val="0"/>
        <w:autoSpaceDN w:val="0"/>
        <w:adjustRightInd w:val="0"/>
        <w:spacing w:line="240" w:lineRule="auto"/>
        <w:jc w:val="both"/>
        <w:rPr>
          <w:rFonts w:ascii="Arial" w:hAnsi="Arial" w:cs="Arial"/>
          <w:lang w:val="en-US"/>
        </w:rPr>
      </w:pPr>
      <w:r w:rsidRPr="000D28D4">
        <w:rPr>
          <w:rFonts w:ascii="Arial" w:hAnsi="Arial" w:cs="Arial"/>
        </w:rPr>
        <w:t xml:space="preserve">the amount of SMCW that </w:t>
      </w:r>
      <w:r w:rsidR="000875C7" w:rsidRPr="000D28D4">
        <w:rPr>
          <w:rFonts w:ascii="Arial" w:hAnsi="Arial" w:cs="Arial"/>
          <w:u w:val="single"/>
        </w:rPr>
        <w:t>has been</w:t>
      </w:r>
      <w:r w:rsidR="000875C7" w:rsidRPr="000D28D4">
        <w:rPr>
          <w:rFonts w:ascii="Arial" w:hAnsi="Arial" w:cs="Arial"/>
        </w:rPr>
        <w:t xml:space="preserve"> </w:t>
      </w:r>
      <w:r w:rsidRPr="000D28D4">
        <w:rPr>
          <w:rFonts w:ascii="Arial" w:hAnsi="Arial" w:cs="Arial"/>
        </w:rPr>
        <w:t xml:space="preserve">recycled. This </w:t>
      </w:r>
      <w:r w:rsidR="002E4D2B" w:rsidRPr="000D28D4">
        <w:rPr>
          <w:rFonts w:ascii="Arial" w:hAnsi="Arial" w:cs="Arial"/>
        </w:rPr>
        <w:t xml:space="preserve">weight </w:t>
      </w:r>
      <w:r w:rsidR="001A4FD8" w:rsidRPr="000D28D4">
        <w:rPr>
          <w:rFonts w:ascii="Arial" w:hAnsi="Arial" w:cs="Arial"/>
        </w:rPr>
        <w:t>must</w:t>
      </w:r>
      <w:r w:rsidR="00F3331D" w:rsidRPr="000D28D4">
        <w:rPr>
          <w:rFonts w:ascii="Arial" w:hAnsi="Arial" w:cs="Arial"/>
        </w:rPr>
        <w:t xml:space="preserve"> only include the recyclable </w:t>
      </w:r>
      <w:r w:rsidR="00EF2C58" w:rsidRPr="000D28D4">
        <w:rPr>
          <w:rFonts w:ascii="Arial" w:hAnsi="Arial" w:cs="Arial"/>
        </w:rPr>
        <w:t>proportion of</w:t>
      </w:r>
      <w:r w:rsidR="00F3331D" w:rsidRPr="000D28D4">
        <w:rPr>
          <w:rFonts w:ascii="Arial" w:hAnsi="Arial" w:cs="Arial"/>
        </w:rPr>
        <w:t xml:space="preserve"> the packaging and </w:t>
      </w:r>
      <w:r w:rsidRPr="000D28D4">
        <w:rPr>
          <w:rFonts w:ascii="Arial" w:hAnsi="Arial" w:cs="Arial"/>
        </w:rPr>
        <w:t xml:space="preserve">must not include contamination. Producers may obtain this information from their waste management companies. </w:t>
      </w:r>
    </w:p>
    <w:p w14:paraId="512A67F8" w14:textId="77777777" w:rsidR="006873B6" w:rsidRPr="006873B6" w:rsidRDefault="006873B6" w:rsidP="006873B6">
      <w:pPr>
        <w:widowControl w:val="0"/>
        <w:autoSpaceDE w:val="0"/>
        <w:autoSpaceDN w:val="0"/>
        <w:adjustRightInd w:val="0"/>
        <w:spacing w:line="240" w:lineRule="auto"/>
        <w:ind w:left="360"/>
        <w:jc w:val="both"/>
        <w:rPr>
          <w:rFonts w:ascii="Arial" w:hAnsi="Arial" w:cs="Arial"/>
          <w:lang w:val="en-US"/>
        </w:rPr>
      </w:pPr>
    </w:p>
    <w:p w14:paraId="6CE17981" w14:textId="77777777" w:rsidR="00ED2EFF" w:rsidRPr="00A31655" w:rsidRDefault="00ED2EFF" w:rsidP="008C1C5F">
      <w:pPr>
        <w:widowControl w:val="0"/>
        <w:autoSpaceDE w:val="0"/>
        <w:autoSpaceDN w:val="0"/>
        <w:adjustRightInd w:val="0"/>
        <w:spacing w:line="240" w:lineRule="auto"/>
        <w:jc w:val="both"/>
        <w:rPr>
          <w:rStyle w:val="Hyperlink"/>
          <w:rFonts w:ascii="Arial" w:hAnsi="Arial" w:cs="Arial"/>
          <w:color w:val="auto"/>
          <w:u w:val="none"/>
        </w:rPr>
      </w:pPr>
    </w:p>
    <w:p w14:paraId="2265708B" w14:textId="64ECFBD6" w:rsidR="007C0A58" w:rsidRPr="005B5E6A" w:rsidRDefault="42A0A7E9" w:rsidP="003D252B">
      <w:pPr>
        <w:pStyle w:val="ListParagraph"/>
        <w:widowControl w:val="0"/>
        <w:numPr>
          <w:ilvl w:val="0"/>
          <w:numId w:val="24"/>
        </w:numPr>
        <w:tabs>
          <w:tab w:val="left" w:pos="851"/>
        </w:tabs>
        <w:autoSpaceDE w:val="0"/>
        <w:autoSpaceDN w:val="0"/>
        <w:adjustRightInd w:val="0"/>
        <w:spacing w:line="276" w:lineRule="auto"/>
        <w:ind w:firstLine="207"/>
        <w:jc w:val="both"/>
        <w:outlineLvl w:val="0"/>
        <w:rPr>
          <w:rFonts w:ascii="Arial" w:eastAsiaTheme="majorEastAsia" w:hAnsi="Arial" w:cstheme="majorBidi"/>
          <w:b/>
          <w:color w:val="008631"/>
          <w:sz w:val="32"/>
          <w:szCs w:val="32"/>
        </w:rPr>
      </w:pPr>
      <w:bookmarkStart w:id="50" w:name="APs_CateringHospitality"/>
      <w:r w:rsidRPr="005B5E6A">
        <w:rPr>
          <w:rFonts w:ascii="Arial" w:eastAsiaTheme="majorEastAsia" w:hAnsi="Arial" w:cstheme="majorBidi"/>
          <w:b/>
          <w:bCs/>
          <w:color w:val="008631"/>
          <w:sz w:val="32"/>
          <w:szCs w:val="32"/>
        </w:rPr>
        <w:t>Catering and hospitality</w:t>
      </w:r>
    </w:p>
    <w:bookmarkEnd w:id="50"/>
    <w:p w14:paraId="7D34711D" w14:textId="77777777" w:rsidR="004501AF" w:rsidRDefault="004501AF" w:rsidP="007A6DFC">
      <w:pPr>
        <w:spacing w:line="276" w:lineRule="auto"/>
        <w:jc w:val="both"/>
        <w:rPr>
          <w:rFonts w:ascii="Arial" w:eastAsiaTheme="majorEastAsia" w:hAnsi="Arial" w:cs="Arial"/>
          <w:b/>
          <w:bCs/>
          <w:sz w:val="24"/>
          <w:szCs w:val="24"/>
          <w:lang w:val="en-US"/>
        </w:rPr>
      </w:pPr>
    </w:p>
    <w:p w14:paraId="7869F568" w14:textId="1DB4FA28" w:rsidR="00E377FE" w:rsidRPr="004F6665" w:rsidRDefault="00E377FE" w:rsidP="007A6DFC">
      <w:pPr>
        <w:spacing w:line="276" w:lineRule="auto"/>
        <w:jc w:val="both"/>
        <w:rPr>
          <w:rFonts w:ascii="Arial" w:eastAsiaTheme="majorEastAsia" w:hAnsi="Arial" w:cs="Arial"/>
          <w:b/>
          <w:bCs/>
          <w:sz w:val="24"/>
          <w:szCs w:val="24"/>
          <w:lang w:val="en-US"/>
        </w:rPr>
      </w:pPr>
      <w:r w:rsidRPr="004F6665">
        <w:rPr>
          <w:rFonts w:ascii="Arial" w:eastAsiaTheme="majorEastAsia" w:hAnsi="Arial" w:cs="Arial"/>
          <w:b/>
          <w:bCs/>
          <w:sz w:val="24"/>
          <w:szCs w:val="24"/>
          <w:lang w:val="en-US"/>
        </w:rPr>
        <w:t>Disposable vending</w:t>
      </w:r>
      <w:r w:rsidR="00ED2EFF" w:rsidRPr="004F6665">
        <w:rPr>
          <w:rFonts w:ascii="Arial" w:eastAsiaTheme="majorEastAsia" w:hAnsi="Arial" w:cs="Arial"/>
          <w:b/>
          <w:bCs/>
          <w:sz w:val="24"/>
          <w:szCs w:val="24"/>
          <w:lang w:val="en-US"/>
        </w:rPr>
        <w:t xml:space="preserve"> or </w:t>
      </w:r>
      <w:r w:rsidR="009943F7" w:rsidRPr="004F6665">
        <w:rPr>
          <w:rFonts w:ascii="Arial" w:eastAsiaTheme="majorEastAsia" w:hAnsi="Arial" w:cs="Arial"/>
          <w:b/>
          <w:bCs/>
          <w:sz w:val="24"/>
          <w:szCs w:val="24"/>
          <w:lang w:val="en-US"/>
        </w:rPr>
        <w:t>water cooler</w:t>
      </w:r>
      <w:r w:rsidRPr="004F6665">
        <w:rPr>
          <w:rFonts w:ascii="Arial" w:eastAsiaTheme="majorEastAsia" w:hAnsi="Arial" w:cs="Arial"/>
          <w:b/>
          <w:bCs/>
          <w:sz w:val="24"/>
          <w:szCs w:val="24"/>
          <w:lang w:val="en-US"/>
        </w:rPr>
        <w:t xml:space="preserve"> cups </w:t>
      </w:r>
    </w:p>
    <w:p w14:paraId="37196C9E" w14:textId="67E1F4D3" w:rsidR="4BABA9CC" w:rsidRPr="004F6665" w:rsidRDefault="56054592" w:rsidP="007A6DFC">
      <w:pPr>
        <w:widowControl w:val="0"/>
        <w:spacing w:line="276" w:lineRule="auto"/>
        <w:jc w:val="both"/>
        <w:rPr>
          <w:rFonts w:ascii="Arial" w:hAnsi="Arial" w:cs="Arial"/>
        </w:rPr>
      </w:pPr>
      <w:r w:rsidRPr="004F6665">
        <w:rPr>
          <w:rFonts w:ascii="Arial" w:hAnsi="Arial" w:cs="Arial"/>
        </w:rPr>
        <w:t>In relation to reporting, it will depend on whether the cups are branded and who they are supplied to.</w:t>
      </w:r>
    </w:p>
    <w:p w14:paraId="13BBDBA3" w14:textId="12443019" w:rsidR="4BABA9CC" w:rsidRPr="004F6665" w:rsidRDefault="4BABA9CC" w:rsidP="007A6DFC">
      <w:pPr>
        <w:widowControl w:val="0"/>
        <w:spacing w:line="276" w:lineRule="auto"/>
        <w:jc w:val="both"/>
        <w:rPr>
          <w:rFonts w:ascii="Arial" w:hAnsi="Arial" w:cs="Arial"/>
        </w:rPr>
      </w:pPr>
      <w:r w:rsidRPr="004F6665">
        <w:rPr>
          <w:rFonts w:ascii="Arial" w:hAnsi="Arial" w:cs="Arial"/>
        </w:rPr>
        <w:t>Where the</w:t>
      </w:r>
      <w:r w:rsidR="002E5E7F" w:rsidRPr="004F6665">
        <w:rPr>
          <w:rFonts w:ascii="Arial" w:hAnsi="Arial" w:cs="Arial"/>
        </w:rPr>
        <w:t xml:space="preserve"> cups</w:t>
      </w:r>
      <w:r w:rsidRPr="004F6665">
        <w:rPr>
          <w:rFonts w:ascii="Arial" w:hAnsi="Arial" w:cs="Arial"/>
        </w:rPr>
        <w:t xml:space="preserve"> are branded and the brand</w:t>
      </w:r>
      <w:r w:rsidR="365BC1A3" w:rsidRPr="004F6665">
        <w:rPr>
          <w:rFonts w:ascii="Arial" w:hAnsi="Arial" w:cs="Arial"/>
        </w:rPr>
        <w:t xml:space="preserve"> </w:t>
      </w:r>
      <w:r w:rsidRPr="004F6665">
        <w:rPr>
          <w:rFonts w:ascii="Arial" w:hAnsi="Arial" w:cs="Arial"/>
        </w:rPr>
        <w:t xml:space="preserve">owner </w:t>
      </w:r>
      <w:r w:rsidR="3CC25807" w:rsidRPr="004F6665">
        <w:rPr>
          <w:rFonts w:ascii="Arial" w:hAnsi="Arial" w:cs="Arial"/>
        </w:rPr>
        <w:t>is</w:t>
      </w:r>
      <w:r w:rsidR="00806C48" w:rsidRPr="004F6665">
        <w:rPr>
          <w:rFonts w:ascii="Arial" w:hAnsi="Arial" w:cs="Arial"/>
        </w:rPr>
        <w:t xml:space="preserve"> </w:t>
      </w:r>
      <w:r w:rsidR="003D7E65" w:rsidRPr="004F6665">
        <w:rPr>
          <w:rFonts w:ascii="Arial" w:hAnsi="Arial" w:cs="Arial"/>
        </w:rPr>
        <w:t>a</w:t>
      </w:r>
      <w:r w:rsidR="393F4EFC" w:rsidRPr="004F6665">
        <w:rPr>
          <w:rFonts w:ascii="Arial" w:hAnsi="Arial" w:cs="Arial"/>
        </w:rPr>
        <w:t xml:space="preserve"> </w:t>
      </w:r>
      <w:r w:rsidR="00575737" w:rsidRPr="004F6665">
        <w:rPr>
          <w:rFonts w:ascii="Arial" w:hAnsi="Arial" w:cs="Arial"/>
        </w:rPr>
        <w:t xml:space="preserve">small or </w:t>
      </w:r>
      <w:r w:rsidR="393F4EFC" w:rsidRPr="004F6665">
        <w:rPr>
          <w:rFonts w:ascii="Arial" w:hAnsi="Arial" w:cs="Arial"/>
        </w:rPr>
        <w:t>large producer</w:t>
      </w:r>
      <w:r w:rsidR="09D6EAFB" w:rsidRPr="004F6665">
        <w:rPr>
          <w:rFonts w:ascii="Arial" w:hAnsi="Arial" w:cs="Arial"/>
        </w:rPr>
        <w:t>,</w:t>
      </w:r>
      <w:r w:rsidR="00AD49C4" w:rsidRPr="004F6665">
        <w:rPr>
          <w:rFonts w:ascii="Arial" w:hAnsi="Arial" w:cs="Arial"/>
        </w:rPr>
        <w:t xml:space="preserve"> </w:t>
      </w:r>
      <w:r w:rsidRPr="004F6665">
        <w:rPr>
          <w:rFonts w:ascii="Arial" w:hAnsi="Arial" w:cs="Arial"/>
        </w:rPr>
        <w:t>the brand</w:t>
      </w:r>
      <w:r w:rsidR="35959311" w:rsidRPr="004F6665">
        <w:rPr>
          <w:rFonts w:ascii="Arial" w:hAnsi="Arial" w:cs="Arial"/>
        </w:rPr>
        <w:t xml:space="preserve"> </w:t>
      </w:r>
      <w:r w:rsidRPr="004F6665">
        <w:rPr>
          <w:rFonts w:ascii="Arial" w:hAnsi="Arial" w:cs="Arial"/>
        </w:rPr>
        <w:t xml:space="preserve">owner </w:t>
      </w:r>
      <w:r w:rsidR="00575737" w:rsidRPr="004F6665">
        <w:rPr>
          <w:rFonts w:ascii="Arial" w:hAnsi="Arial" w:cs="Arial"/>
        </w:rPr>
        <w:t>must report the packaging</w:t>
      </w:r>
      <w:r w:rsidR="003A35C0" w:rsidRPr="004F6665">
        <w:rPr>
          <w:rFonts w:ascii="Arial" w:hAnsi="Arial" w:cs="Arial"/>
        </w:rPr>
        <w:t xml:space="preserve"> when it is filled</w:t>
      </w:r>
      <w:r w:rsidR="004A017D" w:rsidRPr="004F6665">
        <w:rPr>
          <w:rFonts w:ascii="Arial" w:hAnsi="Arial" w:cs="Arial"/>
        </w:rPr>
        <w:t>. If the brand owner is not a large producer</w:t>
      </w:r>
      <w:r w:rsidR="00631B33" w:rsidRPr="004F6665">
        <w:rPr>
          <w:rFonts w:ascii="Arial" w:hAnsi="Arial" w:cs="Arial"/>
        </w:rPr>
        <w:t>,</w:t>
      </w:r>
      <w:r w:rsidR="00D327D1" w:rsidRPr="004F6665">
        <w:rPr>
          <w:rFonts w:ascii="Arial" w:hAnsi="Arial" w:cs="Arial"/>
        </w:rPr>
        <w:t xml:space="preserve"> the business </w:t>
      </w:r>
      <w:r w:rsidR="00DE3E2F" w:rsidRPr="004F6665">
        <w:rPr>
          <w:rFonts w:ascii="Arial" w:hAnsi="Arial" w:cs="Arial"/>
        </w:rPr>
        <w:t xml:space="preserve">stocking the vending machine or water cooler </w:t>
      </w:r>
      <w:r w:rsidR="00631B33" w:rsidRPr="004F6665">
        <w:rPr>
          <w:rFonts w:ascii="Arial" w:hAnsi="Arial" w:cs="Arial"/>
        </w:rPr>
        <w:t xml:space="preserve"> must report</w:t>
      </w:r>
      <w:r w:rsidRPr="004F6665">
        <w:rPr>
          <w:rFonts w:ascii="Arial" w:hAnsi="Arial" w:cs="Arial"/>
        </w:rPr>
        <w:t xml:space="preserve"> </w:t>
      </w:r>
      <w:r w:rsidR="00631B33" w:rsidRPr="004F6665">
        <w:rPr>
          <w:rFonts w:ascii="Arial" w:hAnsi="Arial" w:cs="Arial"/>
        </w:rPr>
        <w:t xml:space="preserve">the </w:t>
      </w:r>
      <w:r w:rsidRPr="004F6665">
        <w:rPr>
          <w:rFonts w:ascii="Arial" w:hAnsi="Arial" w:cs="Arial"/>
        </w:rPr>
        <w:t>branded cup</w:t>
      </w:r>
      <w:r w:rsidR="0040C831" w:rsidRPr="004F6665">
        <w:rPr>
          <w:rFonts w:ascii="Arial" w:hAnsi="Arial" w:cs="Arial"/>
        </w:rPr>
        <w:t>s</w:t>
      </w:r>
      <w:r w:rsidRPr="004F6665">
        <w:rPr>
          <w:rFonts w:ascii="Arial" w:hAnsi="Arial" w:cs="Arial"/>
        </w:rPr>
        <w:t xml:space="preserve"> when </w:t>
      </w:r>
      <w:r w:rsidR="626707A7" w:rsidRPr="004F6665">
        <w:rPr>
          <w:rFonts w:ascii="Arial" w:hAnsi="Arial" w:cs="Arial"/>
        </w:rPr>
        <w:t xml:space="preserve">they are </w:t>
      </w:r>
      <w:r w:rsidRPr="004F6665">
        <w:rPr>
          <w:rFonts w:ascii="Arial" w:hAnsi="Arial" w:cs="Arial"/>
        </w:rPr>
        <w:t xml:space="preserve">filled. </w:t>
      </w:r>
    </w:p>
    <w:p w14:paraId="49FD9EC7" w14:textId="0B0C7874" w:rsidR="00346CF1" w:rsidRPr="004F6665" w:rsidRDefault="00346CF1" w:rsidP="007A6DFC">
      <w:pPr>
        <w:widowControl w:val="0"/>
        <w:spacing w:line="276" w:lineRule="auto"/>
        <w:jc w:val="both"/>
        <w:rPr>
          <w:rFonts w:ascii="Arial" w:hAnsi="Arial" w:cs="Arial"/>
        </w:rPr>
      </w:pPr>
      <w:r w:rsidRPr="004F6665">
        <w:rPr>
          <w:rFonts w:ascii="Arial" w:hAnsi="Arial" w:cs="Arial"/>
        </w:rPr>
        <w:t>If the cups are unbranded</w:t>
      </w:r>
      <w:r w:rsidR="0087002C" w:rsidRPr="004F6665">
        <w:rPr>
          <w:rFonts w:ascii="Arial" w:hAnsi="Arial" w:cs="Arial"/>
        </w:rPr>
        <w:t>,</w:t>
      </w:r>
      <w:r w:rsidRPr="004F6665">
        <w:rPr>
          <w:rFonts w:ascii="Arial" w:hAnsi="Arial" w:cs="Arial"/>
        </w:rPr>
        <w:t xml:space="preserve"> the business stocking the vending machine </w:t>
      </w:r>
      <w:r w:rsidR="0087002C" w:rsidRPr="004F6665">
        <w:rPr>
          <w:rFonts w:ascii="Arial" w:hAnsi="Arial" w:cs="Arial"/>
        </w:rPr>
        <w:t>must</w:t>
      </w:r>
      <w:r w:rsidRPr="004F6665">
        <w:rPr>
          <w:rFonts w:ascii="Arial" w:hAnsi="Arial" w:cs="Arial"/>
        </w:rPr>
        <w:t xml:space="preserve"> report this as packer/filler.</w:t>
      </w:r>
    </w:p>
    <w:p w14:paraId="742880FA" w14:textId="77777777" w:rsidR="00C471B9" w:rsidRDefault="4BABA9CC" w:rsidP="00C471B9">
      <w:pPr>
        <w:widowControl w:val="0"/>
        <w:spacing w:line="276" w:lineRule="auto"/>
        <w:jc w:val="both"/>
        <w:rPr>
          <w:rFonts w:ascii="Arial" w:hAnsi="Arial" w:cs="Arial"/>
        </w:rPr>
      </w:pPr>
      <w:r w:rsidRPr="004F6665">
        <w:rPr>
          <w:rFonts w:ascii="Arial" w:hAnsi="Arial" w:cs="Arial"/>
        </w:rPr>
        <w:t xml:space="preserve">If </w:t>
      </w:r>
      <w:r w:rsidR="002E5E7F" w:rsidRPr="004F6665">
        <w:rPr>
          <w:rFonts w:ascii="Arial" w:hAnsi="Arial" w:cs="Arial"/>
        </w:rPr>
        <w:t xml:space="preserve">the cups are </w:t>
      </w:r>
      <w:r w:rsidRPr="004F6665">
        <w:rPr>
          <w:rFonts w:ascii="Arial" w:hAnsi="Arial" w:cs="Arial"/>
        </w:rPr>
        <w:t xml:space="preserve">unbranded and the </w:t>
      </w:r>
      <w:r w:rsidR="046E2ABC" w:rsidRPr="004F6665">
        <w:rPr>
          <w:rFonts w:ascii="Arial" w:hAnsi="Arial" w:cs="Arial"/>
        </w:rPr>
        <w:t xml:space="preserve">business </w:t>
      </w:r>
      <w:r w:rsidR="3E235788" w:rsidRPr="004F6665">
        <w:rPr>
          <w:rFonts w:ascii="Arial" w:hAnsi="Arial" w:cs="Arial"/>
        </w:rPr>
        <w:t>stocking</w:t>
      </w:r>
      <w:r w:rsidR="046E2ABC" w:rsidRPr="004F6665">
        <w:rPr>
          <w:rFonts w:ascii="Arial" w:hAnsi="Arial" w:cs="Arial"/>
        </w:rPr>
        <w:t xml:space="preserve"> the vending machine</w:t>
      </w:r>
      <w:r w:rsidRPr="004F6665">
        <w:rPr>
          <w:rFonts w:ascii="Arial" w:hAnsi="Arial" w:cs="Arial"/>
        </w:rPr>
        <w:t xml:space="preserve"> is </w:t>
      </w:r>
      <w:r w:rsidR="63C842B8" w:rsidRPr="004F6665">
        <w:rPr>
          <w:rFonts w:ascii="Arial" w:hAnsi="Arial" w:cs="Arial"/>
        </w:rPr>
        <w:t>not</w:t>
      </w:r>
      <w:r w:rsidR="006765D6" w:rsidRPr="004F6665">
        <w:rPr>
          <w:rFonts w:ascii="Arial" w:hAnsi="Arial" w:cs="Arial"/>
        </w:rPr>
        <w:t xml:space="preserve"> </w:t>
      </w:r>
      <w:r w:rsidR="002E5E7F" w:rsidRPr="004F6665">
        <w:rPr>
          <w:rFonts w:ascii="Arial" w:hAnsi="Arial" w:cs="Arial"/>
        </w:rPr>
        <w:t>a</w:t>
      </w:r>
      <w:r w:rsidRPr="004F6665">
        <w:rPr>
          <w:rFonts w:ascii="Arial" w:hAnsi="Arial" w:cs="Arial"/>
        </w:rPr>
        <w:t xml:space="preserve"> large producer</w:t>
      </w:r>
      <w:r w:rsidR="00910B04" w:rsidRPr="004F6665">
        <w:rPr>
          <w:rFonts w:ascii="Arial" w:hAnsi="Arial" w:cs="Arial"/>
        </w:rPr>
        <w:t>,</w:t>
      </w:r>
      <w:r w:rsidRPr="004F6665">
        <w:rPr>
          <w:rFonts w:ascii="Arial" w:hAnsi="Arial" w:cs="Arial"/>
        </w:rPr>
        <w:t xml:space="preserve"> then the supplier</w:t>
      </w:r>
      <w:r w:rsidR="454C43C6" w:rsidRPr="004F6665">
        <w:rPr>
          <w:rFonts w:ascii="Arial" w:hAnsi="Arial" w:cs="Arial"/>
        </w:rPr>
        <w:t xml:space="preserve"> of the cups to the vending machine filling business</w:t>
      </w:r>
      <w:r w:rsidRPr="004F6665">
        <w:rPr>
          <w:rFonts w:ascii="Arial" w:hAnsi="Arial" w:cs="Arial"/>
        </w:rPr>
        <w:t xml:space="preserve"> should </w:t>
      </w:r>
      <w:r w:rsidR="00620791" w:rsidRPr="004F6665">
        <w:rPr>
          <w:rFonts w:ascii="Arial" w:hAnsi="Arial" w:cs="Arial"/>
        </w:rPr>
        <w:t xml:space="preserve">also </w:t>
      </w:r>
      <w:r w:rsidRPr="004F6665">
        <w:rPr>
          <w:rFonts w:ascii="Arial" w:hAnsi="Arial" w:cs="Arial"/>
        </w:rPr>
        <w:t xml:space="preserve">report </w:t>
      </w:r>
      <w:r w:rsidR="00620791" w:rsidRPr="004F6665">
        <w:rPr>
          <w:rFonts w:ascii="Arial" w:hAnsi="Arial" w:cs="Arial"/>
        </w:rPr>
        <w:t xml:space="preserve">the cups </w:t>
      </w:r>
      <w:r w:rsidRPr="004F6665">
        <w:rPr>
          <w:rFonts w:ascii="Arial" w:hAnsi="Arial" w:cs="Arial"/>
        </w:rPr>
        <w:t xml:space="preserve">as </w:t>
      </w:r>
      <w:r w:rsidR="002E5E7F" w:rsidRPr="004F6665">
        <w:rPr>
          <w:rFonts w:ascii="Arial" w:hAnsi="Arial" w:cs="Arial"/>
        </w:rPr>
        <w:t xml:space="preserve">a </w:t>
      </w:r>
      <w:r w:rsidRPr="004F6665">
        <w:rPr>
          <w:rFonts w:ascii="Arial" w:hAnsi="Arial" w:cs="Arial"/>
        </w:rPr>
        <w:t>distributor.</w:t>
      </w:r>
    </w:p>
    <w:p w14:paraId="6D7C8723" w14:textId="7A3591D5" w:rsidR="002276D8" w:rsidRDefault="4BABA9CC" w:rsidP="00C471B9">
      <w:pPr>
        <w:widowControl w:val="0"/>
        <w:spacing w:line="276" w:lineRule="auto"/>
        <w:jc w:val="both"/>
        <w:rPr>
          <w:rFonts w:ascii="Arial" w:eastAsiaTheme="majorEastAsia" w:hAnsi="Arial" w:cs="Arial"/>
          <w:b/>
          <w:bCs/>
          <w:sz w:val="24"/>
          <w:szCs w:val="24"/>
          <w:lang w:val="en-US"/>
        </w:rPr>
      </w:pPr>
      <w:r w:rsidRPr="004F6665">
        <w:rPr>
          <w:rFonts w:ascii="Arial" w:hAnsi="Arial" w:cs="Arial"/>
        </w:rPr>
        <w:t xml:space="preserve"> </w:t>
      </w:r>
    </w:p>
    <w:p w14:paraId="3F556914" w14:textId="294A9C08" w:rsidR="00E377FE" w:rsidRPr="00804ACE" w:rsidRDefault="00E377FE" w:rsidP="007A6DFC">
      <w:pPr>
        <w:spacing w:line="276" w:lineRule="auto"/>
        <w:jc w:val="both"/>
        <w:rPr>
          <w:rFonts w:ascii="Arial" w:eastAsiaTheme="majorEastAsia" w:hAnsi="Arial" w:cs="Arial"/>
          <w:b/>
          <w:bCs/>
          <w:sz w:val="24"/>
          <w:szCs w:val="24"/>
          <w:lang w:val="en-US"/>
        </w:rPr>
      </w:pPr>
      <w:r w:rsidRPr="00BA4DF9">
        <w:rPr>
          <w:rFonts w:ascii="Arial" w:eastAsiaTheme="majorEastAsia" w:hAnsi="Arial" w:cs="Arial"/>
          <w:b/>
          <w:bCs/>
          <w:sz w:val="24"/>
          <w:szCs w:val="24"/>
          <w:lang w:val="en-US"/>
        </w:rPr>
        <w:t xml:space="preserve">Durable items of tableware </w:t>
      </w:r>
    </w:p>
    <w:p w14:paraId="28FCAD1F" w14:textId="35BC35ED" w:rsidR="00804ACE" w:rsidRPr="00804ACE" w:rsidRDefault="00E377FE" w:rsidP="007A6DFC">
      <w:pPr>
        <w:widowControl w:val="0"/>
        <w:autoSpaceDE w:val="0"/>
        <w:autoSpaceDN w:val="0"/>
        <w:adjustRightInd w:val="0"/>
        <w:spacing w:line="276" w:lineRule="auto"/>
        <w:jc w:val="both"/>
        <w:rPr>
          <w:rFonts w:ascii="Arial" w:hAnsi="Arial" w:cs="Arial"/>
        </w:rPr>
      </w:pPr>
      <w:r w:rsidRPr="002B26F9">
        <w:rPr>
          <w:rFonts w:ascii="Arial" w:hAnsi="Arial" w:cs="Arial"/>
        </w:rPr>
        <w:t>Ceramic and glass plates, bowls, cups, jugs and glasses are</w:t>
      </w:r>
      <w:r w:rsidRPr="002B26F9">
        <w:rPr>
          <w:rFonts w:ascii="Arial" w:hAnsi="Arial" w:cs="Arial"/>
          <w:b/>
          <w:bCs/>
        </w:rPr>
        <w:t xml:space="preserve"> </w:t>
      </w:r>
      <w:r w:rsidRPr="002B26F9">
        <w:rPr>
          <w:rFonts w:ascii="Arial" w:hAnsi="Arial" w:cs="Arial"/>
        </w:rPr>
        <w:t>not packaging</w:t>
      </w:r>
      <w:r w:rsidR="00804ACE" w:rsidRPr="002B26F9">
        <w:rPr>
          <w:rFonts w:ascii="Arial" w:hAnsi="Arial" w:cs="Arial"/>
        </w:rPr>
        <w:t xml:space="preserve"> if they do not perform a packaging function</w:t>
      </w:r>
      <w:r w:rsidRPr="002B26F9">
        <w:rPr>
          <w:rFonts w:ascii="Arial" w:hAnsi="Arial" w:cs="Arial"/>
        </w:rPr>
        <w:t xml:space="preserve">. </w:t>
      </w:r>
      <w:r w:rsidR="00E90975">
        <w:rPr>
          <w:rFonts w:ascii="Arial" w:hAnsi="Arial" w:cs="Arial"/>
        </w:rPr>
        <w:t>P</w:t>
      </w:r>
      <w:r w:rsidRPr="00804ACE">
        <w:rPr>
          <w:rFonts w:ascii="Arial" w:hAnsi="Arial" w:cs="Arial"/>
        </w:rPr>
        <w:t>aper plates can perform a packaging function and can be obligated in circumstances</w:t>
      </w:r>
      <w:r w:rsidR="008C1750" w:rsidRPr="00804ACE">
        <w:rPr>
          <w:rFonts w:ascii="Arial" w:hAnsi="Arial" w:cs="Arial"/>
        </w:rPr>
        <w:t xml:space="preserve"> where </w:t>
      </w:r>
      <w:r w:rsidR="007A6412" w:rsidRPr="00804ACE">
        <w:rPr>
          <w:rFonts w:ascii="Arial" w:hAnsi="Arial" w:cs="Arial"/>
        </w:rPr>
        <w:t>they are</w:t>
      </w:r>
      <w:r w:rsidR="00D76D52" w:rsidRPr="00804ACE">
        <w:rPr>
          <w:rFonts w:ascii="Arial" w:hAnsi="Arial" w:cs="Arial"/>
        </w:rPr>
        <w:t xml:space="preserve"> used to supply goods</w:t>
      </w:r>
      <w:r w:rsidR="00F3285D" w:rsidRPr="00804ACE">
        <w:rPr>
          <w:rFonts w:ascii="Arial" w:hAnsi="Arial" w:cs="Arial"/>
        </w:rPr>
        <w:t xml:space="preserve"> to the end user. For example</w:t>
      </w:r>
      <w:r w:rsidR="005F3F6B" w:rsidRPr="00804ACE">
        <w:rPr>
          <w:rFonts w:ascii="Arial" w:hAnsi="Arial" w:cs="Arial"/>
        </w:rPr>
        <w:t>,</w:t>
      </w:r>
      <w:r w:rsidR="00F3285D" w:rsidRPr="00804ACE">
        <w:rPr>
          <w:rFonts w:ascii="Arial" w:hAnsi="Arial" w:cs="Arial"/>
        </w:rPr>
        <w:t xml:space="preserve"> a slice of pizza </w:t>
      </w:r>
      <w:r w:rsidR="005F3F6B" w:rsidRPr="00804ACE">
        <w:rPr>
          <w:rFonts w:ascii="Arial" w:hAnsi="Arial" w:cs="Arial"/>
        </w:rPr>
        <w:t xml:space="preserve">purchased </w:t>
      </w:r>
      <w:r w:rsidR="00F3285D" w:rsidRPr="00804ACE">
        <w:rPr>
          <w:rFonts w:ascii="Arial" w:hAnsi="Arial" w:cs="Arial"/>
        </w:rPr>
        <w:t>from a street vendor on a paper plate</w:t>
      </w:r>
      <w:r w:rsidR="007E1241" w:rsidRPr="00804ACE">
        <w:rPr>
          <w:rFonts w:ascii="Arial" w:hAnsi="Arial" w:cs="Arial"/>
        </w:rPr>
        <w:t xml:space="preserve">. </w:t>
      </w:r>
    </w:p>
    <w:p w14:paraId="602E0137" w14:textId="77777777" w:rsidR="007661B1" w:rsidRDefault="007661B1" w:rsidP="007A6DFC">
      <w:pPr>
        <w:spacing w:line="276" w:lineRule="auto"/>
        <w:jc w:val="both"/>
        <w:rPr>
          <w:rFonts w:ascii="Arial" w:eastAsiaTheme="majorEastAsia" w:hAnsi="Arial" w:cs="Arial"/>
          <w:b/>
          <w:bCs/>
          <w:sz w:val="24"/>
          <w:szCs w:val="24"/>
          <w:lang w:val="en-US"/>
        </w:rPr>
      </w:pPr>
    </w:p>
    <w:p w14:paraId="588B0619" w14:textId="461F4B90" w:rsidR="00E377FE" w:rsidRPr="00917243" w:rsidRDefault="00E377FE" w:rsidP="007A6DF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Sauces</w:t>
      </w:r>
      <w:r w:rsidR="00FA5015">
        <w:rPr>
          <w:rFonts w:ascii="Arial" w:eastAsiaTheme="majorEastAsia" w:hAnsi="Arial" w:cs="Arial"/>
          <w:b/>
          <w:bCs/>
          <w:sz w:val="24"/>
          <w:szCs w:val="24"/>
          <w:lang w:val="en-US"/>
        </w:rPr>
        <w:t xml:space="preserve"> and </w:t>
      </w:r>
      <w:r w:rsidR="00E6388F">
        <w:rPr>
          <w:rFonts w:ascii="Arial" w:eastAsiaTheme="majorEastAsia" w:hAnsi="Arial" w:cs="Arial"/>
          <w:b/>
          <w:bCs/>
          <w:sz w:val="24"/>
          <w:szCs w:val="24"/>
          <w:lang w:val="en-US"/>
        </w:rPr>
        <w:t>sachets</w:t>
      </w:r>
    </w:p>
    <w:p w14:paraId="18D2864E" w14:textId="17A2737A" w:rsidR="00E377FE" w:rsidRDefault="00E377FE" w:rsidP="007A6DFC">
      <w:pPr>
        <w:widowControl w:val="0"/>
        <w:autoSpaceDE w:val="0"/>
        <w:autoSpaceDN w:val="0"/>
        <w:adjustRightInd w:val="0"/>
        <w:spacing w:line="276" w:lineRule="auto"/>
        <w:jc w:val="both"/>
        <w:rPr>
          <w:rFonts w:ascii="Arial" w:hAnsi="Arial" w:cs="Arial"/>
        </w:rPr>
      </w:pPr>
      <w:r w:rsidRPr="00762A0B">
        <w:rPr>
          <w:rFonts w:ascii="Arial" w:hAnsi="Arial" w:cs="Arial"/>
        </w:rPr>
        <w:t xml:space="preserve">We regard establishments as the </w:t>
      </w:r>
      <w:r w:rsidR="00C65BD1">
        <w:rPr>
          <w:rFonts w:ascii="Arial" w:hAnsi="Arial" w:cs="Arial"/>
        </w:rPr>
        <w:t xml:space="preserve">final </w:t>
      </w:r>
      <w:r w:rsidRPr="00762A0B">
        <w:rPr>
          <w:rFonts w:ascii="Arial" w:hAnsi="Arial" w:cs="Arial"/>
        </w:rPr>
        <w:t>users of items which are provided for communal use</w:t>
      </w:r>
      <w:r w:rsidR="00315E04">
        <w:rPr>
          <w:rFonts w:ascii="Arial" w:hAnsi="Arial" w:cs="Arial"/>
        </w:rPr>
        <w:t>, such as</w:t>
      </w:r>
      <w:r w:rsidRPr="00762A0B">
        <w:rPr>
          <w:rFonts w:ascii="Arial" w:hAnsi="Arial" w:cs="Arial"/>
        </w:rPr>
        <w:t xml:space="preserve"> a bottle of ketchup placed on a table in a café. </w:t>
      </w:r>
    </w:p>
    <w:p w14:paraId="352696A2" w14:textId="15CCDF6D" w:rsidR="00CC08C4" w:rsidRPr="00762A0B" w:rsidRDefault="00E377FE" w:rsidP="007A6DFC">
      <w:pPr>
        <w:widowControl w:val="0"/>
        <w:autoSpaceDE w:val="0"/>
        <w:autoSpaceDN w:val="0"/>
        <w:adjustRightInd w:val="0"/>
        <w:spacing w:line="276" w:lineRule="auto"/>
        <w:jc w:val="both"/>
        <w:rPr>
          <w:rFonts w:ascii="Arial" w:hAnsi="Arial" w:cs="Arial"/>
        </w:rPr>
      </w:pPr>
      <w:r w:rsidRPr="6563B0BF">
        <w:rPr>
          <w:rFonts w:ascii="Arial" w:hAnsi="Arial" w:cs="Arial"/>
        </w:rPr>
        <w:t xml:space="preserve">However, where single portion </w:t>
      </w:r>
      <w:r w:rsidR="00782FF4" w:rsidRPr="6563B0BF">
        <w:rPr>
          <w:rFonts w:ascii="Arial" w:hAnsi="Arial" w:cs="Arial"/>
        </w:rPr>
        <w:t>items</w:t>
      </w:r>
      <w:r w:rsidR="00C06A60" w:rsidRPr="6563B0BF">
        <w:rPr>
          <w:rFonts w:ascii="Arial" w:hAnsi="Arial" w:cs="Arial"/>
        </w:rPr>
        <w:t xml:space="preserve"> such as </w:t>
      </w:r>
      <w:r w:rsidRPr="6563B0BF">
        <w:rPr>
          <w:rFonts w:ascii="Arial" w:hAnsi="Arial" w:cs="Arial"/>
        </w:rPr>
        <w:t>condiments</w:t>
      </w:r>
      <w:r w:rsidR="002E5C2C" w:rsidRPr="6563B0BF">
        <w:rPr>
          <w:rFonts w:ascii="Arial" w:hAnsi="Arial" w:cs="Arial"/>
        </w:rPr>
        <w:t xml:space="preserve"> or toiletries</w:t>
      </w:r>
      <w:r w:rsidRPr="6563B0BF">
        <w:rPr>
          <w:rFonts w:ascii="Arial" w:hAnsi="Arial" w:cs="Arial"/>
        </w:rPr>
        <w:t xml:space="preserve"> are made available to </w:t>
      </w:r>
      <w:r w:rsidR="00414EC3" w:rsidRPr="6563B0BF">
        <w:rPr>
          <w:rFonts w:ascii="Arial" w:hAnsi="Arial" w:cs="Arial"/>
        </w:rPr>
        <w:t xml:space="preserve">a </w:t>
      </w:r>
      <w:r w:rsidRPr="6563B0BF">
        <w:rPr>
          <w:rFonts w:ascii="Arial" w:hAnsi="Arial" w:cs="Arial"/>
        </w:rPr>
        <w:t xml:space="preserve">customer </w:t>
      </w:r>
      <w:r w:rsidR="00487056" w:rsidRPr="6563B0BF">
        <w:rPr>
          <w:rFonts w:ascii="Arial" w:hAnsi="Arial" w:cs="Arial"/>
        </w:rPr>
        <w:t xml:space="preserve">- </w:t>
      </w:r>
      <w:r w:rsidRPr="6563B0BF">
        <w:rPr>
          <w:rFonts w:ascii="Arial" w:hAnsi="Arial" w:cs="Arial"/>
        </w:rPr>
        <w:t>with or without a charge</w:t>
      </w:r>
      <w:r w:rsidR="00487056" w:rsidRPr="6563B0BF">
        <w:rPr>
          <w:rFonts w:ascii="Arial" w:hAnsi="Arial" w:cs="Arial"/>
        </w:rPr>
        <w:t xml:space="preserve"> -</w:t>
      </w:r>
      <w:r w:rsidRPr="6563B0BF">
        <w:rPr>
          <w:rFonts w:ascii="Arial" w:hAnsi="Arial" w:cs="Arial"/>
        </w:rPr>
        <w:t xml:space="preserve"> a supply has taken place</w:t>
      </w:r>
      <w:r w:rsidR="002C36C1" w:rsidRPr="6563B0BF">
        <w:rPr>
          <w:rFonts w:ascii="Arial" w:hAnsi="Arial" w:cs="Arial"/>
        </w:rPr>
        <w:t xml:space="preserve"> </w:t>
      </w:r>
      <w:r w:rsidR="00EB51E8" w:rsidRPr="6563B0BF">
        <w:rPr>
          <w:rFonts w:ascii="Arial" w:hAnsi="Arial" w:cs="Arial"/>
        </w:rPr>
        <w:t xml:space="preserve">between the business </w:t>
      </w:r>
      <w:r w:rsidR="000B5B48" w:rsidRPr="6563B0BF">
        <w:rPr>
          <w:rFonts w:ascii="Arial" w:hAnsi="Arial" w:cs="Arial"/>
        </w:rPr>
        <w:t xml:space="preserve">providing the </w:t>
      </w:r>
      <w:r w:rsidR="00076360" w:rsidRPr="6563B0BF">
        <w:rPr>
          <w:rFonts w:ascii="Arial" w:hAnsi="Arial" w:cs="Arial"/>
        </w:rPr>
        <w:t xml:space="preserve">items </w:t>
      </w:r>
      <w:r w:rsidR="00487056" w:rsidRPr="6563B0BF">
        <w:rPr>
          <w:rFonts w:ascii="Arial" w:hAnsi="Arial" w:cs="Arial"/>
        </w:rPr>
        <w:t xml:space="preserve">and </w:t>
      </w:r>
      <w:r w:rsidR="00B61F2C" w:rsidRPr="6563B0BF">
        <w:rPr>
          <w:rFonts w:ascii="Arial" w:hAnsi="Arial" w:cs="Arial"/>
        </w:rPr>
        <w:t xml:space="preserve">their customer (the </w:t>
      </w:r>
      <w:r w:rsidR="00C65BD1">
        <w:rPr>
          <w:rFonts w:ascii="Arial" w:hAnsi="Arial" w:cs="Arial"/>
        </w:rPr>
        <w:t xml:space="preserve">final </w:t>
      </w:r>
      <w:r w:rsidR="00B61F2C" w:rsidRPr="6563B0BF">
        <w:rPr>
          <w:rFonts w:ascii="Arial" w:hAnsi="Arial" w:cs="Arial"/>
        </w:rPr>
        <w:t xml:space="preserve">user). </w:t>
      </w:r>
    </w:p>
    <w:p w14:paraId="76465D43" w14:textId="7074BEAE" w:rsidR="00411C3B" w:rsidRDefault="00F45C84" w:rsidP="007A6DFC">
      <w:pPr>
        <w:widowControl w:val="0"/>
        <w:autoSpaceDE w:val="0"/>
        <w:autoSpaceDN w:val="0"/>
        <w:adjustRightInd w:val="0"/>
        <w:spacing w:line="276" w:lineRule="auto"/>
        <w:jc w:val="both"/>
        <w:rPr>
          <w:rFonts w:ascii="Arial" w:hAnsi="Arial" w:cs="Arial"/>
        </w:rPr>
      </w:pPr>
      <w:r w:rsidRPr="00F45C84">
        <w:rPr>
          <w:rFonts w:ascii="Arial" w:hAnsi="Arial" w:cs="Arial"/>
        </w:rPr>
        <w:t xml:space="preserve">For example, </w:t>
      </w:r>
      <w:r>
        <w:rPr>
          <w:rFonts w:ascii="Arial" w:hAnsi="Arial" w:cs="Arial"/>
        </w:rPr>
        <w:t xml:space="preserve">a </w:t>
      </w:r>
      <w:r w:rsidR="00826557" w:rsidRPr="00F45C84">
        <w:rPr>
          <w:rFonts w:ascii="Arial" w:hAnsi="Arial" w:cs="Arial"/>
        </w:rPr>
        <w:t>café</w:t>
      </w:r>
      <w:r w:rsidR="00826557">
        <w:rPr>
          <w:rFonts w:ascii="Arial" w:hAnsi="Arial" w:cs="Arial"/>
        </w:rPr>
        <w:t xml:space="preserve"> supplying sachets of mayonnaise</w:t>
      </w:r>
      <w:r w:rsidR="00076360">
        <w:rPr>
          <w:rFonts w:ascii="Arial" w:hAnsi="Arial" w:cs="Arial"/>
        </w:rPr>
        <w:t xml:space="preserve"> </w:t>
      </w:r>
      <w:r w:rsidR="00826557">
        <w:rPr>
          <w:rFonts w:ascii="Arial" w:hAnsi="Arial" w:cs="Arial"/>
        </w:rPr>
        <w:t>or wrapped butter</w:t>
      </w:r>
      <w:r w:rsidR="00826557" w:rsidRPr="00513C0B">
        <w:rPr>
          <w:rFonts w:ascii="Arial" w:hAnsi="Arial" w:cs="Arial"/>
        </w:rPr>
        <w:t xml:space="preserve"> </w:t>
      </w:r>
      <w:r w:rsidR="00826557">
        <w:rPr>
          <w:rFonts w:ascii="Arial" w:hAnsi="Arial" w:cs="Arial"/>
        </w:rPr>
        <w:t>portions to its customers</w:t>
      </w:r>
      <w:r w:rsidR="001B1889">
        <w:rPr>
          <w:rFonts w:ascii="Arial" w:hAnsi="Arial" w:cs="Arial"/>
        </w:rPr>
        <w:t xml:space="preserve"> </w:t>
      </w:r>
      <w:r w:rsidR="00165845">
        <w:rPr>
          <w:rFonts w:ascii="Arial" w:hAnsi="Arial" w:cs="Arial"/>
        </w:rPr>
        <w:t xml:space="preserve">(final users) </w:t>
      </w:r>
      <w:r w:rsidR="00FB305B">
        <w:rPr>
          <w:rFonts w:ascii="Arial" w:hAnsi="Arial" w:cs="Arial"/>
        </w:rPr>
        <w:t xml:space="preserve">will be the seller of these items, as would a hotel supplying sachets </w:t>
      </w:r>
      <w:r w:rsidR="00076360">
        <w:rPr>
          <w:rFonts w:ascii="Arial" w:hAnsi="Arial" w:cs="Arial"/>
        </w:rPr>
        <w:t>of shampoo to its guests.</w:t>
      </w:r>
    </w:p>
    <w:p w14:paraId="5BFCF159" w14:textId="77777777" w:rsidR="00076360" w:rsidRDefault="00076360" w:rsidP="007A6DFC">
      <w:pPr>
        <w:widowControl w:val="0"/>
        <w:autoSpaceDE w:val="0"/>
        <w:autoSpaceDN w:val="0"/>
        <w:adjustRightInd w:val="0"/>
        <w:spacing w:line="276" w:lineRule="auto"/>
        <w:jc w:val="both"/>
        <w:rPr>
          <w:rFonts w:ascii="Arial" w:eastAsia="Times New Roman" w:hAnsi="Arial" w:cs="Arial"/>
          <w:b/>
          <w:bCs/>
          <w:sz w:val="24"/>
          <w:szCs w:val="24"/>
          <w:lang w:eastAsia="en-GB"/>
        </w:rPr>
      </w:pPr>
    </w:p>
    <w:p w14:paraId="687C2A95" w14:textId="7587D013" w:rsidR="00E377FE" w:rsidRPr="00917243" w:rsidRDefault="00E377FE" w:rsidP="007A6DFC">
      <w:pPr>
        <w:spacing w:line="276" w:lineRule="auto"/>
        <w:jc w:val="both"/>
        <w:rPr>
          <w:rFonts w:ascii="Arial" w:eastAsiaTheme="majorEastAsia" w:hAnsi="Arial" w:cs="Arial"/>
          <w:b/>
          <w:bCs/>
          <w:sz w:val="24"/>
          <w:szCs w:val="24"/>
          <w:lang w:val="en-US"/>
        </w:rPr>
      </w:pPr>
      <w:r w:rsidRPr="00917243">
        <w:rPr>
          <w:rFonts w:ascii="Arial" w:eastAsiaTheme="majorEastAsia" w:hAnsi="Arial" w:cs="Arial"/>
          <w:b/>
          <w:bCs/>
          <w:sz w:val="24"/>
          <w:szCs w:val="24"/>
          <w:lang w:val="en-US"/>
        </w:rPr>
        <w:t xml:space="preserve">Drinking straws, disposable cutlery, and serviettes </w:t>
      </w:r>
    </w:p>
    <w:p w14:paraId="09E83290" w14:textId="77777777" w:rsidR="00B46319" w:rsidRDefault="00E377FE" w:rsidP="008C1C5F">
      <w:pPr>
        <w:widowControl w:val="0"/>
        <w:autoSpaceDE w:val="0"/>
        <w:autoSpaceDN w:val="0"/>
        <w:adjustRightInd w:val="0"/>
        <w:spacing w:line="240" w:lineRule="auto"/>
        <w:jc w:val="both"/>
        <w:rPr>
          <w:rFonts w:ascii="Arial" w:hAnsi="Arial" w:cs="Arial"/>
        </w:rPr>
      </w:pPr>
      <w:r w:rsidRPr="00762A0B">
        <w:rPr>
          <w:rFonts w:ascii="Arial" w:hAnsi="Arial" w:cs="Arial"/>
        </w:rPr>
        <w:t>These do not normally perform a packaging function and are not regarded as packaging. Their wrappers are packaging.</w:t>
      </w:r>
    </w:p>
    <w:p w14:paraId="3A4357D6" w14:textId="77777777" w:rsidR="006873B6" w:rsidRDefault="006873B6" w:rsidP="008C1C5F">
      <w:pPr>
        <w:widowControl w:val="0"/>
        <w:autoSpaceDE w:val="0"/>
        <w:autoSpaceDN w:val="0"/>
        <w:adjustRightInd w:val="0"/>
        <w:spacing w:line="240" w:lineRule="auto"/>
        <w:jc w:val="both"/>
        <w:rPr>
          <w:rFonts w:ascii="Arial" w:hAnsi="Arial" w:cs="Arial"/>
        </w:rPr>
      </w:pPr>
    </w:p>
    <w:p w14:paraId="76A251B6" w14:textId="77777777" w:rsidR="008D09EE" w:rsidRDefault="008D09EE" w:rsidP="008C1C5F">
      <w:pPr>
        <w:widowControl w:val="0"/>
        <w:autoSpaceDE w:val="0"/>
        <w:autoSpaceDN w:val="0"/>
        <w:adjustRightInd w:val="0"/>
        <w:spacing w:line="240" w:lineRule="auto"/>
        <w:jc w:val="both"/>
        <w:rPr>
          <w:rFonts w:ascii="Arial" w:hAnsi="Arial" w:cs="Arial"/>
        </w:rPr>
      </w:pPr>
    </w:p>
    <w:p w14:paraId="42D1AF85" w14:textId="4C67E018" w:rsidR="00EA4F54" w:rsidRPr="005B5E6A" w:rsidRDefault="7783F75B" w:rsidP="003D252B">
      <w:pPr>
        <w:pStyle w:val="ListParagraph"/>
        <w:widowControl w:val="0"/>
        <w:numPr>
          <w:ilvl w:val="0"/>
          <w:numId w:val="24"/>
        </w:numPr>
        <w:tabs>
          <w:tab w:val="left" w:pos="851"/>
        </w:tabs>
        <w:autoSpaceDE w:val="0"/>
        <w:autoSpaceDN w:val="0"/>
        <w:adjustRightInd w:val="0"/>
        <w:spacing w:line="276" w:lineRule="auto"/>
        <w:ind w:left="851" w:hanging="284"/>
        <w:jc w:val="both"/>
        <w:outlineLvl w:val="0"/>
        <w:rPr>
          <w:rFonts w:ascii="Arial" w:eastAsiaTheme="majorEastAsia" w:hAnsi="Arial" w:cstheme="majorBidi"/>
          <w:b/>
          <w:color w:val="008631"/>
          <w:sz w:val="32"/>
          <w:szCs w:val="32"/>
        </w:rPr>
      </w:pPr>
      <w:bookmarkStart w:id="51" w:name="APs_Labels"/>
      <w:r w:rsidRPr="005B5E6A">
        <w:rPr>
          <w:rFonts w:ascii="Arial" w:eastAsiaTheme="majorEastAsia" w:hAnsi="Arial" w:cstheme="majorBidi"/>
          <w:b/>
          <w:bCs/>
          <w:color w:val="008631"/>
          <w:sz w:val="32"/>
          <w:szCs w:val="32"/>
        </w:rPr>
        <w:t>Labels</w:t>
      </w:r>
      <w:bookmarkEnd w:id="51"/>
      <w:r w:rsidRPr="005B5E6A">
        <w:rPr>
          <w:rFonts w:ascii="Arial" w:eastAsiaTheme="majorEastAsia" w:hAnsi="Arial" w:cstheme="majorBidi"/>
          <w:b/>
          <w:bCs/>
          <w:color w:val="008631"/>
          <w:sz w:val="32"/>
          <w:szCs w:val="32"/>
        </w:rPr>
        <w:t xml:space="preserve"> </w:t>
      </w:r>
    </w:p>
    <w:p w14:paraId="679A56CB" w14:textId="77777777" w:rsidR="005358E3" w:rsidRDefault="005358E3" w:rsidP="007A6DFC">
      <w:pPr>
        <w:widowControl w:val="0"/>
        <w:autoSpaceDE w:val="0"/>
        <w:autoSpaceDN w:val="0"/>
        <w:adjustRightInd w:val="0"/>
        <w:spacing w:line="276" w:lineRule="auto"/>
        <w:jc w:val="both"/>
        <w:rPr>
          <w:rFonts w:ascii="Arial" w:hAnsi="Arial" w:cs="Arial"/>
        </w:rPr>
      </w:pPr>
    </w:p>
    <w:p w14:paraId="0E68DA4A" w14:textId="08FCDC41" w:rsidR="00C31A78" w:rsidRDefault="214F08F1" w:rsidP="007A6DFC">
      <w:pPr>
        <w:widowControl w:val="0"/>
        <w:autoSpaceDE w:val="0"/>
        <w:autoSpaceDN w:val="0"/>
        <w:adjustRightInd w:val="0"/>
        <w:spacing w:line="276" w:lineRule="auto"/>
        <w:jc w:val="both"/>
        <w:rPr>
          <w:rFonts w:ascii="Arial" w:hAnsi="Arial" w:cs="Arial"/>
        </w:rPr>
      </w:pPr>
      <w:r w:rsidRPr="6622DF38">
        <w:rPr>
          <w:rFonts w:ascii="Arial" w:hAnsi="Arial" w:cs="Arial"/>
        </w:rPr>
        <w:t>L</w:t>
      </w:r>
      <w:r w:rsidR="00B04266">
        <w:rPr>
          <w:rFonts w:ascii="Arial" w:hAnsi="Arial" w:cs="Arial"/>
        </w:rPr>
        <w:t xml:space="preserve">abels are considered to be packaging where they </w:t>
      </w:r>
      <w:r w:rsidR="0035336C">
        <w:rPr>
          <w:rFonts w:ascii="Arial" w:hAnsi="Arial" w:cs="Arial"/>
        </w:rPr>
        <w:t>perform a packa</w:t>
      </w:r>
      <w:r w:rsidR="00D178F7">
        <w:rPr>
          <w:rFonts w:ascii="Arial" w:hAnsi="Arial" w:cs="Arial"/>
        </w:rPr>
        <w:t>ging function</w:t>
      </w:r>
      <w:r w:rsidR="00EF7813">
        <w:rPr>
          <w:rFonts w:ascii="Arial" w:hAnsi="Arial" w:cs="Arial"/>
        </w:rPr>
        <w:t>.</w:t>
      </w:r>
      <w:r w:rsidR="00EC2974">
        <w:rPr>
          <w:rFonts w:ascii="Arial" w:hAnsi="Arial" w:cs="Arial"/>
        </w:rPr>
        <w:t xml:space="preserve"> </w:t>
      </w:r>
      <w:r w:rsidR="00EF7813">
        <w:rPr>
          <w:rFonts w:ascii="Arial" w:hAnsi="Arial" w:cs="Arial"/>
        </w:rPr>
        <w:t>They</w:t>
      </w:r>
      <w:r w:rsidR="00C31A78" w:rsidRPr="06B7FFC3">
        <w:rPr>
          <w:rFonts w:ascii="Arial" w:hAnsi="Arial" w:cs="Arial"/>
        </w:rPr>
        <w:t xml:space="preserve"> </w:t>
      </w:r>
      <w:r w:rsidR="3748ECCA" w:rsidRPr="06B7FFC3">
        <w:rPr>
          <w:rFonts w:ascii="Arial" w:hAnsi="Arial" w:cs="Arial"/>
        </w:rPr>
        <w:t>can</w:t>
      </w:r>
      <w:r w:rsidR="00C31A78">
        <w:rPr>
          <w:rFonts w:ascii="Arial" w:hAnsi="Arial" w:cs="Arial"/>
        </w:rPr>
        <w:t xml:space="preserve"> be </w:t>
      </w:r>
      <w:r w:rsidR="009E60E8" w:rsidRPr="00762A0B">
        <w:rPr>
          <w:rFonts w:ascii="Arial" w:hAnsi="Arial" w:cs="Arial"/>
        </w:rPr>
        <w:t>packaging</w:t>
      </w:r>
      <w:r w:rsidR="00C31A78">
        <w:rPr>
          <w:rFonts w:ascii="Arial" w:hAnsi="Arial" w:cs="Arial"/>
        </w:rPr>
        <w:t>,</w:t>
      </w:r>
      <w:r w:rsidR="0058769D">
        <w:rPr>
          <w:rFonts w:ascii="Arial" w:hAnsi="Arial" w:cs="Arial"/>
        </w:rPr>
        <w:t xml:space="preserve"> </w:t>
      </w:r>
      <w:r w:rsidR="009E60E8" w:rsidRPr="00762A0B">
        <w:rPr>
          <w:rFonts w:ascii="Arial" w:hAnsi="Arial" w:cs="Arial"/>
        </w:rPr>
        <w:t>whether applied directly to the sales unit or to other packaging associated with the sales unit</w:t>
      </w:r>
      <w:r w:rsidR="00C31A78">
        <w:rPr>
          <w:rFonts w:ascii="Arial" w:hAnsi="Arial" w:cs="Arial"/>
        </w:rPr>
        <w:t>.</w:t>
      </w:r>
    </w:p>
    <w:p w14:paraId="06D7C142" w14:textId="2B846723" w:rsidR="00F47371" w:rsidRDefault="007A5C3A" w:rsidP="00096CEF">
      <w:pPr>
        <w:widowControl w:val="0"/>
        <w:autoSpaceDE w:val="0"/>
        <w:autoSpaceDN w:val="0"/>
        <w:adjustRightInd w:val="0"/>
        <w:spacing w:line="276" w:lineRule="auto"/>
        <w:jc w:val="both"/>
        <w:rPr>
          <w:rFonts w:ascii="Arial" w:hAnsi="Arial" w:cs="Arial"/>
        </w:rPr>
      </w:pPr>
      <w:r>
        <w:rPr>
          <w:rFonts w:ascii="Arial" w:hAnsi="Arial" w:cs="Arial"/>
        </w:rPr>
        <w:t>If a</w:t>
      </w:r>
      <w:r w:rsidR="009E60E8" w:rsidRPr="00762A0B">
        <w:rPr>
          <w:rFonts w:ascii="Arial" w:hAnsi="Arial" w:cs="Arial"/>
        </w:rPr>
        <w:t xml:space="preserve"> label </w:t>
      </w:r>
      <w:r>
        <w:rPr>
          <w:rFonts w:ascii="Arial" w:hAnsi="Arial" w:cs="Arial"/>
        </w:rPr>
        <w:t>does</w:t>
      </w:r>
      <w:r w:rsidR="009E60E8" w:rsidRPr="00762A0B">
        <w:rPr>
          <w:rFonts w:ascii="Arial" w:hAnsi="Arial" w:cs="Arial"/>
        </w:rPr>
        <w:t xml:space="preserve"> not perform a </w:t>
      </w:r>
      <w:r w:rsidR="19D7CAAE" w:rsidRPr="1A661847">
        <w:rPr>
          <w:rFonts w:ascii="Arial" w:hAnsi="Arial" w:cs="Arial"/>
        </w:rPr>
        <w:t xml:space="preserve">packaging </w:t>
      </w:r>
      <w:r w:rsidR="009E60E8" w:rsidRPr="1A661847">
        <w:rPr>
          <w:rFonts w:ascii="Arial" w:hAnsi="Arial" w:cs="Arial"/>
        </w:rPr>
        <w:t>function</w:t>
      </w:r>
      <w:r w:rsidR="009E60E8" w:rsidRPr="00762A0B">
        <w:rPr>
          <w:rFonts w:ascii="Arial" w:hAnsi="Arial" w:cs="Arial"/>
        </w:rPr>
        <w:t>, for example a label showing</w:t>
      </w:r>
      <w:r w:rsidR="009E60E8" w:rsidRPr="00762A0B">
        <w:rPr>
          <w:rFonts w:ascii="Arial" w:hAnsi="Arial" w:cs="Arial"/>
          <w:b/>
          <w:bCs/>
        </w:rPr>
        <w:t xml:space="preserve"> </w:t>
      </w:r>
      <w:r w:rsidR="009E60E8" w:rsidRPr="00DD4D1B">
        <w:rPr>
          <w:rFonts w:ascii="Arial" w:hAnsi="Arial" w:cs="Arial"/>
        </w:rPr>
        <w:t xml:space="preserve">only </w:t>
      </w:r>
      <w:r w:rsidR="009E60E8" w:rsidRPr="00762A0B">
        <w:rPr>
          <w:rFonts w:ascii="Arial" w:hAnsi="Arial" w:cs="Arial"/>
        </w:rPr>
        <w:t>a barcode</w:t>
      </w:r>
      <w:r>
        <w:rPr>
          <w:rFonts w:ascii="Arial" w:hAnsi="Arial" w:cs="Arial"/>
        </w:rPr>
        <w:t>, w</w:t>
      </w:r>
      <w:r w:rsidR="00EC2974">
        <w:rPr>
          <w:rFonts w:ascii="Arial" w:hAnsi="Arial" w:cs="Arial"/>
        </w:rPr>
        <w:t xml:space="preserve">e </w:t>
      </w:r>
      <w:r w:rsidR="00984B9D">
        <w:rPr>
          <w:rFonts w:ascii="Arial" w:hAnsi="Arial" w:cs="Arial"/>
        </w:rPr>
        <w:t>will</w:t>
      </w:r>
      <w:r w:rsidR="00EC2974">
        <w:rPr>
          <w:rFonts w:ascii="Arial" w:hAnsi="Arial" w:cs="Arial"/>
        </w:rPr>
        <w:t xml:space="preserve"> not consider </w:t>
      </w:r>
      <w:r w:rsidR="00DD4D1B">
        <w:rPr>
          <w:rFonts w:ascii="Arial" w:hAnsi="Arial" w:cs="Arial"/>
        </w:rPr>
        <w:t>it</w:t>
      </w:r>
      <w:r w:rsidR="00EC2974">
        <w:rPr>
          <w:rFonts w:ascii="Arial" w:hAnsi="Arial" w:cs="Arial"/>
        </w:rPr>
        <w:t xml:space="preserve"> to be packaging</w:t>
      </w:r>
      <w:r w:rsidR="00DE3FE8">
        <w:rPr>
          <w:rFonts w:ascii="Arial" w:hAnsi="Arial" w:cs="Arial"/>
        </w:rPr>
        <w:t>.</w:t>
      </w:r>
      <w:r w:rsidR="35BB3931" w:rsidRPr="57EB92A4">
        <w:rPr>
          <w:rFonts w:ascii="Arial" w:hAnsi="Arial" w:cs="Arial"/>
        </w:rPr>
        <w:t xml:space="preserve"> </w:t>
      </w:r>
      <w:r w:rsidR="35BB3931" w:rsidRPr="284BA50E">
        <w:rPr>
          <w:rFonts w:ascii="Arial" w:hAnsi="Arial" w:cs="Arial"/>
        </w:rPr>
        <w:t xml:space="preserve">Please </w:t>
      </w:r>
      <w:r w:rsidR="35BB3931" w:rsidRPr="3FD9D164">
        <w:rPr>
          <w:rFonts w:ascii="Arial" w:hAnsi="Arial" w:cs="Arial"/>
        </w:rPr>
        <w:t>refer</w:t>
      </w:r>
      <w:r w:rsidR="35BB3931" w:rsidRPr="284BA50E">
        <w:rPr>
          <w:rFonts w:ascii="Arial" w:hAnsi="Arial" w:cs="Arial"/>
        </w:rPr>
        <w:t xml:space="preserve"> to </w:t>
      </w:r>
      <w:hyperlink w:anchor="App4_Labels">
        <w:r w:rsidR="00B404CA" w:rsidRPr="55F70358">
          <w:rPr>
            <w:rStyle w:val="Hyperlink"/>
            <w:rFonts w:ascii="Arial" w:hAnsi="Arial" w:cs="Arial"/>
          </w:rPr>
          <w:t>Appendix 4</w:t>
        </w:r>
      </w:hyperlink>
      <w:r w:rsidR="00B404CA">
        <w:rPr>
          <w:rStyle w:val="Hyperlink"/>
          <w:rFonts w:ascii="Arial" w:hAnsi="Arial" w:cs="Arial"/>
        </w:rPr>
        <w:t xml:space="preserve"> </w:t>
      </w:r>
      <w:r w:rsidR="35BB3931" w:rsidRPr="284BA50E">
        <w:rPr>
          <w:rFonts w:ascii="Arial" w:hAnsi="Arial" w:cs="Arial"/>
        </w:rPr>
        <w:t xml:space="preserve">for </w:t>
      </w:r>
      <w:r w:rsidR="35BB3931" w:rsidRPr="4165303C">
        <w:rPr>
          <w:rFonts w:ascii="Arial" w:hAnsi="Arial" w:cs="Arial"/>
        </w:rPr>
        <w:t>examples of labe</w:t>
      </w:r>
      <w:r w:rsidR="00B404CA">
        <w:rPr>
          <w:rFonts w:ascii="Arial" w:hAnsi="Arial" w:cs="Arial"/>
        </w:rPr>
        <w:t>l</w:t>
      </w:r>
      <w:r w:rsidR="35BB3931" w:rsidRPr="4165303C">
        <w:rPr>
          <w:rFonts w:ascii="Arial" w:hAnsi="Arial" w:cs="Arial"/>
        </w:rPr>
        <w:t xml:space="preserve">s and whether or not they are </w:t>
      </w:r>
      <w:r w:rsidR="35BB3931" w:rsidRPr="3FD9D164">
        <w:rPr>
          <w:rFonts w:ascii="Arial" w:hAnsi="Arial" w:cs="Arial"/>
        </w:rPr>
        <w:t>considered pa</w:t>
      </w:r>
      <w:r w:rsidR="00B404CA">
        <w:rPr>
          <w:rFonts w:ascii="Arial" w:hAnsi="Arial" w:cs="Arial"/>
        </w:rPr>
        <w:t>cka</w:t>
      </w:r>
      <w:r w:rsidR="35BB3931" w:rsidRPr="3FD9D164">
        <w:rPr>
          <w:rFonts w:ascii="Arial" w:hAnsi="Arial" w:cs="Arial"/>
        </w:rPr>
        <w:t>ging.</w:t>
      </w:r>
    </w:p>
    <w:p w14:paraId="72C76AC5" w14:textId="77777777" w:rsidR="00A60856" w:rsidRDefault="00A60856" w:rsidP="00096CEF">
      <w:pPr>
        <w:widowControl w:val="0"/>
        <w:autoSpaceDE w:val="0"/>
        <w:autoSpaceDN w:val="0"/>
        <w:adjustRightInd w:val="0"/>
        <w:spacing w:line="276" w:lineRule="auto"/>
        <w:jc w:val="both"/>
        <w:rPr>
          <w:rFonts w:ascii="Arial" w:hAnsi="Arial" w:cs="Arial"/>
        </w:rPr>
      </w:pPr>
    </w:p>
    <w:p w14:paraId="24E17320" w14:textId="5D3F699A" w:rsidR="00CE313F" w:rsidRPr="00823453" w:rsidRDefault="00F77440" w:rsidP="00A516A9">
      <w:pPr>
        <w:shd w:val="clear" w:color="auto" w:fill="FFFFFF" w:themeFill="background1"/>
        <w:spacing w:line="276" w:lineRule="auto"/>
        <w:jc w:val="both"/>
        <w:rPr>
          <w:rFonts w:ascii="Arial" w:hAnsi="Arial" w:cs="Arial"/>
          <w:b/>
          <w:bCs/>
          <w:color w:val="000000" w:themeColor="text1"/>
          <w:sz w:val="24"/>
          <w:szCs w:val="24"/>
        </w:rPr>
      </w:pPr>
      <w:r w:rsidRPr="00823453">
        <w:rPr>
          <w:rFonts w:ascii="Arial" w:hAnsi="Arial" w:cs="Arial"/>
          <w:b/>
          <w:bCs/>
          <w:color w:val="000000" w:themeColor="text1"/>
          <w:sz w:val="24"/>
          <w:szCs w:val="24"/>
        </w:rPr>
        <w:t xml:space="preserve">Brands added to </w:t>
      </w:r>
      <w:r w:rsidR="003F72BF" w:rsidRPr="00823453">
        <w:rPr>
          <w:rFonts w:ascii="Arial" w:hAnsi="Arial" w:cs="Arial"/>
          <w:b/>
          <w:bCs/>
          <w:color w:val="000000" w:themeColor="text1"/>
          <w:sz w:val="24"/>
          <w:szCs w:val="24"/>
        </w:rPr>
        <w:t xml:space="preserve">packaging to </w:t>
      </w:r>
      <w:r w:rsidRPr="00823453">
        <w:rPr>
          <w:rFonts w:ascii="Arial" w:hAnsi="Arial" w:cs="Arial"/>
          <w:b/>
          <w:bCs/>
          <w:color w:val="000000" w:themeColor="text1"/>
          <w:sz w:val="24"/>
          <w:szCs w:val="24"/>
        </w:rPr>
        <w:t>assist with distribution</w:t>
      </w:r>
      <w:r w:rsidR="003F72BF" w:rsidRPr="00823453">
        <w:rPr>
          <w:rFonts w:ascii="Arial" w:hAnsi="Arial" w:cs="Arial"/>
          <w:b/>
          <w:bCs/>
          <w:color w:val="000000" w:themeColor="text1"/>
          <w:sz w:val="24"/>
          <w:szCs w:val="24"/>
        </w:rPr>
        <w:t xml:space="preserve"> </w:t>
      </w:r>
      <w:r w:rsidR="00776E53" w:rsidRPr="00823453">
        <w:rPr>
          <w:rFonts w:ascii="Arial" w:hAnsi="Arial" w:cs="Arial"/>
          <w:strike/>
          <w:color w:val="000000" w:themeColor="text1"/>
        </w:rPr>
        <w:t xml:space="preserve"> </w:t>
      </w:r>
    </w:p>
    <w:p w14:paraId="3AFF1C88" w14:textId="18CEDEA9" w:rsidR="00DC7531" w:rsidRDefault="00E20052" w:rsidP="00A516A9">
      <w:pPr>
        <w:shd w:val="clear" w:color="auto" w:fill="FFFFFF" w:themeFill="background1"/>
        <w:spacing w:line="276" w:lineRule="auto"/>
        <w:jc w:val="both"/>
        <w:rPr>
          <w:rFonts w:ascii="Arial" w:hAnsi="Arial" w:cs="Arial"/>
          <w:color w:val="000000" w:themeColor="text1"/>
        </w:rPr>
      </w:pPr>
      <w:r w:rsidRPr="00823453">
        <w:rPr>
          <w:rFonts w:ascii="Arial" w:hAnsi="Arial" w:cs="Arial"/>
          <w:color w:val="000000" w:themeColor="text1"/>
        </w:rPr>
        <w:t xml:space="preserve">Where a </w:t>
      </w:r>
      <w:r w:rsidR="00132EBB" w:rsidRPr="00823453">
        <w:rPr>
          <w:rFonts w:ascii="Arial" w:hAnsi="Arial" w:cs="Arial"/>
          <w:color w:val="000000" w:themeColor="text1"/>
        </w:rPr>
        <w:t>producer</w:t>
      </w:r>
      <w:r w:rsidRPr="00823453">
        <w:rPr>
          <w:rFonts w:ascii="Arial" w:hAnsi="Arial" w:cs="Arial"/>
          <w:color w:val="000000" w:themeColor="text1"/>
        </w:rPr>
        <w:t xml:space="preserve"> adds the brand of their customer to packaging </w:t>
      </w:r>
      <w:r w:rsidRPr="00B52043">
        <w:rPr>
          <w:rFonts w:ascii="Arial" w:hAnsi="Arial" w:cs="Arial"/>
          <w:color w:val="000000" w:themeColor="text1"/>
          <w:u w:val="single"/>
        </w:rPr>
        <w:t>solely</w:t>
      </w:r>
      <w:r w:rsidRPr="00823453">
        <w:rPr>
          <w:rFonts w:ascii="Arial" w:hAnsi="Arial" w:cs="Arial"/>
          <w:color w:val="000000" w:themeColor="text1"/>
        </w:rPr>
        <w:t xml:space="preserve"> to assist with distribution, </w:t>
      </w:r>
      <w:r w:rsidRPr="004623E3">
        <w:rPr>
          <w:rFonts w:ascii="Arial" w:hAnsi="Arial" w:cs="Arial"/>
          <w:color w:val="000000" w:themeColor="text1"/>
        </w:rPr>
        <w:t>and the brand was not added at the request of the brand owner,</w:t>
      </w:r>
      <w:r w:rsidRPr="00823453">
        <w:rPr>
          <w:rFonts w:ascii="Arial" w:hAnsi="Arial" w:cs="Arial"/>
          <w:color w:val="000000" w:themeColor="text1"/>
        </w:rPr>
        <w:t xml:space="preserve"> the addition of the brand would not obligate the customer as the brand owner. </w:t>
      </w:r>
      <w:r w:rsidR="00BD3934" w:rsidRPr="00823453">
        <w:rPr>
          <w:rFonts w:ascii="Arial" w:hAnsi="Arial" w:cs="Arial"/>
          <w:color w:val="000000" w:themeColor="text1"/>
        </w:rPr>
        <w:t xml:space="preserve">In this case the </w:t>
      </w:r>
      <w:r w:rsidR="0061112C" w:rsidRPr="00823453">
        <w:rPr>
          <w:rFonts w:ascii="Arial" w:hAnsi="Arial" w:cs="Arial"/>
          <w:color w:val="000000" w:themeColor="text1"/>
        </w:rPr>
        <w:t>producer who added the</w:t>
      </w:r>
      <w:r w:rsidR="0076364C" w:rsidRPr="00823453">
        <w:rPr>
          <w:rFonts w:ascii="Arial" w:hAnsi="Arial" w:cs="Arial"/>
          <w:color w:val="000000" w:themeColor="text1"/>
        </w:rPr>
        <w:t xml:space="preserve"> brand</w:t>
      </w:r>
      <w:r w:rsidR="0061112C" w:rsidRPr="00823453">
        <w:rPr>
          <w:rFonts w:ascii="Arial" w:hAnsi="Arial" w:cs="Arial"/>
          <w:color w:val="000000" w:themeColor="text1"/>
        </w:rPr>
        <w:t xml:space="preserve"> </w:t>
      </w:r>
      <w:r w:rsidR="008F274A">
        <w:rPr>
          <w:rFonts w:ascii="Arial" w:hAnsi="Arial" w:cs="Arial"/>
          <w:color w:val="000000" w:themeColor="text1"/>
        </w:rPr>
        <w:t>must report</w:t>
      </w:r>
      <w:r w:rsidR="0061112C" w:rsidRPr="00823453">
        <w:rPr>
          <w:rFonts w:ascii="Arial" w:hAnsi="Arial" w:cs="Arial"/>
          <w:color w:val="000000" w:themeColor="text1"/>
        </w:rPr>
        <w:t xml:space="preserve"> this packaging as the pack/filler. </w:t>
      </w:r>
    </w:p>
    <w:p w14:paraId="6833D518" w14:textId="52EBCC07" w:rsidR="0061112C" w:rsidRPr="00823453" w:rsidRDefault="0061112C" w:rsidP="00A516A9">
      <w:pPr>
        <w:shd w:val="clear" w:color="auto" w:fill="FFFFFF" w:themeFill="background1"/>
        <w:spacing w:line="276" w:lineRule="auto"/>
        <w:jc w:val="both"/>
        <w:rPr>
          <w:rFonts w:ascii="Arial" w:hAnsi="Arial" w:cs="Arial"/>
          <w:b/>
          <w:bCs/>
          <w:color w:val="000000" w:themeColor="text1"/>
        </w:rPr>
      </w:pPr>
      <w:r w:rsidRPr="00823453">
        <w:rPr>
          <w:rFonts w:ascii="Arial" w:hAnsi="Arial" w:cs="Arial"/>
          <w:b/>
          <w:bCs/>
          <w:color w:val="000000" w:themeColor="text1"/>
        </w:rPr>
        <w:t xml:space="preserve">Examples: </w:t>
      </w:r>
    </w:p>
    <w:p w14:paraId="259BD7F0" w14:textId="6F8F081D" w:rsidR="004A534B" w:rsidRPr="004A534B" w:rsidRDefault="0061112C" w:rsidP="004A534B">
      <w:pPr>
        <w:pStyle w:val="ListParagraph"/>
        <w:numPr>
          <w:ilvl w:val="0"/>
          <w:numId w:val="67"/>
        </w:numPr>
        <w:shd w:val="clear" w:color="auto" w:fill="FFFFFF" w:themeFill="background1"/>
        <w:spacing w:line="276" w:lineRule="auto"/>
        <w:jc w:val="both"/>
        <w:rPr>
          <w:rFonts w:ascii="Arial" w:hAnsi="Arial" w:cs="Arial"/>
          <w:color w:val="000000" w:themeColor="text1"/>
        </w:rPr>
      </w:pPr>
      <w:r w:rsidRPr="005279F8">
        <w:rPr>
          <w:rFonts w:ascii="Arial" w:hAnsi="Arial" w:cs="Arial"/>
          <w:color w:val="000000" w:themeColor="text1"/>
          <w:sz w:val="22"/>
          <w:szCs w:val="22"/>
        </w:rPr>
        <w:t xml:space="preserve">An unbranded plant pot with a customer reserve label added at the time of seed planting </w:t>
      </w:r>
      <w:r w:rsidR="006C6DF8" w:rsidRPr="005279F8">
        <w:rPr>
          <w:rFonts w:ascii="Arial" w:hAnsi="Arial" w:cs="Arial"/>
          <w:color w:val="000000" w:themeColor="text1"/>
          <w:sz w:val="22"/>
          <w:szCs w:val="22"/>
        </w:rPr>
        <w:t>is</w:t>
      </w:r>
      <w:r w:rsidRPr="005279F8">
        <w:rPr>
          <w:rFonts w:ascii="Arial" w:hAnsi="Arial" w:cs="Arial"/>
          <w:color w:val="000000" w:themeColor="text1"/>
          <w:sz w:val="22"/>
          <w:szCs w:val="22"/>
        </w:rPr>
        <w:t xml:space="preserve"> the responsibility of the packer/filler.</w:t>
      </w:r>
    </w:p>
    <w:p w14:paraId="01E5B814" w14:textId="77777777" w:rsidR="004A534B" w:rsidRDefault="004A534B" w:rsidP="004A534B">
      <w:pPr>
        <w:pStyle w:val="ListParagraph"/>
        <w:shd w:val="clear" w:color="auto" w:fill="FFFFFF" w:themeFill="background1"/>
        <w:spacing w:line="276" w:lineRule="auto"/>
        <w:ind w:left="360"/>
        <w:jc w:val="both"/>
        <w:rPr>
          <w:rFonts w:ascii="Arial" w:hAnsi="Arial" w:cs="Arial"/>
          <w:color w:val="000000" w:themeColor="text1"/>
          <w:sz w:val="22"/>
          <w:szCs w:val="22"/>
        </w:rPr>
      </w:pPr>
    </w:p>
    <w:p w14:paraId="4B5E3B7F" w14:textId="56B53CAE" w:rsidR="0061112C" w:rsidRPr="005279F8" w:rsidRDefault="0061112C" w:rsidP="005279F8">
      <w:pPr>
        <w:pStyle w:val="ListParagraph"/>
        <w:numPr>
          <w:ilvl w:val="0"/>
          <w:numId w:val="67"/>
        </w:numPr>
        <w:shd w:val="clear" w:color="auto" w:fill="FFFFFF" w:themeFill="background1"/>
        <w:spacing w:line="276" w:lineRule="auto"/>
        <w:jc w:val="both"/>
        <w:rPr>
          <w:rFonts w:ascii="Arial" w:hAnsi="Arial" w:cs="Arial"/>
          <w:color w:val="000000" w:themeColor="text1"/>
          <w:sz w:val="22"/>
          <w:szCs w:val="22"/>
        </w:rPr>
      </w:pPr>
      <w:r w:rsidRPr="005279F8">
        <w:rPr>
          <w:rFonts w:ascii="Arial" w:hAnsi="Arial" w:cs="Arial"/>
          <w:color w:val="000000" w:themeColor="text1"/>
          <w:sz w:val="22"/>
          <w:szCs w:val="22"/>
        </w:rPr>
        <w:t xml:space="preserve">A packer/filler adds the address of its customer (a brand owner) to unbranded tertiary packaging and the brand name forms part of the </w:t>
      </w:r>
      <w:r w:rsidRPr="005279F8">
        <w:rPr>
          <w:rFonts w:ascii="Arial" w:hAnsi="Arial" w:cs="Arial"/>
          <w:color w:val="000000" w:themeColor="text1"/>
          <w:sz w:val="22"/>
          <w:szCs w:val="22"/>
          <w:u w:val="single"/>
        </w:rPr>
        <w:t>actual</w:t>
      </w:r>
      <w:r w:rsidRPr="005279F8">
        <w:rPr>
          <w:rFonts w:ascii="Arial" w:hAnsi="Arial" w:cs="Arial"/>
          <w:color w:val="000000" w:themeColor="text1"/>
          <w:sz w:val="22"/>
          <w:szCs w:val="22"/>
        </w:rPr>
        <w:t xml:space="preserve"> delivery address. The brand name on th</w:t>
      </w:r>
      <w:r w:rsidR="00DF798A" w:rsidRPr="005279F8">
        <w:rPr>
          <w:rFonts w:ascii="Arial" w:hAnsi="Arial" w:cs="Arial"/>
          <w:color w:val="000000" w:themeColor="text1"/>
          <w:sz w:val="22"/>
          <w:szCs w:val="22"/>
        </w:rPr>
        <w:t>is</w:t>
      </w:r>
      <w:r w:rsidR="003427C2" w:rsidRPr="005279F8">
        <w:rPr>
          <w:rFonts w:ascii="Arial" w:hAnsi="Arial" w:cs="Arial"/>
          <w:color w:val="000000" w:themeColor="text1"/>
          <w:sz w:val="22"/>
          <w:szCs w:val="22"/>
        </w:rPr>
        <w:t xml:space="preserve"> </w:t>
      </w:r>
      <w:r w:rsidRPr="005279F8">
        <w:rPr>
          <w:rFonts w:ascii="Arial" w:hAnsi="Arial" w:cs="Arial"/>
          <w:color w:val="000000" w:themeColor="text1"/>
          <w:sz w:val="22"/>
          <w:szCs w:val="22"/>
        </w:rPr>
        <w:t xml:space="preserve">label </w:t>
      </w:r>
      <w:r w:rsidR="008D7123" w:rsidRPr="005279F8">
        <w:rPr>
          <w:rFonts w:ascii="Arial" w:hAnsi="Arial" w:cs="Arial"/>
          <w:color w:val="000000" w:themeColor="text1"/>
          <w:sz w:val="22"/>
          <w:szCs w:val="22"/>
        </w:rPr>
        <w:t xml:space="preserve">is present </w:t>
      </w:r>
      <w:r w:rsidRPr="005279F8">
        <w:rPr>
          <w:rFonts w:ascii="Arial" w:hAnsi="Arial" w:cs="Arial"/>
          <w:color w:val="000000" w:themeColor="text1"/>
          <w:sz w:val="22"/>
          <w:szCs w:val="22"/>
        </w:rPr>
        <w:t>purely for a logistical purpose (to assist with distribution) and it was not added at the request of the brand owner</w:t>
      </w:r>
      <w:r w:rsidR="00A01149" w:rsidRPr="005279F8">
        <w:rPr>
          <w:rFonts w:ascii="Arial" w:hAnsi="Arial" w:cs="Arial"/>
          <w:color w:val="000000" w:themeColor="text1"/>
          <w:sz w:val="22"/>
          <w:szCs w:val="22"/>
        </w:rPr>
        <w:t>,</w:t>
      </w:r>
      <w:r w:rsidRPr="005279F8">
        <w:rPr>
          <w:rFonts w:ascii="Arial" w:hAnsi="Arial" w:cs="Arial"/>
          <w:color w:val="000000" w:themeColor="text1"/>
          <w:sz w:val="22"/>
          <w:szCs w:val="22"/>
        </w:rPr>
        <w:t xml:space="preserve"> so the label and the unbranded tertiary packaging is the responsibility of the packer filler.</w:t>
      </w:r>
    </w:p>
    <w:p w14:paraId="791D42A9" w14:textId="77777777" w:rsidR="0061112C" w:rsidRPr="005279F8" w:rsidRDefault="0061112C" w:rsidP="00B46610">
      <w:pPr>
        <w:pStyle w:val="ListParagraph"/>
        <w:shd w:val="clear" w:color="auto" w:fill="FFFFFF" w:themeFill="background1"/>
        <w:rPr>
          <w:rFonts w:ascii="Arial" w:hAnsi="Arial" w:cs="Arial"/>
          <w:color w:val="000000" w:themeColor="text1"/>
          <w:sz w:val="22"/>
          <w:szCs w:val="22"/>
        </w:rPr>
      </w:pPr>
    </w:p>
    <w:p w14:paraId="66F93ECB" w14:textId="2CAA10EE" w:rsidR="006728AB" w:rsidRPr="004A534B" w:rsidRDefault="0061112C" w:rsidP="003A4853">
      <w:pPr>
        <w:pStyle w:val="ListParagraph"/>
        <w:shd w:val="clear" w:color="auto" w:fill="FFFFFF" w:themeFill="background1"/>
        <w:spacing w:line="276" w:lineRule="auto"/>
        <w:ind w:left="360"/>
        <w:jc w:val="both"/>
        <w:rPr>
          <w:rFonts w:ascii="Arial" w:hAnsi="Arial" w:cs="Arial"/>
          <w:color w:val="000000" w:themeColor="text1"/>
        </w:rPr>
      </w:pPr>
      <w:r w:rsidRPr="005279F8">
        <w:rPr>
          <w:rFonts w:ascii="Arial" w:hAnsi="Arial" w:cs="Arial"/>
          <w:b/>
          <w:bCs/>
          <w:color w:val="000000" w:themeColor="text1"/>
          <w:sz w:val="22"/>
          <w:szCs w:val="22"/>
        </w:rPr>
        <w:t>Note:</w:t>
      </w:r>
      <w:r w:rsidRPr="005279F8">
        <w:rPr>
          <w:rFonts w:ascii="Arial" w:hAnsi="Arial" w:cs="Arial"/>
          <w:color w:val="000000" w:themeColor="text1"/>
          <w:sz w:val="22"/>
          <w:szCs w:val="22"/>
        </w:rPr>
        <w:t xml:space="preserve"> </w:t>
      </w:r>
      <w:r w:rsidR="00B35B55" w:rsidRPr="005279F8">
        <w:rPr>
          <w:rFonts w:ascii="Arial" w:hAnsi="Arial" w:cs="Arial"/>
          <w:color w:val="000000" w:themeColor="text1"/>
          <w:sz w:val="22"/>
          <w:szCs w:val="22"/>
        </w:rPr>
        <w:t>I</w:t>
      </w:r>
      <w:r w:rsidRPr="005279F8">
        <w:rPr>
          <w:rFonts w:ascii="Arial" w:hAnsi="Arial" w:cs="Arial"/>
          <w:color w:val="000000" w:themeColor="text1"/>
          <w:sz w:val="22"/>
          <w:szCs w:val="22"/>
        </w:rPr>
        <w:t xml:space="preserve">f the address </w:t>
      </w:r>
      <w:r w:rsidR="00D948FC" w:rsidRPr="005279F8">
        <w:rPr>
          <w:rFonts w:ascii="Arial" w:hAnsi="Arial" w:cs="Arial"/>
          <w:color w:val="000000" w:themeColor="text1"/>
          <w:sz w:val="22"/>
          <w:szCs w:val="22"/>
        </w:rPr>
        <w:t xml:space="preserve">that includes the brand name </w:t>
      </w:r>
      <w:r w:rsidRPr="005279F8">
        <w:rPr>
          <w:rFonts w:ascii="Arial" w:hAnsi="Arial" w:cs="Arial"/>
          <w:color w:val="000000" w:themeColor="text1"/>
          <w:sz w:val="22"/>
          <w:szCs w:val="22"/>
        </w:rPr>
        <w:t xml:space="preserve">does not </w:t>
      </w:r>
      <w:r w:rsidR="00B11A1E" w:rsidRPr="005279F8">
        <w:rPr>
          <w:rFonts w:ascii="Arial" w:hAnsi="Arial" w:cs="Arial"/>
          <w:color w:val="000000" w:themeColor="text1"/>
          <w:sz w:val="22"/>
          <w:szCs w:val="22"/>
        </w:rPr>
        <w:t xml:space="preserve">assist </w:t>
      </w:r>
      <w:r w:rsidR="00A70654" w:rsidRPr="005279F8">
        <w:rPr>
          <w:rFonts w:ascii="Arial" w:hAnsi="Arial" w:cs="Arial"/>
          <w:color w:val="000000" w:themeColor="text1"/>
          <w:sz w:val="22"/>
          <w:szCs w:val="22"/>
        </w:rPr>
        <w:t xml:space="preserve">with </w:t>
      </w:r>
      <w:r w:rsidRPr="005279F8">
        <w:rPr>
          <w:rFonts w:ascii="Arial" w:hAnsi="Arial" w:cs="Arial"/>
          <w:color w:val="000000" w:themeColor="text1"/>
          <w:sz w:val="22"/>
          <w:szCs w:val="22"/>
        </w:rPr>
        <w:t xml:space="preserve">distribution, for example if it is a head office address rather than an actual delivery address, </w:t>
      </w:r>
      <w:r w:rsidR="002132DA" w:rsidRPr="005279F8">
        <w:rPr>
          <w:rFonts w:ascii="Arial" w:hAnsi="Arial" w:cs="Arial"/>
          <w:color w:val="000000" w:themeColor="text1"/>
          <w:sz w:val="22"/>
          <w:szCs w:val="22"/>
        </w:rPr>
        <w:t xml:space="preserve">we </w:t>
      </w:r>
      <w:r w:rsidR="00AC6E46" w:rsidRPr="005279F8">
        <w:rPr>
          <w:rFonts w:ascii="Arial" w:hAnsi="Arial" w:cs="Arial"/>
          <w:color w:val="000000" w:themeColor="text1"/>
          <w:sz w:val="22"/>
          <w:szCs w:val="22"/>
        </w:rPr>
        <w:t xml:space="preserve">would </w:t>
      </w:r>
      <w:r w:rsidR="002132DA" w:rsidRPr="005279F8">
        <w:rPr>
          <w:rFonts w:ascii="Arial" w:hAnsi="Arial" w:cs="Arial"/>
          <w:color w:val="000000" w:themeColor="text1"/>
          <w:sz w:val="22"/>
          <w:szCs w:val="22"/>
        </w:rPr>
        <w:t xml:space="preserve">consider </w:t>
      </w:r>
      <w:r w:rsidR="00AD64F8" w:rsidRPr="005279F8">
        <w:rPr>
          <w:rFonts w:ascii="Arial" w:hAnsi="Arial" w:cs="Arial"/>
          <w:color w:val="000000" w:themeColor="text1"/>
          <w:sz w:val="22"/>
          <w:szCs w:val="22"/>
        </w:rPr>
        <w:t>the label to be adding a brand to the packaging</w:t>
      </w:r>
      <w:r w:rsidR="00B71EE8" w:rsidRPr="005279F8">
        <w:rPr>
          <w:rFonts w:ascii="Arial" w:hAnsi="Arial" w:cs="Arial"/>
          <w:color w:val="000000" w:themeColor="text1"/>
          <w:sz w:val="22"/>
          <w:szCs w:val="22"/>
        </w:rPr>
        <w:t xml:space="preserve"> </w:t>
      </w:r>
      <w:r w:rsidR="00D73C0F" w:rsidRPr="005279F8">
        <w:rPr>
          <w:rFonts w:ascii="Arial" w:hAnsi="Arial" w:cs="Arial"/>
          <w:color w:val="000000" w:themeColor="text1"/>
          <w:sz w:val="22"/>
          <w:szCs w:val="22"/>
        </w:rPr>
        <w:t xml:space="preserve">that would </w:t>
      </w:r>
      <w:r w:rsidR="00B71EE8" w:rsidRPr="005279F8">
        <w:rPr>
          <w:rFonts w:ascii="Arial" w:hAnsi="Arial" w:cs="Arial"/>
          <w:color w:val="000000" w:themeColor="text1"/>
          <w:sz w:val="22"/>
          <w:szCs w:val="22"/>
        </w:rPr>
        <w:t xml:space="preserve">therefore </w:t>
      </w:r>
      <w:r w:rsidR="00D73C0F" w:rsidRPr="005279F8">
        <w:rPr>
          <w:rFonts w:ascii="Arial" w:hAnsi="Arial" w:cs="Arial"/>
          <w:color w:val="000000" w:themeColor="text1"/>
          <w:sz w:val="22"/>
          <w:szCs w:val="22"/>
        </w:rPr>
        <w:t xml:space="preserve">be </w:t>
      </w:r>
      <w:r w:rsidR="00B71EE8" w:rsidRPr="005279F8">
        <w:rPr>
          <w:rFonts w:ascii="Arial" w:hAnsi="Arial" w:cs="Arial"/>
          <w:color w:val="000000" w:themeColor="text1"/>
          <w:sz w:val="22"/>
          <w:szCs w:val="22"/>
        </w:rPr>
        <w:t>the responsibility of the brand owner</w:t>
      </w:r>
      <w:r w:rsidR="00B85F6F" w:rsidRPr="005279F8">
        <w:rPr>
          <w:rFonts w:ascii="Arial" w:hAnsi="Arial" w:cs="Arial"/>
          <w:color w:val="000000" w:themeColor="text1"/>
          <w:sz w:val="22"/>
          <w:szCs w:val="22"/>
        </w:rPr>
        <w:t>.</w:t>
      </w:r>
      <w:r w:rsidR="00D57A4A" w:rsidRPr="005279F8">
        <w:rPr>
          <w:rFonts w:ascii="Arial" w:hAnsi="Arial" w:cs="Arial"/>
          <w:color w:val="000000" w:themeColor="text1"/>
          <w:sz w:val="22"/>
          <w:szCs w:val="22"/>
        </w:rPr>
        <w:t xml:space="preserve"> </w:t>
      </w:r>
    </w:p>
    <w:p w14:paraId="189EB220" w14:textId="77777777" w:rsidR="0061112C" w:rsidRPr="005279F8" w:rsidRDefault="0061112C" w:rsidP="00B46610">
      <w:pPr>
        <w:shd w:val="clear" w:color="auto" w:fill="FFFFFF" w:themeFill="background1"/>
        <w:spacing w:after="0" w:line="240" w:lineRule="auto"/>
        <w:rPr>
          <w:rFonts w:ascii="Arial" w:hAnsi="Arial" w:cs="Arial"/>
          <w:color w:val="000000" w:themeColor="text1"/>
        </w:rPr>
      </w:pPr>
    </w:p>
    <w:p w14:paraId="1B2429B4" w14:textId="647DC27C" w:rsidR="0061112C" w:rsidRPr="005279F8" w:rsidRDefault="00EF2890" w:rsidP="005279F8">
      <w:pPr>
        <w:pStyle w:val="ListParagraph"/>
        <w:numPr>
          <w:ilvl w:val="0"/>
          <w:numId w:val="67"/>
        </w:numPr>
        <w:shd w:val="clear" w:color="auto" w:fill="FFFFFF" w:themeFill="background1"/>
        <w:spacing w:line="276" w:lineRule="auto"/>
        <w:jc w:val="both"/>
        <w:rPr>
          <w:rFonts w:ascii="Arial" w:hAnsi="Arial" w:cs="Arial"/>
          <w:color w:val="000000" w:themeColor="text1"/>
          <w:sz w:val="22"/>
          <w:szCs w:val="22"/>
        </w:rPr>
      </w:pPr>
      <w:r w:rsidRPr="005279F8">
        <w:rPr>
          <w:rFonts w:ascii="Arial" w:hAnsi="Arial" w:cs="Arial"/>
          <w:color w:val="000000" w:themeColor="text1"/>
          <w:sz w:val="22"/>
          <w:szCs w:val="22"/>
        </w:rPr>
        <w:t>A</w:t>
      </w:r>
      <w:r w:rsidR="0061112C" w:rsidRPr="005279F8">
        <w:rPr>
          <w:rFonts w:ascii="Arial" w:hAnsi="Arial" w:cs="Arial"/>
          <w:color w:val="000000" w:themeColor="text1"/>
          <w:sz w:val="22"/>
          <w:szCs w:val="22"/>
        </w:rPr>
        <w:t xml:space="preserve"> packer/filler adds the address of its customer (a brand owner) to unbranded tertiary packaging and the brand name forms part of the </w:t>
      </w:r>
      <w:r w:rsidR="0061112C" w:rsidRPr="005279F8">
        <w:rPr>
          <w:rFonts w:ascii="Arial" w:hAnsi="Arial" w:cs="Arial"/>
          <w:color w:val="000000" w:themeColor="text1"/>
          <w:sz w:val="22"/>
          <w:szCs w:val="22"/>
          <w:u w:val="single"/>
        </w:rPr>
        <w:t>actual</w:t>
      </w:r>
      <w:r w:rsidR="0061112C" w:rsidRPr="005279F8">
        <w:rPr>
          <w:rFonts w:ascii="Arial" w:hAnsi="Arial" w:cs="Arial"/>
          <w:color w:val="000000" w:themeColor="text1"/>
          <w:sz w:val="22"/>
          <w:szCs w:val="22"/>
        </w:rPr>
        <w:t xml:space="preserve"> delivery address. </w:t>
      </w:r>
      <w:r w:rsidR="00231340" w:rsidRPr="005279F8">
        <w:rPr>
          <w:rFonts w:ascii="Arial" w:hAnsi="Arial" w:cs="Arial"/>
          <w:color w:val="000000" w:themeColor="text1"/>
          <w:sz w:val="22"/>
          <w:szCs w:val="22"/>
        </w:rPr>
        <w:t>I</w:t>
      </w:r>
      <w:r w:rsidR="0061112C" w:rsidRPr="005279F8">
        <w:rPr>
          <w:rFonts w:ascii="Arial" w:hAnsi="Arial" w:cs="Arial"/>
          <w:color w:val="000000" w:themeColor="text1"/>
          <w:sz w:val="22"/>
          <w:szCs w:val="22"/>
        </w:rPr>
        <w:t xml:space="preserve">n addition to the address, the top of the label is headed with the brand name of the product. </w:t>
      </w:r>
    </w:p>
    <w:p w14:paraId="55609B15" w14:textId="77777777" w:rsidR="0061112C" w:rsidRPr="005279F8" w:rsidRDefault="0061112C" w:rsidP="00B46610">
      <w:pPr>
        <w:pStyle w:val="ListParagraph"/>
        <w:shd w:val="clear" w:color="auto" w:fill="FFFFFF" w:themeFill="background1"/>
        <w:spacing w:line="276" w:lineRule="auto"/>
        <w:jc w:val="both"/>
        <w:rPr>
          <w:rFonts w:ascii="Arial" w:hAnsi="Arial" w:cs="Arial"/>
          <w:color w:val="000000" w:themeColor="text1"/>
          <w:sz w:val="22"/>
          <w:szCs w:val="22"/>
        </w:rPr>
      </w:pPr>
    </w:p>
    <w:p w14:paraId="762A5369" w14:textId="1ECE5FED" w:rsidR="0061112C" w:rsidRPr="005279F8" w:rsidRDefault="0061112C" w:rsidP="00B52043">
      <w:pPr>
        <w:pStyle w:val="ListParagraph"/>
        <w:shd w:val="clear" w:color="auto" w:fill="FFFFFF" w:themeFill="background1"/>
        <w:spacing w:line="276" w:lineRule="auto"/>
        <w:ind w:left="360"/>
        <w:jc w:val="both"/>
        <w:rPr>
          <w:rFonts w:ascii="Arial" w:hAnsi="Arial" w:cs="Arial"/>
          <w:color w:val="000000" w:themeColor="text1"/>
          <w:sz w:val="22"/>
          <w:szCs w:val="22"/>
        </w:rPr>
      </w:pPr>
      <w:r w:rsidRPr="005279F8">
        <w:rPr>
          <w:rFonts w:ascii="Arial" w:hAnsi="Arial" w:cs="Arial"/>
          <w:color w:val="000000" w:themeColor="text1"/>
          <w:sz w:val="22"/>
          <w:szCs w:val="22"/>
        </w:rPr>
        <w:t xml:space="preserve">The brand name within the actual delivery address has been added </w:t>
      </w:r>
      <w:r w:rsidR="00A96E84" w:rsidRPr="005279F8">
        <w:rPr>
          <w:rFonts w:ascii="Arial" w:hAnsi="Arial" w:cs="Arial"/>
          <w:color w:val="000000" w:themeColor="text1"/>
          <w:sz w:val="22"/>
          <w:szCs w:val="22"/>
        </w:rPr>
        <w:t>to assist with distr</w:t>
      </w:r>
      <w:r w:rsidR="00DC08F5" w:rsidRPr="005279F8">
        <w:rPr>
          <w:rFonts w:ascii="Arial" w:hAnsi="Arial" w:cs="Arial"/>
          <w:color w:val="000000" w:themeColor="text1"/>
          <w:sz w:val="22"/>
          <w:szCs w:val="22"/>
        </w:rPr>
        <w:t>ibution</w:t>
      </w:r>
      <w:r w:rsidR="00284EB5" w:rsidRPr="005279F8">
        <w:rPr>
          <w:rFonts w:ascii="Arial" w:hAnsi="Arial" w:cs="Arial"/>
          <w:color w:val="000000" w:themeColor="text1"/>
          <w:sz w:val="22"/>
          <w:szCs w:val="22"/>
        </w:rPr>
        <w:t>,</w:t>
      </w:r>
      <w:r w:rsidR="000B1228" w:rsidRPr="005279F8">
        <w:rPr>
          <w:rFonts w:ascii="Arial" w:hAnsi="Arial" w:cs="Arial"/>
          <w:color w:val="000000" w:themeColor="text1"/>
          <w:sz w:val="22"/>
          <w:szCs w:val="22"/>
        </w:rPr>
        <w:t xml:space="preserve"> so this does not add the brand to the packaging</w:t>
      </w:r>
      <w:r w:rsidR="00C36791" w:rsidRPr="005279F8">
        <w:rPr>
          <w:rFonts w:ascii="Arial" w:hAnsi="Arial" w:cs="Arial"/>
          <w:color w:val="000000" w:themeColor="text1"/>
          <w:sz w:val="22"/>
          <w:szCs w:val="22"/>
        </w:rPr>
        <w:t xml:space="preserve">. </w:t>
      </w:r>
      <w:r w:rsidR="00FE318D" w:rsidRPr="005279F8">
        <w:rPr>
          <w:rFonts w:ascii="Arial" w:hAnsi="Arial" w:cs="Arial"/>
          <w:color w:val="000000" w:themeColor="text1"/>
          <w:sz w:val="22"/>
          <w:szCs w:val="22"/>
        </w:rPr>
        <w:t>However, t</w:t>
      </w:r>
      <w:r w:rsidR="0009441F" w:rsidRPr="005279F8">
        <w:rPr>
          <w:rFonts w:ascii="Arial" w:hAnsi="Arial" w:cs="Arial"/>
          <w:color w:val="000000" w:themeColor="text1"/>
          <w:sz w:val="22"/>
          <w:szCs w:val="22"/>
        </w:rPr>
        <w:t>he</w:t>
      </w:r>
      <w:r w:rsidRPr="005279F8">
        <w:rPr>
          <w:rFonts w:ascii="Arial" w:hAnsi="Arial" w:cs="Arial"/>
          <w:color w:val="000000" w:themeColor="text1"/>
          <w:sz w:val="22"/>
          <w:szCs w:val="22"/>
        </w:rPr>
        <w:t xml:space="preserve"> </w:t>
      </w:r>
      <w:r w:rsidR="00580FE5" w:rsidRPr="005279F8">
        <w:rPr>
          <w:rFonts w:ascii="Arial" w:hAnsi="Arial" w:cs="Arial"/>
          <w:color w:val="000000" w:themeColor="text1"/>
          <w:sz w:val="22"/>
          <w:szCs w:val="22"/>
        </w:rPr>
        <w:t xml:space="preserve">product </w:t>
      </w:r>
      <w:r w:rsidRPr="005279F8">
        <w:rPr>
          <w:rFonts w:ascii="Arial" w:hAnsi="Arial" w:cs="Arial"/>
          <w:color w:val="000000" w:themeColor="text1"/>
          <w:sz w:val="22"/>
          <w:szCs w:val="22"/>
        </w:rPr>
        <w:t xml:space="preserve">brand name at the top of the label </w:t>
      </w:r>
      <w:r w:rsidR="002C0179" w:rsidRPr="005279F8">
        <w:rPr>
          <w:rFonts w:ascii="Arial" w:hAnsi="Arial" w:cs="Arial"/>
          <w:color w:val="000000" w:themeColor="text1"/>
          <w:sz w:val="22"/>
          <w:szCs w:val="22"/>
        </w:rPr>
        <w:t xml:space="preserve">does </w:t>
      </w:r>
      <w:r w:rsidRPr="005279F8">
        <w:rPr>
          <w:rFonts w:ascii="Arial" w:hAnsi="Arial" w:cs="Arial"/>
          <w:color w:val="000000" w:themeColor="text1"/>
          <w:sz w:val="22"/>
          <w:szCs w:val="22"/>
        </w:rPr>
        <w:t>not assist distribution</w:t>
      </w:r>
      <w:r w:rsidR="00F106E0" w:rsidRPr="005279F8">
        <w:rPr>
          <w:rFonts w:ascii="Arial" w:hAnsi="Arial" w:cs="Arial"/>
          <w:color w:val="000000" w:themeColor="text1"/>
          <w:sz w:val="22"/>
          <w:szCs w:val="22"/>
        </w:rPr>
        <w:t>,</w:t>
      </w:r>
      <w:r w:rsidR="0009441F" w:rsidRPr="005279F8">
        <w:rPr>
          <w:rFonts w:ascii="Arial" w:hAnsi="Arial" w:cs="Arial"/>
          <w:color w:val="000000" w:themeColor="text1"/>
          <w:sz w:val="22"/>
          <w:szCs w:val="22"/>
        </w:rPr>
        <w:t xml:space="preserve"> so</w:t>
      </w:r>
      <w:r w:rsidR="008F7EA8" w:rsidRPr="005279F8">
        <w:rPr>
          <w:rFonts w:ascii="Arial" w:hAnsi="Arial" w:cs="Arial"/>
          <w:color w:val="000000" w:themeColor="text1"/>
          <w:sz w:val="22"/>
          <w:szCs w:val="22"/>
        </w:rPr>
        <w:t xml:space="preserve"> this </w:t>
      </w:r>
      <w:r w:rsidR="003C2FA5" w:rsidRPr="005279F8">
        <w:rPr>
          <w:rFonts w:ascii="Arial" w:hAnsi="Arial" w:cs="Arial"/>
          <w:color w:val="000000" w:themeColor="text1"/>
          <w:sz w:val="22"/>
          <w:szCs w:val="22"/>
        </w:rPr>
        <w:t>adds</w:t>
      </w:r>
      <w:r w:rsidRPr="005279F8">
        <w:rPr>
          <w:rFonts w:ascii="Arial" w:hAnsi="Arial" w:cs="Arial"/>
          <w:color w:val="000000" w:themeColor="text1"/>
          <w:sz w:val="22"/>
          <w:szCs w:val="22"/>
        </w:rPr>
        <w:t xml:space="preserve"> a brand to the packaging</w:t>
      </w:r>
      <w:r w:rsidR="00C33615" w:rsidRPr="005279F8">
        <w:rPr>
          <w:rFonts w:ascii="Arial" w:hAnsi="Arial" w:cs="Arial"/>
          <w:color w:val="000000" w:themeColor="text1"/>
          <w:sz w:val="22"/>
          <w:szCs w:val="22"/>
        </w:rPr>
        <w:t xml:space="preserve"> and</w:t>
      </w:r>
      <w:r w:rsidRPr="005279F8">
        <w:rPr>
          <w:rFonts w:ascii="Arial" w:hAnsi="Arial" w:cs="Arial"/>
          <w:color w:val="000000" w:themeColor="text1"/>
          <w:sz w:val="22"/>
          <w:szCs w:val="22"/>
        </w:rPr>
        <w:t xml:space="preserve"> the label and the tertiary packaging the label is attached </w:t>
      </w:r>
      <w:proofErr w:type="gramStart"/>
      <w:r w:rsidRPr="005279F8">
        <w:rPr>
          <w:rFonts w:ascii="Arial" w:hAnsi="Arial" w:cs="Arial"/>
          <w:color w:val="000000" w:themeColor="text1"/>
          <w:sz w:val="22"/>
          <w:szCs w:val="22"/>
        </w:rPr>
        <w:t>to</w:t>
      </w:r>
      <w:r w:rsidR="005B02F2">
        <w:rPr>
          <w:rFonts w:ascii="Arial" w:hAnsi="Arial" w:cs="Arial"/>
          <w:color w:val="000000" w:themeColor="text1"/>
          <w:sz w:val="22"/>
          <w:szCs w:val="22"/>
        </w:rPr>
        <w:t>,</w:t>
      </w:r>
      <w:proofErr w:type="gramEnd"/>
      <w:r w:rsidRPr="005279F8">
        <w:rPr>
          <w:rFonts w:ascii="Arial" w:hAnsi="Arial" w:cs="Arial"/>
          <w:color w:val="000000" w:themeColor="text1"/>
          <w:sz w:val="22"/>
          <w:szCs w:val="22"/>
        </w:rPr>
        <w:t xml:space="preserve"> is the responsibility of the brand owner. </w:t>
      </w:r>
    </w:p>
    <w:p w14:paraId="52483A4B" w14:textId="77777777" w:rsidR="00245E43" w:rsidRPr="0061112C" w:rsidRDefault="00245E43" w:rsidP="00A516A9">
      <w:pPr>
        <w:pStyle w:val="ListParagraph"/>
        <w:shd w:val="clear" w:color="auto" w:fill="FFFFFF" w:themeFill="background1"/>
        <w:spacing w:line="276" w:lineRule="auto"/>
        <w:jc w:val="both"/>
        <w:rPr>
          <w:rFonts w:ascii="Arial" w:hAnsi="Arial" w:cs="Arial"/>
          <w:color w:val="FF0000"/>
          <w:sz w:val="22"/>
          <w:szCs w:val="22"/>
        </w:rPr>
      </w:pPr>
    </w:p>
    <w:p w14:paraId="1AAB1160" w14:textId="77777777" w:rsidR="0061112C" w:rsidRDefault="0061112C" w:rsidP="007A6DFC">
      <w:pPr>
        <w:spacing w:line="276" w:lineRule="auto"/>
        <w:jc w:val="both"/>
        <w:rPr>
          <w:rFonts w:ascii="Arial" w:hAnsi="Arial" w:cs="Arial"/>
        </w:rPr>
      </w:pPr>
    </w:p>
    <w:p w14:paraId="327B9733" w14:textId="30488DF8" w:rsidR="000A7A58" w:rsidRDefault="00E377FE" w:rsidP="00096CEF">
      <w:pPr>
        <w:spacing w:line="276" w:lineRule="auto"/>
        <w:jc w:val="both"/>
        <w:rPr>
          <w:rFonts w:ascii="Arial" w:eastAsiaTheme="majorEastAsia" w:hAnsi="Arial" w:cs="Arial"/>
          <w:b/>
          <w:bCs/>
          <w:sz w:val="24"/>
          <w:szCs w:val="24"/>
          <w:lang w:val="en-US"/>
        </w:rPr>
      </w:pPr>
      <w:r w:rsidRPr="00096CEF">
        <w:rPr>
          <w:rFonts w:ascii="Arial" w:eastAsiaTheme="majorEastAsia" w:hAnsi="Arial" w:cs="Arial"/>
          <w:b/>
          <w:bCs/>
          <w:sz w:val="24"/>
          <w:szCs w:val="24"/>
          <w:lang w:val="en-US"/>
        </w:rPr>
        <w:t xml:space="preserve">Backing release paper for labels </w:t>
      </w:r>
    </w:p>
    <w:p w14:paraId="26F69C7F" w14:textId="77777777" w:rsidR="00832C5E" w:rsidRDefault="00705C69" w:rsidP="00705C69">
      <w:pPr>
        <w:spacing w:line="276" w:lineRule="auto"/>
        <w:jc w:val="both"/>
        <w:rPr>
          <w:rStyle w:val="cf01"/>
          <w:rFonts w:ascii="Arial" w:hAnsi="Arial" w:cs="Arial"/>
          <w:sz w:val="22"/>
          <w:szCs w:val="22"/>
        </w:rPr>
      </w:pPr>
      <w:r w:rsidRPr="004D2528">
        <w:rPr>
          <w:rStyle w:val="cf01"/>
          <w:rFonts w:ascii="Arial" w:hAnsi="Arial" w:cs="Arial"/>
          <w:sz w:val="22"/>
          <w:szCs w:val="22"/>
        </w:rPr>
        <w:t>The label liner, also referred to as backing release paper</w:t>
      </w:r>
      <w:r w:rsidR="004D2528">
        <w:rPr>
          <w:rStyle w:val="cf01"/>
          <w:rFonts w:ascii="Arial" w:hAnsi="Arial" w:cs="Arial"/>
          <w:sz w:val="22"/>
          <w:szCs w:val="22"/>
        </w:rPr>
        <w:t>,</w:t>
      </w:r>
      <w:r w:rsidRPr="004D2528">
        <w:rPr>
          <w:rStyle w:val="cf01"/>
          <w:rFonts w:ascii="Arial" w:hAnsi="Arial" w:cs="Arial"/>
          <w:sz w:val="22"/>
          <w:szCs w:val="22"/>
        </w:rPr>
        <w:t xml:space="preserve"> is performing several packaging functions (including containment, handling, delivery and protection) and is therefore considered to be packaging. In this scenario the labels themselves are the goods that the label liner is protecting. The person who sticks the labels to the liner </w:t>
      </w:r>
      <w:r w:rsidR="001835C3">
        <w:rPr>
          <w:rStyle w:val="cf01"/>
          <w:rFonts w:ascii="Arial" w:hAnsi="Arial" w:cs="Arial"/>
          <w:sz w:val="22"/>
          <w:szCs w:val="22"/>
        </w:rPr>
        <w:t>is</w:t>
      </w:r>
      <w:r w:rsidRPr="004D2528">
        <w:rPr>
          <w:rStyle w:val="cf01"/>
          <w:rFonts w:ascii="Arial" w:hAnsi="Arial" w:cs="Arial"/>
          <w:sz w:val="22"/>
          <w:szCs w:val="22"/>
        </w:rPr>
        <w:t xml:space="preserve"> the packer/filler in relation to the liner, assuming the label liner itself does not bear a brand. </w:t>
      </w:r>
    </w:p>
    <w:p w14:paraId="411D544B" w14:textId="7BB1455B" w:rsidR="00CD406E" w:rsidRPr="004D2528" w:rsidRDefault="00CD406E" w:rsidP="00CD406E">
      <w:pPr>
        <w:pStyle w:val="pf0"/>
        <w:rPr>
          <w:rFonts w:ascii="Arial" w:hAnsi="Arial" w:cs="Arial"/>
          <w:sz w:val="22"/>
          <w:szCs w:val="22"/>
        </w:rPr>
      </w:pPr>
      <w:r>
        <w:rPr>
          <w:rStyle w:val="cf01"/>
          <w:rFonts w:ascii="Arial" w:eastAsiaTheme="majorEastAsia" w:hAnsi="Arial" w:cs="Arial"/>
          <w:sz w:val="22"/>
          <w:szCs w:val="22"/>
        </w:rPr>
        <w:t>If</w:t>
      </w:r>
      <w:r w:rsidRPr="004D2528">
        <w:rPr>
          <w:rStyle w:val="cf01"/>
          <w:rFonts w:ascii="Arial" w:eastAsiaTheme="majorEastAsia" w:hAnsi="Arial" w:cs="Arial"/>
          <w:sz w:val="22"/>
          <w:szCs w:val="22"/>
        </w:rPr>
        <w:t xml:space="preserve"> the labels are manufactured overseas and imported into the UK the release paper </w:t>
      </w:r>
      <w:r>
        <w:rPr>
          <w:rStyle w:val="cf01"/>
          <w:rFonts w:ascii="Arial" w:eastAsiaTheme="majorEastAsia" w:hAnsi="Arial" w:cs="Arial"/>
          <w:sz w:val="22"/>
          <w:szCs w:val="22"/>
        </w:rPr>
        <w:t>would be reported by the importer, not the pack filler</w:t>
      </w:r>
      <w:r w:rsidRPr="004D2528">
        <w:rPr>
          <w:rStyle w:val="cf01"/>
          <w:rFonts w:ascii="Arial" w:eastAsiaTheme="majorEastAsia" w:hAnsi="Arial" w:cs="Arial"/>
          <w:sz w:val="22"/>
          <w:szCs w:val="22"/>
        </w:rPr>
        <w:t>.</w:t>
      </w:r>
    </w:p>
    <w:p w14:paraId="60DEE079" w14:textId="7433A144" w:rsidR="00705C69" w:rsidRDefault="00705C69" w:rsidP="00705C69">
      <w:pPr>
        <w:spacing w:line="276" w:lineRule="auto"/>
        <w:jc w:val="both"/>
        <w:rPr>
          <w:rStyle w:val="cf01"/>
          <w:rFonts w:ascii="Arial" w:hAnsi="Arial" w:cs="Arial"/>
          <w:sz w:val="22"/>
          <w:szCs w:val="22"/>
        </w:rPr>
      </w:pPr>
      <w:r w:rsidRPr="004D2528">
        <w:rPr>
          <w:rStyle w:val="cf01"/>
          <w:rFonts w:ascii="Arial" w:hAnsi="Arial" w:cs="Arial"/>
          <w:sz w:val="22"/>
          <w:szCs w:val="22"/>
        </w:rPr>
        <w:t>If the liner bears a brand, it would be reported by the brand owner.</w:t>
      </w:r>
      <w:r w:rsidR="00CD406E">
        <w:rPr>
          <w:rStyle w:val="cf01"/>
          <w:rFonts w:ascii="Arial" w:hAnsi="Arial" w:cs="Arial"/>
          <w:sz w:val="22"/>
          <w:szCs w:val="22"/>
        </w:rPr>
        <w:t xml:space="preserve"> </w:t>
      </w:r>
    </w:p>
    <w:p w14:paraId="23235CA0" w14:textId="2704EADC" w:rsidR="00D24904" w:rsidRDefault="00E377FE" w:rsidP="00EB5BD7">
      <w:pPr>
        <w:widowControl w:val="0"/>
        <w:autoSpaceDE w:val="0"/>
        <w:autoSpaceDN w:val="0"/>
        <w:adjustRightInd w:val="0"/>
        <w:spacing w:after="0" w:line="276" w:lineRule="auto"/>
        <w:jc w:val="both"/>
        <w:rPr>
          <w:rFonts w:ascii="Arial" w:hAnsi="Arial" w:cs="Arial"/>
        </w:rPr>
      </w:pPr>
      <w:r w:rsidRPr="00F54BAD">
        <w:rPr>
          <w:rFonts w:ascii="Arial" w:hAnsi="Arial" w:cs="Arial"/>
        </w:rPr>
        <w:t xml:space="preserve">See </w:t>
      </w:r>
      <w:hyperlink w:anchor="App4_Labels" w:history="1">
        <w:r w:rsidR="00F44778" w:rsidRPr="00F54BAD">
          <w:rPr>
            <w:rStyle w:val="Hyperlink"/>
            <w:rFonts w:ascii="Arial" w:hAnsi="Arial" w:cs="Arial"/>
          </w:rPr>
          <w:t>Appendix 4</w:t>
        </w:r>
      </w:hyperlink>
      <w:r w:rsidR="00F44778" w:rsidRPr="00F54BAD">
        <w:rPr>
          <w:rFonts w:ascii="Arial" w:hAnsi="Arial" w:cs="Arial"/>
        </w:rPr>
        <w:t xml:space="preserve"> </w:t>
      </w:r>
      <w:r w:rsidRPr="00F54BAD">
        <w:rPr>
          <w:rFonts w:ascii="Arial" w:hAnsi="Arial" w:cs="Arial"/>
        </w:rPr>
        <w:t xml:space="preserve">for decisions on specific types of labels and </w:t>
      </w:r>
      <w:hyperlink w:anchor="App5_PackagingMaterials" w:history="1">
        <w:r w:rsidR="008A275A" w:rsidRPr="00F54BAD">
          <w:rPr>
            <w:rStyle w:val="Hyperlink"/>
            <w:rFonts w:ascii="Arial" w:hAnsi="Arial" w:cs="Arial"/>
          </w:rPr>
          <w:t>Appendix 5</w:t>
        </w:r>
      </w:hyperlink>
      <w:r w:rsidRPr="00F54BAD">
        <w:rPr>
          <w:rFonts w:ascii="Arial" w:hAnsi="Arial" w:cs="Arial"/>
        </w:rPr>
        <w:t xml:space="preserve"> for glue,</w:t>
      </w:r>
      <w:r w:rsidRPr="00B97E35">
        <w:rPr>
          <w:rFonts w:ascii="Arial" w:hAnsi="Arial" w:cs="Arial"/>
        </w:rPr>
        <w:t xml:space="preserve"> ink</w:t>
      </w:r>
      <w:r w:rsidR="00606F5A">
        <w:rPr>
          <w:rFonts w:ascii="Arial" w:hAnsi="Arial" w:cs="Arial"/>
        </w:rPr>
        <w:t>,</w:t>
      </w:r>
      <w:r w:rsidRPr="00B97E35">
        <w:rPr>
          <w:rFonts w:ascii="Arial" w:hAnsi="Arial" w:cs="Arial"/>
        </w:rPr>
        <w:t xml:space="preserve"> and silicone.</w:t>
      </w:r>
    </w:p>
    <w:p w14:paraId="42E76B92" w14:textId="77777777" w:rsidR="005B5E6A" w:rsidRDefault="005B5E6A" w:rsidP="00EB5BD7">
      <w:pPr>
        <w:widowControl w:val="0"/>
        <w:autoSpaceDE w:val="0"/>
        <w:autoSpaceDN w:val="0"/>
        <w:adjustRightInd w:val="0"/>
        <w:spacing w:after="0" w:line="276" w:lineRule="auto"/>
        <w:jc w:val="both"/>
        <w:rPr>
          <w:rFonts w:ascii="Arial" w:hAnsi="Arial" w:cs="Arial"/>
        </w:rPr>
      </w:pPr>
    </w:p>
    <w:p w14:paraId="0EA89296" w14:textId="77777777" w:rsidR="000A7A58" w:rsidRDefault="000A7A58" w:rsidP="00EB5BD7">
      <w:pPr>
        <w:widowControl w:val="0"/>
        <w:autoSpaceDE w:val="0"/>
        <w:autoSpaceDN w:val="0"/>
        <w:adjustRightInd w:val="0"/>
        <w:spacing w:after="0" w:line="276" w:lineRule="auto"/>
        <w:jc w:val="both"/>
        <w:rPr>
          <w:rFonts w:ascii="Arial" w:hAnsi="Arial" w:cs="Arial"/>
        </w:rPr>
      </w:pPr>
    </w:p>
    <w:p w14:paraId="6B274F21" w14:textId="77777777" w:rsidR="000A7A58" w:rsidRPr="00EB5BD7" w:rsidRDefault="000A7A58" w:rsidP="00EB5BD7">
      <w:pPr>
        <w:widowControl w:val="0"/>
        <w:autoSpaceDE w:val="0"/>
        <w:autoSpaceDN w:val="0"/>
        <w:adjustRightInd w:val="0"/>
        <w:spacing w:after="0" w:line="276" w:lineRule="auto"/>
        <w:jc w:val="both"/>
        <w:rPr>
          <w:rFonts w:ascii="Arial" w:hAnsi="Arial" w:cs="Arial"/>
        </w:rPr>
      </w:pPr>
    </w:p>
    <w:p w14:paraId="25618EA9" w14:textId="4CC4981F" w:rsidR="005358E3" w:rsidRPr="005B5E6A" w:rsidRDefault="65183CD5" w:rsidP="003D252B">
      <w:pPr>
        <w:pStyle w:val="ListParagraph"/>
        <w:widowControl w:val="0"/>
        <w:numPr>
          <w:ilvl w:val="0"/>
          <w:numId w:val="24"/>
        </w:numPr>
        <w:tabs>
          <w:tab w:val="left" w:pos="993"/>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bookmarkStart w:id="52" w:name="APs_PackagingaroundWaste"/>
      <w:r w:rsidRPr="005B5E6A">
        <w:rPr>
          <w:rFonts w:ascii="Arial" w:eastAsiaTheme="majorEastAsia" w:hAnsi="Arial" w:cstheme="majorBidi"/>
          <w:b/>
          <w:bCs/>
          <w:color w:val="008631"/>
          <w:sz w:val="32"/>
          <w:szCs w:val="32"/>
        </w:rPr>
        <w:t>Packaging around waste</w:t>
      </w:r>
    </w:p>
    <w:bookmarkEnd w:id="52"/>
    <w:p w14:paraId="5003A319" w14:textId="77777777" w:rsidR="00175943" w:rsidRPr="00CB23A9" w:rsidRDefault="00175943" w:rsidP="6B160A6D">
      <w:pPr>
        <w:pStyle w:val="NormalWeb"/>
        <w:spacing w:before="0" w:beforeAutospacing="0" w:after="0" w:afterAutospacing="0" w:line="276" w:lineRule="auto"/>
        <w:rPr>
          <w:rFonts w:ascii="Arial" w:eastAsiaTheme="minorEastAsia" w:hAnsi="Arial" w:cs="Arial"/>
          <w:sz w:val="22"/>
          <w:szCs w:val="22"/>
          <w:lang w:eastAsia="en-US"/>
        </w:rPr>
      </w:pPr>
    </w:p>
    <w:p w14:paraId="5EF21C56" w14:textId="77777777" w:rsidR="0075236C" w:rsidRDefault="00175943" w:rsidP="007C00B3">
      <w:pPr>
        <w:widowControl w:val="0"/>
        <w:autoSpaceDE w:val="0"/>
        <w:autoSpaceDN w:val="0"/>
        <w:adjustRightInd w:val="0"/>
        <w:spacing w:after="0" w:line="276" w:lineRule="auto"/>
        <w:jc w:val="both"/>
        <w:rPr>
          <w:rStyle w:val="ui-provider"/>
          <w:rFonts w:ascii="Arial" w:hAnsi="Arial" w:cs="Arial"/>
        </w:rPr>
      </w:pPr>
      <w:r w:rsidRPr="00570509">
        <w:rPr>
          <w:rStyle w:val="ui-provider"/>
          <w:rFonts w:ascii="Arial" w:hAnsi="Arial" w:cs="Arial"/>
        </w:rPr>
        <w:t>The packaging would be considered obligated if the waste is considered to be goods, for example it is being supplied for recycling. It does not necessarily need to have a monetary value. Packaging would be obligated if it was around sorted and b</w:t>
      </w:r>
      <w:r w:rsidR="00383A86">
        <w:rPr>
          <w:rStyle w:val="ui-provider"/>
          <w:rFonts w:ascii="Arial" w:hAnsi="Arial" w:cs="Arial"/>
        </w:rPr>
        <w:t>a</w:t>
      </w:r>
      <w:r w:rsidRPr="00570509">
        <w:rPr>
          <w:rStyle w:val="ui-provider"/>
          <w:rFonts w:ascii="Arial" w:hAnsi="Arial" w:cs="Arial"/>
        </w:rPr>
        <w:t xml:space="preserve">led materials going for recycling or as feedstock for a production process. If it was waste </w:t>
      </w:r>
      <w:r w:rsidR="006E1D71" w:rsidRPr="0075236C">
        <w:rPr>
          <w:rStyle w:val="ui-provider"/>
          <w:rFonts w:ascii="Arial" w:hAnsi="Arial" w:cs="Arial"/>
        </w:rPr>
        <w:t>destined</w:t>
      </w:r>
      <w:r w:rsidRPr="0075236C">
        <w:rPr>
          <w:rStyle w:val="ui-provider"/>
          <w:rFonts w:ascii="Arial" w:hAnsi="Arial" w:cs="Arial"/>
        </w:rPr>
        <w:t xml:space="preserve"> </w:t>
      </w:r>
      <w:r w:rsidRPr="00570509">
        <w:rPr>
          <w:rStyle w:val="ui-provider"/>
          <w:rFonts w:ascii="Arial" w:hAnsi="Arial" w:cs="Arial"/>
        </w:rPr>
        <w:t>for disposal that for example, had plastic or banding around it, the plastic and banding would not be considered to be obligated.</w:t>
      </w:r>
      <w:r w:rsidR="009D6017">
        <w:rPr>
          <w:rStyle w:val="ui-provider"/>
          <w:rFonts w:ascii="Arial" w:hAnsi="Arial" w:cs="Arial"/>
        </w:rPr>
        <w:t xml:space="preserve"> </w:t>
      </w:r>
    </w:p>
    <w:p w14:paraId="54AFFBFB" w14:textId="77777777" w:rsidR="0075236C" w:rsidRPr="006A4731" w:rsidRDefault="0075236C" w:rsidP="007C00B3">
      <w:pPr>
        <w:widowControl w:val="0"/>
        <w:autoSpaceDE w:val="0"/>
        <w:autoSpaceDN w:val="0"/>
        <w:adjustRightInd w:val="0"/>
        <w:spacing w:after="0" w:line="276" w:lineRule="auto"/>
        <w:jc w:val="both"/>
        <w:rPr>
          <w:rStyle w:val="ui-provider"/>
          <w:rFonts w:ascii="Arial" w:hAnsi="Arial" w:cs="Arial"/>
        </w:rPr>
      </w:pPr>
    </w:p>
    <w:p w14:paraId="4DF1A929" w14:textId="3FD0D8C5" w:rsidR="00175943" w:rsidRPr="006A4731" w:rsidRDefault="009D6017" w:rsidP="007C00B3">
      <w:pPr>
        <w:widowControl w:val="0"/>
        <w:autoSpaceDE w:val="0"/>
        <w:autoSpaceDN w:val="0"/>
        <w:adjustRightInd w:val="0"/>
        <w:spacing w:after="0" w:line="276" w:lineRule="auto"/>
        <w:jc w:val="both"/>
        <w:rPr>
          <w:rFonts w:ascii="Arial" w:hAnsi="Arial" w:cs="Arial"/>
        </w:rPr>
      </w:pPr>
      <w:r w:rsidRPr="006A4731">
        <w:rPr>
          <w:rStyle w:val="ui-provider"/>
          <w:rFonts w:ascii="Arial" w:hAnsi="Arial" w:cs="Arial"/>
        </w:rPr>
        <w:t xml:space="preserve">Please note </w:t>
      </w:r>
      <w:r w:rsidR="0075236C" w:rsidRPr="006A4731">
        <w:rPr>
          <w:rStyle w:val="ui-provider"/>
          <w:rFonts w:ascii="Arial" w:hAnsi="Arial" w:cs="Arial"/>
        </w:rPr>
        <w:t xml:space="preserve">that </w:t>
      </w:r>
      <w:r w:rsidR="00FC41EC" w:rsidRPr="006A4731">
        <w:rPr>
          <w:rStyle w:val="ui-provider"/>
          <w:rFonts w:ascii="Arial" w:hAnsi="Arial" w:cs="Arial"/>
        </w:rPr>
        <w:t xml:space="preserve">recycling </w:t>
      </w:r>
      <w:r w:rsidR="00B27BDC" w:rsidRPr="006A4731">
        <w:rPr>
          <w:rStyle w:val="ui-provider"/>
          <w:rFonts w:ascii="Arial" w:hAnsi="Arial" w:cs="Arial"/>
        </w:rPr>
        <w:t>is defined by Article 3(17) of the Waste Directive</w:t>
      </w:r>
      <w:r w:rsidR="009A7971" w:rsidRPr="006A4731">
        <w:rPr>
          <w:rStyle w:val="ui-provider"/>
          <w:rFonts w:ascii="Arial" w:hAnsi="Arial" w:cs="Arial"/>
        </w:rPr>
        <w:t xml:space="preserve"> and i</w:t>
      </w:r>
      <w:r w:rsidR="00B27BDC" w:rsidRPr="006A4731">
        <w:rPr>
          <w:rStyle w:val="ui-provider"/>
          <w:rFonts w:ascii="Arial" w:hAnsi="Arial" w:cs="Arial"/>
        </w:rPr>
        <w:t xml:space="preserve">t </w:t>
      </w:r>
      <w:r w:rsidR="00FC41EC" w:rsidRPr="006A4731">
        <w:rPr>
          <w:rStyle w:val="ui-provider"/>
          <w:rFonts w:ascii="Arial" w:hAnsi="Arial" w:cs="Arial"/>
        </w:rPr>
        <w:t xml:space="preserve">does not include </w:t>
      </w:r>
      <w:r w:rsidR="00DF2C2B" w:rsidRPr="006A4731">
        <w:rPr>
          <w:rStyle w:val="ui-provider"/>
          <w:rFonts w:ascii="Arial" w:hAnsi="Arial" w:cs="Arial"/>
        </w:rPr>
        <w:t xml:space="preserve">incineration or </w:t>
      </w:r>
      <w:r w:rsidRPr="006A4731">
        <w:rPr>
          <w:rStyle w:val="ui-provider"/>
          <w:rFonts w:ascii="Arial" w:hAnsi="Arial" w:cs="Arial"/>
        </w:rPr>
        <w:t>energy</w:t>
      </w:r>
      <w:r w:rsidR="00FC41EC" w:rsidRPr="006A4731">
        <w:rPr>
          <w:rStyle w:val="ui-provider"/>
          <w:rFonts w:ascii="Arial" w:hAnsi="Arial" w:cs="Arial"/>
        </w:rPr>
        <w:t xml:space="preserve"> </w:t>
      </w:r>
      <w:r w:rsidRPr="006A4731">
        <w:rPr>
          <w:rStyle w:val="ui-provider"/>
          <w:rFonts w:ascii="Arial" w:hAnsi="Arial" w:cs="Arial"/>
        </w:rPr>
        <w:t>re</w:t>
      </w:r>
      <w:r w:rsidR="00FC41EC" w:rsidRPr="006A4731">
        <w:rPr>
          <w:rStyle w:val="ui-provider"/>
          <w:rFonts w:ascii="Arial" w:hAnsi="Arial" w:cs="Arial"/>
        </w:rPr>
        <w:t>c</w:t>
      </w:r>
      <w:r w:rsidRPr="006A4731">
        <w:rPr>
          <w:rStyle w:val="ui-provider"/>
          <w:rFonts w:ascii="Arial" w:hAnsi="Arial" w:cs="Arial"/>
        </w:rPr>
        <w:t>overy</w:t>
      </w:r>
      <w:r w:rsidR="004E7223" w:rsidRPr="006A4731">
        <w:rPr>
          <w:rStyle w:val="ui-provider"/>
          <w:rFonts w:ascii="Arial" w:hAnsi="Arial" w:cs="Arial"/>
        </w:rPr>
        <w:t>.</w:t>
      </w:r>
    </w:p>
    <w:p w14:paraId="26BD7FB1" w14:textId="77777777" w:rsidR="00EB5BD7" w:rsidRPr="002C393E" w:rsidRDefault="00EB5BD7" w:rsidP="007C00B3">
      <w:pPr>
        <w:widowControl w:val="0"/>
        <w:autoSpaceDE w:val="0"/>
        <w:autoSpaceDN w:val="0"/>
        <w:adjustRightInd w:val="0"/>
        <w:spacing w:after="0" w:line="276" w:lineRule="auto"/>
        <w:jc w:val="both"/>
        <w:rPr>
          <w:rFonts w:ascii="Arial" w:hAnsi="Arial" w:cs="Arial"/>
        </w:rPr>
      </w:pPr>
    </w:p>
    <w:p w14:paraId="7FD0CD25" w14:textId="7903A968" w:rsidR="006C0D9C" w:rsidRDefault="002C393E" w:rsidP="007C00B3">
      <w:pPr>
        <w:pStyle w:val="NormalWeb"/>
        <w:spacing w:before="0" w:beforeAutospacing="0" w:after="0" w:afterAutospacing="0" w:line="276" w:lineRule="auto"/>
        <w:jc w:val="both"/>
        <w:rPr>
          <w:rFonts w:ascii="Arial" w:hAnsi="Arial" w:cs="Arial"/>
          <w:color w:val="000000"/>
          <w:sz w:val="22"/>
          <w:szCs w:val="22"/>
          <w:shd w:val="clear" w:color="auto" w:fill="FFFFFF"/>
        </w:rPr>
      </w:pPr>
      <w:r w:rsidRPr="002C393E">
        <w:rPr>
          <w:rFonts w:ascii="Arial" w:hAnsi="Arial" w:cs="Arial"/>
          <w:b/>
          <w:bCs/>
          <w:sz w:val="22"/>
          <w:szCs w:val="22"/>
          <w:shd w:val="clear" w:color="auto" w:fill="FFFFFF"/>
        </w:rPr>
        <w:t xml:space="preserve">Example: </w:t>
      </w:r>
      <w:r w:rsidR="00E81223">
        <w:rPr>
          <w:rFonts w:ascii="Arial" w:hAnsi="Arial" w:cs="Arial"/>
          <w:color w:val="000000"/>
          <w:sz w:val="22"/>
          <w:szCs w:val="22"/>
          <w:shd w:val="clear" w:color="auto" w:fill="FFFFFF"/>
        </w:rPr>
        <w:t xml:space="preserve">Recycling bags </w:t>
      </w:r>
      <w:r w:rsidR="004B78C3">
        <w:rPr>
          <w:rFonts w:ascii="Arial" w:hAnsi="Arial" w:cs="Arial"/>
          <w:color w:val="000000"/>
          <w:sz w:val="22"/>
          <w:szCs w:val="22"/>
          <w:shd w:val="clear" w:color="auto" w:fill="FFFFFF"/>
        </w:rPr>
        <w:t xml:space="preserve">are </w:t>
      </w:r>
      <w:r w:rsidR="00E81223">
        <w:rPr>
          <w:rFonts w:ascii="Arial" w:hAnsi="Arial" w:cs="Arial"/>
          <w:color w:val="000000"/>
          <w:sz w:val="22"/>
          <w:szCs w:val="22"/>
          <w:shd w:val="clear" w:color="auto" w:fill="FFFFFF"/>
        </w:rPr>
        <w:t>provided to householders by local authorities for the collection of mixed household recyclables</w:t>
      </w:r>
      <w:r w:rsidR="004B78C3">
        <w:rPr>
          <w:rFonts w:ascii="Arial" w:hAnsi="Arial" w:cs="Arial"/>
          <w:color w:val="000000"/>
          <w:sz w:val="22"/>
          <w:szCs w:val="22"/>
          <w:shd w:val="clear" w:color="auto" w:fill="FFFFFF"/>
        </w:rPr>
        <w:t xml:space="preserve">. </w:t>
      </w:r>
      <w:r w:rsidR="00E81223">
        <w:rPr>
          <w:rFonts w:ascii="Arial" w:hAnsi="Arial" w:cs="Arial"/>
          <w:color w:val="000000"/>
          <w:sz w:val="22"/>
          <w:szCs w:val="22"/>
          <w:shd w:val="clear" w:color="auto" w:fill="FFFFFF"/>
        </w:rPr>
        <w:t xml:space="preserve">The bags are collected and taken to a materials </w:t>
      </w:r>
      <w:r w:rsidR="0096750E">
        <w:rPr>
          <w:rFonts w:ascii="Arial" w:hAnsi="Arial" w:cs="Arial"/>
          <w:color w:val="000000"/>
          <w:sz w:val="22"/>
          <w:szCs w:val="22"/>
          <w:shd w:val="clear" w:color="auto" w:fill="FFFFFF"/>
        </w:rPr>
        <w:t xml:space="preserve">recovery </w:t>
      </w:r>
      <w:r w:rsidR="00E81223">
        <w:rPr>
          <w:rFonts w:ascii="Arial" w:hAnsi="Arial" w:cs="Arial"/>
          <w:color w:val="000000"/>
          <w:sz w:val="22"/>
          <w:szCs w:val="22"/>
          <w:shd w:val="clear" w:color="auto" w:fill="FFFFFF"/>
        </w:rPr>
        <w:t xml:space="preserve">facility where the mixed recyclables are sorted. </w:t>
      </w:r>
      <w:r w:rsidR="00A427B7">
        <w:rPr>
          <w:rFonts w:ascii="Arial" w:hAnsi="Arial" w:cs="Arial"/>
          <w:color w:val="000000"/>
          <w:sz w:val="22"/>
          <w:szCs w:val="22"/>
          <w:shd w:val="clear" w:color="auto" w:fill="FFFFFF"/>
        </w:rPr>
        <w:t>The s</w:t>
      </w:r>
      <w:r w:rsidR="00BB1A1E">
        <w:rPr>
          <w:rFonts w:ascii="Arial" w:hAnsi="Arial" w:cs="Arial"/>
          <w:color w:val="000000"/>
          <w:sz w:val="22"/>
          <w:szCs w:val="22"/>
          <w:shd w:val="clear" w:color="auto" w:fill="FFFFFF"/>
        </w:rPr>
        <w:t>orted p</w:t>
      </w:r>
      <w:r w:rsidR="00E81223">
        <w:rPr>
          <w:rFonts w:ascii="Arial" w:hAnsi="Arial" w:cs="Arial"/>
          <w:color w:val="000000"/>
          <w:sz w:val="22"/>
          <w:szCs w:val="22"/>
          <w:shd w:val="clear" w:color="auto" w:fill="FFFFFF"/>
        </w:rPr>
        <w:t>aper and card</w:t>
      </w:r>
      <w:r w:rsidR="0047523E">
        <w:rPr>
          <w:rFonts w:ascii="Arial" w:hAnsi="Arial" w:cs="Arial"/>
          <w:color w:val="000000"/>
          <w:sz w:val="22"/>
          <w:szCs w:val="22"/>
          <w:shd w:val="clear" w:color="auto" w:fill="FFFFFF"/>
        </w:rPr>
        <w:t>board</w:t>
      </w:r>
      <w:r w:rsidR="00E81223">
        <w:rPr>
          <w:rFonts w:ascii="Arial" w:hAnsi="Arial" w:cs="Arial"/>
          <w:color w:val="000000"/>
          <w:sz w:val="22"/>
          <w:szCs w:val="22"/>
          <w:shd w:val="clear" w:color="auto" w:fill="FFFFFF"/>
        </w:rPr>
        <w:t xml:space="preserve"> recyclables are baled, palletised, and supplied to paper mills</w:t>
      </w:r>
      <w:r w:rsidR="007B3E5E">
        <w:rPr>
          <w:rFonts w:ascii="Arial" w:hAnsi="Arial" w:cs="Arial"/>
          <w:color w:val="000000"/>
          <w:sz w:val="22"/>
          <w:szCs w:val="22"/>
          <w:shd w:val="clear" w:color="auto" w:fill="FFFFFF"/>
        </w:rPr>
        <w:t xml:space="preserve"> as feedstock</w:t>
      </w:r>
      <w:r w:rsidR="00E81223">
        <w:rPr>
          <w:rFonts w:ascii="Arial" w:hAnsi="Arial" w:cs="Arial"/>
          <w:color w:val="000000"/>
          <w:sz w:val="22"/>
          <w:szCs w:val="22"/>
          <w:shd w:val="clear" w:color="auto" w:fill="FFFFFF"/>
        </w:rPr>
        <w:t xml:space="preserve">. Plastic recyclables are baled and sent </w:t>
      </w:r>
      <w:r w:rsidR="00B65410">
        <w:rPr>
          <w:rFonts w:ascii="Arial" w:hAnsi="Arial" w:cs="Arial"/>
          <w:color w:val="000000"/>
          <w:sz w:val="22"/>
          <w:szCs w:val="22"/>
          <w:shd w:val="clear" w:color="auto" w:fill="FFFFFF"/>
        </w:rPr>
        <w:t xml:space="preserve">to </w:t>
      </w:r>
      <w:r w:rsidR="00E81223">
        <w:rPr>
          <w:rFonts w:ascii="Arial" w:hAnsi="Arial" w:cs="Arial"/>
          <w:color w:val="000000"/>
          <w:sz w:val="22"/>
          <w:szCs w:val="22"/>
          <w:shd w:val="clear" w:color="auto" w:fill="FFFFFF"/>
        </w:rPr>
        <w:t>plastic reprocessors</w:t>
      </w:r>
      <w:r w:rsidR="007B3E5E">
        <w:rPr>
          <w:rFonts w:ascii="Arial" w:hAnsi="Arial" w:cs="Arial"/>
          <w:color w:val="000000"/>
          <w:sz w:val="22"/>
          <w:szCs w:val="22"/>
          <w:shd w:val="clear" w:color="auto" w:fill="FFFFFF"/>
        </w:rPr>
        <w:t xml:space="preserve"> as feedstock</w:t>
      </w:r>
      <w:r w:rsidR="00E81223">
        <w:rPr>
          <w:rFonts w:ascii="Arial" w:hAnsi="Arial" w:cs="Arial"/>
          <w:color w:val="000000"/>
          <w:sz w:val="22"/>
          <w:szCs w:val="22"/>
          <w:shd w:val="clear" w:color="auto" w:fill="FFFFFF"/>
        </w:rPr>
        <w:t>.</w:t>
      </w:r>
    </w:p>
    <w:p w14:paraId="47AA557C" w14:textId="49092B59" w:rsidR="002C393E" w:rsidRDefault="00E81223" w:rsidP="007C00B3">
      <w:pPr>
        <w:pStyle w:val="NormalWeb"/>
        <w:spacing w:before="0" w:beforeAutospacing="0" w:after="0" w:afterAutospacing="0" w:line="276" w:lineRule="auto"/>
        <w:jc w:val="both"/>
        <w:rPr>
          <w:rFonts w:ascii="Arial" w:hAnsi="Arial" w:cs="Arial"/>
          <w:sz w:val="22"/>
          <w:szCs w:val="22"/>
        </w:rPr>
      </w:pPr>
      <w:r>
        <w:rPr>
          <w:rFonts w:ascii="Arial" w:hAnsi="Arial" w:cs="Arial"/>
          <w:color w:val="000000"/>
          <w:sz w:val="22"/>
          <w:szCs w:val="22"/>
          <w:shd w:val="clear" w:color="auto" w:fill="FFFFFF"/>
        </w:rPr>
        <w:t xml:space="preserve"> </w:t>
      </w:r>
    </w:p>
    <w:p w14:paraId="03E21DFC" w14:textId="4CF5EE9E" w:rsidR="00DD3B1D" w:rsidRDefault="00DD3B1D" w:rsidP="005279F8">
      <w:pPr>
        <w:pStyle w:val="NormalWeb"/>
        <w:numPr>
          <w:ilvl w:val="0"/>
          <w:numId w:val="74"/>
        </w:numPr>
        <w:spacing w:before="0" w:beforeAutospacing="0" w:after="0" w:afterAutospacing="0" w:line="276" w:lineRule="auto"/>
        <w:jc w:val="both"/>
        <w:rPr>
          <w:rFonts w:ascii="Arial" w:hAnsi="Arial" w:cs="Arial"/>
          <w:sz w:val="22"/>
          <w:szCs w:val="22"/>
        </w:rPr>
      </w:pPr>
      <w:r>
        <w:rPr>
          <w:rFonts w:ascii="Arial" w:hAnsi="Arial" w:cs="Arial"/>
          <w:color w:val="000000"/>
          <w:sz w:val="22"/>
          <w:szCs w:val="22"/>
          <w:shd w:val="clear" w:color="auto" w:fill="FFFFFF"/>
        </w:rPr>
        <w:t xml:space="preserve">The baling wire and pallets used to supply the paper mill and the plastic reprocessor </w:t>
      </w:r>
      <w:r w:rsidR="00B5519F">
        <w:rPr>
          <w:rFonts w:ascii="Arial" w:hAnsi="Arial" w:cs="Arial"/>
          <w:color w:val="000000"/>
          <w:sz w:val="22"/>
          <w:szCs w:val="22"/>
          <w:shd w:val="clear" w:color="auto" w:fill="FFFFFF"/>
        </w:rPr>
        <w:t xml:space="preserve">would be </w:t>
      </w:r>
      <w:r>
        <w:rPr>
          <w:rFonts w:ascii="Arial" w:hAnsi="Arial" w:cs="Arial"/>
          <w:color w:val="000000"/>
          <w:sz w:val="22"/>
          <w:szCs w:val="22"/>
          <w:shd w:val="clear" w:color="auto" w:fill="FFFFFF"/>
        </w:rPr>
        <w:t xml:space="preserve">considered </w:t>
      </w:r>
      <w:r w:rsidR="00F823E0">
        <w:rPr>
          <w:rFonts w:ascii="Arial" w:hAnsi="Arial" w:cs="Arial"/>
          <w:color w:val="000000"/>
          <w:sz w:val="22"/>
          <w:szCs w:val="22"/>
          <w:shd w:val="clear" w:color="auto" w:fill="FFFFFF"/>
        </w:rPr>
        <w:t>as</w:t>
      </w:r>
      <w:r w:rsidRPr="001366DD">
        <w:rPr>
          <w:rFonts w:ascii="Arial" w:hAnsi="Arial" w:cs="Arial"/>
          <w:color w:val="000000"/>
          <w:sz w:val="22"/>
          <w:szCs w:val="22"/>
          <w:shd w:val="clear" w:color="auto" w:fill="FFFFFF"/>
        </w:rPr>
        <w:t xml:space="preserve"> </w:t>
      </w:r>
      <w:r w:rsidRPr="0010168D">
        <w:rPr>
          <w:rFonts w:ascii="Arial" w:hAnsi="Arial" w:cs="Arial"/>
          <w:color w:val="000000"/>
          <w:sz w:val="22"/>
          <w:szCs w:val="22"/>
          <w:shd w:val="clear" w:color="auto" w:fill="FFFFFF"/>
        </w:rPr>
        <w:t>obligated</w:t>
      </w:r>
      <w:r>
        <w:rPr>
          <w:rFonts w:ascii="Arial" w:hAnsi="Arial" w:cs="Arial"/>
          <w:color w:val="000000"/>
          <w:sz w:val="22"/>
          <w:szCs w:val="22"/>
          <w:shd w:val="clear" w:color="auto" w:fill="FFFFFF"/>
        </w:rPr>
        <w:t xml:space="preserve"> packaging</w:t>
      </w:r>
      <w:r>
        <w:rPr>
          <w:rFonts w:ascii="Arial" w:hAnsi="Arial" w:cs="Arial"/>
          <w:sz w:val="22"/>
          <w:szCs w:val="22"/>
        </w:rPr>
        <w:t>.</w:t>
      </w:r>
    </w:p>
    <w:p w14:paraId="7CF66051" w14:textId="46603AAF" w:rsidR="00AA2163" w:rsidRPr="008E4991" w:rsidRDefault="005936B8" w:rsidP="005279F8">
      <w:pPr>
        <w:pStyle w:val="NormalWeb"/>
        <w:numPr>
          <w:ilvl w:val="0"/>
          <w:numId w:val="74"/>
        </w:numPr>
        <w:spacing w:before="0" w:beforeAutospacing="0" w:after="0" w:afterAutospacing="0" w:line="276" w:lineRule="auto"/>
        <w:jc w:val="both"/>
        <w:rPr>
          <w:rFonts w:ascii="Arial" w:hAnsi="Arial" w:cs="Arial"/>
          <w:sz w:val="22"/>
          <w:szCs w:val="22"/>
        </w:rPr>
      </w:pPr>
      <w:r>
        <w:rPr>
          <w:rFonts w:ascii="Arial" w:hAnsi="Arial" w:cs="Arial"/>
          <w:sz w:val="22"/>
          <w:szCs w:val="22"/>
        </w:rPr>
        <w:t xml:space="preserve">The bags supplied to </w:t>
      </w:r>
      <w:r w:rsidR="00F37DA7">
        <w:rPr>
          <w:rFonts w:ascii="Arial" w:hAnsi="Arial" w:cs="Arial"/>
          <w:sz w:val="22"/>
          <w:szCs w:val="22"/>
        </w:rPr>
        <w:t xml:space="preserve">householders for </w:t>
      </w:r>
      <w:r w:rsidR="005E5687">
        <w:rPr>
          <w:rFonts w:ascii="Arial" w:hAnsi="Arial" w:cs="Arial"/>
          <w:sz w:val="22"/>
          <w:szCs w:val="22"/>
        </w:rPr>
        <w:t>the collection of mixed recyclables</w:t>
      </w:r>
      <w:r w:rsidR="00206829">
        <w:rPr>
          <w:rFonts w:ascii="Arial" w:hAnsi="Arial" w:cs="Arial"/>
          <w:sz w:val="22"/>
          <w:szCs w:val="22"/>
        </w:rPr>
        <w:t xml:space="preserve"> </w:t>
      </w:r>
      <w:r w:rsidR="002A30E5">
        <w:rPr>
          <w:rFonts w:ascii="Arial" w:hAnsi="Arial" w:cs="Arial"/>
          <w:sz w:val="22"/>
          <w:szCs w:val="22"/>
        </w:rPr>
        <w:t xml:space="preserve">would </w:t>
      </w:r>
      <w:r w:rsidR="00206829">
        <w:rPr>
          <w:rFonts w:ascii="Arial" w:hAnsi="Arial" w:cs="Arial"/>
          <w:sz w:val="22"/>
          <w:szCs w:val="22"/>
        </w:rPr>
        <w:t xml:space="preserve">not </w:t>
      </w:r>
      <w:r w:rsidR="00105AB9">
        <w:rPr>
          <w:rFonts w:ascii="Arial" w:hAnsi="Arial" w:cs="Arial"/>
          <w:sz w:val="22"/>
          <w:szCs w:val="22"/>
        </w:rPr>
        <w:t>be</w:t>
      </w:r>
      <w:r w:rsidR="002F1F35">
        <w:rPr>
          <w:rFonts w:ascii="Arial" w:hAnsi="Arial" w:cs="Arial"/>
          <w:sz w:val="22"/>
          <w:szCs w:val="22"/>
        </w:rPr>
        <w:t xml:space="preserve"> </w:t>
      </w:r>
      <w:r w:rsidR="00206829">
        <w:rPr>
          <w:rFonts w:ascii="Arial" w:hAnsi="Arial" w:cs="Arial"/>
          <w:sz w:val="22"/>
          <w:szCs w:val="22"/>
        </w:rPr>
        <w:t xml:space="preserve">considered </w:t>
      </w:r>
      <w:r w:rsidR="00255D4E">
        <w:rPr>
          <w:rFonts w:ascii="Arial" w:hAnsi="Arial" w:cs="Arial"/>
          <w:sz w:val="22"/>
          <w:szCs w:val="22"/>
        </w:rPr>
        <w:t>as</w:t>
      </w:r>
      <w:r w:rsidR="00206829" w:rsidRPr="001366DD">
        <w:rPr>
          <w:rFonts w:ascii="Arial" w:hAnsi="Arial" w:cs="Arial"/>
          <w:sz w:val="22"/>
          <w:szCs w:val="22"/>
        </w:rPr>
        <w:t xml:space="preserve"> </w:t>
      </w:r>
      <w:r w:rsidR="00206829" w:rsidRPr="0010168D">
        <w:rPr>
          <w:rFonts w:ascii="Arial" w:hAnsi="Arial" w:cs="Arial"/>
          <w:sz w:val="22"/>
          <w:szCs w:val="22"/>
        </w:rPr>
        <w:t>obligated</w:t>
      </w:r>
      <w:r w:rsidR="00206829">
        <w:rPr>
          <w:rFonts w:ascii="Arial" w:hAnsi="Arial" w:cs="Arial"/>
          <w:sz w:val="22"/>
          <w:szCs w:val="22"/>
        </w:rPr>
        <w:t xml:space="preserve"> packaging</w:t>
      </w:r>
      <w:r w:rsidR="00EF3A9A">
        <w:rPr>
          <w:rFonts w:ascii="Arial" w:hAnsi="Arial" w:cs="Arial"/>
          <w:sz w:val="22"/>
          <w:szCs w:val="22"/>
        </w:rPr>
        <w:t xml:space="preserve"> as the </w:t>
      </w:r>
      <w:r w:rsidR="00725068">
        <w:rPr>
          <w:rFonts w:ascii="Arial" w:hAnsi="Arial" w:cs="Arial"/>
          <w:sz w:val="22"/>
          <w:szCs w:val="22"/>
        </w:rPr>
        <w:t xml:space="preserve">mixed recyclables are not </w:t>
      </w:r>
      <w:r w:rsidR="00987BE3">
        <w:rPr>
          <w:rFonts w:ascii="Arial" w:hAnsi="Arial" w:cs="Arial"/>
          <w:sz w:val="22"/>
          <w:szCs w:val="22"/>
        </w:rPr>
        <w:t xml:space="preserve">ready </w:t>
      </w:r>
      <w:r w:rsidR="00725068">
        <w:rPr>
          <w:rFonts w:ascii="Arial" w:hAnsi="Arial" w:cs="Arial"/>
          <w:sz w:val="22"/>
          <w:szCs w:val="22"/>
        </w:rPr>
        <w:t xml:space="preserve">for </w:t>
      </w:r>
      <w:r w:rsidR="00EF3A9A">
        <w:rPr>
          <w:rFonts w:ascii="Arial" w:hAnsi="Arial" w:cs="Arial"/>
          <w:sz w:val="22"/>
          <w:szCs w:val="22"/>
        </w:rPr>
        <w:t>final recycling</w:t>
      </w:r>
      <w:r w:rsidR="00EF3E16">
        <w:rPr>
          <w:rFonts w:ascii="Arial" w:hAnsi="Arial" w:cs="Arial"/>
          <w:sz w:val="22"/>
          <w:szCs w:val="22"/>
        </w:rPr>
        <w:t xml:space="preserve"> at this point</w:t>
      </w:r>
      <w:r w:rsidR="00206829">
        <w:rPr>
          <w:rFonts w:ascii="Arial" w:hAnsi="Arial" w:cs="Arial"/>
          <w:sz w:val="22"/>
          <w:szCs w:val="22"/>
        </w:rPr>
        <w:t>.</w:t>
      </w:r>
      <w:r w:rsidR="009D60F2" w:rsidRPr="009D60F2">
        <w:rPr>
          <w:rFonts w:ascii="Arial" w:hAnsi="Arial" w:cs="Arial"/>
          <w:color w:val="000000"/>
          <w:sz w:val="22"/>
          <w:szCs w:val="22"/>
          <w:shd w:val="clear" w:color="auto" w:fill="FFFFFF"/>
        </w:rPr>
        <w:t xml:space="preserve"> </w:t>
      </w:r>
    </w:p>
    <w:p w14:paraId="6A8686F9" w14:textId="77777777" w:rsidR="00E81223" w:rsidRPr="002C393E" w:rsidRDefault="00E81223" w:rsidP="007C00B3">
      <w:pPr>
        <w:pStyle w:val="NormalWeb"/>
        <w:spacing w:before="0" w:beforeAutospacing="0" w:after="0" w:afterAutospacing="0" w:line="276" w:lineRule="auto"/>
        <w:jc w:val="both"/>
        <w:rPr>
          <w:rFonts w:ascii="Arial" w:hAnsi="Arial" w:cs="Arial"/>
          <w:sz w:val="22"/>
          <w:szCs w:val="22"/>
        </w:rPr>
      </w:pPr>
    </w:p>
    <w:p w14:paraId="6C9E3F8D" w14:textId="3458AC06" w:rsidR="002C393E" w:rsidRPr="002C393E" w:rsidRDefault="00713BF3" w:rsidP="007C00B3">
      <w:pPr>
        <w:pStyle w:val="NormalWeb"/>
        <w:spacing w:before="0" w:beforeAutospacing="0" w:after="0" w:afterAutospacing="0" w:line="276" w:lineRule="auto"/>
        <w:jc w:val="both"/>
        <w:rPr>
          <w:rFonts w:ascii="Arial" w:hAnsi="Arial" w:cs="Arial"/>
          <w:sz w:val="22"/>
          <w:szCs w:val="22"/>
        </w:rPr>
      </w:pPr>
      <w:r w:rsidRPr="00713BF3">
        <w:rPr>
          <w:rFonts w:ascii="Arial" w:hAnsi="Arial" w:cs="Arial"/>
          <w:b/>
          <w:bCs/>
          <w:sz w:val="22"/>
          <w:szCs w:val="22"/>
          <w:shd w:val="clear" w:color="auto" w:fill="FFFFFF"/>
        </w:rPr>
        <w:t>Example:</w:t>
      </w:r>
      <w:r>
        <w:rPr>
          <w:rFonts w:ascii="Arial" w:hAnsi="Arial" w:cs="Arial"/>
          <w:sz w:val="22"/>
          <w:szCs w:val="22"/>
          <w:shd w:val="clear" w:color="auto" w:fill="FFFFFF"/>
        </w:rPr>
        <w:t xml:space="preserve"> P</w:t>
      </w:r>
      <w:r w:rsidR="002C393E" w:rsidRPr="002C393E">
        <w:rPr>
          <w:rFonts w:ascii="Arial" w:hAnsi="Arial" w:cs="Arial"/>
          <w:sz w:val="22"/>
          <w:szCs w:val="22"/>
          <w:shd w:val="clear" w:color="auto" w:fill="FFFFFF"/>
        </w:rPr>
        <w:t>rocess waste from a cardboard box manufacturer is shredded, baled</w:t>
      </w:r>
      <w:r w:rsidR="005B073A">
        <w:rPr>
          <w:rFonts w:ascii="Arial" w:hAnsi="Arial" w:cs="Arial"/>
          <w:sz w:val="22"/>
          <w:szCs w:val="22"/>
          <w:shd w:val="clear" w:color="auto" w:fill="FFFFFF"/>
        </w:rPr>
        <w:t xml:space="preserve"> </w:t>
      </w:r>
      <w:r w:rsidR="000F62A6">
        <w:rPr>
          <w:rFonts w:ascii="Arial" w:hAnsi="Arial" w:cs="Arial"/>
          <w:sz w:val="22"/>
          <w:szCs w:val="22"/>
          <w:shd w:val="clear" w:color="auto" w:fill="FFFFFF"/>
        </w:rPr>
        <w:t xml:space="preserve">using </w:t>
      </w:r>
      <w:r w:rsidR="005B073A">
        <w:rPr>
          <w:rFonts w:ascii="Arial" w:hAnsi="Arial" w:cs="Arial"/>
          <w:sz w:val="22"/>
          <w:szCs w:val="22"/>
          <w:shd w:val="clear" w:color="auto" w:fill="FFFFFF"/>
        </w:rPr>
        <w:t xml:space="preserve">plastic </w:t>
      </w:r>
      <w:r w:rsidR="000F62A6">
        <w:rPr>
          <w:rFonts w:ascii="Arial" w:hAnsi="Arial" w:cs="Arial"/>
          <w:sz w:val="22"/>
          <w:szCs w:val="22"/>
          <w:shd w:val="clear" w:color="auto" w:fill="FFFFFF"/>
        </w:rPr>
        <w:t>strapping</w:t>
      </w:r>
      <w:r w:rsidR="0047523E">
        <w:rPr>
          <w:rFonts w:ascii="Arial" w:hAnsi="Arial" w:cs="Arial"/>
          <w:sz w:val="22"/>
          <w:szCs w:val="22"/>
          <w:shd w:val="clear" w:color="auto" w:fill="FFFFFF"/>
        </w:rPr>
        <w:t xml:space="preserve">, </w:t>
      </w:r>
      <w:r w:rsidR="002C393E" w:rsidRPr="002C393E">
        <w:rPr>
          <w:rFonts w:ascii="Arial" w:hAnsi="Arial" w:cs="Arial"/>
          <w:sz w:val="22"/>
          <w:szCs w:val="22"/>
          <w:shd w:val="clear" w:color="auto" w:fill="FFFFFF"/>
        </w:rPr>
        <w:t xml:space="preserve">and supplied directly to a paper mill </w:t>
      </w:r>
      <w:r w:rsidR="008B61EA">
        <w:rPr>
          <w:rFonts w:ascii="Arial" w:hAnsi="Arial" w:cs="Arial"/>
          <w:sz w:val="22"/>
          <w:szCs w:val="22"/>
          <w:shd w:val="clear" w:color="auto" w:fill="FFFFFF"/>
        </w:rPr>
        <w:t>as feedstock</w:t>
      </w:r>
      <w:r>
        <w:rPr>
          <w:rFonts w:ascii="Arial" w:hAnsi="Arial" w:cs="Arial"/>
          <w:sz w:val="22"/>
          <w:szCs w:val="22"/>
          <w:shd w:val="clear" w:color="auto" w:fill="FFFFFF"/>
        </w:rPr>
        <w:t xml:space="preserve">. </w:t>
      </w:r>
      <w:r w:rsidR="00960B50">
        <w:rPr>
          <w:rFonts w:ascii="Arial" w:hAnsi="Arial" w:cs="Arial"/>
          <w:sz w:val="22"/>
          <w:szCs w:val="22"/>
          <w:shd w:val="clear" w:color="auto" w:fill="FFFFFF"/>
        </w:rPr>
        <w:t>T</w:t>
      </w:r>
      <w:r w:rsidR="002C393E" w:rsidRPr="002C393E">
        <w:rPr>
          <w:rFonts w:ascii="Arial" w:hAnsi="Arial" w:cs="Arial"/>
          <w:sz w:val="22"/>
          <w:szCs w:val="22"/>
          <w:shd w:val="clear" w:color="auto" w:fill="FFFFFF"/>
        </w:rPr>
        <w:t xml:space="preserve">he plastic </w:t>
      </w:r>
      <w:r w:rsidR="0047523E">
        <w:rPr>
          <w:rFonts w:ascii="Arial" w:hAnsi="Arial" w:cs="Arial"/>
          <w:sz w:val="22"/>
          <w:szCs w:val="22"/>
          <w:shd w:val="clear" w:color="auto" w:fill="FFFFFF"/>
        </w:rPr>
        <w:t>strapping</w:t>
      </w:r>
      <w:r w:rsidR="0047523E" w:rsidRPr="002C393E">
        <w:rPr>
          <w:rFonts w:ascii="Arial" w:hAnsi="Arial" w:cs="Arial"/>
          <w:sz w:val="22"/>
          <w:szCs w:val="22"/>
          <w:shd w:val="clear" w:color="auto" w:fill="FFFFFF"/>
        </w:rPr>
        <w:t xml:space="preserve"> </w:t>
      </w:r>
      <w:r w:rsidR="002C393E" w:rsidRPr="002C393E">
        <w:rPr>
          <w:rFonts w:ascii="Arial" w:hAnsi="Arial" w:cs="Arial"/>
          <w:sz w:val="22"/>
          <w:szCs w:val="22"/>
          <w:shd w:val="clear" w:color="auto" w:fill="FFFFFF"/>
        </w:rPr>
        <w:t xml:space="preserve">is considered to be </w:t>
      </w:r>
      <w:r w:rsidR="00BA022C" w:rsidRPr="0010168D">
        <w:rPr>
          <w:rFonts w:ascii="Arial" w:hAnsi="Arial" w:cs="Arial"/>
          <w:sz w:val="22"/>
          <w:szCs w:val="22"/>
          <w:shd w:val="clear" w:color="auto" w:fill="FFFFFF"/>
        </w:rPr>
        <w:t>obligated</w:t>
      </w:r>
      <w:r w:rsidR="00BA022C" w:rsidRPr="001366DD">
        <w:rPr>
          <w:rFonts w:ascii="Arial" w:hAnsi="Arial" w:cs="Arial"/>
          <w:sz w:val="22"/>
          <w:szCs w:val="22"/>
          <w:shd w:val="clear" w:color="auto" w:fill="FFFFFF"/>
        </w:rPr>
        <w:t xml:space="preserve"> </w:t>
      </w:r>
      <w:r w:rsidR="002C393E" w:rsidRPr="002C393E">
        <w:rPr>
          <w:rFonts w:ascii="Arial" w:hAnsi="Arial" w:cs="Arial"/>
          <w:sz w:val="22"/>
          <w:szCs w:val="22"/>
          <w:shd w:val="clear" w:color="auto" w:fill="FFFFFF"/>
        </w:rPr>
        <w:t>packaging.</w:t>
      </w:r>
      <w:r w:rsidR="0029247C">
        <w:rPr>
          <w:rFonts w:ascii="Arial" w:hAnsi="Arial" w:cs="Arial"/>
          <w:sz w:val="22"/>
          <w:szCs w:val="22"/>
          <w:shd w:val="clear" w:color="auto" w:fill="FFFFFF"/>
        </w:rPr>
        <w:t xml:space="preserve"> </w:t>
      </w:r>
    </w:p>
    <w:p w14:paraId="48A3B11F" w14:textId="77777777" w:rsidR="006B02C7" w:rsidRDefault="006B02C7" w:rsidP="007C00B3">
      <w:pPr>
        <w:widowControl w:val="0"/>
        <w:autoSpaceDE w:val="0"/>
        <w:autoSpaceDN w:val="0"/>
        <w:adjustRightInd w:val="0"/>
        <w:spacing w:after="0" w:line="276" w:lineRule="auto"/>
        <w:jc w:val="both"/>
        <w:rPr>
          <w:rFonts w:ascii="Arial" w:hAnsi="Arial" w:cs="Arial"/>
        </w:rPr>
      </w:pPr>
    </w:p>
    <w:p w14:paraId="649C3990" w14:textId="20D27F09" w:rsidR="005358E3" w:rsidRPr="007F13D5" w:rsidRDefault="0047523E" w:rsidP="007C00B3">
      <w:pPr>
        <w:widowControl w:val="0"/>
        <w:autoSpaceDE w:val="0"/>
        <w:autoSpaceDN w:val="0"/>
        <w:adjustRightInd w:val="0"/>
        <w:spacing w:after="0" w:line="276" w:lineRule="auto"/>
        <w:jc w:val="both"/>
        <w:rPr>
          <w:rFonts w:ascii="Arial" w:hAnsi="Arial" w:cs="Arial"/>
        </w:rPr>
      </w:pPr>
      <w:bookmarkStart w:id="53" w:name="_Hlk159511812"/>
      <w:r w:rsidRPr="0047523E">
        <w:rPr>
          <w:rFonts w:ascii="Arial" w:hAnsi="Arial" w:cs="Arial"/>
          <w:b/>
          <w:bCs/>
          <w:shd w:val="clear" w:color="auto" w:fill="FFFFFF"/>
        </w:rPr>
        <w:t>Example:</w:t>
      </w:r>
      <w:r>
        <w:rPr>
          <w:rFonts w:ascii="Arial" w:hAnsi="Arial" w:cs="Arial"/>
          <w:shd w:val="clear" w:color="auto" w:fill="FFFFFF"/>
        </w:rPr>
        <w:t xml:space="preserve"> </w:t>
      </w:r>
      <w:r w:rsidR="007F13D5" w:rsidRPr="007F13D5">
        <w:rPr>
          <w:rFonts w:ascii="Arial" w:hAnsi="Arial" w:cs="Arial"/>
          <w:shd w:val="clear" w:color="auto" w:fill="FFFFFF"/>
        </w:rPr>
        <w:t xml:space="preserve">A </w:t>
      </w:r>
      <w:r w:rsidR="00C37280">
        <w:rPr>
          <w:rFonts w:ascii="Arial" w:hAnsi="Arial" w:cs="Arial"/>
          <w:shd w:val="clear" w:color="auto" w:fill="FFFFFF"/>
        </w:rPr>
        <w:t>bread</w:t>
      </w:r>
      <w:r w:rsidR="00C37280" w:rsidRPr="007F13D5">
        <w:rPr>
          <w:rFonts w:ascii="Arial" w:hAnsi="Arial" w:cs="Arial"/>
          <w:shd w:val="clear" w:color="auto" w:fill="FFFFFF"/>
        </w:rPr>
        <w:t xml:space="preserve"> </w:t>
      </w:r>
      <w:r w:rsidR="007F13D5" w:rsidRPr="007F13D5">
        <w:rPr>
          <w:rFonts w:ascii="Arial" w:hAnsi="Arial" w:cs="Arial"/>
          <w:shd w:val="clear" w:color="auto" w:fill="FFFFFF"/>
        </w:rPr>
        <w:t>manufacturer supplies pack</w:t>
      </w:r>
      <w:r w:rsidR="00BA022C">
        <w:rPr>
          <w:rFonts w:ascii="Arial" w:hAnsi="Arial" w:cs="Arial"/>
          <w:shd w:val="clear" w:color="auto" w:fill="FFFFFF"/>
        </w:rPr>
        <w:t>/filled</w:t>
      </w:r>
      <w:r w:rsidR="007F13D5" w:rsidRPr="007F13D5">
        <w:rPr>
          <w:rFonts w:ascii="Arial" w:hAnsi="Arial" w:cs="Arial"/>
          <w:shd w:val="clear" w:color="auto" w:fill="FFFFFF"/>
        </w:rPr>
        <w:t xml:space="preserve"> rejected</w:t>
      </w:r>
      <w:r w:rsidR="003070FB">
        <w:rPr>
          <w:rFonts w:ascii="Arial" w:hAnsi="Arial" w:cs="Arial"/>
          <w:shd w:val="clear" w:color="auto" w:fill="FFFFFF"/>
        </w:rPr>
        <w:t xml:space="preserve"> or excess</w:t>
      </w:r>
      <w:r w:rsidR="007F13D5" w:rsidRPr="007F13D5">
        <w:rPr>
          <w:rFonts w:ascii="Arial" w:hAnsi="Arial" w:cs="Arial"/>
          <w:shd w:val="clear" w:color="auto" w:fill="FFFFFF"/>
        </w:rPr>
        <w:t xml:space="preserve"> </w:t>
      </w:r>
      <w:r w:rsidR="00C37280">
        <w:rPr>
          <w:rFonts w:ascii="Arial" w:hAnsi="Arial" w:cs="Arial"/>
          <w:shd w:val="clear" w:color="auto" w:fill="FFFFFF"/>
        </w:rPr>
        <w:t>bread</w:t>
      </w:r>
      <w:r w:rsidR="00C37280" w:rsidRPr="007F13D5">
        <w:rPr>
          <w:rFonts w:ascii="Arial" w:hAnsi="Arial" w:cs="Arial"/>
          <w:shd w:val="clear" w:color="auto" w:fill="FFFFFF"/>
        </w:rPr>
        <w:t xml:space="preserve"> </w:t>
      </w:r>
      <w:r w:rsidR="007F13D5">
        <w:rPr>
          <w:rFonts w:ascii="Arial" w:hAnsi="Arial" w:cs="Arial"/>
          <w:shd w:val="clear" w:color="auto" w:fill="FFFFFF"/>
        </w:rPr>
        <w:t xml:space="preserve">products </w:t>
      </w:r>
      <w:r w:rsidR="007F13D5" w:rsidRPr="007F13D5">
        <w:rPr>
          <w:rFonts w:ascii="Arial" w:hAnsi="Arial" w:cs="Arial"/>
          <w:shd w:val="clear" w:color="auto" w:fill="FFFFFF"/>
        </w:rPr>
        <w:t xml:space="preserve">to </w:t>
      </w:r>
      <w:r w:rsidR="00BA022C">
        <w:rPr>
          <w:rFonts w:ascii="Arial" w:hAnsi="Arial" w:cs="Arial"/>
          <w:shd w:val="clear" w:color="auto" w:fill="FFFFFF"/>
        </w:rPr>
        <w:t xml:space="preserve">an </w:t>
      </w:r>
      <w:r w:rsidR="007F13D5" w:rsidRPr="007F13D5">
        <w:rPr>
          <w:rFonts w:ascii="Arial" w:hAnsi="Arial" w:cs="Arial"/>
          <w:shd w:val="clear" w:color="auto" w:fill="FFFFFF"/>
        </w:rPr>
        <w:t>animal feed manufacturer</w:t>
      </w:r>
      <w:r w:rsidR="009D4B08">
        <w:rPr>
          <w:rFonts w:ascii="Arial" w:hAnsi="Arial" w:cs="Arial"/>
          <w:shd w:val="clear" w:color="auto" w:fill="FFFFFF"/>
        </w:rPr>
        <w:t xml:space="preserve"> </w:t>
      </w:r>
      <w:r w:rsidR="007E26C6">
        <w:rPr>
          <w:rFonts w:ascii="Arial" w:hAnsi="Arial" w:cs="Arial"/>
          <w:shd w:val="clear" w:color="auto" w:fill="FFFFFF"/>
        </w:rPr>
        <w:t>who will use thes</w:t>
      </w:r>
      <w:r w:rsidR="00036379">
        <w:rPr>
          <w:rFonts w:ascii="Arial" w:hAnsi="Arial" w:cs="Arial"/>
          <w:shd w:val="clear" w:color="auto" w:fill="FFFFFF"/>
        </w:rPr>
        <w:t>e as an ingredient in their manufacturing process</w:t>
      </w:r>
      <w:r w:rsidR="007F13D5" w:rsidRPr="007F13D5">
        <w:rPr>
          <w:rFonts w:ascii="Arial" w:hAnsi="Arial" w:cs="Arial"/>
          <w:shd w:val="clear" w:color="auto" w:fill="FFFFFF"/>
        </w:rPr>
        <w:t>.</w:t>
      </w:r>
      <w:r w:rsidR="710961E2" w:rsidRPr="007F13D5">
        <w:rPr>
          <w:rFonts w:ascii="Arial" w:hAnsi="Arial" w:cs="Arial"/>
          <w:shd w:val="clear" w:color="auto" w:fill="FFFFFF"/>
        </w:rPr>
        <w:t xml:space="preserve"> </w:t>
      </w:r>
      <w:r w:rsidR="007F13D5" w:rsidRPr="007F13D5">
        <w:rPr>
          <w:rFonts w:ascii="Arial" w:hAnsi="Arial" w:cs="Arial"/>
          <w:shd w:val="clear" w:color="auto" w:fill="FFFFFF"/>
        </w:rPr>
        <w:t xml:space="preserve">The </w:t>
      </w:r>
      <w:r w:rsidR="00730A7C">
        <w:rPr>
          <w:rFonts w:ascii="Arial" w:hAnsi="Arial" w:cs="Arial"/>
          <w:shd w:val="clear" w:color="auto" w:fill="FFFFFF"/>
        </w:rPr>
        <w:t xml:space="preserve">original </w:t>
      </w:r>
      <w:r w:rsidR="007F13D5" w:rsidRPr="007F13D5">
        <w:rPr>
          <w:rFonts w:ascii="Arial" w:hAnsi="Arial" w:cs="Arial"/>
          <w:shd w:val="clear" w:color="auto" w:fill="FFFFFF"/>
        </w:rPr>
        <w:t xml:space="preserve">packaging containing the excess or rejected </w:t>
      </w:r>
      <w:r w:rsidR="00C46E8F">
        <w:rPr>
          <w:rFonts w:ascii="Arial" w:hAnsi="Arial" w:cs="Arial"/>
          <w:shd w:val="clear" w:color="auto" w:fill="FFFFFF"/>
        </w:rPr>
        <w:t>bread products</w:t>
      </w:r>
      <w:r w:rsidR="007F13D5" w:rsidRPr="007F13D5">
        <w:rPr>
          <w:rFonts w:ascii="Arial" w:hAnsi="Arial" w:cs="Arial"/>
          <w:shd w:val="clear" w:color="auto" w:fill="FFFFFF"/>
        </w:rPr>
        <w:t xml:space="preserve">, and any other packaging associated with the supply, is considered to be </w:t>
      </w:r>
      <w:r w:rsidR="001366DD">
        <w:rPr>
          <w:rFonts w:ascii="Arial" w:hAnsi="Arial" w:cs="Arial"/>
          <w:shd w:val="clear" w:color="auto" w:fill="FFFFFF"/>
        </w:rPr>
        <w:t xml:space="preserve">obligated </w:t>
      </w:r>
      <w:r w:rsidR="007F13D5" w:rsidRPr="007F13D5">
        <w:rPr>
          <w:rFonts w:ascii="Arial" w:hAnsi="Arial" w:cs="Arial"/>
          <w:shd w:val="clear" w:color="auto" w:fill="FFFFFF"/>
        </w:rPr>
        <w:t>packaging.</w:t>
      </w:r>
    </w:p>
    <w:bookmarkEnd w:id="53"/>
    <w:p w14:paraId="13FDC469" w14:textId="77777777" w:rsidR="00E3332D" w:rsidRDefault="00E3332D" w:rsidP="00EB5BD7">
      <w:pPr>
        <w:widowControl w:val="0"/>
        <w:autoSpaceDE w:val="0"/>
        <w:autoSpaceDN w:val="0"/>
        <w:adjustRightInd w:val="0"/>
        <w:spacing w:after="0" w:line="276" w:lineRule="auto"/>
        <w:jc w:val="both"/>
        <w:rPr>
          <w:rFonts w:ascii="Arial" w:hAnsi="Arial" w:cs="Arial"/>
        </w:rPr>
      </w:pPr>
    </w:p>
    <w:p w14:paraId="1FCDAB0A" w14:textId="77777777" w:rsidR="00105A06" w:rsidRDefault="00105A06" w:rsidP="00EB5BD7">
      <w:pPr>
        <w:widowControl w:val="0"/>
        <w:autoSpaceDE w:val="0"/>
        <w:autoSpaceDN w:val="0"/>
        <w:adjustRightInd w:val="0"/>
        <w:spacing w:after="0" w:line="276" w:lineRule="auto"/>
        <w:jc w:val="both"/>
        <w:rPr>
          <w:rFonts w:ascii="Arial" w:hAnsi="Arial" w:cs="Arial"/>
        </w:rPr>
      </w:pPr>
    </w:p>
    <w:p w14:paraId="3F641660" w14:textId="77777777" w:rsidR="001744BD" w:rsidRPr="00EB5BD7" w:rsidRDefault="001744BD" w:rsidP="00EB5BD7">
      <w:pPr>
        <w:widowControl w:val="0"/>
        <w:autoSpaceDE w:val="0"/>
        <w:autoSpaceDN w:val="0"/>
        <w:adjustRightInd w:val="0"/>
        <w:spacing w:after="0" w:line="276" w:lineRule="auto"/>
        <w:jc w:val="both"/>
        <w:rPr>
          <w:rFonts w:ascii="Arial" w:hAnsi="Arial" w:cs="Arial"/>
        </w:rPr>
      </w:pPr>
    </w:p>
    <w:p w14:paraId="7391B9D0" w14:textId="313D287C" w:rsidR="00F00774" w:rsidRPr="003A7791" w:rsidRDefault="003065E1" w:rsidP="003D252B">
      <w:pPr>
        <w:pStyle w:val="ListParagraph"/>
        <w:widowControl w:val="0"/>
        <w:numPr>
          <w:ilvl w:val="0"/>
          <w:numId w:val="24"/>
        </w:numPr>
        <w:tabs>
          <w:tab w:val="left" w:pos="993"/>
        </w:tabs>
        <w:autoSpaceDE w:val="0"/>
        <w:autoSpaceDN w:val="0"/>
        <w:adjustRightInd w:val="0"/>
        <w:spacing w:line="276" w:lineRule="auto"/>
        <w:ind w:firstLine="207"/>
        <w:jc w:val="both"/>
        <w:outlineLvl w:val="0"/>
        <w:rPr>
          <w:rFonts w:ascii="Arial" w:eastAsiaTheme="majorEastAsia" w:hAnsi="Arial" w:cstheme="majorBidi"/>
          <w:b/>
          <w:bCs/>
          <w:color w:val="008631"/>
          <w:sz w:val="32"/>
          <w:szCs w:val="32"/>
        </w:rPr>
      </w:pPr>
      <w:bookmarkStart w:id="54" w:name="APs_Incapacity"/>
      <w:r w:rsidRPr="003A7791">
        <w:rPr>
          <w:rFonts w:ascii="Arial" w:eastAsiaTheme="majorEastAsia" w:hAnsi="Arial" w:cstheme="majorBidi"/>
          <w:b/>
          <w:bCs/>
          <w:color w:val="008631"/>
          <w:sz w:val="32"/>
          <w:szCs w:val="32"/>
        </w:rPr>
        <w:t xml:space="preserve">Insolvency </w:t>
      </w:r>
      <w:r w:rsidR="00006B2B" w:rsidRPr="003A7791">
        <w:rPr>
          <w:rFonts w:ascii="Arial" w:eastAsiaTheme="majorEastAsia" w:hAnsi="Arial" w:cstheme="majorBidi"/>
          <w:b/>
          <w:bCs/>
          <w:color w:val="008631"/>
          <w:sz w:val="32"/>
          <w:szCs w:val="32"/>
        </w:rPr>
        <w:t xml:space="preserve">and </w:t>
      </w:r>
      <w:r w:rsidR="00006B2B">
        <w:rPr>
          <w:rFonts w:ascii="Arial" w:eastAsiaTheme="majorEastAsia" w:hAnsi="Arial" w:cstheme="majorBidi"/>
          <w:b/>
          <w:bCs/>
          <w:color w:val="008631"/>
          <w:sz w:val="32"/>
          <w:szCs w:val="32"/>
        </w:rPr>
        <w:t>i</w:t>
      </w:r>
      <w:r w:rsidR="7783F75B" w:rsidRPr="005B5E6A">
        <w:rPr>
          <w:rFonts w:ascii="Arial" w:eastAsiaTheme="majorEastAsia" w:hAnsi="Arial" w:cstheme="majorBidi"/>
          <w:b/>
          <w:bCs/>
          <w:color w:val="008631"/>
          <w:sz w:val="32"/>
          <w:szCs w:val="32"/>
        </w:rPr>
        <w:t xml:space="preserve">ncapacity </w:t>
      </w:r>
      <w:bookmarkEnd w:id="54"/>
    </w:p>
    <w:p w14:paraId="41417326" w14:textId="77777777" w:rsidR="000D0585" w:rsidRDefault="000D0585" w:rsidP="000D0585">
      <w:pPr>
        <w:rPr>
          <w:rFonts w:ascii="Arial" w:hAnsi="Arial" w:cs="Arial"/>
          <w:color w:val="0070C0"/>
        </w:rPr>
      </w:pPr>
    </w:p>
    <w:p w14:paraId="0CC617CE" w14:textId="4A28D956" w:rsidR="005F66FB" w:rsidRPr="003A7791" w:rsidRDefault="00763517" w:rsidP="005F66FB">
      <w:pPr>
        <w:rPr>
          <w:rFonts w:ascii="Arial" w:hAnsi="Arial" w:cs="Arial"/>
        </w:rPr>
      </w:pPr>
      <w:r w:rsidRPr="003A7791">
        <w:rPr>
          <w:rFonts w:ascii="Arial" w:hAnsi="Arial" w:cs="Arial"/>
        </w:rPr>
        <w:t xml:space="preserve">The </w:t>
      </w:r>
      <w:r w:rsidR="008B6C3F" w:rsidRPr="003A7791">
        <w:rPr>
          <w:rFonts w:ascii="Arial" w:hAnsi="Arial" w:cs="Arial"/>
        </w:rPr>
        <w:t>pEPR</w:t>
      </w:r>
      <w:r w:rsidRPr="003A7791">
        <w:rPr>
          <w:rFonts w:ascii="Arial" w:hAnsi="Arial" w:cs="Arial"/>
        </w:rPr>
        <w:t xml:space="preserve"> Regulations </w:t>
      </w:r>
      <w:r w:rsidR="00F22044" w:rsidRPr="003A7791">
        <w:rPr>
          <w:rFonts w:ascii="Arial" w:hAnsi="Arial" w:cs="Arial"/>
        </w:rPr>
        <w:t xml:space="preserve">make specific rules </w:t>
      </w:r>
      <w:r w:rsidR="00AE616B" w:rsidRPr="003A7791">
        <w:rPr>
          <w:rFonts w:ascii="Arial" w:hAnsi="Arial" w:cs="Arial"/>
        </w:rPr>
        <w:t>for insolvency and incapacity</w:t>
      </w:r>
      <w:r w:rsidR="005F66FB" w:rsidRPr="003A7791">
        <w:rPr>
          <w:rFonts w:ascii="Arial" w:hAnsi="Arial" w:cs="Arial"/>
        </w:rPr>
        <w:t xml:space="preserve"> in Regulation 27 and Schedule 2 of the </w:t>
      </w:r>
      <w:r w:rsidR="008B6C3F" w:rsidRPr="003A7791">
        <w:rPr>
          <w:rFonts w:ascii="Arial" w:hAnsi="Arial" w:cs="Arial"/>
        </w:rPr>
        <w:t>pEPR</w:t>
      </w:r>
      <w:r w:rsidR="005F66FB" w:rsidRPr="003A7791">
        <w:rPr>
          <w:rFonts w:ascii="Arial" w:hAnsi="Arial" w:cs="Arial"/>
        </w:rPr>
        <w:t xml:space="preserve"> Regulations.  </w:t>
      </w:r>
    </w:p>
    <w:p w14:paraId="767644F8" w14:textId="070F48EF" w:rsidR="000D0585" w:rsidRPr="003A7791" w:rsidRDefault="000D0585" w:rsidP="000D0585">
      <w:pPr>
        <w:rPr>
          <w:rFonts w:ascii="Arial" w:hAnsi="Arial" w:cs="Arial"/>
        </w:rPr>
      </w:pPr>
      <w:r w:rsidRPr="003A7791">
        <w:rPr>
          <w:rFonts w:ascii="Arial" w:hAnsi="Arial" w:cs="Arial"/>
        </w:rPr>
        <w:t xml:space="preserve">A producer will not have producer responsibility obligations in the relevant year </w:t>
      </w:r>
      <w:r w:rsidR="00DD747D" w:rsidRPr="003A7791">
        <w:rPr>
          <w:rFonts w:ascii="Arial" w:hAnsi="Arial" w:cs="Arial"/>
        </w:rPr>
        <w:t>and will not be liable to pay disposal or administration fees i</w:t>
      </w:r>
      <w:r w:rsidRPr="003A7791">
        <w:rPr>
          <w:rFonts w:ascii="Arial" w:hAnsi="Arial" w:cs="Arial"/>
        </w:rPr>
        <w:t>f:</w:t>
      </w:r>
    </w:p>
    <w:p w14:paraId="3240E7AA" w14:textId="0F6357F9" w:rsidR="000D0585" w:rsidRPr="003A7791" w:rsidRDefault="000D0585" w:rsidP="00773A3F">
      <w:pPr>
        <w:pStyle w:val="ListParagraph"/>
        <w:numPr>
          <w:ilvl w:val="0"/>
          <w:numId w:val="75"/>
        </w:numPr>
        <w:rPr>
          <w:rFonts w:ascii="Arial" w:hAnsi="Arial" w:cs="Arial"/>
          <w:sz w:val="22"/>
          <w:szCs w:val="22"/>
        </w:rPr>
      </w:pPr>
      <w:r w:rsidRPr="003A7791">
        <w:rPr>
          <w:rFonts w:ascii="Arial" w:hAnsi="Arial" w:cs="Arial"/>
          <w:sz w:val="22"/>
          <w:szCs w:val="22"/>
        </w:rPr>
        <w:t>An insolvency event</w:t>
      </w:r>
      <w:r w:rsidR="00D432F0" w:rsidRPr="003A7791">
        <w:rPr>
          <w:rFonts w:ascii="Arial" w:hAnsi="Arial" w:cs="Arial"/>
          <w:sz w:val="22"/>
          <w:szCs w:val="22"/>
        </w:rPr>
        <w:t xml:space="preserve"> </w:t>
      </w:r>
      <w:r w:rsidRPr="003A7791">
        <w:rPr>
          <w:rFonts w:ascii="Arial" w:hAnsi="Arial" w:cs="Arial"/>
          <w:sz w:val="22"/>
          <w:szCs w:val="22"/>
        </w:rPr>
        <w:t xml:space="preserve">occurs in relation to a producer who is a corporate body, a partnership or an individual, </w:t>
      </w:r>
      <w:r w:rsidRPr="006873B6">
        <w:rPr>
          <w:rFonts w:ascii="Arial" w:hAnsi="Arial" w:cs="Arial"/>
          <w:sz w:val="22"/>
          <w:szCs w:val="22"/>
          <w:u w:val="single"/>
        </w:rPr>
        <w:t>and</w:t>
      </w:r>
      <w:r w:rsidRPr="003A7791">
        <w:rPr>
          <w:rFonts w:ascii="Arial" w:hAnsi="Arial" w:cs="Arial"/>
          <w:sz w:val="22"/>
          <w:szCs w:val="22"/>
        </w:rPr>
        <w:t xml:space="preserve"> that producer ceases trading, or</w:t>
      </w:r>
    </w:p>
    <w:p w14:paraId="7F042B1D" w14:textId="032A8977" w:rsidR="000D0585" w:rsidRPr="003A7791" w:rsidRDefault="000D0585" w:rsidP="00DB1697">
      <w:pPr>
        <w:pStyle w:val="ListParagraph"/>
        <w:numPr>
          <w:ilvl w:val="0"/>
          <w:numId w:val="75"/>
        </w:numPr>
        <w:rPr>
          <w:rFonts w:ascii="Arial" w:hAnsi="Arial" w:cs="Arial"/>
          <w:sz w:val="22"/>
          <w:szCs w:val="22"/>
        </w:rPr>
      </w:pPr>
      <w:r w:rsidRPr="003A7791">
        <w:rPr>
          <w:rFonts w:ascii="Arial" w:hAnsi="Arial" w:cs="Arial"/>
          <w:sz w:val="22"/>
          <w:szCs w:val="22"/>
        </w:rPr>
        <w:t xml:space="preserve">A producer </w:t>
      </w:r>
      <w:r w:rsidR="0000192D" w:rsidRPr="003A7791">
        <w:rPr>
          <w:rFonts w:ascii="Arial" w:hAnsi="Arial" w:cs="Arial"/>
          <w:sz w:val="22"/>
          <w:szCs w:val="22"/>
        </w:rPr>
        <w:t xml:space="preserve">that  </w:t>
      </w:r>
      <w:r w:rsidRPr="003A7791">
        <w:rPr>
          <w:rFonts w:ascii="Arial" w:hAnsi="Arial" w:cs="Arial"/>
          <w:sz w:val="22"/>
          <w:szCs w:val="22"/>
        </w:rPr>
        <w:t xml:space="preserve">is a partnership </w:t>
      </w:r>
      <w:r w:rsidR="0000192D" w:rsidRPr="003A7791">
        <w:rPr>
          <w:rFonts w:ascii="Arial" w:hAnsi="Arial" w:cs="Arial"/>
          <w:sz w:val="22"/>
          <w:szCs w:val="22"/>
        </w:rPr>
        <w:t xml:space="preserve">and the partnership </w:t>
      </w:r>
      <w:r w:rsidRPr="003A7791">
        <w:rPr>
          <w:rFonts w:ascii="Arial" w:hAnsi="Arial" w:cs="Arial"/>
          <w:sz w:val="22"/>
          <w:szCs w:val="22"/>
        </w:rPr>
        <w:t>is dissolved or</w:t>
      </w:r>
    </w:p>
    <w:p w14:paraId="5DF6E6E1" w14:textId="77777777" w:rsidR="000D0585" w:rsidRPr="003A7791" w:rsidRDefault="000D0585" w:rsidP="008262AF">
      <w:pPr>
        <w:pStyle w:val="ListParagraph"/>
        <w:numPr>
          <w:ilvl w:val="0"/>
          <w:numId w:val="75"/>
        </w:numPr>
        <w:rPr>
          <w:rFonts w:ascii="Arial" w:hAnsi="Arial" w:cs="Arial"/>
          <w:sz w:val="22"/>
          <w:szCs w:val="22"/>
        </w:rPr>
      </w:pPr>
      <w:r w:rsidRPr="003A7791">
        <w:rPr>
          <w:rFonts w:ascii="Arial" w:hAnsi="Arial" w:cs="Arial"/>
          <w:sz w:val="22"/>
          <w:szCs w:val="22"/>
        </w:rPr>
        <w:t>A producer who is an individual dies or becomes incapacitated.</w:t>
      </w:r>
    </w:p>
    <w:p w14:paraId="6DA9A151" w14:textId="77777777" w:rsidR="008262AF" w:rsidRPr="003A7791" w:rsidRDefault="008262AF" w:rsidP="00DB1697">
      <w:pPr>
        <w:pStyle w:val="ListParagraph"/>
        <w:ind w:left="360"/>
        <w:rPr>
          <w:rFonts w:ascii="Arial" w:hAnsi="Arial" w:cs="Arial"/>
          <w:sz w:val="22"/>
          <w:szCs w:val="22"/>
        </w:rPr>
      </w:pPr>
    </w:p>
    <w:p w14:paraId="01FD19E2" w14:textId="088DA4A6" w:rsidR="00C156C9" w:rsidRPr="00875241" w:rsidRDefault="00224889" w:rsidP="007A6DFC">
      <w:pPr>
        <w:spacing w:line="276" w:lineRule="auto"/>
        <w:jc w:val="both"/>
        <w:rPr>
          <w:rFonts w:ascii="Arial" w:hAnsi="Arial" w:cs="Arial"/>
        </w:rPr>
      </w:pPr>
      <w:r w:rsidRPr="003A7791">
        <w:rPr>
          <w:rFonts w:ascii="Arial" w:hAnsi="Arial" w:cs="Arial"/>
        </w:rPr>
        <w:t xml:space="preserve">Insolvency events are defined in Schedule 2 of the </w:t>
      </w:r>
      <w:r w:rsidR="006569EA" w:rsidRPr="003A7791">
        <w:rPr>
          <w:rFonts w:ascii="Arial" w:hAnsi="Arial" w:cs="Arial"/>
        </w:rPr>
        <w:t>p</w:t>
      </w:r>
      <w:r w:rsidRPr="003A7791">
        <w:rPr>
          <w:rFonts w:ascii="Arial" w:hAnsi="Arial" w:cs="Arial"/>
        </w:rPr>
        <w:t>EPR Regulations</w:t>
      </w:r>
      <w:r w:rsidR="003A6EE2" w:rsidRPr="003A7791">
        <w:rPr>
          <w:rFonts w:ascii="Arial" w:hAnsi="Arial" w:cs="Arial"/>
        </w:rPr>
        <w:t xml:space="preserve"> and </w:t>
      </w:r>
      <w:r w:rsidR="0063751D" w:rsidRPr="003A7791">
        <w:rPr>
          <w:rFonts w:ascii="Arial" w:hAnsi="Arial" w:cs="Arial"/>
        </w:rPr>
        <w:t xml:space="preserve">examples </w:t>
      </w:r>
      <w:r w:rsidR="003A6EE2" w:rsidRPr="003A7791">
        <w:rPr>
          <w:rFonts w:ascii="Arial" w:hAnsi="Arial" w:cs="Arial"/>
        </w:rPr>
        <w:t>include</w:t>
      </w:r>
      <w:r w:rsidR="004759A9" w:rsidRPr="003A7791">
        <w:rPr>
          <w:rFonts w:ascii="Arial" w:hAnsi="Arial" w:cs="Arial"/>
        </w:rPr>
        <w:t xml:space="preserve"> winding up and administration</w:t>
      </w:r>
      <w:r w:rsidR="006B4CDD" w:rsidRPr="003A7791">
        <w:rPr>
          <w:rFonts w:ascii="Arial" w:hAnsi="Arial" w:cs="Arial"/>
        </w:rPr>
        <w:t xml:space="preserve"> </w:t>
      </w:r>
      <w:r w:rsidR="00D01FB5" w:rsidRPr="003A7791">
        <w:rPr>
          <w:rFonts w:ascii="Arial" w:hAnsi="Arial" w:cs="Arial"/>
        </w:rPr>
        <w:t>in relation to companies, and bankruptcy in relation to individuals</w:t>
      </w:r>
      <w:r w:rsidRPr="003A7791">
        <w:rPr>
          <w:rFonts w:ascii="Arial" w:hAnsi="Arial" w:cs="Arial"/>
        </w:rPr>
        <w:t>.</w:t>
      </w:r>
      <w:r w:rsidR="00487E1E" w:rsidRPr="003A7791">
        <w:rPr>
          <w:rFonts w:ascii="Arial" w:hAnsi="Arial" w:cs="Arial"/>
        </w:rPr>
        <w:t xml:space="preserve"> For full details please refer to the</w:t>
      </w:r>
      <w:r w:rsidR="00F724A4">
        <w:rPr>
          <w:rFonts w:ascii="Arial" w:hAnsi="Arial" w:cs="Arial"/>
        </w:rPr>
        <w:t xml:space="preserve"> pEPR</w:t>
      </w:r>
      <w:r w:rsidR="00487E1E" w:rsidRPr="003A7791">
        <w:rPr>
          <w:rFonts w:ascii="Arial" w:hAnsi="Arial" w:cs="Arial"/>
        </w:rPr>
        <w:t xml:space="preserve"> Regulations. </w:t>
      </w:r>
      <w:r w:rsidR="00ED0666" w:rsidRPr="003A7791">
        <w:rPr>
          <w:rFonts w:ascii="Arial" w:hAnsi="Arial" w:cs="Arial"/>
        </w:rPr>
        <w:t xml:space="preserve"> </w:t>
      </w:r>
    </w:p>
    <w:p w14:paraId="08FF71A1" w14:textId="77777777" w:rsidR="00C156C9" w:rsidRDefault="00C156C9" w:rsidP="007A6DFC">
      <w:pPr>
        <w:spacing w:line="276" w:lineRule="auto"/>
        <w:jc w:val="both"/>
        <w:rPr>
          <w:rFonts w:ascii="Arial" w:hAnsi="Arial" w:cs="Arial"/>
          <w:b/>
          <w:bCs/>
          <w:sz w:val="24"/>
          <w:szCs w:val="24"/>
        </w:rPr>
      </w:pPr>
    </w:p>
    <w:p w14:paraId="11FBA462" w14:textId="30174D5B" w:rsidR="00E377FE" w:rsidRDefault="002D0CD1" w:rsidP="007A6DFC">
      <w:pPr>
        <w:spacing w:line="276" w:lineRule="auto"/>
        <w:jc w:val="both"/>
        <w:rPr>
          <w:rFonts w:ascii="Arial" w:hAnsi="Arial" w:cs="Arial"/>
          <w:b/>
          <w:bCs/>
          <w:sz w:val="24"/>
          <w:szCs w:val="24"/>
        </w:rPr>
      </w:pPr>
      <w:r w:rsidRPr="003F0C4C">
        <w:rPr>
          <w:rFonts w:ascii="Arial" w:hAnsi="Arial" w:cs="Arial"/>
          <w:b/>
          <w:bCs/>
          <w:sz w:val="24"/>
          <w:szCs w:val="24"/>
        </w:rPr>
        <w:t>Continuation of producer activities by another</w:t>
      </w:r>
      <w:r w:rsidR="00206700" w:rsidRPr="003F0C4C">
        <w:rPr>
          <w:rFonts w:ascii="Arial" w:hAnsi="Arial" w:cs="Arial"/>
          <w:b/>
          <w:bCs/>
          <w:sz w:val="24"/>
          <w:szCs w:val="24"/>
        </w:rPr>
        <w:t xml:space="preserve"> person</w:t>
      </w:r>
    </w:p>
    <w:p w14:paraId="7DDDF61A" w14:textId="6E74AE32" w:rsidR="00E377FE" w:rsidRPr="00875241" w:rsidRDefault="00FA06D8" w:rsidP="00604141">
      <w:pPr>
        <w:spacing w:line="276" w:lineRule="auto"/>
        <w:jc w:val="both"/>
        <w:rPr>
          <w:rFonts w:ascii="Arial" w:hAnsi="Arial" w:cs="Arial"/>
        </w:rPr>
      </w:pPr>
      <w:r>
        <w:rPr>
          <w:rFonts w:ascii="Arial" w:hAnsi="Arial" w:cs="Arial"/>
        </w:rPr>
        <w:t xml:space="preserve">Regulation </w:t>
      </w:r>
      <w:r w:rsidR="003B0061" w:rsidRPr="003A7791">
        <w:rPr>
          <w:rFonts w:ascii="Arial" w:hAnsi="Arial" w:cs="Arial"/>
        </w:rPr>
        <w:t>27</w:t>
      </w:r>
      <w:r w:rsidR="2AF6CA81" w:rsidRPr="003A7791">
        <w:rPr>
          <w:rFonts w:ascii="Arial" w:hAnsi="Arial" w:cs="Arial"/>
        </w:rPr>
        <w:t xml:space="preserve">(2) &amp; (3) </w:t>
      </w:r>
      <w:r w:rsidR="002F24FB" w:rsidRPr="003A7791">
        <w:rPr>
          <w:rFonts w:ascii="Arial" w:hAnsi="Arial" w:cs="Arial"/>
        </w:rPr>
        <w:t>applies</w:t>
      </w:r>
      <w:r w:rsidR="00FC4937" w:rsidRPr="003A7791">
        <w:rPr>
          <w:rFonts w:ascii="Arial" w:hAnsi="Arial" w:cs="Arial"/>
        </w:rPr>
        <w:t xml:space="preserve"> </w:t>
      </w:r>
      <w:r w:rsidR="00FC4937">
        <w:rPr>
          <w:rFonts w:ascii="Arial" w:hAnsi="Arial" w:cs="Arial"/>
        </w:rPr>
        <w:t>where,</w:t>
      </w:r>
      <w:r w:rsidR="00E377FE" w:rsidRPr="00875241">
        <w:rPr>
          <w:rFonts w:ascii="Arial" w:hAnsi="Arial" w:cs="Arial"/>
        </w:rPr>
        <w:t xml:space="preserve"> </w:t>
      </w:r>
      <w:r w:rsidR="002F24FB">
        <w:rPr>
          <w:rFonts w:ascii="Arial" w:hAnsi="Arial" w:cs="Arial"/>
        </w:rPr>
        <w:t>following</w:t>
      </w:r>
      <w:r w:rsidR="002F24FB" w:rsidRPr="00875241">
        <w:rPr>
          <w:rFonts w:ascii="Arial" w:hAnsi="Arial" w:cs="Arial"/>
        </w:rPr>
        <w:t xml:space="preserve"> </w:t>
      </w:r>
      <w:r w:rsidR="00E377FE" w:rsidRPr="00875241">
        <w:rPr>
          <w:rFonts w:ascii="Arial" w:hAnsi="Arial" w:cs="Arial"/>
        </w:rPr>
        <w:t>the</w:t>
      </w:r>
      <w:r w:rsidR="007B4182">
        <w:rPr>
          <w:rFonts w:ascii="Arial" w:hAnsi="Arial" w:cs="Arial"/>
        </w:rPr>
        <w:t xml:space="preserve"> incapacity or</w:t>
      </w:r>
      <w:r w:rsidR="00E377FE" w:rsidRPr="00875241">
        <w:rPr>
          <w:rFonts w:ascii="Arial" w:hAnsi="Arial" w:cs="Arial"/>
        </w:rPr>
        <w:t xml:space="preserve"> </w:t>
      </w:r>
      <w:r w:rsidR="00C4433B">
        <w:rPr>
          <w:rFonts w:ascii="Arial" w:hAnsi="Arial" w:cs="Arial"/>
        </w:rPr>
        <w:t>insolvency</w:t>
      </w:r>
      <w:r w:rsidR="007B4182">
        <w:rPr>
          <w:rFonts w:ascii="Arial" w:hAnsi="Arial" w:cs="Arial"/>
        </w:rPr>
        <w:t xml:space="preserve"> (etc)</w:t>
      </w:r>
      <w:r w:rsidR="00C4433B">
        <w:rPr>
          <w:rFonts w:ascii="Arial" w:hAnsi="Arial" w:cs="Arial"/>
        </w:rPr>
        <w:t xml:space="preserve"> </w:t>
      </w:r>
      <w:r w:rsidR="00E377FE" w:rsidRPr="00875241">
        <w:rPr>
          <w:rFonts w:ascii="Arial" w:hAnsi="Arial" w:cs="Arial"/>
        </w:rPr>
        <w:t>of a producer</w:t>
      </w:r>
      <w:r w:rsidR="00B93257">
        <w:rPr>
          <w:rFonts w:ascii="Arial" w:hAnsi="Arial" w:cs="Arial"/>
        </w:rPr>
        <w:t xml:space="preserve">, </w:t>
      </w:r>
      <w:r w:rsidR="00E377FE" w:rsidRPr="00875241">
        <w:rPr>
          <w:rFonts w:ascii="Arial" w:hAnsi="Arial" w:cs="Arial"/>
        </w:rPr>
        <w:t>some other person or legal entity</w:t>
      </w:r>
      <w:r w:rsidR="009A01CF">
        <w:rPr>
          <w:rFonts w:ascii="Arial" w:hAnsi="Arial" w:cs="Arial"/>
        </w:rPr>
        <w:t xml:space="preserve"> </w:t>
      </w:r>
      <w:r w:rsidR="00AF20DC">
        <w:rPr>
          <w:rFonts w:ascii="Arial" w:hAnsi="Arial" w:cs="Arial"/>
        </w:rPr>
        <w:t xml:space="preserve">continues to carry out </w:t>
      </w:r>
      <w:r w:rsidR="003F6929">
        <w:rPr>
          <w:rFonts w:ascii="Arial" w:hAnsi="Arial" w:cs="Arial"/>
        </w:rPr>
        <w:t xml:space="preserve">the activities of </w:t>
      </w:r>
      <w:r w:rsidR="00BC1A4F">
        <w:rPr>
          <w:rFonts w:ascii="Arial" w:hAnsi="Arial" w:cs="Arial"/>
        </w:rPr>
        <w:t>that</w:t>
      </w:r>
      <w:r w:rsidR="00F62001">
        <w:rPr>
          <w:rFonts w:ascii="Arial" w:hAnsi="Arial" w:cs="Arial"/>
        </w:rPr>
        <w:t xml:space="preserve"> </w:t>
      </w:r>
      <w:r w:rsidR="00AF20DC">
        <w:rPr>
          <w:rFonts w:ascii="Arial" w:hAnsi="Arial" w:cs="Arial"/>
        </w:rPr>
        <w:t>producer</w:t>
      </w:r>
      <w:r w:rsidR="00F74153">
        <w:rPr>
          <w:rFonts w:ascii="Arial" w:hAnsi="Arial" w:cs="Arial"/>
        </w:rPr>
        <w:t xml:space="preserve">. </w:t>
      </w:r>
    </w:p>
    <w:p w14:paraId="158F8C1F" w14:textId="57E953D8" w:rsidR="00E377FE" w:rsidRPr="00875241" w:rsidRDefault="00E377FE" w:rsidP="00604141">
      <w:pPr>
        <w:spacing w:line="276" w:lineRule="auto"/>
        <w:jc w:val="both"/>
        <w:rPr>
          <w:rFonts w:ascii="Arial" w:hAnsi="Arial" w:cs="Arial"/>
        </w:rPr>
      </w:pPr>
      <w:r w:rsidRPr="00875241">
        <w:rPr>
          <w:rFonts w:ascii="Arial" w:hAnsi="Arial" w:cs="Arial"/>
        </w:rPr>
        <w:t xml:space="preserve">Where </w:t>
      </w:r>
      <w:r w:rsidR="003815AB">
        <w:rPr>
          <w:rFonts w:ascii="Arial" w:hAnsi="Arial" w:cs="Arial"/>
        </w:rPr>
        <w:t xml:space="preserve">an insolvency or incapacity event has occurred </w:t>
      </w:r>
      <w:r w:rsidRPr="00875241">
        <w:rPr>
          <w:rFonts w:ascii="Arial" w:hAnsi="Arial" w:cs="Arial"/>
        </w:rPr>
        <w:t>and a</w:t>
      </w:r>
      <w:r w:rsidR="0076615A">
        <w:rPr>
          <w:rFonts w:ascii="Arial" w:hAnsi="Arial" w:cs="Arial"/>
        </w:rPr>
        <w:t>nother</w:t>
      </w:r>
      <w:r w:rsidRPr="00875241">
        <w:rPr>
          <w:rFonts w:ascii="Arial" w:hAnsi="Arial" w:cs="Arial"/>
        </w:rPr>
        <w:t xml:space="preserve"> </w:t>
      </w:r>
      <w:r w:rsidR="000B6947">
        <w:rPr>
          <w:rFonts w:ascii="Arial" w:hAnsi="Arial" w:cs="Arial"/>
        </w:rPr>
        <w:t>business</w:t>
      </w:r>
      <w:r w:rsidR="006F3661">
        <w:rPr>
          <w:rFonts w:ascii="Arial" w:hAnsi="Arial" w:cs="Arial"/>
        </w:rPr>
        <w:t xml:space="preserve"> (the ‘new producer’)</w:t>
      </w:r>
      <w:r w:rsidRPr="00875241">
        <w:rPr>
          <w:rFonts w:ascii="Arial" w:hAnsi="Arial" w:cs="Arial"/>
        </w:rPr>
        <w:t xml:space="preserve"> carries on all or some of the </w:t>
      </w:r>
      <w:r w:rsidR="009C4357">
        <w:rPr>
          <w:rFonts w:ascii="Arial" w:hAnsi="Arial" w:cs="Arial"/>
        </w:rPr>
        <w:t xml:space="preserve">functions </w:t>
      </w:r>
      <w:r w:rsidR="001A7FFA">
        <w:rPr>
          <w:rFonts w:ascii="Arial" w:hAnsi="Arial" w:cs="Arial"/>
        </w:rPr>
        <w:t>of the</w:t>
      </w:r>
      <w:r w:rsidR="00792A7F">
        <w:rPr>
          <w:rFonts w:ascii="Arial" w:hAnsi="Arial" w:cs="Arial"/>
        </w:rPr>
        <w:t xml:space="preserve"> </w:t>
      </w:r>
      <w:r w:rsidR="00B56AFC">
        <w:rPr>
          <w:rFonts w:ascii="Arial" w:hAnsi="Arial" w:cs="Arial"/>
        </w:rPr>
        <w:t xml:space="preserve">first </w:t>
      </w:r>
      <w:r w:rsidR="001A7FFA">
        <w:rPr>
          <w:rFonts w:ascii="Arial" w:hAnsi="Arial" w:cs="Arial"/>
        </w:rPr>
        <w:t>producer,</w:t>
      </w:r>
      <w:r w:rsidRPr="00875241">
        <w:rPr>
          <w:rFonts w:ascii="Arial" w:hAnsi="Arial" w:cs="Arial"/>
        </w:rPr>
        <w:t xml:space="preserve"> that </w:t>
      </w:r>
      <w:r w:rsidR="00692AEC">
        <w:rPr>
          <w:rFonts w:ascii="Arial" w:hAnsi="Arial" w:cs="Arial"/>
        </w:rPr>
        <w:t>new producer will</w:t>
      </w:r>
      <w:r w:rsidR="001A0B1E">
        <w:rPr>
          <w:rFonts w:ascii="Arial" w:hAnsi="Arial" w:cs="Arial"/>
        </w:rPr>
        <w:t xml:space="preserve"> assume the obligations of</w:t>
      </w:r>
      <w:r w:rsidRPr="00875241">
        <w:rPr>
          <w:rFonts w:ascii="Arial" w:hAnsi="Arial" w:cs="Arial"/>
        </w:rPr>
        <w:t xml:space="preserve"> </w:t>
      </w:r>
      <w:r w:rsidR="001A0B1E">
        <w:rPr>
          <w:rFonts w:ascii="Arial" w:hAnsi="Arial" w:cs="Arial"/>
        </w:rPr>
        <w:t xml:space="preserve">the </w:t>
      </w:r>
      <w:r w:rsidR="00FB6329">
        <w:rPr>
          <w:rFonts w:ascii="Arial" w:hAnsi="Arial" w:cs="Arial"/>
        </w:rPr>
        <w:t xml:space="preserve">first </w:t>
      </w:r>
      <w:r w:rsidRPr="00875241">
        <w:rPr>
          <w:rFonts w:ascii="Arial" w:hAnsi="Arial" w:cs="Arial"/>
        </w:rPr>
        <w:t xml:space="preserve">producer for that </w:t>
      </w:r>
      <w:r w:rsidR="0076615A">
        <w:rPr>
          <w:rFonts w:ascii="Arial" w:hAnsi="Arial" w:cs="Arial"/>
        </w:rPr>
        <w:t xml:space="preserve">relevant </w:t>
      </w:r>
      <w:r w:rsidRPr="00875241">
        <w:rPr>
          <w:rFonts w:ascii="Arial" w:hAnsi="Arial" w:cs="Arial"/>
        </w:rPr>
        <w:t>year</w:t>
      </w:r>
      <w:r w:rsidR="001A0B1E">
        <w:rPr>
          <w:rFonts w:ascii="Arial" w:hAnsi="Arial" w:cs="Arial"/>
        </w:rPr>
        <w:t xml:space="preserve">. </w:t>
      </w:r>
      <w:r w:rsidRPr="00875241">
        <w:rPr>
          <w:rFonts w:ascii="Arial" w:hAnsi="Arial" w:cs="Arial"/>
        </w:rPr>
        <w:t xml:space="preserve"> Where this happens, it is not necessary to assess the </w:t>
      </w:r>
      <w:r w:rsidR="006936DB">
        <w:rPr>
          <w:rFonts w:ascii="Arial" w:hAnsi="Arial" w:cs="Arial"/>
        </w:rPr>
        <w:t xml:space="preserve">new producer </w:t>
      </w:r>
      <w:r w:rsidRPr="00875241">
        <w:rPr>
          <w:rFonts w:ascii="Arial" w:hAnsi="Arial" w:cs="Arial"/>
        </w:rPr>
        <w:t>against the threshold tests</w:t>
      </w:r>
      <w:r w:rsidR="00D54B27">
        <w:rPr>
          <w:rFonts w:ascii="Arial" w:hAnsi="Arial" w:cs="Arial"/>
        </w:rPr>
        <w:t>.</w:t>
      </w:r>
      <w:r w:rsidR="004E2AD4" w:rsidRPr="00875241">
        <w:rPr>
          <w:rFonts w:ascii="Arial" w:hAnsi="Arial" w:cs="Arial"/>
        </w:rPr>
        <w:t xml:space="preserve"> </w:t>
      </w:r>
      <w:r w:rsidR="00D54B27">
        <w:rPr>
          <w:rFonts w:ascii="Arial" w:hAnsi="Arial" w:cs="Arial"/>
        </w:rPr>
        <w:t>T</w:t>
      </w:r>
      <w:r w:rsidR="004E2AD4" w:rsidRPr="00875241">
        <w:rPr>
          <w:rFonts w:ascii="Arial" w:hAnsi="Arial" w:cs="Arial"/>
        </w:rPr>
        <w:t xml:space="preserve">he </w:t>
      </w:r>
      <w:r w:rsidR="00FB6329">
        <w:rPr>
          <w:rFonts w:ascii="Arial" w:hAnsi="Arial" w:cs="Arial"/>
        </w:rPr>
        <w:t>new producer</w:t>
      </w:r>
      <w:r w:rsidR="004E2AD4" w:rsidRPr="00875241">
        <w:rPr>
          <w:rFonts w:ascii="Arial" w:hAnsi="Arial" w:cs="Arial"/>
        </w:rPr>
        <w:t xml:space="preserve"> </w:t>
      </w:r>
      <w:r w:rsidR="004E2AD4" w:rsidRPr="00725BB6">
        <w:rPr>
          <w:rFonts w:ascii="Arial" w:hAnsi="Arial" w:cs="Arial"/>
        </w:rPr>
        <w:t>has the producer responsibility obligations of the first producer for the relevant year and the following two years regardless of whether the new producer meets the threshold criteria to be a large or small producer in those years</w:t>
      </w:r>
      <w:r w:rsidR="004F0141">
        <w:rPr>
          <w:rFonts w:ascii="Arial" w:hAnsi="Arial" w:cs="Arial"/>
        </w:rPr>
        <w:t>.</w:t>
      </w:r>
      <w:r w:rsidR="004E2AD4" w:rsidRPr="00875241" w:rsidDel="00B56AFC">
        <w:rPr>
          <w:rFonts w:ascii="Arial" w:hAnsi="Arial" w:cs="Arial"/>
        </w:rPr>
        <w:t xml:space="preserve"> </w:t>
      </w:r>
    </w:p>
    <w:p w14:paraId="07413267" w14:textId="0B99836D" w:rsidR="00D54B27" w:rsidRDefault="7EB73952" w:rsidP="00604141">
      <w:pPr>
        <w:spacing w:line="276" w:lineRule="auto"/>
        <w:jc w:val="both"/>
        <w:rPr>
          <w:rFonts w:ascii="Arial" w:hAnsi="Arial" w:cs="Arial"/>
        </w:rPr>
      </w:pPr>
      <w:r w:rsidRPr="21440678">
        <w:rPr>
          <w:rFonts w:ascii="Arial" w:hAnsi="Arial" w:cs="Arial"/>
        </w:rPr>
        <w:t xml:space="preserve">Where a </w:t>
      </w:r>
      <w:r w:rsidR="00B56AFC">
        <w:rPr>
          <w:rFonts w:ascii="Arial" w:hAnsi="Arial" w:cs="Arial"/>
        </w:rPr>
        <w:t>business</w:t>
      </w:r>
      <w:r w:rsidR="00B56AFC" w:rsidRPr="21440678">
        <w:rPr>
          <w:rFonts w:ascii="Arial" w:hAnsi="Arial" w:cs="Arial"/>
        </w:rPr>
        <w:t xml:space="preserve"> </w:t>
      </w:r>
      <w:r w:rsidR="00B56AFC">
        <w:rPr>
          <w:rFonts w:ascii="Arial" w:hAnsi="Arial" w:cs="Arial"/>
        </w:rPr>
        <w:t xml:space="preserve">carries on </w:t>
      </w:r>
      <w:r w:rsidRPr="21440678">
        <w:rPr>
          <w:rFonts w:ascii="Arial" w:hAnsi="Arial" w:cs="Arial"/>
        </w:rPr>
        <w:t>the first producer's activit</w:t>
      </w:r>
      <w:r w:rsidR="009B1DB7">
        <w:rPr>
          <w:rFonts w:ascii="Arial" w:hAnsi="Arial" w:cs="Arial"/>
        </w:rPr>
        <w:t>ies</w:t>
      </w:r>
      <w:r w:rsidR="00B56AFC">
        <w:rPr>
          <w:rFonts w:ascii="Arial" w:hAnsi="Arial" w:cs="Arial"/>
        </w:rPr>
        <w:t>,</w:t>
      </w:r>
      <w:r w:rsidRPr="21440678">
        <w:rPr>
          <w:rFonts w:ascii="Arial" w:hAnsi="Arial" w:cs="Arial"/>
        </w:rPr>
        <w:t xml:space="preserve"> it must inform its regulatory body </w:t>
      </w:r>
      <w:r w:rsidR="00CC4568">
        <w:rPr>
          <w:rFonts w:ascii="Arial" w:hAnsi="Arial" w:cs="Arial"/>
        </w:rPr>
        <w:t xml:space="preserve">and register as a producer </w:t>
      </w:r>
      <w:r w:rsidRPr="21440678">
        <w:rPr>
          <w:rFonts w:ascii="Arial" w:hAnsi="Arial" w:cs="Arial"/>
        </w:rPr>
        <w:t>within 28 days</w:t>
      </w:r>
      <w:r w:rsidR="201D604E" w:rsidRPr="21440678">
        <w:rPr>
          <w:rFonts w:ascii="Arial" w:hAnsi="Arial" w:cs="Arial"/>
        </w:rPr>
        <w:t>.</w:t>
      </w:r>
      <w:r w:rsidRPr="21440678">
        <w:rPr>
          <w:rFonts w:ascii="Arial" w:hAnsi="Arial" w:cs="Arial"/>
        </w:rPr>
        <w:t xml:space="preserve"> </w:t>
      </w:r>
      <w:r w:rsidR="71CC9AC6" w:rsidRPr="21440678">
        <w:rPr>
          <w:rFonts w:ascii="Arial" w:hAnsi="Arial" w:cs="Arial"/>
        </w:rPr>
        <w:t xml:space="preserve"> </w:t>
      </w:r>
    </w:p>
    <w:p w14:paraId="49A1C84D" w14:textId="77777777" w:rsidR="00C156C9" w:rsidRDefault="00C156C9" w:rsidP="00604141">
      <w:pPr>
        <w:spacing w:line="276" w:lineRule="auto"/>
        <w:jc w:val="both"/>
        <w:rPr>
          <w:rFonts w:ascii="Arial" w:hAnsi="Arial" w:cs="Arial"/>
        </w:rPr>
      </w:pPr>
    </w:p>
    <w:p w14:paraId="40FCA410" w14:textId="77777777" w:rsidR="00E56577" w:rsidRDefault="00E56577" w:rsidP="00604141">
      <w:pPr>
        <w:spacing w:line="276" w:lineRule="auto"/>
        <w:jc w:val="both"/>
        <w:rPr>
          <w:rFonts w:ascii="Arial" w:hAnsi="Arial" w:cs="Arial"/>
        </w:rPr>
      </w:pPr>
    </w:p>
    <w:p w14:paraId="6408EC11" w14:textId="2A5BAB56" w:rsidR="00836195" w:rsidRPr="00A44D1E" w:rsidRDefault="00F00774" w:rsidP="003D252B">
      <w:pPr>
        <w:pStyle w:val="ListParagraph"/>
        <w:widowControl w:val="0"/>
        <w:numPr>
          <w:ilvl w:val="0"/>
          <w:numId w:val="24"/>
        </w:numPr>
        <w:tabs>
          <w:tab w:val="left" w:pos="709"/>
        </w:tabs>
        <w:autoSpaceDE w:val="0"/>
        <w:autoSpaceDN w:val="0"/>
        <w:adjustRightInd w:val="0"/>
        <w:spacing w:line="276" w:lineRule="auto"/>
        <w:ind w:firstLine="207"/>
        <w:outlineLvl w:val="0"/>
        <w:rPr>
          <w:rFonts w:ascii="Arial" w:eastAsiaTheme="majorEastAsia" w:hAnsi="Arial" w:cstheme="majorBidi"/>
          <w:b/>
          <w:color w:val="008631"/>
          <w:sz w:val="31"/>
          <w:szCs w:val="31"/>
        </w:rPr>
      </w:pPr>
      <w:bookmarkStart w:id="55" w:name="APs_LicensorsFranchsPOBs"/>
      <w:r w:rsidRPr="00A44D1E">
        <w:rPr>
          <w:rFonts w:ascii="Arial" w:eastAsiaTheme="majorEastAsia" w:hAnsi="Arial" w:cstheme="majorBidi"/>
          <w:b/>
          <w:bCs/>
          <w:color w:val="008631"/>
          <w:sz w:val="31"/>
          <w:szCs w:val="31"/>
        </w:rPr>
        <w:t>Licensors, franchisors, and pub operating</w:t>
      </w:r>
      <w:r w:rsidR="00086561">
        <w:rPr>
          <w:rFonts w:ascii="Arial" w:eastAsiaTheme="majorEastAsia" w:hAnsi="Arial" w:cstheme="majorBidi"/>
          <w:b/>
          <w:bCs/>
          <w:color w:val="008631"/>
          <w:sz w:val="31"/>
          <w:szCs w:val="31"/>
        </w:rPr>
        <w:t xml:space="preserve"> </w:t>
      </w:r>
      <w:r w:rsidRPr="00A44D1E">
        <w:rPr>
          <w:rFonts w:ascii="Arial" w:eastAsiaTheme="majorEastAsia" w:hAnsi="Arial" w:cstheme="majorBidi"/>
          <w:b/>
          <w:bCs/>
          <w:color w:val="008631"/>
          <w:sz w:val="31"/>
          <w:szCs w:val="31"/>
        </w:rPr>
        <w:t>businesses</w:t>
      </w:r>
    </w:p>
    <w:bookmarkEnd w:id="55"/>
    <w:p w14:paraId="65F185C8" w14:textId="7DA63A45" w:rsidR="00F00774" w:rsidRDefault="00F00774" w:rsidP="006B7D5A">
      <w:pPr>
        <w:jc w:val="both"/>
        <w:rPr>
          <w:rFonts w:ascii="Arial" w:hAnsi="Arial" w:cs="Arial"/>
        </w:rPr>
      </w:pPr>
    </w:p>
    <w:p w14:paraId="5EC123D1" w14:textId="4FE4339B" w:rsidR="006B7D5A" w:rsidRPr="006B7D5A" w:rsidRDefault="00F00774" w:rsidP="006B7D5A">
      <w:pPr>
        <w:jc w:val="both"/>
        <w:rPr>
          <w:rFonts w:ascii="Arial" w:hAnsi="Arial" w:cs="Arial"/>
        </w:rPr>
      </w:pPr>
      <w:r>
        <w:rPr>
          <w:rFonts w:ascii="Arial" w:hAnsi="Arial" w:cs="Arial"/>
        </w:rPr>
        <w:t>W</w:t>
      </w:r>
      <w:r w:rsidR="006B7D5A" w:rsidRPr="006B7D5A">
        <w:rPr>
          <w:rFonts w:ascii="Arial" w:hAnsi="Arial" w:cs="Arial"/>
        </w:rPr>
        <w:t xml:space="preserve">here a </w:t>
      </w:r>
      <w:r w:rsidR="00B92A50" w:rsidRPr="006B7D5A">
        <w:rPr>
          <w:rFonts w:ascii="Arial" w:hAnsi="Arial" w:cs="Arial"/>
        </w:rPr>
        <w:t>licens</w:t>
      </w:r>
      <w:r w:rsidR="00B92A50">
        <w:rPr>
          <w:rFonts w:ascii="Arial" w:hAnsi="Arial" w:cs="Arial"/>
        </w:rPr>
        <w:t>e</w:t>
      </w:r>
      <w:r w:rsidR="006B7D5A" w:rsidRPr="006B7D5A">
        <w:rPr>
          <w:rFonts w:ascii="Arial" w:hAnsi="Arial" w:cs="Arial"/>
        </w:rPr>
        <w:t xml:space="preserve"> or franchise agreement exists between businesses, the licensing business (licensor/franchisor) is required to collect </w:t>
      </w:r>
      <w:r w:rsidR="00987693">
        <w:rPr>
          <w:rFonts w:ascii="Arial" w:hAnsi="Arial" w:cs="Arial"/>
        </w:rPr>
        <w:t>the</w:t>
      </w:r>
      <w:r w:rsidR="00B92A50" w:rsidRPr="006B7D5A">
        <w:rPr>
          <w:rFonts w:ascii="Arial" w:hAnsi="Arial" w:cs="Arial"/>
        </w:rPr>
        <w:t xml:space="preserve"> </w:t>
      </w:r>
      <w:r w:rsidR="006B7D5A" w:rsidRPr="006B7D5A">
        <w:rPr>
          <w:rFonts w:ascii="Arial" w:hAnsi="Arial" w:cs="Arial"/>
        </w:rPr>
        <w:t xml:space="preserve">nation of sale packaging </w:t>
      </w:r>
      <w:r w:rsidR="00B92A50" w:rsidRPr="006B7D5A">
        <w:rPr>
          <w:rFonts w:ascii="Arial" w:hAnsi="Arial" w:cs="Arial"/>
        </w:rPr>
        <w:t xml:space="preserve">data </w:t>
      </w:r>
      <w:r w:rsidR="00987693">
        <w:rPr>
          <w:rFonts w:ascii="Arial" w:hAnsi="Arial" w:cs="Arial"/>
        </w:rPr>
        <w:t>of</w:t>
      </w:r>
      <w:r w:rsidR="00B92A50" w:rsidRPr="006B7D5A">
        <w:rPr>
          <w:rFonts w:ascii="Arial" w:hAnsi="Arial" w:cs="Arial"/>
        </w:rPr>
        <w:t xml:space="preserve"> </w:t>
      </w:r>
      <w:r w:rsidR="00B92A50">
        <w:rPr>
          <w:rFonts w:ascii="Arial" w:hAnsi="Arial" w:cs="Arial"/>
        </w:rPr>
        <w:t>any business</w:t>
      </w:r>
      <w:r w:rsidR="006B7D5A" w:rsidRPr="006B7D5A">
        <w:rPr>
          <w:rFonts w:ascii="Arial" w:hAnsi="Arial" w:cs="Arial"/>
        </w:rPr>
        <w:t xml:space="preserve"> that </w:t>
      </w:r>
      <w:r w:rsidR="00B92A50">
        <w:rPr>
          <w:rFonts w:ascii="Arial" w:hAnsi="Arial" w:cs="Arial"/>
        </w:rPr>
        <w:t xml:space="preserve">is subject to </w:t>
      </w:r>
      <w:r w:rsidR="00987693">
        <w:rPr>
          <w:rFonts w:ascii="Arial" w:hAnsi="Arial" w:cs="Arial"/>
        </w:rPr>
        <w:t>their</w:t>
      </w:r>
      <w:r w:rsidR="00B92A50">
        <w:rPr>
          <w:rFonts w:ascii="Arial" w:hAnsi="Arial" w:cs="Arial"/>
        </w:rPr>
        <w:t xml:space="preserve"> licence or franchise agreement</w:t>
      </w:r>
      <w:r w:rsidR="00987693">
        <w:rPr>
          <w:rFonts w:ascii="Arial" w:hAnsi="Arial" w:cs="Arial"/>
        </w:rPr>
        <w:t xml:space="preserve"> and is below</w:t>
      </w:r>
      <w:r w:rsidR="006B7D5A" w:rsidRPr="006B7D5A">
        <w:rPr>
          <w:rFonts w:ascii="Arial" w:hAnsi="Arial" w:cs="Arial"/>
        </w:rPr>
        <w:t xml:space="preserve"> the small producer threshold.</w:t>
      </w:r>
    </w:p>
    <w:p w14:paraId="245510E2" w14:textId="575841DE" w:rsidR="006B7D5A" w:rsidRPr="006B7D5A" w:rsidRDefault="006B7D5A" w:rsidP="006B7D5A">
      <w:pPr>
        <w:jc w:val="both"/>
        <w:rPr>
          <w:rFonts w:ascii="Arial" w:hAnsi="Arial" w:cs="Arial"/>
        </w:rPr>
      </w:pPr>
      <w:r w:rsidRPr="006B7D5A">
        <w:rPr>
          <w:rFonts w:ascii="Arial" w:hAnsi="Arial" w:cs="Arial"/>
        </w:rPr>
        <w:t>Where a licensee or franchisee meets either the small or large producer threshold, it must collect and report its own packaging</w:t>
      </w:r>
      <w:r w:rsidR="00987693">
        <w:rPr>
          <w:rFonts w:ascii="Arial" w:hAnsi="Arial" w:cs="Arial"/>
        </w:rPr>
        <w:t xml:space="preserve"> data</w:t>
      </w:r>
      <w:r w:rsidRPr="006B7D5A">
        <w:rPr>
          <w:rFonts w:ascii="Arial" w:hAnsi="Arial" w:cs="Arial"/>
        </w:rPr>
        <w:t>.</w:t>
      </w:r>
    </w:p>
    <w:p w14:paraId="3543F6E7" w14:textId="77777777" w:rsidR="00987693" w:rsidRDefault="006B7D5A" w:rsidP="00987693">
      <w:pPr>
        <w:jc w:val="both"/>
        <w:rPr>
          <w:rFonts w:ascii="Arial" w:hAnsi="Arial" w:cs="Arial"/>
        </w:rPr>
      </w:pPr>
      <w:r w:rsidRPr="006B7D5A">
        <w:rPr>
          <w:rFonts w:ascii="Arial" w:hAnsi="Arial" w:cs="Arial"/>
        </w:rPr>
        <w:t xml:space="preserve">Franchisors are not required to collect </w:t>
      </w:r>
      <w:r w:rsidR="00987693">
        <w:rPr>
          <w:rFonts w:ascii="Arial" w:hAnsi="Arial" w:cs="Arial"/>
        </w:rPr>
        <w:t xml:space="preserve">packaging </w:t>
      </w:r>
      <w:r w:rsidRPr="006B7D5A">
        <w:rPr>
          <w:rFonts w:ascii="Arial" w:hAnsi="Arial" w:cs="Arial"/>
        </w:rPr>
        <w:t>data on behalf of licensees or franchisees in relation to</w:t>
      </w:r>
      <w:r w:rsidR="00987693">
        <w:rPr>
          <w:rFonts w:ascii="Arial" w:hAnsi="Arial" w:cs="Arial"/>
        </w:rPr>
        <w:t xml:space="preserve"> any packaging which is outside the license or franchise agreement.</w:t>
      </w:r>
    </w:p>
    <w:p w14:paraId="559A0B61" w14:textId="369FB35D" w:rsidR="00A44D1E" w:rsidRDefault="006B7D5A" w:rsidP="00EB5BD7">
      <w:pPr>
        <w:jc w:val="both"/>
        <w:rPr>
          <w:rFonts w:ascii="Arial" w:hAnsi="Arial" w:cs="Arial"/>
          <w:b/>
          <w:bCs/>
        </w:rPr>
      </w:pPr>
      <w:r w:rsidRPr="006B7D5A">
        <w:rPr>
          <w:rFonts w:ascii="Arial" w:hAnsi="Arial" w:cs="Arial"/>
        </w:rPr>
        <w:t xml:space="preserve">It is important to note that in accordance with </w:t>
      </w:r>
      <w:r w:rsidR="00222F62">
        <w:rPr>
          <w:rFonts w:ascii="Arial" w:hAnsi="Arial" w:cs="Arial"/>
        </w:rPr>
        <w:t xml:space="preserve">the </w:t>
      </w:r>
      <w:r w:rsidR="008B6C3F">
        <w:rPr>
          <w:rFonts w:ascii="Arial" w:hAnsi="Arial" w:cs="Arial"/>
        </w:rPr>
        <w:t>pEPR</w:t>
      </w:r>
      <w:r w:rsidR="00B55492">
        <w:rPr>
          <w:rFonts w:ascii="Arial" w:hAnsi="Arial" w:cs="Arial"/>
        </w:rPr>
        <w:t xml:space="preserve"> Regulations</w:t>
      </w:r>
      <w:r w:rsidRPr="006B7D5A">
        <w:rPr>
          <w:rFonts w:ascii="Arial" w:hAnsi="Arial" w:cs="Arial"/>
        </w:rPr>
        <w:t>, a brand owner is a producer for any filled packaging that bears their brand. This includes packaging supplied by a franchisee or licensee and must therefore be reported by the brand owner, which in most instances will be the licensor/franchisor.</w:t>
      </w:r>
    </w:p>
    <w:p w14:paraId="76C1FAD0" w14:textId="457E39BE" w:rsidR="00FA5C2D" w:rsidRDefault="005B5B6D" w:rsidP="00EB5BD7">
      <w:pPr>
        <w:jc w:val="both"/>
        <w:rPr>
          <w:rFonts w:ascii="Arial" w:hAnsi="Arial" w:cs="Arial"/>
        </w:rPr>
      </w:pPr>
      <w:r w:rsidRPr="005B5B6D">
        <w:rPr>
          <w:rFonts w:ascii="Arial" w:hAnsi="Arial" w:cs="Arial"/>
          <w:b/>
          <w:bCs/>
        </w:rPr>
        <w:t>Note:</w:t>
      </w:r>
      <w:r>
        <w:rPr>
          <w:rFonts w:ascii="Arial" w:hAnsi="Arial" w:cs="Arial"/>
        </w:rPr>
        <w:t xml:space="preserve"> </w:t>
      </w:r>
      <w:r w:rsidR="00622665" w:rsidRPr="622576E6">
        <w:rPr>
          <w:rFonts w:ascii="Arial" w:hAnsi="Arial" w:cs="Arial"/>
        </w:rPr>
        <w:t>The table below</w:t>
      </w:r>
      <w:r w:rsidR="00346724" w:rsidRPr="622576E6">
        <w:rPr>
          <w:rFonts w:ascii="Arial" w:hAnsi="Arial" w:cs="Arial"/>
        </w:rPr>
        <w:t xml:space="preserve"> </w:t>
      </w:r>
      <w:r w:rsidR="00622665" w:rsidRPr="622576E6">
        <w:rPr>
          <w:rFonts w:ascii="Arial" w:hAnsi="Arial" w:cs="Arial"/>
        </w:rPr>
        <w:t>summarises d</w:t>
      </w:r>
      <w:r w:rsidR="00346724" w:rsidRPr="622576E6">
        <w:rPr>
          <w:rFonts w:ascii="Arial" w:hAnsi="Arial" w:cs="Arial"/>
        </w:rPr>
        <w:t>ata collection and reporting obligations</w:t>
      </w:r>
      <w:r w:rsidR="00E36A01" w:rsidRPr="622576E6">
        <w:rPr>
          <w:rFonts w:ascii="Arial" w:hAnsi="Arial" w:cs="Arial"/>
        </w:rPr>
        <w:t xml:space="preserve"> in relation to </w:t>
      </w:r>
      <w:r w:rsidR="00AF57AC" w:rsidRPr="622576E6">
        <w:rPr>
          <w:rFonts w:ascii="Arial" w:hAnsi="Arial" w:cs="Arial"/>
        </w:rPr>
        <w:t xml:space="preserve">packaging supplied </w:t>
      </w:r>
      <w:r w:rsidR="0020165C">
        <w:rPr>
          <w:rFonts w:ascii="Arial" w:hAnsi="Arial" w:cs="Arial"/>
        </w:rPr>
        <w:t xml:space="preserve">in the UK </w:t>
      </w:r>
      <w:r w:rsidR="00AF57AC" w:rsidRPr="622576E6">
        <w:rPr>
          <w:rFonts w:ascii="Arial" w:hAnsi="Arial" w:cs="Arial"/>
        </w:rPr>
        <w:t xml:space="preserve">under </w:t>
      </w:r>
      <w:r w:rsidR="00E36A01" w:rsidRPr="622576E6">
        <w:rPr>
          <w:rFonts w:ascii="Arial" w:hAnsi="Arial" w:cs="Arial"/>
        </w:rPr>
        <w:t>licence or franchise agreement</w:t>
      </w:r>
      <w:r w:rsidR="0068554E" w:rsidRPr="622576E6">
        <w:rPr>
          <w:rFonts w:ascii="Arial" w:hAnsi="Arial" w:cs="Arial"/>
        </w:rPr>
        <w:t>s</w:t>
      </w:r>
      <w:r w:rsidR="00DC7E33" w:rsidRPr="622576E6">
        <w:rPr>
          <w:rFonts w:ascii="Arial" w:hAnsi="Arial" w:cs="Arial"/>
        </w:rPr>
        <w:t>.</w:t>
      </w:r>
      <w:r w:rsidR="00C45394" w:rsidRPr="622576E6">
        <w:rPr>
          <w:rFonts w:ascii="Arial" w:hAnsi="Arial" w:cs="Arial"/>
        </w:rPr>
        <w:t xml:space="preserve"> </w:t>
      </w:r>
      <w:r w:rsidR="0039358E" w:rsidRPr="622576E6">
        <w:rPr>
          <w:rFonts w:ascii="Arial" w:hAnsi="Arial" w:cs="Arial"/>
        </w:rPr>
        <w:t xml:space="preserve">It does </w:t>
      </w:r>
      <w:r w:rsidR="009705E7">
        <w:rPr>
          <w:rFonts w:ascii="Arial" w:hAnsi="Arial" w:cs="Arial"/>
        </w:rPr>
        <w:t xml:space="preserve">not </w:t>
      </w:r>
      <w:r w:rsidR="0020165C">
        <w:rPr>
          <w:rFonts w:ascii="Arial" w:hAnsi="Arial" w:cs="Arial"/>
        </w:rPr>
        <w:t xml:space="preserve">apply to imported packaging </w:t>
      </w:r>
      <w:r>
        <w:rPr>
          <w:rFonts w:ascii="Arial" w:hAnsi="Arial" w:cs="Arial"/>
        </w:rPr>
        <w:t xml:space="preserve">and it does </w:t>
      </w:r>
      <w:r w:rsidR="0039358E" w:rsidRPr="622576E6">
        <w:rPr>
          <w:rFonts w:ascii="Arial" w:hAnsi="Arial" w:cs="Arial"/>
        </w:rPr>
        <w:t xml:space="preserve">not include </w:t>
      </w:r>
      <w:r w:rsidR="000065EE" w:rsidRPr="622576E6">
        <w:rPr>
          <w:rFonts w:ascii="Arial" w:hAnsi="Arial" w:cs="Arial"/>
        </w:rPr>
        <w:t xml:space="preserve">the individual obligations of </w:t>
      </w:r>
      <w:r w:rsidR="0039358E" w:rsidRPr="622576E6">
        <w:rPr>
          <w:rFonts w:ascii="Arial" w:hAnsi="Arial" w:cs="Arial"/>
        </w:rPr>
        <w:t xml:space="preserve">licensors </w:t>
      </w:r>
      <w:r w:rsidR="000065EE" w:rsidRPr="622576E6">
        <w:rPr>
          <w:rFonts w:ascii="Arial" w:hAnsi="Arial" w:cs="Arial"/>
        </w:rPr>
        <w:t>or franchisors.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413"/>
        <w:gridCol w:w="1276"/>
        <w:gridCol w:w="2835"/>
        <w:gridCol w:w="3260"/>
      </w:tblGrid>
      <w:tr w:rsidR="009D324F" w:rsidRPr="00810F61" w14:paraId="4817CCBD" w14:textId="77777777" w:rsidTr="001E07DB">
        <w:trPr>
          <w:trHeight w:val="694"/>
        </w:trPr>
        <w:tc>
          <w:tcPr>
            <w:tcW w:w="1413" w:type="dxa"/>
            <w:shd w:val="clear" w:color="auto" w:fill="E2EFD9" w:themeFill="accent6" w:themeFillTint="33"/>
            <w:vAlign w:val="center"/>
            <w:hideMark/>
          </w:tcPr>
          <w:p w14:paraId="1FE2FB59" w14:textId="302EAB8D" w:rsidR="00D73E30" w:rsidRDefault="009D324F" w:rsidP="007661B1">
            <w:pPr>
              <w:spacing w:after="0" w:line="276" w:lineRule="auto"/>
              <w:textAlignment w:val="baseline"/>
              <w:rPr>
                <w:rFonts w:ascii="Arial" w:eastAsia="Times New Roman" w:hAnsi="Arial" w:cs="Arial"/>
                <w:b/>
                <w:bCs/>
                <w:color w:val="000000"/>
                <w:position w:val="1"/>
                <w:sz w:val="20"/>
                <w:szCs w:val="20"/>
                <w:lang w:eastAsia="en-GB"/>
              </w:rPr>
            </w:pPr>
            <w:r w:rsidRPr="004B1263">
              <w:rPr>
                <w:rFonts w:ascii="Arial" w:eastAsia="Times New Roman" w:hAnsi="Arial" w:cs="Arial"/>
                <w:b/>
                <w:bCs/>
                <w:color w:val="000000"/>
                <w:position w:val="1"/>
                <w:sz w:val="20"/>
                <w:szCs w:val="20"/>
                <w:lang w:eastAsia="en-GB"/>
              </w:rPr>
              <w:t>Licen</w:t>
            </w:r>
            <w:r w:rsidRPr="00DA2294">
              <w:rPr>
                <w:rFonts w:ascii="Arial" w:eastAsia="Times New Roman" w:hAnsi="Arial" w:cs="Arial"/>
                <w:b/>
                <w:bCs/>
                <w:color w:val="000000"/>
                <w:position w:val="1"/>
                <w:sz w:val="20"/>
                <w:szCs w:val="20"/>
                <w:lang w:eastAsia="en-GB"/>
              </w:rPr>
              <w:t>see</w:t>
            </w:r>
            <w:r w:rsidRPr="004B1263">
              <w:rPr>
                <w:rFonts w:ascii="Arial" w:eastAsia="Times New Roman" w:hAnsi="Arial" w:cs="Arial"/>
                <w:b/>
                <w:bCs/>
                <w:color w:val="000000"/>
                <w:position w:val="1"/>
                <w:sz w:val="20"/>
                <w:szCs w:val="20"/>
                <w:lang w:eastAsia="en-GB"/>
              </w:rPr>
              <w:t>/</w:t>
            </w:r>
          </w:p>
          <w:p w14:paraId="3BAB1E36" w14:textId="2FBD5F21" w:rsidR="009D324F" w:rsidRPr="004B1263" w:rsidRDefault="009D324F" w:rsidP="007661B1">
            <w:pPr>
              <w:spacing w:after="0" w:line="276" w:lineRule="auto"/>
              <w:textAlignment w:val="baseline"/>
              <w:rPr>
                <w:rFonts w:ascii="Arial" w:eastAsia="Times New Roman" w:hAnsi="Arial" w:cs="Arial"/>
                <w:b/>
                <w:bCs/>
                <w:color w:val="FFFFFF"/>
                <w:sz w:val="20"/>
                <w:szCs w:val="20"/>
                <w:lang w:val="en-US" w:eastAsia="en-GB"/>
              </w:rPr>
            </w:pPr>
            <w:r w:rsidRPr="004B1263">
              <w:rPr>
                <w:rFonts w:ascii="Arial" w:eastAsia="Times New Roman" w:hAnsi="Arial" w:cs="Arial"/>
                <w:b/>
                <w:bCs/>
                <w:color w:val="000000"/>
                <w:position w:val="1"/>
                <w:sz w:val="20"/>
                <w:szCs w:val="20"/>
                <w:lang w:eastAsia="en-GB"/>
              </w:rPr>
              <w:t>Franchisee</w:t>
            </w:r>
            <w:r w:rsidR="008E3DCC">
              <w:rPr>
                <w:rFonts w:ascii="Arial" w:eastAsia="Times New Roman" w:hAnsi="Arial" w:cs="Arial"/>
                <w:b/>
                <w:bCs/>
                <w:color w:val="000000"/>
                <w:position w:val="1"/>
                <w:sz w:val="20"/>
                <w:szCs w:val="20"/>
                <w:lang w:eastAsia="en-GB"/>
              </w:rPr>
              <w:t xml:space="preserve"> </w:t>
            </w:r>
            <w:r w:rsidRPr="00DA2294">
              <w:rPr>
                <w:rFonts w:ascii="Arial" w:eastAsia="Times New Roman" w:hAnsi="Arial" w:cs="Arial"/>
                <w:b/>
                <w:bCs/>
                <w:color w:val="000000"/>
                <w:position w:val="1"/>
                <w:sz w:val="20"/>
                <w:szCs w:val="20"/>
                <w:lang w:eastAsia="en-GB"/>
              </w:rPr>
              <w:t>​</w:t>
            </w:r>
          </w:p>
        </w:tc>
        <w:tc>
          <w:tcPr>
            <w:tcW w:w="1276" w:type="dxa"/>
            <w:shd w:val="clear" w:color="auto" w:fill="E2EFD9" w:themeFill="accent6" w:themeFillTint="33"/>
            <w:vAlign w:val="center"/>
            <w:hideMark/>
          </w:tcPr>
          <w:p w14:paraId="2EB2D8E2" w14:textId="77777777" w:rsidR="009D324F" w:rsidRPr="004B1263" w:rsidRDefault="009D324F" w:rsidP="007661B1">
            <w:pPr>
              <w:spacing w:after="0" w:line="276" w:lineRule="auto"/>
              <w:textAlignment w:val="baseline"/>
              <w:rPr>
                <w:rFonts w:ascii="Arial" w:eastAsia="Times New Roman" w:hAnsi="Arial" w:cs="Arial"/>
                <w:b/>
                <w:bCs/>
                <w:color w:val="FFFFFF"/>
                <w:sz w:val="20"/>
                <w:szCs w:val="20"/>
                <w:lang w:val="en-US" w:eastAsia="en-GB"/>
              </w:rPr>
            </w:pPr>
            <w:r w:rsidRPr="004B1263">
              <w:rPr>
                <w:rFonts w:ascii="Arial" w:eastAsia="Times New Roman" w:hAnsi="Arial" w:cs="Arial"/>
                <w:b/>
                <w:bCs/>
                <w:color w:val="000000"/>
                <w:position w:val="1"/>
                <w:sz w:val="20"/>
                <w:szCs w:val="20"/>
                <w:lang w:eastAsia="en-GB"/>
              </w:rPr>
              <w:t>Packaging</w:t>
            </w:r>
            <w:r w:rsidRPr="004B1263">
              <w:rPr>
                <w:rFonts w:ascii="Arial" w:eastAsia="Times New Roman" w:hAnsi="Arial" w:cs="Arial"/>
                <w:b/>
                <w:bCs/>
                <w:color w:val="000000"/>
                <w:sz w:val="20"/>
                <w:szCs w:val="20"/>
                <w:lang w:val="en-US" w:eastAsia="en-GB"/>
              </w:rPr>
              <w:t>​</w:t>
            </w:r>
          </w:p>
        </w:tc>
        <w:tc>
          <w:tcPr>
            <w:tcW w:w="2835" w:type="dxa"/>
            <w:shd w:val="clear" w:color="auto" w:fill="E2EFD9" w:themeFill="accent6" w:themeFillTint="33"/>
            <w:vAlign w:val="center"/>
            <w:hideMark/>
          </w:tcPr>
          <w:p w14:paraId="19CB94D5" w14:textId="35624742" w:rsidR="009D324F" w:rsidRDefault="008B7FF4" w:rsidP="007661B1">
            <w:pPr>
              <w:spacing w:after="0" w:line="276" w:lineRule="auto"/>
              <w:textAlignment w:val="baseline"/>
              <w:rPr>
                <w:rFonts w:ascii="Arial" w:eastAsia="Times New Roman" w:hAnsi="Arial" w:cs="Arial"/>
                <w:b/>
                <w:bCs/>
                <w:color w:val="000000"/>
                <w:sz w:val="20"/>
                <w:szCs w:val="20"/>
                <w:lang w:val="en-US" w:eastAsia="en-GB"/>
              </w:rPr>
            </w:pPr>
            <w:r>
              <w:rPr>
                <w:rFonts w:ascii="Arial" w:eastAsia="Times New Roman" w:hAnsi="Arial" w:cs="Arial"/>
                <w:b/>
                <w:bCs/>
                <w:color w:val="000000"/>
                <w:position w:val="1"/>
                <w:sz w:val="20"/>
                <w:szCs w:val="20"/>
                <w:lang w:eastAsia="en-GB"/>
              </w:rPr>
              <w:t xml:space="preserve">Who </w:t>
            </w:r>
            <w:r w:rsidR="00EE189E">
              <w:rPr>
                <w:rFonts w:ascii="Arial" w:eastAsia="Times New Roman" w:hAnsi="Arial" w:cs="Arial"/>
                <w:b/>
                <w:bCs/>
                <w:color w:val="000000"/>
                <w:position w:val="1"/>
                <w:sz w:val="20"/>
                <w:szCs w:val="20"/>
                <w:lang w:eastAsia="en-GB"/>
              </w:rPr>
              <w:t>has</w:t>
            </w:r>
            <w:r>
              <w:rPr>
                <w:rFonts w:ascii="Arial" w:eastAsia="Times New Roman" w:hAnsi="Arial" w:cs="Arial"/>
                <w:b/>
                <w:bCs/>
                <w:color w:val="000000"/>
                <w:position w:val="1"/>
                <w:sz w:val="20"/>
                <w:szCs w:val="20"/>
                <w:lang w:eastAsia="en-GB"/>
              </w:rPr>
              <w:t xml:space="preserve"> </w:t>
            </w:r>
            <w:r w:rsidR="00EE189E">
              <w:rPr>
                <w:rFonts w:ascii="Arial" w:eastAsia="Times New Roman" w:hAnsi="Arial" w:cs="Arial"/>
                <w:b/>
                <w:bCs/>
                <w:color w:val="000000"/>
                <w:position w:val="1"/>
                <w:sz w:val="20"/>
                <w:szCs w:val="20"/>
                <w:lang w:eastAsia="en-GB"/>
              </w:rPr>
              <w:t>d</w:t>
            </w:r>
            <w:r w:rsidR="0038607E">
              <w:rPr>
                <w:rFonts w:ascii="Arial" w:eastAsia="Times New Roman" w:hAnsi="Arial" w:cs="Arial"/>
                <w:b/>
                <w:bCs/>
                <w:color w:val="000000"/>
                <w:position w:val="1"/>
                <w:sz w:val="20"/>
                <w:szCs w:val="20"/>
                <w:lang w:eastAsia="en-GB"/>
              </w:rPr>
              <w:t xml:space="preserve">ata collection and reporting </w:t>
            </w:r>
            <w:r w:rsidR="009D324F" w:rsidRPr="004B1263">
              <w:rPr>
                <w:rFonts w:ascii="Arial" w:eastAsia="Times New Roman" w:hAnsi="Arial" w:cs="Arial"/>
                <w:b/>
                <w:bCs/>
                <w:color w:val="000000"/>
                <w:position w:val="1"/>
                <w:sz w:val="20"/>
                <w:szCs w:val="20"/>
                <w:lang w:eastAsia="en-GB"/>
              </w:rPr>
              <w:t>obligation</w:t>
            </w:r>
            <w:r w:rsidR="007C57B2">
              <w:rPr>
                <w:rFonts w:ascii="Arial" w:eastAsia="Times New Roman" w:hAnsi="Arial" w:cs="Arial"/>
                <w:b/>
                <w:bCs/>
                <w:color w:val="000000"/>
                <w:position w:val="1"/>
                <w:sz w:val="20"/>
                <w:szCs w:val="20"/>
                <w:lang w:eastAsia="en-GB"/>
              </w:rPr>
              <w:t>?</w:t>
            </w:r>
          </w:p>
          <w:p w14:paraId="1E3712B9" w14:textId="24EE8E43" w:rsidR="0095086D" w:rsidRPr="008902EA" w:rsidRDefault="0095086D" w:rsidP="007661B1">
            <w:pPr>
              <w:spacing w:after="0" w:line="276" w:lineRule="auto"/>
              <w:textAlignment w:val="baseline"/>
              <w:rPr>
                <w:rFonts w:ascii="Arial" w:eastAsia="Times New Roman" w:hAnsi="Arial" w:cs="Arial"/>
                <w:color w:val="FFFFFF"/>
                <w:sz w:val="20"/>
                <w:szCs w:val="20"/>
                <w:lang w:val="en-US" w:eastAsia="en-GB"/>
              </w:rPr>
            </w:pPr>
          </w:p>
        </w:tc>
        <w:tc>
          <w:tcPr>
            <w:tcW w:w="3260" w:type="dxa"/>
            <w:shd w:val="clear" w:color="auto" w:fill="E2EFD9" w:themeFill="accent6" w:themeFillTint="33"/>
            <w:vAlign w:val="center"/>
            <w:hideMark/>
          </w:tcPr>
          <w:p w14:paraId="41D5F4A9" w14:textId="24F50E6E" w:rsidR="009D324F" w:rsidRPr="004B1263" w:rsidRDefault="00EE189E" w:rsidP="007661B1">
            <w:pPr>
              <w:spacing w:after="0" w:line="276" w:lineRule="auto"/>
              <w:textAlignment w:val="baseline"/>
              <w:rPr>
                <w:rFonts w:ascii="Arial" w:eastAsia="Times New Roman" w:hAnsi="Arial" w:cs="Arial"/>
                <w:b/>
                <w:bCs/>
                <w:color w:val="FFFFFF"/>
                <w:sz w:val="20"/>
                <w:szCs w:val="20"/>
                <w:lang w:val="en-US" w:eastAsia="en-GB"/>
              </w:rPr>
            </w:pPr>
            <w:r>
              <w:rPr>
                <w:rFonts w:ascii="Arial" w:eastAsia="Times New Roman" w:hAnsi="Arial" w:cs="Arial"/>
                <w:b/>
                <w:bCs/>
                <w:color w:val="000000"/>
                <w:position w:val="1"/>
                <w:sz w:val="20"/>
                <w:szCs w:val="20"/>
                <w:lang w:eastAsia="en-GB"/>
              </w:rPr>
              <w:t xml:space="preserve">Who has </w:t>
            </w:r>
            <w:r w:rsidR="007661B1">
              <w:rPr>
                <w:rFonts w:ascii="Arial" w:eastAsia="Times New Roman" w:hAnsi="Arial" w:cs="Arial"/>
                <w:b/>
                <w:bCs/>
                <w:color w:val="000000"/>
                <w:position w:val="1"/>
                <w:sz w:val="20"/>
                <w:szCs w:val="20"/>
                <w:lang w:eastAsia="en-GB"/>
              </w:rPr>
              <w:t>n</w:t>
            </w:r>
            <w:r w:rsidR="009D324F" w:rsidRPr="004B1263">
              <w:rPr>
                <w:rFonts w:ascii="Arial" w:eastAsia="Times New Roman" w:hAnsi="Arial" w:cs="Arial"/>
                <w:b/>
                <w:bCs/>
                <w:color w:val="000000"/>
                <w:position w:val="1"/>
                <w:sz w:val="20"/>
                <w:szCs w:val="20"/>
                <w:lang w:eastAsia="en-GB"/>
              </w:rPr>
              <w:t xml:space="preserve">ation of </w:t>
            </w:r>
            <w:r w:rsidR="007661B1">
              <w:rPr>
                <w:rFonts w:ascii="Arial" w:eastAsia="Times New Roman" w:hAnsi="Arial" w:cs="Arial"/>
                <w:b/>
                <w:bCs/>
                <w:color w:val="000000"/>
                <w:position w:val="1"/>
                <w:sz w:val="20"/>
                <w:szCs w:val="20"/>
                <w:lang w:eastAsia="en-GB"/>
              </w:rPr>
              <w:t>s</w:t>
            </w:r>
            <w:r w:rsidR="009D324F" w:rsidRPr="004B1263">
              <w:rPr>
                <w:rFonts w:ascii="Arial" w:eastAsia="Times New Roman" w:hAnsi="Arial" w:cs="Arial"/>
                <w:b/>
                <w:bCs/>
                <w:color w:val="000000"/>
                <w:position w:val="1"/>
                <w:sz w:val="20"/>
                <w:szCs w:val="20"/>
                <w:lang w:eastAsia="en-GB"/>
              </w:rPr>
              <w:t xml:space="preserve">ale </w:t>
            </w:r>
            <w:r w:rsidR="005E0B81">
              <w:rPr>
                <w:rFonts w:ascii="Arial" w:eastAsia="Times New Roman" w:hAnsi="Arial" w:cs="Arial"/>
                <w:b/>
                <w:bCs/>
                <w:color w:val="000000"/>
                <w:position w:val="1"/>
                <w:sz w:val="20"/>
                <w:szCs w:val="20"/>
                <w:lang w:eastAsia="en-GB"/>
              </w:rPr>
              <w:t xml:space="preserve">data collection </w:t>
            </w:r>
            <w:r w:rsidR="009D324F" w:rsidRPr="004B1263">
              <w:rPr>
                <w:rFonts w:ascii="Arial" w:eastAsia="Times New Roman" w:hAnsi="Arial" w:cs="Arial"/>
                <w:b/>
                <w:bCs/>
                <w:color w:val="000000"/>
                <w:position w:val="1"/>
                <w:sz w:val="20"/>
                <w:szCs w:val="20"/>
                <w:lang w:eastAsia="en-GB"/>
              </w:rPr>
              <w:t>obligation</w:t>
            </w:r>
            <w:r w:rsidR="009D324F" w:rsidRPr="004B1263">
              <w:rPr>
                <w:rFonts w:ascii="Arial" w:eastAsia="Times New Roman" w:hAnsi="Arial" w:cs="Arial"/>
                <w:b/>
                <w:bCs/>
                <w:color w:val="000000"/>
                <w:sz w:val="20"/>
                <w:szCs w:val="20"/>
                <w:lang w:val="en-US" w:eastAsia="en-GB"/>
              </w:rPr>
              <w:t>​</w:t>
            </w:r>
            <w:r>
              <w:rPr>
                <w:rFonts w:ascii="Arial" w:eastAsia="Times New Roman" w:hAnsi="Arial" w:cs="Arial"/>
                <w:b/>
                <w:bCs/>
                <w:color w:val="000000"/>
                <w:sz w:val="20"/>
                <w:szCs w:val="20"/>
                <w:lang w:val="en-US" w:eastAsia="en-GB"/>
              </w:rPr>
              <w:t>?</w:t>
            </w:r>
          </w:p>
        </w:tc>
      </w:tr>
      <w:tr w:rsidR="009D324F" w:rsidRPr="00810F61" w14:paraId="13E10B2B" w14:textId="77777777" w:rsidTr="001E07DB">
        <w:trPr>
          <w:trHeight w:val="593"/>
        </w:trPr>
        <w:tc>
          <w:tcPr>
            <w:tcW w:w="1413" w:type="dxa"/>
            <w:vMerge w:val="restart"/>
            <w:shd w:val="clear" w:color="auto" w:fill="E2EFD9" w:themeFill="accent6" w:themeFillTint="33"/>
            <w:vAlign w:val="center"/>
            <w:hideMark/>
          </w:tcPr>
          <w:p w14:paraId="5416443A" w14:textId="77777777" w:rsidR="009D324F" w:rsidRPr="001D4FAE" w:rsidRDefault="009D324F" w:rsidP="007661B1">
            <w:pPr>
              <w:spacing w:after="0" w:line="276" w:lineRule="auto"/>
              <w:textAlignment w:val="baseline"/>
              <w:rPr>
                <w:rFonts w:ascii="Arial" w:eastAsia="Times New Roman" w:hAnsi="Arial" w:cs="Arial"/>
                <w:b/>
                <w:bCs/>
                <w:color w:val="000000"/>
                <w:sz w:val="20"/>
                <w:szCs w:val="20"/>
                <w:lang w:val="en-US" w:eastAsia="en-GB"/>
              </w:rPr>
            </w:pPr>
            <w:r w:rsidRPr="001D4FAE">
              <w:rPr>
                <w:rFonts w:ascii="Arial" w:eastAsia="Times New Roman" w:hAnsi="Arial" w:cs="Arial"/>
                <w:b/>
                <w:bCs/>
                <w:color w:val="000000"/>
                <w:position w:val="1"/>
                <w:sz w:val="20"/>
                <w:szCs w:val="20"/>
                <w:lang w:eastAsia="en-GB"/>
              </w:rPr>
              <w:t>Large Producer</w:t>
            </w:r>
            <w:r w:rsidRPr="001D4FAE">
              <w:rPr>
                <w:rFonts w:ascii="Arial" w:eastAsia="Times New Roman" w:hAnsi="Arial" w:cs="Arial"/>
                <w:b/>
                <w:bCs/>
                <w:color w:val="000000"/>
                <w:sz w:val="20"/>
                <w:szCs w:val="20"/>
                <w:lang w:val="en-US" w:eastAsia="en-GB"/>
              </w:rPr>
              <w:t>​</w:t>
            </w:r>
          </w:p>
        </w:tc>
        <w:tc>
          <w:tcPr>
            <w:tcW w:w="1276" w:type="dxa"/>
            <w:shd w:val="clear" w:color="auto" w:fill="FFFFFF" w:themeFill="background1"/>
            <w:vAlign w:val="center"/>
            <w:hideMark/>
          </w:tcPr>
          <w:p w14:paraId="75444F8A" w14:textId="68375A6A"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58AC659B" w14:textId="77777777"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Brand Owner</w:t>
            </w:r>
            <w:r w:rsidRPr="00691036">
              <w:rPr>
                <w:rFonts w:ascii="Arial" w:eastAsia="Times New Roman" w:hAnsi="Arial" w:cs="Arial"/>
                <w:color w:val="000000"/>
                <w:sz w:val="20"/>
                <w:szCs w:val="20"/>
                <w:lang w:val="en-US" w:eastAsia="en-GB"/>
              </w:rPr>
              <w:t>​</w:t>
            </w:r>
          </w:p>
        </w:tc>
        <w:tc>
          <w:tcPr>
            <w:tcW w:w="3260" w:type="dxa"/>
            <w:shd w:val="clear" w:color="auto" w:fill="FFFFFF" w:themeFill="background1"/>
            <w:vAlign w:val="center"/>
            <w:hideMark/>
          </w:tcPr>
          <w:p w14:paraId="68C2CA8A" w14:textId="55DAF8BD"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Licensee / Franchisee (re</w:t>
            </w:r>
            <w:r w:rsidR="005E0B81" w:rsidRPr="00691036">
              <w:rPr>
                <w:rFonts w:ascii="Arial" w:eastAsia="Times New Roman" w:hAnsi="Arial" w:cs="Arial"/>
                <w:color w:val="000000"/>
                <w:position w:val="1"/>
                <w:sz w:val="20"/>
                <w:szCs w:val="20"/>
                <w:lang w:eastAsia="en-GB"/>
              </w:rPr>
              <w:t>cord</w:t>
            </w:r>
            <w:r w:rsidR="009409C9" w:rsidRPr="00691036">
              <w:rPr>
                <w:rFonts w:ascii="Arial" w:eastAsia="Times New Roman" w:hAnsi="Arial" w:cs="Arial"/>
                <w:color w:val="000000"/>
                <w:position w:val="1"/>
                <w:sz w:val="20"/>
                <w:szCs w:val="20"/>
                <w:lang w:eastAsia="en-GB"/>
              </w:rPr>
              <w:t>s</w:t>
            </w:r>
            <w:r w:rsidR="005E0B81" w:rsidRPr="00691036">
              <w:rPr>
                <w:rFonts w:ascii="Arial" w:eastAsia="Times New Roman" w:hAnsi="Arial" w:cs="Arial"/>
                <w:color w:val="000000"/>
                <w:position w:val="1"/>
                <w:sz w:val="20"/>
                <w:szCs w:val="20"/>
                <w:lang w:eastAsia="en-GB"/>
              </w:rPr>
              <w:t xml:space="preserve"> data</w:t>
            </w:r>
            <w:r w:rsidRPr="00691036">
              <w:rPr>
                <w:rFonts w:ascii="Arial" w:eastAsia="Times New Roman" w:hAnsi="Arial" w:cs="Arial"/>
                <w:color w:val="000000"/>
                <w:position w:val="1"/>
                <w:sz w:val="20"/>
                <w:szCs w:val="20"/>
                <w:lang w:eastAsia="en-GB"/>
              </w:rPr>
              <w:t xml:space="preserve"> as seller)</w:t>
            </w:r>
            <w:r w:rsidRPr="00691036">
              <w:rPr>
                <w:rFonts w:ascii="Arial" w:eastAsia="Times New Roman" w:hAnsi="Arial" w:cs="Arial"/>
                <w:color w:val="000000"/>
                <w:sz w:val="20"/>
                <w:szCs w:val="20"/>
                <w:lang w:val="en-US" w:eastAsia="en-GB"/>
              </w:rPr>
              <w:t>​</w:t>
            </w:r>
          </w:p>
        </w:tc>
      </w:tr>
      <w:tr w:rsidR="009D324F" w:rsidRPr="00810F61" w14:paraId="799B3413" w14:textId="77777777" w:rsidTr="001E07DB">
        <w:trPr>
          <w:trHeight w:val="793"/>
        </w:trPr>
        <w:tc>
          <w:tcPr>
            <w:tcW w:w="1413" w:type="dxa"/>
            <w:vMerge/>
            <w:vAlign w:val="center"/>
            <w:hideMark/>
          </w:tcPr>
          <w:p w14:paraId="3B762DD7" w14:textId="77777777" w:rsidR="009D324F" w:rsidRPr="001D4FAE" w:rsidRDefault="009D324F" w:rsidP="007661B1">
            <w:pPr>
              <w:spacing w:after="0" w:line="276" w:lineRule="auto"/>
              <w:rPr>
                <w:rFonts w:ascii="Arial" w:eastAsia="Times New Roman" w:hAnsi="Arial" w:cs="Arial"/>
                <w:b/>
                <w:bCs/>
                <w:color w:val="000000"/>
                <w:sz w:val="20"/>
                <w:szCs w:val="20"/>
                <w:lang w:val="en-US" w:eastAsia="en-GB"/>
              </w:rPr>
            </w:pPr>
          </w:p>
        </w:tc>
        <w:tc>
          <w:tcPr>
            <w:tcW w:w="1276" w:type="dxa"/>
            <w:shd w:val="clear" w:color="auto" w:fill="FFFFFF" w:themeFill="background1"/>
            <w:vAlign w:val="center"/>
            <w:hideMark/>
          </w:tcPr>
          <w:p w14:paraId="3FC953F1" w14:textId="2E948726"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Unbranded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23308371" w14:textId="77777777" w:rsidR="009D324F"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Licensee / Franchisee (reports as packer/filler)</w:t>
            </w:r>
            <w:r w:rsidRPr="00691036">
              <w:rPr>
                <w:rFonts w:ascii="Arial" w:eastAsia="Times New Roman" w:hAnsi="Arial" w:cs="Arial"/>
                <w:color w:val="000000"/>
                <w:sz w:val="20"/>
                <w:szCs w:val="20"/>
                <w:lang w:val="en-US" w:eastAsia="en-GB"/>
              </w:rPr>
              <w:t>​</w:t>
            </w:r>
          </w:p>
          <w:p w14:paraId="29A61F4A" w14:textId="7454B715" w:rsidR="005B2DAF" w:rsidRPr="00691036" w:rsidRDefault="005B2DAF" w:rsidP="007661B1">
            <w:pPr>
              <w:spacing w:after="0" w:line="276" w:lineRule="auto"/>
              <w:textAlignment w:val="baseline"/>
              <w:rPr>
                <w:rFonts w:ascii="Arial" w:eastAsia="Times New Roman" w:hAnsi="Arial" w:cs="Arial"/>
                <w:color w:val="000000"/>
                <w:sz w:val="20"/>
                <w:szCs w:val="20"/>
                <w:lang w:val="en-US" w:eastAsia="en-GB"/>
              </w:rPr>
            </w:pPr>
          </w:p>
        </w:tc>
        <w:tc>
          <w:tcPr>
            <w:tcW w:w="3260" w:type="dxa"/>
            <w:shd w:val="clear" w:color="auto" w:fill="FFFFFF" w:themeFill="background1"/>
            <w:vAlign w:val="center"/>
            <w:hideMark/>
          </w:tcPr>
          <w:p w14:paraId="650B3272" w14:textId="61F3158A"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Licensee / Franchisee (</w:t>
            </w:r>
            <w:r w:rsidR="00CA416B" w:rsidRPr="00691036">
              <w:rPr>
                <w:rFonts w:ascii="Arial" w:eastAsia="Times New Roman" w:hAnsi="Arial" w:cs="Arial"/>
                <w:color w:val="000000"/>
                <w:position w:val="1"/>
                <w:sz w:val="20"/>
                <w:szCs w:val="20"/>
                <w:lang w:eastAsia="en-GB"/>
              </w:rPr>
              <w:t>record</w:t>
            </w:r>
            <w:r w:rsidR="009409C9" w:rsidRPr="00691036">
              <w:rPr>
                <w:rFonts w:ascii="Arial" w:eastAsia="Times New Roman" w:hAnsi="Arial" w:cs="Arial"/>
                <w:color w:val="000000"/>
                <w:position w:val="1"/>
                <w:sz w:val="20"/>
                <w:szCs w:val="20"/>
                <w:lang w:eastAsia="en-GB"/>
              </w:rPr>
              <w:t>s data</w:t>
            </w:r>
            <w:r w:rsidR="00CA416B" w:rsidRPr="00691036">
              <w:rPr>
                <w:rFonts w:ascii="Arial" w:eastAsia="Times New Roman" w:hAnsi="Arial" w:cs="Arial"/>
                <w:color w:val="000000"/>
                <w:position w:val="1"/>
                <w:sz w:val="20"/>
                <w:szCs w:val="20"/>
                <w:lang w:eastAsia="en-GB"/>
              </w:rPr>
              <w:t xml:space="preserve"> </w:t>
            </w:r>
            <w:r w:rsidRPr="00691036">
              <w:rPr>
                <w:rFonts w:ascii="Arial" w:eastAsia="Times New Roman" w:hAnsi="Arial" w:cs="Arial"/>
                <w:color w:val="000000"/>
                <w:position w:val="1"/>
                <w:sz w:val="20"/>
                <w:szCs w:val="20"/>
                <w:lang w:eastAsia="en-GB"/>
              </w:rPr>
              <w:t>as seller)</w:t>
            </w:r>
            <w:r w:rsidRPr="00691036">
              <w:rPr>
                <w:rFonts w:ascii="Arial" w:eastAsia="Times New Roman" w:hAnsi="Arial" w:cs="Arial"/>
                <w:color w:val="000000"/>
                <w:sz w:val="20"/>
                <w:szCs w:val="20"/>
                <w:lang w:val="en-US" w:eastAsia="en-GB"/>
              </w:rPr>
              <w:t>​</w:t>
            </w:r>
          </w:p>
        </w:tc>
      </w:tr>
      <w:tr w:rsidR="009D324F" w:rsidRPr="00810F61" w14:paraId="1A4706E4" w14:textId="77777777" w:rsidTr="001E07DB">
        <w:trPr>
          <w:trHeight w:val="612"/>
        </w:trPr>
        <w:tc>
          <w:tcPr>
            <w:tcW w:w="1413" w:type="dxa"/>
            <w:vMerge w:val="restart"/>
            <w:shd w:val="clear" w:color="auto" w:fill="E2EFD9" w:themeFill="accent6" w:themeFillTint="33"/>
            <w:vAlign w:val="center"/>
            <w:hideMark/>
          </w:tcPr>
          <w:p w14:paraId="5229B5FC" w14:textId="77777777" w:rsidR="009D324F" w:rsidRPr="001D4FAE" w:rsidRDefault="009D324F" w:rsidP="007661B1">
            <w:pPr>
              <w:spacing w:after="0" w:line="276" w:lineRule="auto"/>
              <w:textAlignment w:val="baseline"/>
              <w:rPr>
                <w:rFonts w:ascii="Arial" w:eastAsia="Times New Roman" w:hAnsi="Arial" w:cs="Arial"/>
                <w:b/>
                <w:bCs/>
                <w:color w:val="000000"/>
                <w:sz w:val="20"/>
                <w:szCs w:val="20"/>
                <w:lang w:val="en-US" w:eastAsia="en-GB"/>
              </w:rPr>
            </w:pPr>
            <w:r w:rsidRPr="001D4FAE">
              <w:rPr>
                <w:rFonts w:ascii="Arial" w:eastAsia="Times New Roman" w:hAnsi="Arial" w:cs="Arial"/>
                <w:b/>
                <w:bCs/>
                <w:color w:val="000000"/>
                <w:position w:val="1"/>
                <w:sz w:val="20"/>
                <w:szCs w:val="20"/>
                <w:lang w:eastAsia="en-GB"/>
              </w:rPr>
              <w:t>Small Producer</w:t>
            </w:r>
            <w:r w:rsidRPr="001D4FAE">
              <w:rPr>
                <w:rFonts w:ascii="Arial" w:eastAsia="Times New Roman" w:hAnsi="Arial" w:cs="Arial"/>
                <w:b/>
                <w:bCs/>
                <w:color w:val="000000"/>
                <w:sz w:val="20"/>
                <w:szCs w:val="20"/>
                <w:lang w:val="en-US" w:eastAsia="en-GB"/>
              </w:rPr>
              <w:t>​</w:t>
            </w:r>
          </w:p>
          <w:p w14:paraId="253772C5" w14:textId="77777777" w:rsidR="009D324F" w:rsidRPr="001D4FAE" w:rsidRDefault="009D324F" w:rsidP="007661B1">
            <w:pPr>
              <w:spacing w:after="0" w:line="276" w:lineRule="auto"/>
              <w:textAlignment w:val="baseline"/>
              <w:rPr>
                <w:rFonts w:ascii="Arial" w:eastAsia="Times New Roman" w:hAnsi="Arial" w:cs="Arial"/>
                <w:b/>
                <w:bCs/>
                <w:color w:val="000000"/>
                <w:sz w:val="20"/>
                <w:szCs w:val="20"/>
                <w:lang w:eastAsia="en-GB"/>
              </w:rPr>
            </w:pPr>
            <w:r w:rsidRPr="001D4FAE">
              <w:rPr>
                <w:rFonts w:ascii="Arial" w:eastAsia="Times New Roman" w:hAnsi="Arial" w:cs="Arial"/>
                <w:b/>
                <w:bCs/>
                <w:color w:val="000000"/>
                <w:sz w:val="20"/>
                <w:szCs w:val="20"/>
                <w:lang w:eastAsia="en-GB"/>
              </w:rPr>
              <w:t>​</w:t>
            </w:r>
          </w:p>
        </w:tc>
        <w:tc>
          <w:tcPr>
            <w:tcW w:w="1276" w:type="dxa"/>
            <w:shd w:val="clear" w:color="auto" w:fill="FFFFFF" w:themeFill="background1"/>
            <w:vAlign w:val="center"/>
            <w:hideMark/>
          </w:tcPr>
          <w:p w14:paraId="5B3AAA75" w14:textId="13119333"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74AA41DD" w14:textId="77777777"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Brand Owner</w:t>
            </w:r>
            <w:r w:rsidRPr="00691036">
              <w:rPr>
                <w:rFonts w:ascii="Arial" w:eastAsia="Times New Roman" w:hAnsi="Arial" w:cs="Arial"/>
                <w:color w:val="000000"/>
                <w:sz w:val="20"/>
                <w:szCs w:val="20"/>
                <w:lang w:val="en-US" w:eastAsia="en-GB"/>
              </w:rPr>
              <w:t>​</w:t>
            </w:r>
          </w:p>
        </w:tc>
        <w:tc>
          <w:tcPr>
            <w:tcW w:w="3260" w:type="dxa"/>
            <w:shd w:val="clear" w:color="auto" w:fill="FFFFFF" w:themeFill="background1"/>
            <w:vAlign w:val="center"/>
            <w:hideMark/>
          </w:tcPr>
          <w:p w14:paraId="42ADA2B0" w14:textId="04F0AAE3"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Licensee / Franchisee (</w:t>
            </w:r>
            <w:r w:rsidR="005B28DE" w:rsidRPr="00691036">
              <w:rPr>
                <w:rFonts w:ascii="Arial" w:eastAsia="Times New Roman" w:hAnsi="Arial" w:cs="Arial"/>
                <w:color w:val="000000"/>
                <w:position w:val="1"/>
                <w:sz w:val="20"/>
                <w:szCs w:val="20"/>
                <w:lang w:eastAsia="en-GB"/>
              </w:rPr>
              <w:t xml:space="preserve">records data </w:t>
            </w:r>
            <w:r w:rsidRPr="00691036">
              <w:rPr>
                <w:rFonts w:ascii="Arial" w:eastAsia="Times New Roman" w:hAnsi="Arial" w:cs="Arial"/>
                <w:color w:val="000000"/>
                <w:position w:val="1"/>
                <w:sz w:val="20"/>
                <w:szCs w:val="20"/>
                <w:lang w:eastAsia="en-GB"/>
              </w:rPr>
              <w:t>as seller)</w:t>
            </w:r>
            <w:r w:rsidRPr="00691036">
              <w:rPr>
                <w:rFonts w:ascii="Arial" w:eastAsia="Times New Roman" w:hAnsi="Arial" w:cs="Arial"/>
                <w:color w:val="000000"/>
                <w:sz w:val="20"/>
                <w:szCs w:val="20"/>
                <w:lang w:val="en-US" w:eastAsia="en-GB"/>
              </w:rPr>
              <w:t>​</w:t>
            </w:r>
          </w:p>
        </w:tc>
      </w:tr>
      <w:tr w:rsidR="009D324F" w:rsidRPr="00810F61" w14:paraId="373C7454" w14:textId="77777777" w:rsidTr="001E07DB">
        <w:trPr>
          <w:trHeight w:val="793"/>
        </w:trPr>
        <w:tc>
          <w:tcPr>
            <w:tcW w:w="1413" w:type="dxa"/>
            <w:vMerge/>
            <w:vAlign w:val="center"/>
            <w:hideMark/>
          </w:tcPr>
          <w:p w14:paraId="31E02136" w14:textId="77777777" w:rsidR="009D324F" w:rsidRPr="001D4FAE" w:rsidRDefault="009D324F" w:rsidP="007661B1">
            <w:pPr>
              <w:spacing w:after="0" w:line="276" w:lineRule="auto"/>
              <w:rPr>
                <w:rFonts w:ascii="Arial" w:eastAsia="Times New Roman" w:hAnsi="Arial" w:cs="Arial"/>
                <w:b/>
                <w:bCs/>
                <w:color w:val="000000"/>
                <w:sz w:val="20"/>
                <w:szCs w:val="20"/>
                <w:lang w:eastAsia="en-GB"/>
              </w:rPr>
            </w:pPr>
          </w:p>
        </w:tc>
        <w:tc>
          <w:tcPr>
            <w:tcW w:w="1276" w:type="dxa"/>
            <w:shd w:val="clear" w:color="auto" w:fill="FFFFFF" w:themeFill="background1"/>
            <w:vAlign w:val="center"/>
            <w:hideMark/>
          </w:tcPr>
          <w:p w14:paraId="7E66D9EC" w14:textId="2448CF90"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Unbranded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4AC3339C" w14:textId="6D071C98"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Distributor of the empty packaging</w:t>
            </w:r>
            <w:r w:rsidRPr="00691036">
              <w:rPr>
                <w:rFonts w:ascii="Arial" w:eastAsia="Times New Roman" w:hAnsi="Arial" w:cs="Arial"/>
                <w:color w:val="000000"/>
                <w:sz w:val="20"/>
                <w:szCs w:val="20"/>
                <w:lang w:val="en-US" w:eastAsia="en-GB"/>
              </w:rPr>
              <w:t>​</w:t>
            </w:r>
            <w:r w:rsidR="00DC10AA" w:rsidRPr="00691036">
              <w:rPr>
                <w:rFonts w:ascii="Arial" w:eastAsia="Times New Roman" w:hAnsi="Arial" w:cs="Arial"/>
                <w:color w:val="000000"/>
                <w:sz w:val="20"/>
                <w:szCs w:val="20"/>
                <w:lang w:val="en-US" w:eastAsia="en-GB"/>
              </w:rPr>
              <w:t xml:space="preserve"> (assumes </w:t>
            </w:r>
            <w:r w:rsidR="5D19A93B" w:rsidRPr="00691036">
              <w:rPr>
                <w:rFonts w:ascii="Arial" w:eastAsia="Times New Roman" w:hAnsi="Arial" w:cs="Arial"/>
                <w:color w:val="000000"/>
                <w:sz w:val="20"/>
                <w:szCs w:val="20"/>
                <w:lang w:val="en-US" w:eastAsia="en-GB"/>
              </w:rPr>
              <w:t>licensee</w:t>
            </w:r>
            <w:r w:rsidR="00DC10AA" w:rsidRPr="00691036">
              <w:rPr>
                <w:rFonts w:ascii="Arial" w:eastAsia="Times New Roman" w:hAnsi="Arial" w:cs="Arial"/>
                <w:color w:val="000000"/>
                <w:sz w:val="20"/>
                <w:szCs w:val="20"/>
                <w:lang w:val="en-US" w:eastAsia="en-GB"/>
              </w:rPr>
              <w:t xml:space="preserve"> </w:t>
            </w:r>
            <w:r w:rsidR="00841C69" w:rsidRPr="00691036">
              <w:rPr>
                <w:rFonts w:ascii="Arial" w:eastAsia="Times New Roman" w:hAnsi="Arial" w:cs="Arial"/>
                <w:color w:val="000000"/>
                <w:sz w:val="20"/>
                <w:szCs w:val="20"/>
                <w:lang w:val="en-US" w:eastAsia="en-GB"/>
              </w:rPr>
              <w:t>is</w:t>
            </w:r>
            <w:r w:rsidR="00DC10AA" w:rsidRPr="00691036">
              <w:rPr>
                <w:rFonts w:ascii="Arial" w:eastAsia="Times New Roman" w:hAnsi="Arial" w:cs="Arial"/>
                <w:color w:val="000000"/>
                <w:sz w:val="20"/>
                <w:szCs w:val="20"/>
                <w:lang w:val="en-US" w:eastAsia="en-GB"/>
              </w:rPr>
              <w:t xml:space="preserve"> purchas</w:t>
            </w:r>
            <w:r w:rsidR="00841C69" w:rsidRPr="00691036">
              <w:rPr>
                <w:rFonts w:ascii="Arial" w:eastAsia="Times New Roman" w:hAnsi="Arial" w:cs="Arial"/>
                <w:color w:val="000000"/>
                <w:sz w:val="20"/>
                <w:szCs w:val="20"/>
                <w:lang w:val="en-US" w:eastAsia="en-GB"/>
              </w:rPr>
              <w:t>ing</w:t>
            </w:r>
            <w:r w:rsidR="00DC10AA" w:rsidRPr="00691036">
              <w:rPr>
                <w:rFonts w:ascii="Arial" w:eastAsia="Times New Roman" w:hAnsi="Arial" w:cs="Arial"/>
                <w:color w:val="000000"/>
                <w:sz w:val="20"/>
                <w:szCs w:val="20"/>
                <w:lang w:val="en-US" w:eastAsia="en-GB"/>
              </w:rPr>
              <w:t xml:space="preserve"> empty</w:t>
            </w:r>
            <w:r w:rsidR="00841C69" w:rsidRPr="00691036">
              <w:rPr>
                <w:rFonts w:ascii="Arial" w:eastAsia="Times New Roman" w:hAnsi="Arial" w:cs="Arial"/>
                <w:color w:val="000000"/>
                <w:sz w:val="20"/>
                <w:szCs w:val="20"/>
                <w:lang w:val="en-US" w:eastAsia="en-GB"/>
              </w:rPr>
              <w:t xml:space="preserve"> packaging)</w:t>
            </w:r>
          </w:p>
        </w:tc>
        <w:tc>
          <w:tcPr>
            <w:tcW w:w="3260" w:type="dxa"/>
            <w:shd w:val="clear" w:color="auto" w:fill="FFFFFF" w:themeFill="background1"/>
            <w:vAlign w:val="center"/>
            <w:hideMark/>
          </w:tcPr>
          <w:p w14:paraId="3D9FD1B2" w14:textId="23D03E17"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Licensee / Franchisee (</w:t>
            </w:r>
            <w:r w:rsidR="005B28DE" w:rsidRPr="00691036">
              <w:rPr>
                <w:rFonts w:ascii="Arial" w:eastAsia="Times New Roman" w:hAnsi="Arial" w:cs="Arial"/>
                <w:color w:val="000000"/>
                <w:position w:val="1"/>
                <w:sz w:val="20"/>
                <w:szCs w:val="20"/>
                <w:lang w:eastAsia="en-GB"/>
              </w:rPr>
              <w:t xml:space="preserve">records data </w:t>
            </w:r>
            <w:r w:rsidRPr="00691036">
              <w:rPr>
                <w:rFonts w:ascii="Arial" w:eastAsia="Times New Roman" w:hAnsi="Arial" w:cs="Arial"/>
                <w:color w:val="000000"/>
                <w:position w:val="1"/>
                <w:sz w:val="20"/>
                <w:szCs w:val="20"/>
                <w:lang w:eastAsia="en-GB"/>
              </w:rPr>
              <w:t>as seller)</w:t>
            </w:r>
            <w:r w:rsidRPr="00691036">
              <w:rPr>
                <w:rFonts w:ascii="Arial" w:eastAsia="Times New Roman" w:hAnsi="Arial" w:cs="Arial"/>
                <w:color w:val="000000"/>
                <w:sz w:val="20"/>
                <w:szCs w:val="20"/>
                <w:lang w:val="en-US" w:eastAsia="en-GB"/>
              </w:rPr>
              <w:t>​</w:t>
            </w:r>
          </w:p>
        </w:tc>
      </w:tr>
      <w:tr w:rsidR="009D324F" w:rsidRPr="00810F61" w14:paraId="44387F67" w14:textId="77777777" w:rsidTr="001E07DB">
        <w:trPr>
          <w:trHeight w:val="793"/>
        </w:trPr>
        <w:tc>
          <w:tcPr>
            <w:tcW w:w="1413" w:type="dxa"/>
            <w:vMerge w:val="restart"/>
            <w:shd w:val="clear" w:color="auto" w:fill="E2EFD9" w:themeFill="accent6" w:themeFillTint="33"/>
            <w:vAlign w:val="center"/>
            <w:hideMark/>
          </w:tcPr>
          <w:p w14:paraId="25478C1D" w14:textId="77777777" w:rsidR="009D324F" w:rsidRPr="001D4FAE" w:rsidRDefault="009D324F" w:rsidP="007661B1">
            <w:pPr>
              <w:spacing w:after="0" w:line="276" w:lineRule="auto"/>
              <w:textAlignment w:val="baseline"/>
              <w:rPr>
                <w:rFonts w:ascii="Arial" w:eastAsia="Times New Roman" w:hAnsi="Arial" w:cs="Arial"/>
                <w:b/>
                <w:bCs/>
                <w:color w:val="000000"/>
                <w:sz w:val="20"/>
                <w:szCs w:val="20"/>
                <w:lang w:val="en-US" w:eastAsia="en-GB"/>
              </w:rPr>
            </w:pPr>
            <w:r w:rsidRPr="001D4FAE">
              <w:rPr>
                <w:rFonts w:ascii="Arial" w:eastAsia="Times New Roman" w:hAnsi="Arial" w:cs="Arial"/>
                <w:b/>
                <w:bCs/>
                <w:color w:val="000000"/>
                <w:position w:val="1"/>
                <w:sz w:val="20"/>
                <w:szCs w:val="20"/>
                <w:lang w:eastAsia="en-GB"/>
              </w:rPr>
              <w:t>Unobligated</w:t>
            </w:r>
            <w:r w:rsidRPr="001D4FAE">
              <w:rPr>
                <w:rFonts w:ascii="Arial" w:eastAsia="Times New Roman" w:hAnsi="Arial" w:cs="Arial"/>
                <w:b/>
                <w:bCs/>
                <w:color w:val="000000"/>
                <w:sz w:val="20"/>
                <w:szCs w:val="20"/>
                <w:lang w:val="en-US" w:eastAsia="en-GB"/>
              </w:rPr>
              <w:t>​</w:t>
            </w:r>
          </w:p>
        </w:tc>
        <w:tc>
          <w:tcPr>
            <w:tcW w:w="1276" w:type="dxa"/>
            <w:shd w:val="clear" w:color="auto" w:fill="FFFFFF" w:themeFill="background1"/>
            <w:vAlign w:val="center"/>
            <w:hideMark/>
          </w:tcPr>
          <w:p w14:paraId="44D706F5" w14:textId="184F9E75"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0832B75B" w14:textId="77777777" w:rsidR="009D324F" w:rsidRPr="00691036" w:rsidRDefault="009D324F" w:rsidP="007661B1">
            <w:pPr>
              <w:spacing w:after="0" w:line="276" w:lineRule="auto"/>
              <w:textAlignment w:val="baseline"/>
              <w:rPr>
                <w:rFonts w:ascii="Arial" w:eastAsia="Times New Roman" w:hAnsi="Arial" w:cs="Arial"/>
                <w:color w:val="000000"/>
                <w:sz w:val="20"/>
                <w:szCs w:val="20"/>
                <w:lang w:eastAsia="en-GB"/>
              </w:rPr>
            </w:pPr>
            <w:r w:rsidRPr="00691036">
              <w:rPr>
                <w:rFonts w:ascii="Arial" w:eastAsia="Times New Roman" w:hAnsi="Arial" w:cs="Arial"/>
                <w:color w:val="000000"/>
                <w:position w:val="1"/>
                <w:sz w:val="20"/>
                <w:szCs w:val="20"/>
                <w:lang w:eastAsia="en-GB"/>
              </w:rPr>
              <w:t>Brand Owner</w:t>
            </w:r>
            <w:r w:rsidRPr="00691036">
              <w:rPr>
                <w:rFonts w:ascii="Arial" w:eastAsia="Times New Roman" w:hAnsi="Arial" w:cs="Arial"/>
                <w:color w:val="000000"/>
                <w:sz w:val="20"/>
                <w:szCs w:val="20"/>
                <w:lang w:val="en-US" w:eastAsia="en-GB"/>
              </w:rPr>
              <w:t>​</w:t>
            </w:r>
            <w:r w:rsidRPr="00691036">
              <w:rPr>
                <w:rFonts w:ascii="Arial" w:eastAsia="Times New Roman" w:hAnsi="Arial" w:cs="Arial"/>
                <w:color w:val="000000"/>
                <w:sz w:val="20"/>
                <w:szCs w:val="20"/>
                <w:lang w:eastAsia="en-GB"/>
              </w:rPr>
              <w:t>​</w:t>
            </w:r>
          </w:p>
        </w:tc>
        <w:tc>
          <w:tcPr>
            <w:tcW w:w="3260" w:type="dxa"/>
            <w:shd w:val="clear" w:color="auto" w:fill="FFFFFF" w:themeFill="background1"/>
            <w:vAlign w:val="center"/>
            <w:hideMark/>
          </w:tcPr>
          <w:p w14:paraId="1CB0C313" w14:textId="6A07226F"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Licensor / Franchisor</w:t>
            </w:r>
            <w:r w:rsidR="004C31D0">
              <w:rPr>
                <w:rFonts w:ascii="Arial" w:eastAsia="Times New Roman" w:hAnsi="Arial" w:cs="Arial"/>
                <w:color w:val="000000"/>
                <w:sz w:val="20"/>
                <w:szCs w:val="20"/>
                <w:lang w:val="en-US" w:eastAsia="en-GB"/>
              </w:rPr>
              <w:t xml:space="preserve"> </w:t>
            </w:r>
            <w:r w:rsidR="008A1F73">
              <w:rPr>
                <w:rFonts w:ascii="Arial" w:eastAsia="Times New Roman" w:hAnsi="Arial" w:cs="Arial"/>
                <w:color w:val="000000"/>
                <w:sz w:val="20"/>
                <w:szCs w:val="20"/>
                <w:lang w:val="en-US" w:eastAsia="en-GB"/>
              </w:rPr>
              <w:t>must report</w:t>
            </w:r>
            <w:r w:rsidR="004C31D0">
              <w:rPr>
                <w:rFonts w:ascii="Arial" w:eastAsia="Times New Roman" w:hAnsi="Arial" w:cs="Arial"/>
                <w:color w:val="000000"/>
                <w:sz w:val="20"/>
                <w:szCs w:val="20"/>
                <w:lang w:val="en-US" w:eastAsia="en-GB"/>
              </w:rPr>
              <w:t xml:space="preserve"> reporting </w:t>
            </w:r>
            <w:r w:rsidR="00355BF4">
              <w:rPr>
                <w:rFonts w:ascii="Arial" w:eastAsia="Times New Roman" w:hAnsi="Arial" w:cs="Arial"/>
                <w:color w:val="000000"/>
                <w:sz w:val="20"/>
                <w:szCs w:val="20"/>
                <w:lang w:val="en-US" w:eastAsia="en-GB"/>
              </w:rPr>
              <w:t>packaging</w:t>
            </w:r>
            <w:r w:rsidR="004C31D0" w:rsidRPr="00691036">
              <w:rPr>
                <w:rFonts w:ascii="Arial" w:eastAsia="Times New Roman" w:hAnsi="Arial" w:cs="Arial"/>
                <w:color w:val="000000"/>
                <w:sz w:val="20"/>
                <w:szCs w:val="20"/>
                <w:lang w:val="en-US" w:eastAsia="en-GB"/>
              </w:rPr>
              <w:t xml:space="preserve"> </w:t>
            </w:r>
            <w:r w:rsidR="00A92CA2">
              <w:rPr>
                <w:rFonts w:ascii="Arial" w:eastAsia="Times New Roman" w:hAnsi="Arial" w:cs="Arial"/>
                <w:color w:val="000000"/>
                <w:sz w:val="20"/>
                <w:szCs w:val="20"/>
                <w:lang w:val="en-US" w:eastAsia="en-GB"/>
              </w:rPr>
              <w:t>covered by</w:t>
            </w:r>
            <w:r w:rsidR="0020165C">
              <w:rPr>
                <w:rFonts w:ascii="Arial" w:eastAsia="Times New Roman" w:hAnsi="Arial" w:cs="Arial"/>
                <w:color w:val="000000"/>
                <w:sz w:val="20"/>
                <w:szCs w:val="20"/>
                <w:lang w:val="en-US" w:eastAsia="en-GB"/>
              </w:rPr>
              <w:t xml:space="preserve"> </w:t>
            </w:r>
            <w:r w:rsidR="00EF56AA">
              <w:rPr>
                <w:rFonts w:ascii="Arial" w:eastAsia="Times New Roman" w:hAnsi="Arial" w:cs="Arial"/>
                <w:color w:val="0070C0"/>
                <w:sz w:val="20"/>
                <w:szCs w:val="20"/>
                <w:lang w:val="en-US" w:eastAsia="en-GB"/>
              </w:rPr>
              <w:t>p</w:t>
            </w:r>
            <w:r w:rsidR="007A6D85" w:rsidRPr="007A6D85">
              <w:rPr>
                <w:rFonts w:ascii="Arial" w:eastAsia="Times New Roman" w:hAnsi="Arial" w:cs="Arial"/>
                <w:color w:val="0070C0"/>
                <w:sz w:val="20"/>
                <w:szCs w:val="20"/>
                <w:lang w:val="en-US" w:eastAsia="en-GB"/>
              </w:rPr>
              <w:t>aragraph</w:t>
            </w:r>
            <w:r w:rsidR="007B25B1" w:rsidRPr="007A6D85">
              <w:rPr>
                <w:rFonts w:ascii="Arial" w:eastAsia="Times New Roman" w:hAnsi="Arial" w:cs="Arial"/>
                <w:color w:val="0070C0"/>
                <w:sz w:val="20"/>
                <w:szCs w:val="20"/>
                <w:lang w:val="en-US" w:eastAsia="en-GB"/>
              </w:rPr>
              <w:t xml:space="preserve"> </w:t>
            </w:r>
            <w:r w:rsidR="007A6D85" w:rsidRPr="007A6D85">
              <w:rPr>
                <w:rFonts w:ascii="Arial" w:eastAsia="Times New Roman" w:hAnsi="Arial" w:cs="Arial"/>
                <w:color w:val="0070C0"/>
                <w:sz w:val="20"/>
                <w:szCs w:val="20"/>
                <w:lang w:val="en-US" w:eastAsia="en-GB"/>
              </w:rPr>
              <w:t>7</w:t>
            </w:r>
            <w:r w:rsidR="007A6D85">
              <w:rPr>
                <w:rFonts w:ascii="Arial" w:eastAsia="Times New Roman" w:hAnsi="Arial" w:cs="Arial"/>
                <w:color w:val="0070C0"/>
                <w:sz w:val="20"/>
                <w:szCs w:val="20"/>
                <w:lang w:val="en-US" w:eastAsia="en-GB"/>
              </w:rPr>
              <w:t>,</w:t>
            </w:r>
            <w:r w:rsidR="007B25B1" w:rsidRPr="007A6D85">
              <w:rPr>
                <w:rFonts w:ascii="Arial" w:eastAsia="Times New Roman" w:hAnsi="Arial" w:cs="Arial"/>
                <w:color w:val="0070C0"/>
                <w:sz w:val="20"/>
                <w:szCs w:val="20"/>
                <w:lang w:val="en-US" w:eastAsia="en-GB"/>
              </w:rPr>
              <w:t xml:space="preserve"> S</w:t>
            </w:r>
            <w:r w:rsidR="00AE1F2B" w:rsidRPr="007A6D85">
              <w:rPr>
                <w:rFonts w:ascii="Arial" w:eastAsia="Times New Roman" w:hAnsi="Arial" w:cs="Arial"/>
                <w:color w:val="0070C0"/>
                <w:sz w:val="20"/>
                <w:szCs w:val="20"/>
                <w:lang w:val="en-US" w:eastAsia="en-GB"/>
              </w:rPr>
              <w:t>ch</w:t>
            </w:r>
            <w:r w:rsidR="006A28AB" w:rsidRPr="007A6D85">
              <w:rPr>
                <w:rFonts w:ascii="Arial" w:eastAsia="Times New Roman" w:hAnsi="Arial" w:cs="Arial"/>
                <w:color w:val="0070C0"/>
                <w:sz w:val="20"/>
                <w:szCs w:val="20"/>
                <w:lang w:val="en-US" w:eastAsia="en-GB"/>
              </w:rPr>
              <w:t>edule</w:t>
            </w:r>
            <w:r w:rsidR="00AE1F2B" w:rsidRPr="007A6D85">
              <w:rPr>
                <w:rFonts w:ascii="Arial" w:eastAsia="Times New Roman" w:hAnsi="Arial" w:cs="Arial"/>
                <w:color w:val="0070C0"/>
                <w:sz w:val="20"/>
                <w:szCs w:val="20"/>
                <w:lang w:val="en-US" w:eastAsia="en-GB"/>
              </w:rPr>
              <w:t xml:space="preserve"> 10</w:t>
            </w:r>
            <w:r w:rsidR="0020165C" w:rsidRPr="007A6D85">
              <w:rPr>
                <w:rFonts w:ascii="Arial" w:eastAsia="Times New Roman" w:hAnsi="Arial" w:cs="Arial"/>
                <w:color w:val="0070C0"/>
                <w:sz w:val="20"/>
                <w:szCs w:val="20"/>
                <w:lang w:val="en-US" w:eastAsia="en-GB"/>
              </w:rPr>
              <w:t xml:space="preserve"> </w:t>
            </w:r>
            <w:r w:rsidR="0020165C">
              <w:rPr>
                <w:rFonts w:ascii="Arial" w:eastAsia="Times New Roman" w:hAnsi="Arial" w:cs="Arial"/>
                <w:color w:val="000000"/>
                <w:sz w:val="20"/>
                <w:szCs w:val="20"/>
                <w:lang w:val="en-US" w:eastAsia="en-GB"/>
              </w:rPr>
              <w:t xml:space="preserve">of </w:t>
            </w:r>
            <w:r w:rsidR="00222F62">
              <w:rPr>
                <w:rFonts w:ascii="Arial" w:eastAsia="Times New Roman" w:hAnsi="Arial" w:cs="Arial"/>
                <w:color w:val="000000"/>
                <w:sz w:val="20"/>
                <w:szCs w:val="20"/>
                <w:lang w:val="en-US" w:eastAsia="en-GB"/>
              </w:rPr>
              <w:t xml:space="preserve">the </w:t>
            </w:r>
            <w:r w:rsidR="008B6C3F">
              <w:rPr>
                <w:rFonts w:ascii="Arial" w:eastAsia="Times New Roman" w:hAnsi="Arial" w:cs="Arial"/>
                <w:color w:val="000000"/>
                <w:sz w:val="20"/>
                <w:szCs w:val="20"/>
                <w:lang w:val="en-US" w:eastAsia="en-GB"/>
              </w:rPr>
              <w:t>pEPR</w:t>
            </w:r>
            <w:r w:rsidR="00B55492">
              <w:rPr>
                <w:rFonts w:ascii="Arial" w:eastAsia="Times New Roman" w:hAnsi="Arial" w:cs="Arial"/>
                <w:color w:val="000000"/>
                <w:sz w:val="20"/>
                <w:szCs w:val="20"/>
                <w:lang w:val="en-US" w:eastAsia="en-GB"/>
              </w:rPr>
              <w:t xml:space="preserve"> Regulations</w:t>
            </w:r>
            <w:r w:rsidR="00E422FE">
              <w:rPr>
                <w:rFonts w:ascii="Arial" w:eastAsia="Times New Roman" w:hAnsi="Arial" w:cs="Arial"/>
                <w:color w:val="000000"/>
                <w:sz w:val="20"/>
                <w:szCs w:val="20"/>
                <w:lang w:val="en-US" w:eastAsia="en-GB"/>
              </w:rPr>
              <w:t>.</w:t>
            </w:r>
          </w:p>
        </w:tc>
      </w:tr>
      <w:tr w:rsidR="009D324F" w:rsidRPr="00810F61" w14:paraId="60DEF0E3" w14:textId="77777777" w:rsidTr="001E07DB">
        <w:trPr>
          <w:trHeight w:val="793"/>
        </w:trPr>
        <w:tc>
          <w:tcPr>
            <w:tcW w:w="1413" w:type="dxa"/>
            <w:vMerge/>
            <w:vAlign w:val="center"/>
            <w:hideMark/>
          </w:tcPr>
          <w:p w14:paraId="467C618B" w14:textId="77777777" w:rsidR="009D324F" w:rsidRPr="00691036" w:rsidRDefault="009D324F" w:rsidP="007661B1">
            <w:pPr>
              <w:spacing w:after="0" w:line="276" w:lineRule="auto"/>
              <w:rPr>
                <w:rFonts w:ascii="Arial" w:eastAsia="Times New Roman" w:hAnsi="Arial" w:cs="Arial"/>
                <w:color w:val="000000"/>
                <w:sz w:val="20"/>
                <w:szCs w:val="20"/>
                <w:lang w:val="en-US" w:eastAsia="en-GB"/>
              </w:rPr>
            </w:pPr>
          </w:p>
        </w:tc>
        <w:tc>
          <w:tcPr>
            <w:tcW w:w="1276" w:type="dxa"/>
            <w:shd w:val="clear" w:color="auto" w:fill="FFFFFF" w:themeFill="background1"/>
            <w:vAlign w:val="center"/>
            <w:hideMark/>
          </w:tcPr>
          <w:p w14:paraId="2CB6E425" w14:textId="417EAB7F"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 xml:space="preserve">Unbranded </w:t>
            </w:r>
            <w:r w:rsidR="007661B1">
              <w:rPr>
                <w:rFonts w:ascii="Arial" w:eastAsia="Times New Roman" w:hAnsi="Arial" w:cs="Arial"/>
                <w:color w:val="000000"/>
                <w:position w:val="1"/>
                <w:sz w:val="20"/>
                <w:szCs w:val="20"/>
                <w:lang w:eastAsia="en-GB"/>
              </w:rPr>
              <w:t>p</w:t>
            </w:r>
            <w:r w:rsidRPr="00691036">
              <w:rPr>
                <w:rFonts w:ascii="Arial" w:eastAsia="Times New Roman" w:hAnsi="Arial" w:cs="Arial"/>
                <w:color w:val="000000"/>
                <w:position w:val="1"/>
                <w:sz w:val="20"/>
                <w:szCs w:val="20"/>
                <w:lang w:eastAsia="en-GB"/>
              </w:rPr>
              <w:t>ackaging</w:t>
            </w:r>
            <w:r w:rsidRPr="00691036">
              <w:rPr>
                <w:rFonts w:ascii="Arial" w:eastAsia="Times New Roman" w:hAnsi="Arial" w:cs="Arial"/>
                <w:color w:val="000000"/>
                <w:sz w:val="20"/>
                <w:szCs w:val="20"/>
                <w:lang w:val="en-US" w:eastAsia="en-GB"/>
              </w:rPr>
              <w:t>​</w:t>
            </w:r>
          </w:p>
        </w:tc>
        <w:tc>
          <w:tcPr>
            <w:tcW w:w="2835" w:type="dxa"/>
            <w:shd w:val="clear" w:color="auto" w:fill="FFFFFF" w:themeFill="background1"/>
            <w:vAlign w:val="center"/>
            <w:hideMark/>
          </w:tcPr>
          <w:p w14:paraId="7F5B2053" w14:textId="44E0DAB2"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Distributor of the empty packaging</w:t>
            </w:r>
            <w:r w:rsidR="00841C69" w:rsidRPr="00691036">
              <w:rPr>
                <w:rFonts w:ascii="Arial" w:eastAsia="Times New Roman" w:hAnsi="Arial" w:cs="Arial"/>
                <w:color w:val="000000"/>
                <w:position w:val="1"/>
                <w:sz w:val="20"/>
                <w:szCs w:val="20"/>
                <w:lang w:eastAsia="en-GB"/>
              </w:rPr>
              <w:t xml:space="preserve"> </w:t>
            </w:r>
            <w:r w:rsidRPr="00691036">
              <w:rPr>
                <w:rFonts w:ascii="Arial" w:eastAsia="Times New Roman" w:hAnsi="Arial" w:cs="Arial"/>
                <w:color w:val="000000"/>
                <w:sz w:val="20"/>
                <w:szCs w:val="20"/>
                <w:lang w:val="en-US" w:eastAsia="en-GB"/>
              </w:rPr>
              <w:t>​</w:t>
            </w:r>
            <w:r w:rsidR="00841C69" w:rsidRPr="00691036">
              <w:rPr>
                <w:rFonts w:ascii="Arial" w:eastAsia="Times New Roman" w:hAnsi="Arial" w:cs="Arial"/>
                <w:color w:val="000000"/>
                <w:sz w:val="20"/>
                <w:szCs w:val="20"/>
                <w:lang w:val="en-US" w:eastAsia="en-GB"/>
              </w:rPr>
              <w:t xml:space="preserve">(assumes </w:t>
            </w:r>
            <w:r w:rsidR="24435D33" w:rsidRPr="00691036">
              <w:rPr>
                <w:rFonts w:ascii="Arial" w:eastAsia="Times New Roman" w:hAnsi="Arial" w:cs="Arial"/>
                <w:color w:val="000000"/>
                <w:sz w:val="20"/>
                <w:szCs w:val="20"/>
                <w:lang w:val="en-US" w:eastAsia="en-GB"/>
              </w:rPr>
              <w:t>licensee</w:t>
            </w:r>
            <w:r w:rsidR="00841C69" w:rsidRPr="00691036">
              <w:rPr>
                <w:rFonts w:ascii="Arial" w:eastAsia="Times New Roman" w:hAnsi="Arial" w:cs="Arial"/>
                <w:color w:val="000000"/>
                <w:sz w:val="20"/>
                <w:szCs w:val="20"/>
                <w:lang w:val="en-US" w:eastAsia="en-GB"/>
              </w:rPr>
              <w:t xml:space="preserve"> is purchasing empty packaging)</w:t>
            </w:r>
          </w:p>
        </w:tc>
        <w:tc>
          <w:tcPr>
            <w:tcW w:w="3260" w:type="dxa"/>
            <w:shd w:val="clear" w:color="auto" w:fill="FFFFFF" w:themeFill="background1"/>
            <w:vAlign w:val="center"/>
            <w:hideMark/>
          </w:tcPr>
          <w:p w14:paraId="65F41BE4" w14:textId="09BC6E2C" w:rsidR="009D324F" w:rsidRPr="00691036" w:rsidRDefault="009D324F" w:rsidP="007661B1">
            <w:pPr>
              <w:spacing w:after="0" w:line="276" w:lineRule="auto"/>
              <w:textAlignment w:val="baseline"/>
              <w:rPr>
                <w:rFonts w:ascii="Arial" w:eastAsia="Times New Roman" w:hAnsi="Arial" w:cs="Arial"/>
                <w:color w:val="000000"/>
                <w:sz w:val="20"/>
                <w:szCs w:val="20"/>
                <w:lang w:val="en-US" w:eastAsia="en-GB"/>
              </w:rPr>
            </w:pPr>
            <w:r w:rsidRPr="00691036">
              <w:rPr>
                <w:rFonts w:ascii="Arial" w:eastAsia="Times New Roman" w:hAnsi="Arial" w:cs="Arial"/>
                <w:color w:val="000000"/>
                <w:position w:val="1"/>
                <w:sz w:val="20"/>
                <w:szCs w:val="20"/>
                <w:lang w:eastAsia="en-GB"/>
              </w:rPr>
              <w:t>Licensor / Franchisor</w:t>
            </w:r>
            <w:r w:rsidR="00E422FE">
              <w:rPr>
                <w:rFonts w:ascii="Arial" w:eastAsia="Times New Roman" w:hAnsi="Arial" w:cs="Arial"/>
                <w:color w:val="000000"/>
                <w:sz w:val="20"/>
                <w:szCs w:val="20"/>
                <w:lang w:val="en-US" w:eastAsia="en-GB"/>
              </w:rPr>
              <w:t xml:space="preserve"> is responsible for reporting packaging</w:t>
            </w:r>
            <w:r w:rsidR="00E422FE" w:rsidRPr="00691036">
              <w:rPr>
                <w:rFonts w:ascii="Arial" w:eastAsia="Times New Roman" w:hAnsi="Arial" w:cs="Arial"/>
                <w:color w:val="000000"/>
                <w:sz w:val="20"/>
                <w:szCs w:val="20"/>
                <w:lang w:val="en-US" w:eastAsia="en-GB"/>
              </w:rPr>
              <w:t xml:space="preserve"> </w:t>
            </w:r>
            <w:r w:rsidR="00E422FE">
              <w:rPr>
                <w:rFonts w:ascii="Arial" w:eastAsia="Times New Roman" w:hAnsi="Arial" w:cs="Arial"/>
                <w:color w:val="000000"/>
                <w:sz w:val="20"/>
                <w:szCs w:val="20"/>
                <w:lang w:val="en-US" w:eastAsia="en-GB"/>
              </w:rPr>
              <w:t xml:space="preserve">covered by </w:t>
            </w:r>
            <w:r w:rsidR="00E422FE" w:rsidRPr="00EF56AA">
              <w:rPr>
                <w:rFonts w:ascii="Arial" w:eastAsia="Times New Roman" w:hAnsi="Arial" w:cs="Arial"/>
                <w:color w:val="0070C0"/>
                <w:sz w:val="20"/>
                <w:szCs w:val="20"/>
                <w:lang w:val="en-US" w:eastAsia="en-GB"/>
              </w:rPr>
              <w:t xml:space="preserve">paragraph </w:t>
            </w:r>
            <w:r w:rsidR="00EF56AA" w:rsidRPr="00EF56AA">
              <w:rPr>
                <w:rFonts w:ascii="Arial" w:eastAsia="Times New Roman" w:hAnsi="Arial" w:cs="Arial"/>
                <w:color w:val="0070C0"/>
                <w:sz w:val="20"/>
                <w:szCs w:val="20"/>
                <w:lang w:val="en-US" w:eastAsia="en-GB"/>
              </w:rPr>
              <w:t>7</w:t>
            </w:r>
            <w:r w:rsidR="00EF56AA">
              <w:rPr>
                <w:rFonts w:ascii="Arial" w:eastAsia="Times New Roman" w:hAnsi="Arial" w:cs="Arial"/>
                <w:color w:val="0070C0"/>
                <w:sz w:val="20"/>
                <w:szCs w:val="20"/>
                <w:lang w:val="en-US" w:eastAsia="en-GB"/>
              </w:rPr>
              <w:t>,</w:t>
            </w:r>
            <w:r w:rsidR="00E422FE" w:rsidRPr="00EF56AA">
              <w:rPr>
                <w:rFonts w:ascii="Arial" w:eastAsia="Times New Roman" w:hAnsi="Arial" w:cs="Arial"/>
                <w:color w:val="0070C0"/>
                <w:sz w:val="20"/>
                <w:szCs w:val="20"/>
                <w:lang w:val="en-US" w:eastAsia="en-GB"/>
              </w:rPr>
              <w:t xml:space="preserve">Schedule </w:t>
            </w:r>
            <w:r w:rsidR="00EF56AA" w:rsidRPr="00EF56AA">
              <w:rPr>
                <w:rFonts w:ascii="Arial" w:eastAsia="Times New Roman" w:hAnsi="Arial" w:cs="Arial"/>
                <w:color w:val="0070C0"/>
                <w:sz w:val="20"/>
                <w:szCs w:val="20"/>
                <w:lang w:val="en-US" w:eastAsia="en-GB"/>
              </w:rPr>
              <w:t xml:space="preserve">10 </w:t>
            </w:r>
            <w:r w:rsidR="00E422FE">
              <w:rPr>
                <w:rFonts w:ascii="Arial" w:eastAsia="Times New Roman" w:hAnsi="Arial" w:cs="Arial"/>
                <w:color w:val="000000"/>
                <w:sz w:val="20"/>
                <w:szCs w:val="20"/>
                <w:lang w:val="en-US" w:eastAsia="en-GB"/>
              </w:rPr>
              <w:t>of the</w:t>
            </w:r>
            <w:r w:rsidR="00323392">
              <w:rPr>
                <w:rFonts w:ascii="Arial" w:eastAsia="Times New Roman" w:hAnsi="Arial" w:cs="Arial"/>
                <w:color w:val="000000"/>
                <w:sz w:val="20"/>
                <w:szCs w:val="20"/>
                <w:lang w:val="en-US" w:eastAsia="en-GB"/>
              </w:rPr>
              <w:t xml:space="preserve"> </w:t>
            </w:r>
            <w:r w:rsidR="008B6C3F">
              <w:rPr>
                <w:rFonts w:ascii="Arial" w:eastAsia="Times New Roman" w:hAnsi="Arial" w:cs="Arial"/>
                <w:color w:val="000000"/>
                <w:sz w:val="20"/>
                <w:szCs w:val="20"/>
                <w:lang w:val="en-US" w:eastAsia="en-GB"/>
              </w:rPr>
              <w:t>pEPR</w:t>
            </w:r>
            <w:r w:rsidR="00B55492">
              <w:rPr>
                <w:rFonts w:ascii="Arial" w:eastAsia="Times New Roman" w:hAnsi="Arial" w:cs="Arial"/>
                <w:color w:val="000000"/>
                <w:sz w:val="20"/>
                <w:szCs w:val="20"/>
                <w:lang w:val="en-US" w:eastAsia="en-GB"/>
              </w:rPr>
              <w:t xml:space="preserve"> Regulations</w:t>
            </w:r>
            <w:r w:rsidR="00E422FE">
              <w:rPr>
                <w:rFonts w:ascii="Arial" w:eastAsia="Times New Roman" w:hAnsi="Arial" w:cs="Arial"/>
                <w:color w:val="000000"/>
                <w:sz w:val="20"/>
                <w:szCs w:val="20"/>
                <w:lang w:val="en-US" w:eastAsia="en-GB"/>
              </w:rPr>
              <w:t>.</w:t>
            </w:r>
          </w:p>
        </w:tc>
      </w:tr>
    </w:tbl>
    <w:p w14:paraId="5FDED245" w14:textId="77777777" w:rsidR="000E0516" w:rsidRDefault="000E0516" w:rsidP="00000AC7">
      <w:pPr>
        <w:pStyle w:val="ListParagraph"/>
        <w:widowControl w:val="0"/>
        <w:tabs>
          <w:tab w:val="left" w:pos="851"/>
        </w:tabs>
        <w:autoSpaceDE w:val="0"/>
        <w:autoSpaceDN w:val="0"/>
        <w:adjustRightInd w:val="0"/>
        <w:spacing w:line="276" w:lineRule="auto"/>
        <w:ind w:left="567"/>
        <w:outlineLvl w:val="0"/>
        <w:rPr>
          <w:rFonts w:ascii="Arial" w:eastAsiaTheme="majorEastAsia" w:hAnsi="Arial" w:cstheme="majorBidi"/>
          <w:b/>
          <w:color w:val="008631"/>
          <w:sz w:val="32"/>
          <w:szCs w:val="32"/>
        </w:rPr>
      </w:pPr>
      <w:bookmarkStart w:id="56" w:name="APs_Reg17Areport"/>
      <w:bookmarkStart w:id="57" w:name="APs_TransitionalPAckaging"/>
      <w:bookmarkStart w:id="58" w:name="_Hlk159591589"/>
    </w:p>
    <w:p w14:paraId="4B9761A2" w14:textId="77777777" w:rsidR="00144467" w:rsidRDefault="00144467" w:rsidP="00000AC7">
      <w:pPr>
        <w:pStyle w:val="ListParagraph"/>
        <w:widowControl w:val="0"/>
        <w:tabs>
          <w:tab w:val="left" w:pos="851"/>
        </w:tabs>
        <w:autoSpaceDE w:val="0"/>
        <w:autoSpaceDN w:val="0"/>
        <w:adjustRightInd w:val="0"/>
        <w:spacing w:line="276" w:lineRule="auto"/>
        <w:ind w:left="567"/>
        <w:outlineLvl w:val="0"/>
        <w:rPr>
          <w:rFonts w:ascii="Arial" w:eastAsiaTheme="majorEastAsia" w:hAnsi="Arial" w:cstheme="majorBidi"/>
          <w:b/>
          <w:color w:val="008631"/>
          <w:sz w:val="32"/>
          <w:szCs w:val="32"/>
        </w:rPr>
      </w:pPr>
    </w:p>
    <w:p w14:paraId="72A557AF" w14:textId="77777777" w:rsidR="001D3664" w:rsidRPr="000E0516" w:rsidRDefault="001D3664" w:rsidP="00000AC7">
      <w:pPr>
        <w:pStyle w:val="ListParagraph"/>
        <w:widowControl w:val="0"/>
        <w:tabs>
          <w:tab w:val="left" w:pos="851"/>
        </w:tabs>
        <w:autoSpaceDE w:val="0"/>
        <w:autoSpaceDN w:val="0"/>
        <w:adjustRightInd w:val="0"/>
        <w:spacing w:line="276" w:lineRule="auto"/>
        <w:ind w:left="567"/>
        <w:outlineLvl w:val="0"/>
        <w:rPr>
          <w:rFonts w:ascii="Arial" w:eastAsiaTheme="majorEastAsia" w:hAnsi="Arial" w:cstheme="majorBidi"/>
          <w:b/>
          <w:color w:val="008631"/>
          <w:sz w:val="32"/>
          <w:szCs w:val="32"/>
        </w:rPr>
      </w:pPr>
    </w:p>
    <w:p w14:paraId="2501A174" w14:textId="5C666934" w:rsidR="00836195" w:rsidRPr="00A44D1E" w:rsidRDefault="00D15E00" w:rsidP="003D252B">
      <w:pPr>
        <w:pStyle w:val="ListParagraph"/>
        <w:widowControl w:val="0"/>
        <w:numPr>
          <w:ilvl w:val="0"/>
          <w:numId w:val="24"/>
        </w:numPr>
        <w:tabs>
          <w:tab w:val="left" w:pos="851"/>
        </w:tabs>
        <w:autoSpaceDE w:val="0"/>
        <w:autoSpaceDN w:val="0"/>
        <w:adjustRightInd w:val="0"/>
        <w:spacing w:line="276" w:lineRule="auto"/>
        <w:ind w:firstLine="207"/>
        <w:outlineLvl w:val="0"/>
        <w:rPr>
          <w:rFonts w:ascii="Arial" w:eastAsiaTheme="majorEastAsia" w:hAnsi="Arial" w:cstheme="majorBidi"/>
          <w:b/>
          <w:color w:val="008631"/>
          <w:sz w:val="32"/>
          <w:szCs w:val="32"/>
        </w:rPr>
      </w:pPr>
      <w:r>
        <w:rPr>
          <w:rFonts w:ascii="Arial" w:eastAsiaTheme="majorEastAsia" w:hAnsi="Arial" w:cstheme="majorBidi"/>
          <w:b/>
          <w:bCs/>
          <w:color w:val="008631"/>
          <w:sz w:val="32"/>
          <w:szCs w:val="32"/>
        </w:rPr>
        <w:t>Transitional packaging</w:t>
      </w:r>
      <w:r w:rsidR="007D0987">
        <w:rPr>
          <w:rFonts w:ascii="Arial" w:eastAsiaTheme="majorEastAsia" w:hAnsi="Arial" w:cstheme="majorBidi"/>
          <w:b/>
          <w:bCs/>
          <w:color w:val="008631"/>
          <w:sz w:val="32"/>
          <w:szCs w:val="32"/>
        </w:rPr>
        <w:t xml:space="preserve"> </w:t>
      </w:r>
      <w:r w:rsidR="001023DC" w:rsidRPr="00A44D1E">
        <w:rPr>
          <w:rFonts w:ascii="Arial" w:eastAsiaTheme="majorEastAsia" w:hAnsi="Arial" w:cstheme="majorBidi"/>
          <w:b/>
          <w:bCs/>
          <w:color w:val="008631"/>
          <w:sz w:val="32"/>
          <w:szCs w:val="32"/>
        </w:rPr>
        <w:t>r</w:t>
      </w:r>
      <w:r w:rsidR="00836195" w:rsidRPr="00A44D1E">
        <w:rPr>
          <w:rFonts w:ascii="Arial" w:eastAsiaTheme="majorEastAsia" w:hAnsi="Arial" w:cstheme="majorBidi"/>
          <w:b/>
          <w:bCs/>
          <w:color w:val="008631"/>
          <w:sz w:val="32"/>
          <w:szCs w:val="32"/>
        </w:rPr>
        <w:t>eport</w:t>
      </w:r>
      <w:r w:rsidR="007D0987">
        <w:rPr>
          <w:rFonts w:ascii="Arial" w:eastAsiaTheme="majorEastAsia" w:hAnsi="Arial" w:cstheme="majorBidi"/>
          <w:b/>
          <w:bCs/>
          <w:color w:val="008631"/>
          <w:sz w:val="32"/>
          <w:szCs w:val="32"/>
        </w:rPr>
        <w:t>s</w:t>
      </w:r>
      <w:r w:rsidR="00836195" w:rsidRPr="00A44D1E">
        <w:rPr>
          <w:rFonts w:ascii="Arial" w:eastAsiaTheme="majorEastAsia" w:hAnsi="Arial" w:cstheme="majorBidi"/>
          <w:b/>
          <w:bCs/>
          <w:color w:val="008631"/>
          <w:sz w:val="32"/>
          <w:szCs w:val="32"/>
        </w:rPr>
        <w:t xml:space="preserve"> </w:t>
      </w:r>
    </w:p>
    <w:bookmarkEnd w:id="56"/>
    <w:bookmarkEnd w:id="57"/>
    <w:p w14:paraId="29C781C0" w14:textId="77777777" w:rsidR="002E1947" w:rsidRPr="000F355F" w:rsidRDefault="002E1947" w:rsidP="002E1947">
      <w:pPr>
        <w:pStyle w:val="ListParagraph"/>
        <w:widowControl w:val="0"/>
        <w:autoSpaceDE w:val="0"/>
        <w:autoSpaceDN w:val="0"/>
        <w:adjustRightInd w:val="0"/>
        <w:spacing w:line="276" w:lineRule="auto"/>
        <w:jc w:val="both"/>
        <w:outlineLvl w:val="0"/>
        <w:rPr>
          <w:rFonts w:ascii="Arial" w:eastAsiaTheme="majorEastAsia" w:hAnsi="Arial" w:cstheme="majorBidi"/>
          <w:b/>
          <w:color w:val="008631"/>
          <w:sz w:val="32"/>
          <w:szCs w:val="32"/>
        </w:rPr>
      </w:pPr>
    </w:p>
    <w:p w14:paraId="7402E9D7" w14:textId="429DB0A7" w:rsidR="007D0987" w:rsidRDefault="00324967" w:rsidP="003F0C4C">
      <w:pPr>
        <w:spacing w:line="276" w:lineRule="auto"/>
        <w:jc w:val="both"/>
        <w:rPr>
          <w:rFonts w:ascii="Arial" w:hAnsi="Arial" w:cs="Arial"/>
          <w:highlight w:val="lightGray"/>
        </w:rPr>
      </w:pPr>
      <w:r>
        <w:rPr>
          <w:rFonts w:ascii="Arial" w:hAnsi="Arial" w:cs="Arial"/>
        </w:rPr>
        <w:t>Schedule 15</w:t>
      </w:r>
      <w:r w:rsidR="009A6BDE">
        <w:rPr>
          <w:rFonts w:ascii="Arial" w:hAnsi="Arial" w:cs="Arial"/>
        </w:rPr>
        <w:t>(6)(1)</w:t>
      </w:r>
      <w:r w:rsidR="000344FE" w:rsidRPr="00096766">
        <w:rPr>
          <w:rFonts w:ascii="Arial" w:hAnsi="Arial" w:cs="Arial"/>
        </w:rPr>
        <w:t xml:space="preserve"> </w:t>
      </w:r>
      <w:r w:rsidR="007D0987">
        <w:rPr>
          <w:rFonts w:ascii="Arial" w:hAnsi="Arial" w:cs="Arial"/>
        </w:rPr>
        <w:t xml:space="preserve">of the </w:t>
      </w:r>
      <w:r w:rsidR="008B6C3F">
        <w:rPr>
          <w:rFonts w:ascii="Arial" w:hAnsi="Arial" w:cs="Arial"/>
        </w:rPr>
        <w:t>pEPR</w:t>
      </w:r>
      <w:r w:rsidR="007D0987">
        <w:rPr>
          <w:rFonts w:ascii="Arial" w:hAnsi="Arial" w:cs="Arial"/>
        </w:rPr>
        <w:t xml:space="preserve"> Regulations </w:t>
      </w:r>
      <w:r w:rsidR="002A1053" w:rsidRPr="00096766">
        <w:rPr>
          <w:rFonts w:ascii="Arial" w:hAnsi="Arial" w:cs="Arial"/>
        </w:rPr>
        <w:t xml:space="preserve">introduces a one-year transitional provision that allows </w:t>
      </w:r>
      <w:r w:rsidR="00A3670D">
        <w:rPr>
          <w:rFonts w:ascii="Arial" w:hAnsi="Arial" w:cs="Arial"/>
        </w:rPr>
        <w:t xml:space="preserve">large </w:t>
      </w:r>
      <w:r w:rsidR="002A1053" w:rsidRPr="00096766">
        <w:rPr>
          <w:rFonts w:ascii="Arial" w:hAnsi="Arial" w:cs="Arial"/>
        </w:rPr>
        <w:t xml:space="preserve">producers to discount a proportion of packaging from their recycling obligations in the first year of the </w:t>
      </w:r>
      <w:r w:rsidR="000D3FF8">
        <w:rPr>
          <w:rFonts w:ascii="Arial" w:hAnsi="Arial" w:cs="Arial"/>
        </w:rPr>
        <w:t xml:space="preserve"> </w:t>
      </w:r>
      <w:r w:rsidR="008B6C3F">
        <w:rPr>
          <w:rFonts w:ascii="Arial" w:hAnsi="Arial" w:cs="Arial"/>
        </w:rPr>
        <w:t>pEPR</w:t>
      </w:r>
      <w:r w:rsidR="000D3FF8">
        <w:rPr>
          <w:rFonts w:ascii="Arial" w:hAnsi="Arial" w:cs="Arial"/>
        </w:rPr>
        <w:t xml:space="preserve"> Regulations</w:t>
      </w:r>
      <w:r w:rsidR="00E403E1">
        <w:rPr>
          <w:rFonts w:ascii="Arial" w:hAnsi="Arial" w:cs="Arial"/>
        </w:rPr>
        <w:t xml:space="preserve"> (</w:t>
      </w:r>
      <w:r w:rsidR="00DA2EF1">
        <w:rPr>
          <w:rFonts w:ascii="Arial" w:hAnsi="Arial" w:cs="Arial"/>
        </w:rPr>
        <w:t xml:space="preserve">the </w:t>
      </w:r>
      <w:r w:rsidR="00E403E1">
        <w:rPr>
          <w:rFonts w:ascii="Arial" w:hAnsi="Arial" w:cs="Arial"/>
        </w:rPr>
        <w:t>2025 Year Y)</w:t>
      </w:r>
      <w:r w:rsidR="002A1053" w:rsidRPr="00096766">
        <w:rPr>
          <w:rFonts w:ascii="Arial" w:hAnsi="Arial" w:cs="Arial"/>
        </w:rPr>
        <w:t xml:space="preserve">, if the packaging has already been reported under the 2007 </w:t>
      </w:r>
      <w:r w:rsidR="00F174D8">
        <w:rPr>
          <w:rFonts w:ascii="Arial" w:hAnsi="Arial" w:cs="Arial"/>
        </w:rPr>
        <w:t>R</w:t>
      </w:r>
      <w:r w:rsidR="002A1053" w:rsidRPr="00096766">
        <w:rPr>
          <w:rFonts w:ascii="Arial" w:hAnsi="Arial" w:cs="Arial"/>
        </w:rPr>
        <w:t>egulations</w:t>
      </w:r>
      <w:r w:rsidR="002A1053" w:rsidRPr="00B4762E">
        <w:rPr>
          <w:rFonts w:ascii="Arial" w:hAnsi="Arial" w:cs="Arial"/>
          <w:highlight w:val="lightGray"/>
        </w:rPr>
        <w:t xml:space="preserve">. </w:t>
      </w:r>
    </w:p>
    <w:p w14:paraId="3D6497D1" w14:textId="256DB155" w:rsidR="002A1053" w:rsidRPr="00591D12" w:rsidRDefault="00544EF5" w:rsidP="003F0C4C">
      <w:pPr>
        <w:spacing w:line="276" w:lineRule="auto"/>
        <w:jc w:val="both"/>
        <w:rPr>
          <w:rFonts w:ascii="Arial" w:hAnsi="Arial" w:cs="Arial"/>
        </w:rPr>
      </w:pPr>
      <w:r w:rsidRPr="00591D12">
        <w:rPr>
          <w:rFonts w:ascii="Arial" w:hAnsi="Arial" w:cs="Arial"/>
        </w:rPr>
        <w:t>This packaging is referred to as ‘</w:t>
      </w:r>
      <w:r w:rsidR="005219A6" w:rsidRPr="00591D12">
        <w:rPr>
          <w:rFonts w:ascii="Arial" w:hAnsi="Arial" w:cs="Arial"/>
        </w:rPr>
        <w:t xml:space="preserve">transitional </w:t>
      </w:r>
      <w:r w:rsidRPr="00591D12">
        <w:rPr>
          <w:rFonts w:ascii="Arial" w:hAnsi="Arial" w:cs="Arial"/>
        </w:rPr>
        <w:t>packaging</w:t>
      </w:r>
      <w:r w:rsidR="008E4A6D" w:rsidRPr="00591D12">
        <w:rPr>
          <w:rFonts w:ascii="Arial" w:hAnsi="Arial" w:cs="Arial"/>
        </w:rPr>
        <w:t>’</w:t>
      </w:r>
      <w:r w:rsidR="00B95D60">
        <w:rPr>
          <w:rFonts w:ascii="Arial" w:hAnsi="Arial" w:cs="Arial"/>
        </w:rPr>
        <w:t>.</w:t>
      </w:r>
      <w:r w:rsidR="000344FE" w:rsidRPr="00591D12">
        <w:rPr>
          <w:rFonts w:ascii="Arial" w:hAnsi="Arial" w:cs="Arial"/>
        </w:rPr>
        <w:t xml:space="preserve"> </w:t>
      </w:r>
    </w:p>
    <w:p w14:paraId="26D7185B" w14:textId="1582E899" w:rsidR="002A1053" w:rsidRPr="00591D12" w:rsidRDefault="002A1053" w:rsidP="003F0C4C">
      <w:pPr>
        <w:spacing w:line="276" w:lineRule="auto"/>
        <w:jc w:val="both"/>
        <w:rPr>
          <w:rFonts w:ascii="Arial" w:hAnsi="Arial" w:cs="Arial"/>
        </w:rPr>
      </w:pPr>
      <w:r w:rsidRPr="00591D12">
        <w:rPr>
          <w:rFonts w:ascii="Arial" w:hAnsi="Arial" w:cs="Arial"/>
        </w:rPr>
        <w:t xml:space="preserve">Under the 2007 </w:t>
      </w:r>
      <w:r w:rsidR="00F174D8">
        <w:rPr>
          <w:rFonts w:ascii="Arial" w:hAnsi="Arial" w:cs="Arial"/>
        </w:rPr>
        <w:t>R</w:t>
      </w:r>
      <w:r w:rsidRPr="00591D12">
        <w:rPr>
          <w:rFonts w:ascii="Arial" w:hAnsi="Arial" w:cs="Arial"/>
        </w:rPr>
        <w:t>egulations, recycling obligations were shared between packaging raw material manufacturers (6%), converters (9%), packer/fillers (37%), and sellers (48%) of packaging</w:t>
      </w:r>
      <w:r w:rsidR="00096766" w:rsidRPr="00591D12">
        <w:rPr>
          <w:rFonts w:ascii="Arial" w:hAnsi="Arial" w:cs="Arial"/>
        </w:rPr>
        <w:t xml:space="preserve">, </w:t>
      </w:r>
      <w:r w:rsidRPr="00591D12">
        <w:rPr>
          <w:rFonts w:ascii="Arial" w:hAnsi="Arial" w:cs="Arial"/>
        </w:rPr>
        <w:t>with importers picking up a ‘rolled up’ obligation for the activities performed on the packaging prior to import.</w:t>
      </w:r>
    </w:p>
    <w:p w14:paraId="10EDC57D" w14:textId="407709B2" w:rsidR="002A1053" w:rsidRPr="00591D12" w:rsidRDefault="002A1053" w:rsidP="003F0C4C">
      <w:pPr>
        <w:spacing w:line="276" w:lineRule="auto"/>
        <w:jc w:val="both"/>
        <w:rPr>
          <w:rFonts w:ascii="Arial" w:hAnsi="Arial" w:cs="Arial"/>
        </w:rPr>
      </w:pPr>
      <w:r w:rsidRPr="00591D12">
        <w:rPr>
          <w:rFonts w:ascii="Arial" w:hAnsi="Arial" w:cs="Arial"/>
        </w:rPr>
        <w:t>For example, if an item of packaging was manufactured and pack/filled in the UK in 2023, producers that performed the raw material manufacture (6%), converter (9%), and packer/filler (37%) activities would have a combined recycling obligation of 52% for the packaging. These producers would have collected data for this packaging in 2023</w:t>
      </w:r>
      <w:r w:rsidR="00F019A8" w:rsidRPr="00591D12">
        <w:rPr>
          <w:rFonts w:ascii="Arial" w:hAnsi="Arial" w:cs="Arial"/>
        </w:rPr>
        <w:t xml:space="preserve"> and</w:t>
      </w:r>
      <w:r w:rsidRPr="00591D12">
        <w:rPr>
          <w:rFonts w:ascii="Arial" w:hAnsi="Arial" w:cs="Arial"/>
        </w:rPr>
        <w:t xml:space="preserve"> reported it in 2024</w:t>
      </w:r>
      <w:r w:rsidR="00F019A8" w:rsidRPr="00591D12">
        <w:rPr>
          <w:rFonts w:ascii="Arial" w:hAnsi="Arial" w:cs="Arial"/>
        </w:rPr>
        <w:t xml:space="preserve">. To meet their obligations under the 2007 Regulations they </w:t>
      </w:r>
      <w:r w:rsidRPr="00591D12">
        <w:rPr>
          <w:rFonts w:ascii="Arial" w:hAnsi="Arial" w:cs="Arial"/>
        </w:rPr>
        <w:t xml:space="preserve">would </w:t>
      </w:r>
      <w:r w:rsidR="00F019A8" w:rsidRPr="00591D12">
        <w:rPr>
          <w:rFonts w:ascii="Arial" w:hAnsi="Arial" w:cs="Arial"/>
        </w:rPr>
        <w:t xml:space="preserve">need </w:t>
      </w:r>
      <w:r w:rsidRPr="00591D12">
        <w:rPr>
          <w:rFonts w:ascii="Arial" w:hAnsi="Arial" w:cs="Arial"/>
        </w:rPr>
        <w:t xml:space="preserve">to purchase PRNs or PERNs by the end of 2024 to cover the combined 52% recycling obligation for the packaging. The seller obligation of 48% was not picked up under the 2007 </w:t>
      </w:r>
      <w:r w:rsidR="00F724A4">
        <w:rPr>
          <w:rFonts w:ascii="Arial" w:hAnsi="Arial" w:cs="Arial"/>
        </w:rPr>
        <w:t>R</w:t>
      </w:r>
      <w:r w:rsidRPr="00591D12">
        <w:rPr>
          <w:rFonts w:ascii="Arial" w:hAnsi="Arial" w:cs="Arial"/>
        </w:rPr>
        <w:t xml:space="preserve">egulations because the item was not supplied until the following year in 2024.  </w:t>
      </w:r>
    </w:p>
    <w:p w14:paraId="17A82B3F" w14:textId="5A21F665" w:rsidR="00CA71E5" w:rsidRPr="003F4F28" w:rsidRDefault="002A1053" w:rsidP="003F0C4C">
      <w:pPr>
        <w:spacing w:line="276" w:lineRule="auto"/>
        <w:jc w:val="both"/>
        <w:rPr>
          <w:rFonts w:ascii="Arial" w:hAnsi="Arial" w:cs="Arial"/>
        </w:rPr>
      </w:pPr>
      <w:r w:rsidRPr="006E002D">
        <w:rPr>
          <w:rFonts w:ascii="Arial" w:hAnsi="Arial" w:cs="Arial"/>
        </w:rPr>
        <w:t xml:space="preserve">In 2024 a </w:t>
      </w:r>
      <w:r w:rsidR="00223A5B" w:rsidRPr="006E002D">
        <w:rPr>
          <w:rFonts w:ascii="Arial" w:hAnsi="Arial" w:cs="Arial"/>
        </w:rPr>
        <w:t>producer</w:t>
      </w:r>
      <w:r w:rsidRPr="006E002D">
        <w:rPr>
          <w:rFonts w:ascii="Arial" w:hAnsi="Arial" w:cs="Arial"/>
        </w:rPr>
        <w:t xml:space="preserve"> becomes obligated under pEPR for 100% of the same item of packaging when it is supplied in the UK. This means a total recycling obligation of 152% would be picked up for </w:t>
      </w:r>
      <w:r w:rsidR="00CA71E5" w:rsidRPr="006E002D">
        <w:rPr>
          <w:rFonts w:ascii="Arial" w:hAnsi="Arial" w:cs="Arial"/>
        </w:rPr>
        <w:t xml:space="preserve">the </w:t>
      </w:r>
      <w:r w:rsidRPr="006E002D">
        <w:rPr>
          <w:rFonts w:ascii="Arial" w:hAnsi="Arial" w:cs="Arial"/>
        </w:rPr>
        <w:t>packaging</w:t>
      </w:r>
      <w:r w:rsidR="00EF2884" w:rsidRPr="006E002D">
        <w:rPr>
          <w:rFonts w:ascii="Arial" w:hAnsi="Arial" w:cs="Arial"/>
        </w:rPr>
        <w:t xml:space="preserve"> item</w:t>
      </w:r>
      <w:r w:rsidR="00096766" w:rsidRPr="006E002D">
        <w:rPr>
          <w:rFonts w:ascii="Arial" w:hAnsi="Arial" w:cs="Arial"/>
        </w:rPr>
        <w:t>,</w:t>
      </w:r>
      <w:r w:rsidRPr="006E002D">
        <w:rPr>
          <w:rFonts w:ascii="Arial" w:hAnsi="Arial" w:cs="Arial"/>
        </w:rPr>
        <w:t xml:space="preserve"> 100% </w:t>
      </w:r>
      <w:r w:rsidRPr="003F4F28">
        <w:rPr>
          <w:rFonts w:ascii="Arial" w:hAnsi="Arial" w:cs="Arial"/>
        </w:rPr>
        <w:t xml:space="preserve">under pEPR and 52% under the 2007 </w:t>
      </w:r>
      <w:r w:rsidR="00214D56" w:rsidRPr="003F4F28">
        <w:rPr>
          <w:rFonts w:ascii="Arial" w:hAnsi="Arial" w:cs="Arial"/>
        </w:rPr>
        <w:t>R</w:t>
      </w:r>
      <w:r w:rsidRPr="003F4F28">
        <w:rPr>
          <w:rFonts w:ascii="Arial" w:hAnsi="Arial" w:cs="Arial"/>
        </w:rPr>
        <w:t xml:space="preserve">egulations. </w:t>
      </w:r>
    </w:p>
    <w:p w14:paraId="6E6DABE3" w14:textId="2218236C" w:rsidR="002A1053" w:rsidRPr="00096766" w:rsidRDefault="00B358C5" w:rsidP="003F0C4C">
      <w:pPr>
        <w:spacing w:line="276" w:lineRule="auto"/>
        <w:jc w:val="both"/>
        <w:rPr>
          <w:rFonts w:ascii="Arial" w:hAnsi="Arial" w:cs="Arial"/>
        </w:rPr>
      </w:pPr>
      <w:r w:rsidRPr="003F4F28">
        <w:rPr>
          <w:rFonts w:ascii="Arial" w:hAnsi="Arial" w:cs="Arial"/>
        </w:rPr>
        <w:t>Schedule</w:t>
      </w:r>
      <w:r w:rsidR="001A4663" w:rsidRPr="003F4F28">
        <w:rPr>
          <w:rFonts w:ascii="Arial" w:hAnsi="Arial" w:cs="Arial"/>
        </w:rPr>
        <w:t xml:space="preserve"> 15</w:t>
      </w:r>
      <w:r w:rsidR="008E20A4" w:rsidRPr="003F4F28">
        <w:rPr>
          <w:rFonts w:ascii="Arial" w:hAnsi="Arial" w:cs="Arial"/>
        </w:rPr>
        <w:t>(6)(1)</w:t>
      </w:r>
      <w:r w:rsidR="002A1053" w:rsidRPr="003F4F28">
        <w:rPr>
          <w:rFonts w:ascii="Arial" w:hAnsi="Arial" w:cs="Arial"/>
        </w:rPr>
        <w:t xml:space="preserve"> allows the </w:t>
      </w:r>
      <w:r w:rsidR="00223A5B" w:rsidRPr="003F4F28">
        <w:rPr>
          <w:rFonts w:ascii="Arial" w:hAnsi="Arial" w:cs="Arial"/>
        </w:rPr>
        <w:t>producer</w:t>
      </w:r>
      <w:r w:rsidR="002A1053" w:rsidRPr="003F4F28">
        <w:rPr>
          <w:rFonts w:ascii="Arial" w:hAnsi="Arial" w:cs="Arial"/>
        </w:rPr>
        <w:t xml:space="preserve"> to </w:t>
      </w:r>
      <w:r w:rsidR="00311C15" w:rsidRPr="003F4F28">
        <w:rPr>
          <w:rFonts w:ascii="Arial" w:hAnsi="Arial" w:cs="Arial"/>
        </w:rPr>
        <w:t xml:space="preserve">submit a </w:t>
      </w:r>
      <w:r w:rsidR="005B2D5E" w:rsidRPr="003F4F28">
        <w:rPr>
          <w:rFonts w:ascii="Arial" w:hAnsi="Arial" w:cs="Arial"/>
        </w:rPr>
        <w:t>‘</w:t>
      </w:r>
      <w:r w:rsidR="00311C15" w:rsidRPr="003F4F28">
        <w:rPr>
          <w:rFonts w:ascii="Arial" w:hAnsi="Arial" w:cs="Arial"/>
        </w:rPr>
        <w:t>transitional packaging report</w:t>
      </w:r>
      <w:r w:rsidR="00DB385D" w:rsidRPr="003F4F28">
        <w:rPr>
          <w:rFonts w:ascii="Arial" w:hAnsi="Arial" w:cs="Arial"/>
        </w:rPr>
        <w:t xml:space="preserve">’ </w:t>
      </w:r>
      <w:r w:rsidR="00B949ED" w:rsidRPr="003F4F28">
        <w:rPr>
          <w:rFonts w:ascii="Arial" w:hAnsi="Arial" w:cs="Arial"/>
        </w:rPr>
        <w:t xml:space="preserve">to </w:t>
      </w:r>
      <w:r w:rsidR="002A1053" w:rsidRPr="003F4F28">
        <w:rPr>
          <w:rFonts w:ascii="Arial" w:hAnsi="Arial" w:cs="Arial"/>
        </w:rPr>
        <w:t xml:space="preserve">discount the </w:t>
      </w:r>
      <w:r w:rsidR="00012573" w:rsidRPr="003F4F28">
        <w:rPr>
          <w:rFonts w:ascii="Arial" w:hAnsi="Arial" w:cs="Arial"/>
        </w:rPr>
        <w:t xml:space="preserve">obligation </w:t>
      </w:r>
      <w:r w:rsidR="002A1053" w:rsidRPr="003F4F28">
        <w:rPr>
          <w:rFonts w:ascii="Arial" w:hAnsi="Arial" w:cs="Arial"/>
        </w:rPr>
        <w:t xml:space="preserve">that was picked up under the 2007 </w:t>
      </w:r>
      <w:r w:rsidR="00F174D8" w:rsidRPr="003F4F28">
        <w:rPr>
          <w:rFonts w:ascii="Arial" w:hAnsi="Arial" w:cs="Arial"/>
        </w:rPr>
        <w:t>R</w:t>
      </w:r>
      <w:r w:rsidR="002A1053" w:rsidRPr="003F4F28">
        <w:rPr>
          <w:rFonts w:ascii="Arial" w:hAnsi="Arial" w:cs="Arial"/>
        </w:rPr>
        <w:t xml:space="preserve">egulations. In this example the </w:t>
      </w:r>
      <w:r w:rsidR="00223A5B" w:rsidRPr="003F4F28">
        <w:rPr>
          <w:rFonts w:ascii="Arial" w:hAnsi="Arial" w:cs="Arial"/>
        </w:rPr>
        <w:t>producer</w:t>
      </w:r>
      <w:r w:rsidR="002A1053" w:rsidRPr="003F4F28">
        <w:rPr>
          <w:rFonts w:ascii="Arial" w:hAnsi="Arial" w:cs="Arial"/>
        </w:rPr>
        <w:t xml:space="preserve"> </w:t>
      </w:r>
      <w:r w:rsidR="002A1053" w:rsidRPr="00096766">
        <w:rPr>
          <w:rFonts w:ascii="Arial" w:hAnsi="Arial" w:cs="Arial"/>
        </w:rPr>
        <w:t>would be able to discount 52%, so that the packaging incurs only a 100% recycling obligation</w:t>
      </w:r>
      <w:r w:rsidR="000678CD">
        <w:rPr>
          <w:rFonts w:ascii="Arial" w:hAnsi="Arial" w:cs="Arial"/>
        </w:rPr>
        <w:t xml:space="preserve"> in total</w:t>
      </w:r>
      <w:r w:rsidR="00847ACC">
        <w:rPr>
          <w:rFonts w:ascii="Arial" w:hAnsi="Arial" w:cs="Arial"/>
        </w:rPr>
        <w:t>, comprising</w:t>
      </w:r>
      <w:r w:rsidR="002A1053" w:rsidRPr="00096766">
        <w:rPr>
          <w:rFonts w:ascii="Arial" w:hAnsi="Arial" w:cs="Arial"/>
        </w:rPr>
        <w:t xml:space="preserve"> 52% under the 2007 Regulations</w:t>
      </w:r>
      <w:r w:rsidR="00847ACC">
        <w:rPr>
          <w:rFonts w:ascii="Arial" w:hAnsi="Arial" w:cs="Arial"/>
        </w:rPr>
        <w:t>,</w:t>
      </w:r>
      <w:r w:rsidR="002A1053" w:rsidRPr="00096766">
        <w:rPr>
          <w:rFonts w:ascii="Arial" w:hAnsi="Arial" w:cs="Arial"/>
        </w:rPr>
        <w:t xml:space="preserve"> and 48% under </w:t>
      </w:r>
      <w:r w:rsidR="008B6C3F">
        <w:rPr>
          <w:rFonts w:ascii="Arial" w:hAnsi="Arial" w:cs="Arial"/>
        </w:rPr>
        <w:t>pEPR</w:t>
      </w:r>
      <w:r w:rsidR="002A1053" w:rsidRPr="00096766">
        <w:rPr>
          <w:rFonts w:ascii="Arial" w:hAnsi="Arial" w:cs="Arial"/>
        </w:rPr>
        <w:t>.</w:t>
      </w:r>
    </w:p>
    <w:p w14:paraId="3634D7A5" w14:textId="574E19E2" w:rsidR="00BA35F7" w:rsidRPr="00096766" w:rsidRDefault="002A1053" w:rsidP="003F0C4C">
      <w:pPr>
        <w:spacing w:line="276" w:lineRule="auto"/>
        <w:jc w:val="both"/>
        <w:rPr>
          <w:rFonts w:ascii="Arial" w:hAnsi="Arial" w:cs="Arial"/>
        </w:rPr>
      </w:pPr>
      <w:r w:rsidRPr="00096766">
        <w:rPr>
          <w:rFonts w:ascii="Arial" w:hAnsi="Arial" w:cs="Arial"/>
        </w:rPr>
        <w:t xml:space="preserve">If a producer has evidence that packaging it reports under Regulation </w:t>
      </w:r>
      <w:r w:rsidR="0071721E">
        <w:rPr>
          <w:rFonts w:ascii="Arial" w:hAnsi="Arial" w:cs="Arial"/>
        </w:rPr>
        <w:t>35</w:t>
      </w:r>
      <w:r w:rsidR="0071721E" w:rsidRPr="00096766">
        <w:rPr>
          <w:rFonts w:ascii="Arial" w:hAnsi="Arial" w:cs="Arial"/>
        </w:rPr>
        <w:t xml:space="preserve"> </w:t>
      </w:r>
      <w:r w:rsidRPr="00096766">
        <w:rPr>
          <w:rFonts w:ascii="Arial" w:hAnsi="Arial" w:cs="Arial"/>
        </w:rPr>
        <w:t xml:space="preserve">has already had a proportion of the recycling obligation picked up under the 2007 </w:t>
      </w:r>
      <w:r w:rsidR="00023C79">
        <w:rPr>
          <w:rFonts w:ascii="Arial" w:hAnsi="Arial" w:cs="Arial"/>
        </w:rPr>
        <w:t>R</w:t>
      </w:r>
      <w:r w:rsidRPr="00096766">
        <w:rPr>
          <w:rFonts w:ascii="Arial" w:hAnsi="Arial" w:cs="Arial"/>
        </w:rPr>
        <w:t xml:space="preserve">egulations, the producer can calculate the </w:t>
      </w:r>
      <w:r w:rsidRPr="009F737E">
        <w:rPr>
          <w:rFonts w:ascii="Arial" w:hAnsi="Arial" w:cs="Arial"/>
        </w:rPr>
        <w:t xml:space="preserve">amount of </w:t>
      </w:r>
      <w:r w:rsidRPr="00214D56">
        <w:rPr>
          <w:rFonts w:ascii="Arial" w:hAnsi="Arial" w:cs="Arial"/>
        </w:rPr>
        <w:t>‘</w:t>
      </w:r>
      <w:r w:rsidR="00B452FE" w:rsidRPr="00214D56">
        <w:rPr>
          <w:rFonts w:ascii="Arial" w:hAnsi="Arial" w:cs="Arial"/>
        </w:rPr>
        <w:t xml:space="preserve">transitional </w:t>
      </w:r>
      <w:r w:rsidRPr="00214D56">
        <w:rPr>
          <w:rFonts w:ascii="Arial" w:hAnsi="Arial" w:cs="Arial"/>
        </w:rPr>
        <w:t>packaging’</w:t>
      </w:r>
      <w:r w:rsidRPr="00096766">
        <w:rPr>
          <w:rFonts w:ascii="Arial" w:hAnsi="Arial" w:cs="Arial"/>
        </w:rPr>
        <w:t xml:space="preserve"> that is eligible to be discounted for the purposes of determining the recycling obligation under the </w:t>
      </w:r>
      <w:r w:rsidR="008B6C3F">
        <w:rPr>
          <w:rFonts w:ascii="Arial" w:hAnsi="Arial" w:cs="Arial"/>
        </w:rPr>
        <w:t>pEPR</w:t>
      </w:r>
      <w:r w:rsidR="000D3FF8">
        <w:rPr>
          <w:rFonts w:ascii="Arial" w:hAnsi="Arial" w:cs="Arial"/>
        </w:rPr>
        <w:t xml:space="preserve"> Regulations</w:t>
      </w:r>
      <w:r w:rsidRPr="00096766">
        <w:rPr>
          <w:rFonts w:ascii="Arial" w:hAnsi="Arial" w:cs="Arial"/>
        </w:rPr>
        <w:t xml:space="preserve">. </w:t>
      </w:r>
    </w:p>
    <w:p w14:paraId="3E8AB71C" w14:textId="36F831D1" w:rsidR="002A1053" w:rsidRDefault="002A1053" w:rsidP="003F0C4C">
      <w:pPr>
        <w:spacing w:line="276" w:lineRule="auto"/>
        <w:jc w:val="both"/>
        <w:rPr>
          <w:rFonts w:ascii="Arial" w:hAnsi="Arial" w:cs="Arial"/>
        </w:rPr>
      </w:pPr>
      <w:r w:rsidRPr="00096766">
        <w:rPr>
          <w:rFonts w:ascii="Arial" w:hAnsi="Arial" w:cs="Arial"/>
          <w:b/>
          <w:bCs/>
        </w:rPr>
        <w:t>Note:</w:t>
      </w:r>
      <w:r w:rsidRPr="00096766">
        <w:rPr>
          <w:rFonts w:ascii="Arial" w:hAnsi="Arial" w:cs="Arial"/>
        </w:rPr>
        <w:t xml:space="preserve"> A </w:t>
      </w:r>
      <w:r w:rsidR="00813638">
        <w:rPr>
          <w:rFonts w:ascii="Arial" w:hAnsi="Arial" w:cs="Arial"/>
        </w:rPr>
        <w:t xml:space="preserve">transitional packaging report </w:t>
      </w:r>
      <w:r w:rsidRPr="00096766">
        <w:rPr>
          <w:rFonts w:ascii="Arial" w:hAnsi="Arial" w:cs="Arial"/>
        </w:rPr>
        <w:t>submi</w:t>
      </w:r>
      <w:r w:rsidR="00813638">
        <w:rPr>
          <w:rFonts w:ascii="Arial" w:hAnsi="Arial" w:cs="Arial"/>
        </w:rPr>
        <w:t>tted</w:t>
      </w:r>
      <w:r w:rsidRPr="00096766">
        <w:rPr>
          <w:rFonts w:ascii="Arial" w:hAnsi="Arial" w:cs="Arial"/>
        </w:rPr>
        <w:t xml:space="preserve"> under </w:t>
      </w:r>
      <w:r w:rsidR="00F174D8">
        <w:rPr>
          <w:rFonts w:ascii="Arial" w:hAnsi="Arial" w:cs="Arial"/>
        </w:rPr>
        <w:t>S</w:t>
      </w:r>
      <w:r w:rsidR="002A1F51">
        <w:rPr>
          <w:rFonts w:ascii="Arial" w:hAnsi="Arial" w:cs="Arial"/>
        </w:rPr>
        <w:t>chedule</w:t>
      </w:r>
      <w:r w:rsidR="00A83C5E">
        <w:rPr>
          <w:rFonts w:ascii="Arial" w:hAnsi="Arial" w:cs="Arial"/>
        </w:rPr>
        <w:t xml:space="preserve"> </w:t>
      </w:r>
      <w:r w:rsidR="00EF2D8C">
        <w:rPr>
          <w:rFonts w:ascii="Arial" w:hAnsi="Arial" w:cs="Arial"/>
        </w:rPr>
        <w:t>15(6)(1)</w:t>
      </w:r>
      <w:r w:rsidR="002A1F51" w:rsidRPr="00096766">
        <w:rPr>
          <w:rFonts w:ascii="Arial" w:hAnsi="Arial" w:cs="Arial"/>
        </w:rPr>
        <w:t xml:space="preserve"> </w:t>
      </w:r>
      <w:r w:rsidRPr="00096766">
        <w:rPr>
          <w:rFonts w:ascii="Arial" w:hAnsi="Arial" w:cs="Arial"/>
        </w:rPr>
        <w:t xml:space="preserve">is in addition to data submitted under </w:t>
      </w:r>
      <w:r w:rsidR="00F174D8">
        <w:rPr>
          <w:rFonts w:ascii="Arial" w:hAnsi="Arial" w:cs="Arial"/>
        </w:rPr>
        <w:t>R</w:t>
      </w:r>
      <w:r w:rsidRPr="00096766">
        <w:rPr>
          <w:rFonts w:ascii="Arial" w:hAnsi="Arial" w:cs="Arial"/>
        </w:rPr>
        <w:t xml:space="preserve">egulation </w:t>
      </w:r>
      <w:r w:rsidR="002A1F51">
        <w:rPr>
          <w:rFonts w:ascii="Arial" w:hAnsi="Arial" w:cs="Arial"/>
        </w:rPr>
        <w:t>35</w:t>
      </w:r>
      <w:r w:rsidRPr="00096766">
        <w:rPr>
          <w:rFonts w:ascii="Arial" w:hAnsi="Arial" w:cs="Arial"/>
        </w:rPr>
        <w:t xml:space="preserve">. Producers do not need to </w:t>
      </w:r>
      <w:r w:rsidR="00F019AC">
        <w:rPr>
          <w:rFonts w:ascii="Arial" w:hAnsi="Arial" w:cs="Arial"/>
        </w:rPr>
        <w:t>make</w:t>
      </w:r>
      <w:r w:rsidR="00D86D37">
        <w:rPr>
          <w:rFonts w:ascii="Arial" w:hAnsi="Arial" w:cs="Arial"/>
        </w:rPr>
        <w:t xml:space="preserve"> their own</w:t>
      </w:r>
      <w:r w:rsidRPr="00096766">
        <w:rPr>
          <w:rFonts w:ascii="Arial" w:hAnsi="Arial" w:cs="Arial"/>
        </w:rPr>
        <w:t xml:space="preserve"> deductions </w:t>
      </w:r>
      <w:r w:rsidR="00D86D37">
        <w:rPr>
          <w:rFonts w:ascii="Arial" w:hAnsi="Arial" w:cs="Arial"/>
        </w:rPr>
        <w:t>t</w:t>
      </w:r>
      <w:r w:rsidRPr="00096766">
        <w:rPr>
          <w:rFonts w:ascii="Arial" w:hAnsi="Arial" w:cs="Arial"/>
        </w:rPr>
        <w:t xml:space="preserve">o data </w:t>
      </w:r>
      <w:r w:rsidR="00D86D37">
        <w:rPr>
          <w:rFonts w:ascii="Arial" w:hAnsi="Arial" w:cs="Arial"/>
        </w:rPr>
        <w:t xml:space="preserve">they </w:t>
      </w:r>
      <w:r w:rsidR="00C80482">
        <w:rPr>
          <w:rFonts w:ascii="Arial" w:hAnsi="Arial" w:cs="Arial"/>
        </w:rPr>
        <w:t xml:space="preserve">submit </w:t>
      </w:r>
      <w:r w:rsidRPr="00096766">
        <w:rPr>
          <w:rFonts w:ascii="Arial" w:hAnsi="Arial" w:cs="Arial"/>
        </w:rPr>
        <w:t>in the</w:t>
      </w:r>
      <w:r w:rsidR="00C80482">
        <w:rPr>
          <w:rFonts w:ascii="Arial" w:hAnsi="Arial" w:cs="Arial"/>
        </w:rPr>
        <w:t>ir</w:t>
      </w:r>
      <w:r w:rsidRPr="00096766">
        <w:rPr>
          <w:rFonts w:ascii="Arial" w:hAnsi="Arial" w:cs="Arial"/>
        </w:rPr>
        <w:t xml:space="preserve"> </w:t>
      </w:r>
      <w:r w:rsidR="00A83C5E">
        <w:rPr>
          <w:rFonts w:ascii="Arial" w:hAnsi="Arial" w:cs="Arial"/>
        </w:rPr>
        <w:t>r</w:t>
      </w:r>
      <w:r w:rsidRPr="00096766">
        <w:rPr>
          <w:rFonts w:ascii="Arial" w:hAnsi="Arial" w:cs="Arial"/>
        </w:rPr>
        <w:t xml:space="preserve">egulation </w:t>
      </w:r>
      <w:r w:rsidR="00A54424">
        <w:rPr>
          <w:rFonts w:ascii="Arial" w:hAnsi="Arial" w:cs="Arial"/>
        </w:rPr>
        <w:t>35</w:t>
      </w:r>
      <w:r w:rsidRPr="00096766">
        <w:rPr>
          <w:rFonts w:ascii="Arial" w:hAnsi="Arial" w:cs="Arial"/>
        </w:rPr>
        <w:t xml:space="preserve"> report</w:t>
      </w:r>
      <w:r w:rsidR="003A01D0">
        <w:rPr>
          <w:rFonts w:ascii="Arial" w:hAnsi="Arial" w:cs="Arial"/>
        </w:rPr>
        <w:t>.</w:t>
      </w:r>
      <w:r w:rsidRPr="00096766">
        <w:rPr>
          <w:rFonts w:ascii="Arial" w:hAnsi="Arial" w:cs="Arial"/>
        </w:rPr>
        <w:t xml:space="preserve"> </w:t>
      </w:r>
    </w:p>
    <w:p w14:paraId="54248766" w14:textId="789DE2FB" w:rsidR="00333EE9" w:rsidRPr="007C38E5" w:rsidRDefault="007C38E5" w:rsidP="003F0C4C">
      <w:pPr>
        <w:spacing w:line="276" w:lineRule="auto"/>
        <w:jc w:val="both"/>
        <w:rPr>
          <w:rFonts w:ascii="Arial" w:hAnsi="Arial" w:cs="Arial"/>
        </w:rPr>
      </w:pPr>
      <w:r w:rsidRPr="007C38E5">
        <w:rPr>
          <w:rFonts w:ascii="Arial" w:hAnsi="Arial" w:cs="Arial"/>
        </w:rPr>
        <w:t>T</w:t>
      </w:r>
      <w:r w:rsidR="00BD48D0" w:rsidRPr="007C38E5">
        <w:rPr>
          <w:rFonts w:ascii="Arial" w:hAnsi="Arial" w:cs="Arial"/>
        </w:rPr>
        <w:t>ransitional packaging</w:t>
      </w:r>
      <w:r w:rsidR="004018BD" w:rsidRPr="007C38E5">
        <w:rPr>
          <w:rFonts w:ascii="Arial" w:hAnsi="Arial" w:cs="Arial"/>
        </w:rPr>
        <w:t xml:space="preserve"> </w:t>
      </w:r>
      <w:r w:rsidR="0070487D" w:rsidRPr="007C38E5">
        <w:rPr>
          <w:rFonts w:ascii="Arial" w:hAnsi="Arial" w:cs="Arial"/>
        </w:rPr>
        <w:t>report</w:t>
      </w:r>
      <w:r w:rsidRPr="007C38E5">
        <w:rPr>
          <w:rFonts w:ascii="Arial" w:hAnsi="Arial" w:cs="Arial"/>
        </w:rPr>
        <w:t xml:space="preserve">s </w:t>
      </w:r>
      <w:r w:rsidR="004018BD" w:rsidRPr="007C38E5">
        <w:rPr>
          <w:rFonts w:ascii="Arial" w:hAnsi="Arial" w:cs="Arial"/>
        </w:rPr>
        <w:t xml:space="preserve">must be submitted </w:t>
      </w:r>
      <w:r w:rsidR="0070487D" w:rsidRPr="007C38E5">
        <w:rPr>
          <w:rFonts w:ascii="Arial" w:hAnsi="Arial" w:cs="Arial"/>
        </w:rPr>
        <w:t>with</w:t>
      </w:r>
      <w:r w:rsidR="004018BD" w:rsidRPr="007C38E5">
        <w:rPr>
          <w:rFonts w:ascii="Arial" w:hAnsi="Arial" w:cs="Arial"/>
        </w:rPr>
        <w:t xml:space="preserve"> H2 </w:t>
      </w:r>
      <w:r w:rsidR="005F13AE" w:rsidRPr="007C38E5">
        <w:rPr>
          <w:rFonts w:ascii="Arial" w:hAnsi="Arial" w:cs="Arial"/>
        </w:rPr>
        <w:t xml:space="preserve">(July </w:t>
      </w:r>
      <w:r w:rsidR="00DC650D" w:rsidRPr="007C38E5">
        <w:rPr>
          <w:rFonts w:ascii="Arial" w:hAnsi="Arial" w:cs="Arial"/>
        </w:rPr>
        <w:t>to</w:t>
      </w:r>
      <w:r w:rsidR="002D107B" w:rsidRPr="007C38E5">
        <w:rPr>
          <w:rFonts w:ascii="Arial" w:hAnsi="Arial" w:cs="Arial"/>
        </w:rPr>
        <w:t xml:space="preserve"> </w:t>
      </w:r>
      <w:r w:rsidR="005F13AE" w:rsidRPr="007C38E5">
        <w:rPr>
          <w:rFonts w:ascii="Arial" w:hAnsi="Arial" w:cs="Arial"/>
        </w:rPr>
        <w:t>December</w:t>
      </w:r>
      <w:r w:rsidR="003E0E30" w:rsidRPr="007C38E5">
        <w:rPr>
          <w:rFonts w:ascii="Arial" w:hAnsi="Arial" w:cs="Arial"/>
        </w:rPr>
        <w:t xml:space="preserve"> 2024</w:t>
      </w:r>
      <w:r w:rsidR="005F13AE" w:rsidRPr="007C38E5">
        <w:rPr>
          <w:rFonts w:ascii="Arial" w:hAnsi="Arial" w:cs="Arial"/>
        </w:rPr>
        <w:t xml:space="preserve">) packaging </w:t>
      </w:r>
      <w:r w:rsidR="004018BD" w:rsidRPr="007C38E5">
        <w:rPr>
          <w:rFonts w:ascii="Arial" w:hAnsi="Arial" w:cs="Arial"/>
        </w:rPr>
        <w:t>data</w:t>
      </w:r>
      <w:r w:rsidR="00BD48D0" w:rsidRPr="007C38E5">
        <w:rPr>
          <w:rFonts w:ascii="Arial" w:hAnsi="Arial" w:cs="Arial"/>
        </w:rPr>
        <w:t>.</w:t>
      </w:r>
      <w:r w:rsidR="0007541E" w:rsidRPr="007C38E5">
        <w:rPr>
          <w:rFonts w:ascii="Arial" w:hAnsi="Arial" w:cs="Arial"/>
        </w:rPr>
        <w:t xml:space="preserve"> </w:t>
      </w:r>
    </w:p>
    <w:p w14:paraId="7733807F" w14:textId="77777777" w:rsidR="008C4094" w:rsidRDefault="008C4094" w:rsidP="003F0C4C">
      <w:pPr>
        <w:spacing w:line="276" w:lineRule="auto"/>
        <w:jc w:val="both"/>
        <w:rPr>
          <w:rFonts w:ascii="Arial" w:hAnsi="Arial" w:cs="Arial"/>
          <w:b/>
          <w:bCs/>
          <w:sz w:val="24"/>
          <w:szCs w:val="24"/>
        </w:rPr>
      </w:pPr>
    </w:p>
    <w:p w14:paraId="69C49968" w14:textId="265E4CDE" w:rsidR="008A7A49" w:rsidRPr="003E1E76" w:rsidRDefault="00DC7F6F" w:rsidP="003F0C4C">
      <w:pPr>
        <w:spacing w:line="276" w:lineRule="auto"/>
        <w:jc w:val="both"/>
        <w:rPr>
          <w:rFonts w:ascii="Arial" w:hAnsi="Arial" w:cs="Arial"/>
          <w:b/>
          <w:bCs/>
          <w:sz w:val="24"/>
          <w:szCs w:val="24"/>
        </w:rPr>
      </w:pPr>
      <w:r>
        <w:rPr>
          <w:rFonts w:ascii="Arial" w:hAnsi="Arial" w:cs="Arial"/>
          <w:b/>
          <w:bCs/>
          <w:sz w:val="24"/>
          <w:szCs w:val="24"/>
        </w:rPr>
        <w:t>Transitional</w:t>
      </w:r>
      <w:r w:rsidRPr="003E1E76">
        <w:rPr>
          <w:rFonts w:ascii="Arial" w:hAnsi="Arial" w:cs="Arial"/>
          <w:b/>
          <w:bCs/>
          <w:sz w:val="24"/>
          <w:szCs w:val="24"/>
        </w:rPr>
        <w:t xml:space="preserve"> </w:t>
      </w:r>
      <w:r w:rsidR="007F290B" w:rsidRPr="003E1E76">
        <w:rPr>
          <w:rFonts w:ascii="Arial" w:hAnsi="Arial" w:cs="Arial"/>
          <w:b/>
          <w:bCs/>
          <w:sz w:val="24"/>
          <w:szCs w:val="24"/>
        </w:rPr>
        <w:t>packaging</w:t>
      </w:r>
      <w:r w:rsidR="0060089E">
        <w:rPr>
          <w:rFonts w:ascii="Arial" w:hAnsi="Arial" w:cs="Arial"/>
          <w:b/>
          <w:bCs/>
          <w:sz w:val="24"/>
          <w:szCs w:val="24"/>
        </w:rPr>
        <w:t xml:space="preserve"> calculation</w:t>
      </w:r>
    </w:p>
    <w:p w14:paraId="574314A1" w14:textId="21E5FAFB" w:rsidR="002A1053" w:rsidRDefault="2930F266" w:rsidP="003F0C4C">
      <w:pPr>
        <w:spacing w:line="276" w:lineRule="auto"/>
        <w:jc w:val="both"/>
        <w:rPr>
          <w:rFonts w:ascii="Arial" w:hAnsi="Arial" w:cs="Arial"/>
        </w:rPr>
      </w:pPr>
      <w:r w:rsidRPr="1668736B">
        <w:rPr>
          <w:rFonts w:ascii="Arial" w:hAnsi="Arial" w:cs="Arial"/>
        </w:rPr>
        <w:t xml:space="preserve">To determine the amount of </w:t>
      </w:r>
      <w:r w:rsidR="74B71C1C" w:rsidRPr="1668736B">
        <w:rPr>
          <w:rFonts w:ascii="Arial" w:hAnsi="Arial" w:cs="Arial"/>
        </w:rPr>
        <w:t>‘</w:t>
      </w:r>
      <w:r w:rsidR="00DC7F6F">
        <w:rPr>
          <w:rFonts w:ascii="Arial" w:hAnsi="Arial" w:cs="Arial"/>
        </w:rPr>
        <w:t xml:space="preserve">transitional </w:t>
      </w:r>
      <w:r w:rsidRPr="1668736B">
        <w:rPr>
          <w:rFonts w:ascii="Arial" w:hAnsi="Arial" w:cs="Arial"/>
        </w:rPr>
        <w:t>packaging</w:t>
      </w:r>
      <w:r w:rsidR="74B71C1C" w:rsidRPr="1668736B">
        <w:rPr>
          <w:rFonts w:ascii="Arial" w:hAnsi="Arial" w:cs="Arial"/>
        </w:rPr>
        <w:t>’</w:t>
      </w:r>
      <w:r w:rsidRPr="1668736B">
        <w:rPr>
          <w:rFonts w:ascii="Arial" w:hAnsi="Arial" w:cs="Arial"/>
        </w:rPr>
        <w:t>, the producer must multiply the tonnage of packaging by the activity percentage for each material type</w:t>
      </w:r>
      <w:r w:rsidR="003527ED">
        <w:rPr>
          <w:rFonts w:ascii="Arial" w:hAnsi="Arial" w:cs="Arial"/>
        </w:rPr>
        <w:t>.</w:t>
      </w:r>
    </w:p>
    <w:p w14:paraId="626D9F5C" w14:textId="787D33A7" w:rsidR="00862E6C" w:rsidRDefault="4008DE18" w:rsidP="003F0C4C">
      <w:pPr>
        <w:widowControl w:val="0"/>
        <w:spacing w:line="276" w:lineRule="auto"/>
        <w:jc w:val="both"/>
        <w:outlineLvl w:val="0"/>
        <w:rPr>
          <w:rFonts w:ascii="Arial" w:hAnsi="Arial" w:cs="Arial"/>
        </w:rPr>
      </w:pPr>
      <w:r w:rsidRPr="006F0ACB">
        <w:rPr>
          <w:rFonts w:ascii="Arial" w:hAnsi="Arial" w:cs="Arial"/>
          <w:b/>
          <w:bCs/>
          <w:shd w:val="clear" w:color="auto" w:fill="FFFFFF"/>
        </w:rPr>
        <w:t>Example:</w:t>
      </w:r>
      <w:r w:rsidRPr="006F0ACB">
        <w:rPr>
          <w:rFonts w:ascii="Arial" w:hAnsi="Arial" w:cs="Arial"/>
          <w:shd w:val="clear" w:color="auto" w:fill="FFFFFF"/>
        </w:rPr>
        <w:t xml:space="preserve"> </w:t>
      </w:r>
      <w:r w:rsidR="10380DD0" w:rsidRPr="006F0ACB">
        <w:rPr>
          <w:rFonts w:ascii="Arial" w:hAnsi="Arial" w:cs="Arial"/>
        </w:rPr>
        <w:t xml:space="preserve">A producer </w:t>
      </w:r>
      <w:r w:rsidR="009D0CC1">
        <w:rPr>
          <w:rFonts w:ascii="Arial" w:hAnsi="Arial" w:cs="Arial"/>
        </w:rPr>
        <w:t xml:space="preserve">supplied </w:t>
      </w:r>
      <w:r w:rsidR="005D16EB">
        <w:rPr>
          <w:rFonts w:ascii="Arial" w:hAnsi="Arial" w:cs="Arial"/>
        </w:rPr>
        <w:t xml:space="preserve">200 </w:t>
      </w:r>
      <w:r w:rsidR="6A08A6BD" w:rsidRPr="006F0ACB">
        <w:rPr>
          <w:rFonts w:ascii="Arial" w:hAnsi="Arial" w:cs="Arial"/>
        </w:rPr>
        <w:t xml:space="preserve">tonnes of paper packaging </w:t>
      </w:r>
      <w:r w:rsidRPr="006F0ACB">
        <w:rPr>
          <w:rFonts w:ascii="Arial" w:hAnsi="Arial" w:cs="Arial"/>
        </w:rPr>
        <w:t xml:space="preserve">in 2023 </w:t>
      </w:r>
      <w:r w:rsidR="250A217C" w:rsidRPr="006F0ACB">
        <w:rPr>
          <w:rFonts w:ascii="Arial" w:hAnsi="Arial" w:cs="Arial"/>
        </w:rPr>
        <w:t>and reported it</w:t>
      </w:r>
      <w:r w:rsidR="61A9ED51" w:rsidRPr="006F0ACB">
        <w:rPr>
          <w:rFonts w:ascii="Arial" w:hAnsi="Arial" w:cs="Arial"/>
        </w:rPr>
        <w:t xml:space="preserve"> </w:t>
      </w:r>
      <w:r w:rsidR="6A08A6BD" w:rsidRPr="006F0ACB">
        <w:rPr>
          <w:rFonts w:ascii="Arial" w:hAnsi="Arial" w:cs="Arial"/>
        </w:rPr>
        <w:t xml:space="preserve">under the 2007 </w:t>
      </w:r>
      <w:r w:rsidR="00023C79">
        <w:rPr>
          <w:rFonts w:ascii="Arial" w:hAnsi="Arial" w:cs="Arial"/>
        </w:rPr>
        <w:t>R</w:t>
      </w:r>
      <w:r w:rsidR="6A08A6BD" w:rsidRPr="006F0ACB">
        <w:rPr>
          <w:rFonts w:ascii="Arial" w:hAnsi="Arial" w:cs="Arial"/>
        </w:rPr>
        <w:t>egulations</w:t>
      </w:r>
      <w:r w:rsidR="48B7D4CB" w:rsidRPr="006F0ACB">
        <w:rPr>
          <w:rFonts w:ascii="Arial" w:hAnsi="Arial" w:cs="Arial"/>
        </w:rPr>
        <w:t xml:space="preserve"> on 7</w:t>
      </w:r>
      <w:r w:rsidR="48B7D4CB" w:rsidRPr="006F0ACB">
        <w:rPr>
          <w:rFonts w:ascii="Arial" w:hAnsi="Arial" w:cs="Arial"/>
          <w:vertAlign w:val="superscript"/>
        </w:rPr>
        <w:t>th</w:t>
      </w:r>
      <w:r w:rsidR="48B7D4CB" w:rsidRPr="006F0ACB">
        <w:rPr>
          <w:rFonts w:ascii="Arial" w:hAnsi="Arial" w:cs="Arial"/>
        </w:rPr>
        <w:t xml:space="preserve"> April 2024</w:t>
      </w:r>
      <w:r w:rsidR="6A08A6BD" w:rsidRPr="006F0ACB">
        <w:rPr>
          <w:rFonts w:ascii="Arial" w:hAnsi="Arial" w:cs="Arial"/>
        </w:rPr>
        <w:t>.</w:t>
      </w:r>
      <w:r w:rsidR="15884D41" w:rsidRPr="006F0ACB">
        <w:rPr>
          <w:rFonts w:ascii="Arial" w:hAnsi="Arial" w:cs="Arial"/>
        </w:rPr>
        <w:t xml:space="preserve"> On 100 tonnes </w:t>
      </w:r>
      <w:r w:rsidR="4E3FFFBA" w:rsidRPr="006F0ACB">
        <w:rPr>
          <w:rFonts w:ascii="Arial" w:hAnsi="Arial" w:cs="Arial"/>
        </w:rPr>
        <w:t xml:space="preserve">of the packaging </w:t>
      </w:r>
      <w:r w:rsidR="15884D41" w:rsidRPr="006F0ACB">
        <w:rPr>
          <w:rFonts w:ascii="Arial" w:hAnsi="Arial" w:cs="Arial"/>
        </w:rPr>
        <w:t xml:space="preserve">the producer only performed the </w:t>
      </w:r>
      <w:r w:rsidR="4D0CA32E" w:rsidRPr="006F0ACB">
        <w:rPr>
          <w:rFonts w:ascii="Arial" w:hAnsi="Arial" w:cs="Arial"/>
        </w:rPr>
        <w:t xml:space="preserve">manufacturer </w:t>
      </w:r>
      <w:r w:rsidR="080934B3" w:rsidRPr="006F0ACB">
        <w:rPr>
          <w:rFonts w:ascii="Arial" w:hAnsi="Arial" w:cs="Arial"/>
        </w:rPr>
        <w:t xml:space="preserve">packaging </w:t>
      </w:r>
      <w:r w:rsidR="4D0CA32E" w:rsidRPr="006F0ACB">
        <w:rPr>
          <w:rFonts w:ascii="Arial" w:hAnsi="Arial" w:cs="Arial"/>
        </w:rPr>
        <w:t>activity. However</w:t>
      </w:r>
      <w:r w:rsidR="00250C70">
        <w:rPr>
          <w:rFonts w:ascii="Arial" w:hAnsi="Arial" w:cs="Arial"/>
        </w:rPr>
        <w:t xml:space="preserve">, </w:t>
      </w:r>
      <w:r w:rsidR="4D0CA32E" w:rsidRPr="006F0ACB">
        <w:rPr>
          <w:rFonts w:ascii="Arial" w:hAnsi="Arial" w:cs="Arial"/>
        </w:rPr>
        <w:t>on a different 100 tonnes of paper packaging, the producer performed the activity of manufacturer, convertor</w:t>
      </w:r>
      <w:r w:rsidR="0029097A">
        <w:rPr>
          <w:rFonts w:ascii="Arial" w:hAnsi="Arial" w:cs="Arial"/>
        </w:rPr>
        <w:t>,</w:t>
      </w:r>
      <w:r w:rsidR="4D0CA32E" w:rsidRPr="006F0ACB">
        <w:rPr>
          <w:rFonts w:ascii="Arial" w:hAnsi="Arial" w:cs="Arial"/>
        </w:rPr>
        <w:t xml:space="preserve"> and </w:t>
      </w:r>
      <w:r w:rsidR="60087F55" w:rsidRPr="006F0ACB">
        <w:rPr>
          <w:rFonts w:ascii="Arial" w:hAnsi="Arial" w:cs="Arial"/>
        </w:rPr>
        <w:t>packer/filler</w:t>
      </w:r>
      <w:r w:rsidR="4D0CA32E" w:rsidRPr="006F0ACB">
        <w:rPr>
          <w:rFonts w:ascii="Arial" w:hAnsi="Arial" w:cs="Arial"/>
        </w:rPr>
        <w:t xml:space="preserve">. For the purposes of </w:t>
      </w:r>
      <w:r w:rsidR="2DFED8AE" w:rsidRPr="006F0ACB">
        <w:rPr>
          <w:rFonts w:ascii="Arial" w:hAnsi="Arial" w:cs="Arial"/>
        </w:rPr>
        <w:t xml:space="preserve">a report under </w:t>
      </w:r>
      <w:r w:rsidR="0060089E">
        <w:rPr>
          <w:rFonts w:ascii="Arial" w:hAnsi="Arial" w:cs="Arial"/>
        </w:rPr>
        <w:t>Schedule 15</w:t>
      </w:r>
      <w:r w:rsidR="2DFED8AE" w:rsidRPr="006F0ACB">
        <w:rPr>
          <w:rFonts w:ascii="Arial" w:hAnsi="Arial" w:cs="Arial"/>
        </w:rPr>
        <w:t xml:space="preserve"> a producer </w:t>
      </w:r>
      <w:r w:rsidR="68703FCF" w:rsidRPr="006F0ACB">
        <w:rPr>
          <w:rFonts w:ascii="Arial" w:hAnsi="Arial" w:cs="Arial"/>
        </w:rPr>
        <w:t xml:space="preserve">must submit a single </w:t>
      </w:r>
      <w:r w:rsidR="156CFFEB" w:rsidRPr="006F0ACB">
        <w:rPr>
          <w:rFonts w:ascii="Arial" w:hAnsi="Arial" w:cs="Arial"/>
        </w:rPr>
        <w:t xml:space="preserve">weight in kilograms that denotes </w:t>
      </w:r>
      <w:r w:rsidR="6E8E7591" w:rsidRPr="006F0ACB">
        <w:rPr>
          <w:rFonts w:ascii="Arial" w:hAnsi="Arial" w:cs="Arial"/>
        </w:rPr>
        <w:t xml:space="preserve">the </w:t>
      </w:r>
      <w:r w:rsidR="1A6961F4" w:rsidRPr="006F0ACB">
        <w:rPr>
          <w:rFonts w:ascii="Arial" w:hAnsi="Arial" w:cs="Arial"/>
        </w:rPr>
        <w:t xml:space="preserve">amount </w:t>
      </w:r>
      <w:r w:rsidR="1A6961F4" w:rsidRPr="001A2F65">
        <w:rPr>
          <w:rFonts w:ascii="Arial" w:hAnsi="Arial" w:cs="Arial"/>
        </w:rPr>
        <w:t>that should be discounted from their recycling obligation</w:t>
      </w:r>
      <w:r w:rsidR="004A08FF" w:rsidRPr="006F0ACB">
        <w:rPr>
          <w:rFonts w:ascii="Arial" w:hAnsi="Arial" w:cs="Arial"/>
        </w:rPr>
        <w:t xml:space="preserve"> </w:t>
      </w:r>
      <w:r w:rsidR="004A08FF" w:rsidRPr="003E1E76">
        <w:rPr>
          <w:rFonts w:ascii="Arial" w:hAnsi="Arial" w:cs="Arial"/>
        </w:rPr>
        <w:t xml:space="preserve">that has already been </w:t>
      </w:r>
      <w:r w:rsidR="00561E49" w:rsidRPr="003E1E76">
        <w:rPr>
          <w:rFonts w:ascii="Arial" w:hAnsi="Arial" w:cs="Arial"/>
        </w:rPr>
        <w:t xml:space="preserve">accounted for </w:t>
      </w:r>
      <w:r w:rsidR="00430DAA" w:rsidRPr="003E1E76">
        <w:rPr>
          <w:rFonts w:ascii="Arial" w:hAnsi="Arial" w:cs="Arial"/>
        </w:rPr>
        <w:t>by</w:t>
      </w:r>
      <w:r w:rsidR="00561E49" w:rsidRPr="003E1E76">
        <w:rPr>
          <w:rFonts w:ascii="Arial" w:hAnsi="Arial" w:cs="Arial"/>
        </w:rPr>
        <w:t xml:space="preserve"> the </w:t>
      </w:r>
      <w:r w:rsidR="00133F35" w:rsidRPr="003E1E76">
        <w:rPr>
          <w:rFonts w:ascii="Arial" w:hAnsi="Arial" w:cs="Arial"/>
        </w:rPr>
        <w:t>producer</w:t>
      </w:r>
      <w:r w:rsidR="00430DAA" w:rsidRPr="003E1E76">
        <w:rPr>
          <w:rFonts w:ascii="Arial" w:hAnsi="Arial" w:cs="Arial"/>
        </w:rPr>
        <w:t xml:space="preserve"> in their</w:t>
      </w:r>
      <w:r w:rsidR="00DB0E7C" w:rsidRPr="003E1E76">
        <w:rPr>
          <w:rFonts w:ascii="Arial" w:hAnsi="Arial" w:cs="Arial"/>
        </w:rPr>
        <w:t xml:space="preserve"> </w:t>
      </w:r>
      <w:r w:rsidR="00894D98" w:rsidRPr="003E1E76">
        <w:rPr>
          <w:rFonts w:ascii="Arial" w:hAnsi="Arial" w:cs="Arial"/>
        </w:rPr>
        <w:t xml:space="preserve">2023 recycling obligation under the 2007 </w:t>
      </w:r>
      <w:r w:rsidR="00B7679B" w:rsidRPr="003E1E76">
        <w:rPr>
          <w:rFonts w:ascii="Arial" w:hAnsi="Arial" w:cs="Arial"/>
        </w:rPr>
        <w:t>Re</w:t>
      </w:r>
      <w:r w:rsidR="00894D98" w:rsidRPr="003E1E76">
        <w:rPr>
          <w:rFonts w:ascii="Arial" w:hAnsi="Arial" w:cs="Arial"/>
        </w:rPr>
        <w:t>gulations</w:t>
      </w:r>
      <w:r w:rsidR="1A6961F4" w:rsidRPr="003E1E76">
        <w:rPr>
          <w:rFonts w:ascii="Arial" w:hAnsi="Arial" w:cs="Arial"/>
        </w:rPr>
        <w:t xml:space="preserve">. </w:t>
      </w:r>
    </w:p>
    <w:p w14:paraId="12D6DBBE" w14:textId="376CB9D5" w:rsidR="006F5028" w:rsidRDefault="1A6961F4" w:rsidP="002D464F">
      <w:pPr>
        <w:widowControl w:val="0"/>
        <w:spacing w:line="276" w:lineRule="auto"/>
        <w:jc w:val="both"/>
        <w:outlineLvl w:val="0"/>
        <w:rPr>
          <w:rFonts w:ascii="Arial" w:hAnsi="Arial" w:cs="Arial"/>
        </w:rPr>
      </w:pPr>
      <w:r w:rsidRPr="006F0ACB">
        <w:rPr>
          <w:rFonts w:ascii="Arial" w:hAnsi="Arial" w:cs="Arial"/>
        </w:rPr>
        <w:t xml:space="preserve">In order to </w:t>
      </w:r>
      <w:r w:rsidR="1F4E711E" w:rsidRPr="006F0ACB">
        <w:rPr>
          <w:rFonts w:ascii="Arial" w:hAnsi="Arial" w:cs="Arial"/>
        </w:rPr>
        <w:t xml:space="preserve">calculate this, you must first </w:t>
      </w:r>
      <w:r w:rsidR="148ADFCE" w:rsidRPr="006F0ACB">
        <w:rPr>
          <w:rFonts w:ascii="Arial" w:hAnsi="Arial" w:cs="Arial"/>
        </w:rPr>
        <w:t xml:space="preserve">identify the weight </w:t>
      </w:r>
      <w:r w:rsidR="39E3716C" w:rsidRPr="006F0ACB">
        <w:rPr>
          <w:rFonts w:ascii="Arial" w:hAnsi="Arial" w:cs="Arial"/>
        </w:rPr>
        <w:t xml:space="preserve">of packaging </w:t>
      </w:r>
      <w:r w:rsidR="726003EC" w:rsidRPr="006F0ACB">
        <w:rPr>
          <w:rFonts w:ascii="Arial" w:hAnsi="Arial" w:cs="Arial"/>
        </w:rPr>
        <w:t xml:space="preserve">per </w:t>
      </w:r>
      <w:r w:rsidR="3F50F2D7" w:rsidRPr="006F0ACB">
        <w:rPr>
          <w:rFonts w:ascii="Arial" w:hAnsi="Arial" w:cs="Arial"/>
        </w:rPr>
        <w:t>ac</w:t>
      </w:r>
      <w:r w:rsidR="7174633A" w:rsidRPr="006F0ACB">
        <w:rPr>
          <w:rFonts w:ascii="Arial" w:hAnsi="Arial" w:cs="Arial"/>
        </w:rPr>
        <w:t>tivity</w:t>
      </w:r>
      <w:r w:rsidR="690DD0F4" w:rsidRPr="006F0ACB">
        <w:rPr>
          <w:rFonts w:ascii="Arial" w:hAnsi="Arial" w:cs="Arial"/>
        </w:rPr>
        <w:t xml:space="preserve"> as demonstrated </w:t>
      </w:r>
      <w:r w:rsidR="005B3D7B">
        <w:rPr>
          <w:rFonts w:ascii="Arial" w:hAnsi="Arial" w:cs="Arial"/>
        </w:rPr>
        <w:t xml:space="preserve">in the table </w:t>
      </w:r>
      <w:r w:rsidR="690DD0F4" w:rsidRPr="006F0ACB">
        <w:rPr>
          <w:rFonts w:ascii="Arial" w:hAnsi="Arial" w:cs="Arial"/>
        </w:rPr>
        <w:t>below</w:t>
      </w:r>
      <w:r w:rsidR="080934B3" w:rsidRPr="006F0ACB">
        <w:rPr>
          <w:rFonts w:ascii="Arial" w:hAnsi="Arial" w:cs="Arial"/>
        </w:rPr>
        <w:t>.</w:t>
      </w:r>
    </w:p>
    <w:p w14:paraId="2D58E54A" w14:textId="77777777" w:rsidR="1668736B" w:rsidRDefault="1668736B" w:rsidP="003F0C4C">
      <w:pPr>
        <w:widowControl w:val="0"/>
        <w:spacing w:line="276" w:lineRule="auto"/>
        <w:jc w:val="both"/>
        <w:outlineLvl w:val="0"/>
        <w:rPr>
          <w:rFonts w:ascii="Arial" w:hAnsi="Arial" w:cs="Arial"/>
        </w:rPr>
      </w:pPr>
    </w:p>
    <w:tbl>
      <w:tblPr>
        <w:tblStyle w:val="TableGrid"/>
        <w:tblW w:w="0" w:type="auto"/>
        <w:tblLook w:val="04A0" w:firstRow="1" w:lastRow="0" w:firstColumn="1" w:lastColumn="0" w:noHBand="0" w:noVBand="1"/>
      </w:tblPr>
      <w:tblGrid>
        <w:gridCol w:w="1771"/>
        <w:gridCol w:w="1725"/>
        <w:gridCol w:w="972"/>
        <w:gridCol w:w="2029"/>
        <w:gridCol w:w="2258"/>
      </w:tblGrid>
      <w:tr w:rsidR="00E52403" w:rsidRPr="006F0ACB" w14:paraId="5412CE01" w14:textId="77777777" w:rsidTr="00F173E3">
        <w:trPr>
          <w:trHeight w:val="1056"/>
        </w:trPr>
        <w:tc>
          <w:tcPr>
            <w:tcW w:w="1798" w:type="dxa"/>
            <w:shd w:val="clear" w:color="auto" w:fill="008000"/>
            <w:vAlign w:val="center"/>
          </w:tcPr>
          <w:p w14:paraId="4BA29DCA" w14:textId="6EA4F872" w:rsidR="00600C35" w:rsidRPr="00FE72A8" w:rsidRDefault="00DD314B" w:rsidP="00FE72A8">
            <w:pPr>
              <w:rPr>
                <w:rFonts w:ascii="Arial" w:eastAsiaTheme="majorEastAsia" w:hAnsi="Arial" w:cstheme="majorBidi"/>
                <w:b/>
                <w:color w:val="FFFFFF" w:themeColor="background1"/>
                <w:sz w:val="22"/>
                <w:szCs w:val="22"/>
                <w:lang w:val="en-US"/>
              </w:rPr>
            </w:pPr>
            <w:r w:rsidRPr="00FE72A8">
              <w:rPr>
                <w:rFonts w:ascii="Arial" w:eastAsiaTheme="majorEastAsia" w:hAnsi="Arial" w:cstheme="majorBidi"/>
                <w:b/>
                <w:color w:val="FFFFFF" w:themeColor="background1"/>
                <w:lang w:val="en-US"/>
              </w:rPr>
              <w:t xml:space="preserve">Packaging activity </w:t>
            </w:r>
            <w:r w:rsidR="00E52403" w:rsidRPr="00FE72A8">
              <w:rPr>
                <w:rFonts w:ascii="Arial" w:eastAsiaTheme="majorEastAsia" w:hAnsi="Arial" w:cstheme="majorBidi"/>
                <w:b/>
                <w:color w:val="FFFFFF" w:themeColor="background1"/>
                <w:lang w:val="en-US"/>
              </w:rPr>
              <w:t xml:space="preserve">reported under </w:t>
            </w:r>
            <w:r w:rsidRPr="00FE72A8">
              <w:rPr>
                <w:rFonts w:ascii="Arial" w:eastAsiaTheme="majorEastAsia" w:hAnsi="Arial" w:cstheme="majorBidi"/>
                <w:b/>
                <w:color w:val="FFFFFF" w:themeColor="background1"/>
                <w:lang w:val="en-US"/>
              </w:rPr>
              <w:t xml:space="preserve">2007 </w:t>
            </w:r>
            <w:r w:rsidR="00023C79">
              <w:rPr>
                <w:rFonts w:ascii="Arial" w:eastAsiaTheme="majorEastAsia" w:hAnsi="Arial" w:cstheme="majorBidi"/>
                <w:b/>
                <w:color w:val="FFFFFF" w:themeColor="background1"/>
                <w:lang w:val="en-US"/>
              </w:rPr>
              <w:t>R</w:t>
            </w:r>
            <w:r w:rsidRPr="00FE72A8">
              <w:rPr>
                <w:rFonts w:ascii="Arial" w:eastAsiaTheme="majorEastAsia" w:hAnsi="Arial" w:cstheme="majorBidi"/>
                <w:b/>
                <w:color w:val="FFFFFF" w:themeColor="background1"/>
                <w:lang w:val="en-US"/>
              </w:rPr>
              <w:t>egulations</w:t>
            </w:r>
          </w:p>
        </w:tc>
        <w:tc>
          <w:tcPr>
            <w:tcW w:w="1791" w:type="dxa"/>
            <w:shd w:val="clear" w:color="auto" w:fill="008000"/>
            <w:vAlign w:val="center"/>
          </w:tcPr>
          <w:p w14:paraId="388C2A78" w14:textId="45291DCB" w:rsidR="00600C35" w:rsidRPr="00FE72A8" w:rsidRDefault="002413A3" w:rsidP="00FE72A8">
            <w:pPr>
              <w:rPr>
                <w:rFonts w:ascii="Arial" w:eastAsiaTheme="majorEastAsia" w:hAnsi="Arial" w:cstheme="majorBidi"/>
                <w:b/>
                <w:color w:val="FFFFFF" w:themeColor="background1"/>
                <w:sz w:val="22"/>
                <w:szCs w:val="22"/>
                <w:lang w:val="en-US"/>
              </w:rPr>
            </w:pPr>
            <w:r w:rsidRPr="00FE72A8">
              <w:rPr>
                <w:rFonts w:ascii="Arial" w:eastAsiaTheme="majorEastAsia" w:hAnsi="Arial" w:cstheme="majorBidi"/>
                <w:b/>
                <w:color w:val="FFFFFF" w:themeColor="background1"/>
                <w:lang w:val="en-US"/>
              </w:rPr>
              <w:t>Activity %</w:t>
            </w:r>
          </w:p>
        </w:tc>
        <w:tc>
          <w:tcPr>
            <w:tcW w:w="972" w:type="dxa"/>
            <w:shd w:val="clear" w:color="auto" w:fill="008000"/>
            <w:vAlign w:val="center"/>
          </w:tcPr>
          <w:p w14:paraId="7446207F" w14:textId="710791D9" w:rsidR="00600C35" w:rsidRPr="00FE72A8" w:rsidRDefault="002413A3" w:rsidP="00FE72A8">
            <w:pPr>
              <w:rPr>
                <w:rFonts w:ascii="Arial" w:eastAsiaTheme="majorEastAsia" w:hAnsi="Arial" w:cstheme="majorBidi"/>
                <w:b/>
                <w:color w:val="FFFFFF" w:themeColor="background1"/>
                <w:sz w:val="22"/>
                <w:szCs w:val="22"/>
                <w:lang w:val="en-US"/>
              </w:rPr>
            </w:pPr>
            <w:r w:rsidRPr="00FE72A8">
              <w:rPr>
                <w:rFonts w:ascii="Arial" w:eastAsiaTheme="majorEastAsia" w:hAnsi="Arial" w:cstheme="majorBidi"/>
                <w:b/>
                <w:color w:val="FFFFFF" w:themeColor="background1"/>
                <w:lang w:val="en-US"/>
              </w:rPr>
              <w:t>Material</w:t>
            </w:r>
          </w:p>
        </w:tc>
        <w:tc>
          <w:tcPr>
            <w:tcW w:w="2097" w:type="dxa"/>
            <w:shd w:val="clear" w:color="auto" w:fill="008000"/>
            <w:vAlign w:val="center"/>
          </w:tcPr>
          <w:p w14:paraId="41599F59" w14:textId="73602CD6" w:rsidR="00600C35" w:rsidRPr="00FE72A8" w:rsidRDefault="00407B92" w:rsidP="00FE72A8">
            <w:pPr>
              <w:rPr>
                <w:rFonts w:ascii="Arial" w:eastAsiaTheme="majorEastAsia" w:hAnsi="Arial" w:cstheme="majorBidi"/>
                <w:b/>
                <w:color w:val="FFFFFF" w:themeColor="background1"/>
                <w:sz w:val="22"/>
                <w:szCs w:val="22"/>
                <w:lang w:val="en-US"/>
              </w:rPr>
            </w:pPr>
            <w:r w:rsidRPr="00FE72A8">
              <w:rPr>
                <w:rFonts w:ascii="Arial" w:eastAsiaTheme="majorEastAsia" w:hAnsi="Arial" w:cstheme="majorBidi"/>
                <w:b/>
                <w:color w:val="FFFFFF" w:themeColor="background1"/>
                <w:lang w:val="en-US"/>
              </w:rPr>
              <w:t>Packaging weight</w:t>
            </w:r>
          </w:p>
        </w:tc>
        <w:tc>
          <w:tcPr>
            <w:tcW w:w="2358" w:type="dxa"/>
            <w:shd w:val="clear" w:color="auto" w:fill="008000"/>
            <w:vAlign w:val="center"/>
          </w:tcPr>
          <w:p w14:paraId="2642F2E0" w14:textId="0BAB8EC0" w:rsidR="00600C35" w:rsidRPr="00FE72A8" w:rsidRDefault="008D6051" w:rsidP="00FE72A8">
            <w:pPr>
              <w:rPr>
                <w:rFonts w:ascii="Arial" w:eastAsiaTheme="majorEastAsia" w:hAnsi="Arial" w:cstheme="majorBidi"/>
                <w:b/>
                <w:color w:val="FFFFFF" w:themeColor="background1"/>
                <w:sz w:val="22"/>
                <w:szCs w:val="22"/>
                <w:lang w:val="en-US"/>
              </w:rPr>
            </w:pPr>
            <w:r w:rsidRPr="00FE72A8">
              <w:rPr>
                <w:rFonts w:ascii="Arial" w:eastAsiaTheme="majorEastAsia" w:hAnsi="Arial" w:cstheme="majorBidi"/>
                <w:b/>
                <w:color w:val="FFFFFF" w:themeColor="background1"/>
                <w:lang w:val="en-US"/>
              </w:rPr>
              <w:t xml:space="preserve">Weight </w:t>
            </w:r>
            <w:r w:rsidR="00F33826" w:rsidRPr="00FE72A8">
              <w:rPr>
                <w:rFonts w:ascii="Arial" w:eastAsiaTheme="majorEastAsia" w:hAnsi="Arial" w:cstheme="majorBidi"/>
                <w:b/>
                <w:color w:val="FFFFFF" w:themeColor="background1"/>
                <w:lang w:val="en-US"/>
              </w:rPr>
              <w:t>per activity</w:t>
            </w:r>
          </w:p>
        </w:tc>
      </w:tr>
      <w:tr w:rsidR="00E52403" w:rsidRPr="006F0ACB" w14:paraId="79EA0D71" w14:textId="77777777" w:rsidTr="00F173E3">
        <w:trPr>
          <w:trHeight w:val="816"/>
        </w:trPr>
        <w:tc>
          <w:tcPr>
            <w:tcW w:w="1798" w:type="dxa"/>
            <w:tcBorders>
              <w:bottom w:val="single" w:sz="4" w:space="0" w:color="auto"/>
            </w:tcBorders>
            <w:vAlign w:val="center"/>
          </w:tcPr>
          <w:p w14:paraId="5EA74EDB" w14:textId="657A6409" w:rsidR="00600C35" w:rsidRPr="00FE72A8" w:rsidRDefault="002413A3"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Manu</w:t>
            </w:r>
            <w:r w:rsidR="00194E25" w:rsidRPr="00FE72A8">
              <w:rPr>
                <w:rFonts w:ascii="Arial" w:eastAsiaTheme="majorEastAsia" w:hAnsi="Arial" w:cstheme="majorBidi"/>
                <w:lang w:val="en-US"/>
              </w:rPr>
              <w:t>facturer</w:t>
            </w:r>
          </w:p>
        </w:tc>
        <w:tc>
          <w:tcPr>
            <w:tcW w:w="1791" w:type="dxa"/>
            <w:tcBorders>
              <w:bottom w:val="single" w:sz="4" w:space="0" w:color="auto"/>
            </w:tcBorders>
            <w:vAlign w:val="center"/>
          </w:tcPr>
          <w:p w14:paraId="53891AB9" w14:textId="257FDE42" w:rsidR="00600C35" w:rsidRPr="00FE72A8" w:rsidRDefault="005919B5"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6</w:t>
            </w:r>
            <w:r w:rsidR="00E2331E" w:rsidRPr="00FE72A8">
              <w:rPr>
                <w:rFonts w:ascii="Arial" w:eastAsiaTheme="majorEastAsia" w:hAnsi="Arial" w:cstheme="majorBidi"/>
                <w:lang w:val="en-US"/>
              </w:rPr>
              <w:t>%</w:t>
            </w:r>
          </w:p>
        </w:tc>
        <w:tc>
          <w:tcPr>
            <w:tcW w:w="972" w:type="dxa"/>
            <w:tcBorders>
              <w:bottom w:val="single" w:sz="4" w:space="0" w:color="auto"/>
            </w:tcBorders>
            <w:vAlign w:val="center"/>
          </w:tcPr>
          <w:p w14:paraId="4DD30C04" w14:textId="365AED29" w:rsidR="00600C35" w:rsidRPr="00FE72A8" w:rsidRDefault="005919B5"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Paper</w:t>
            </w:r>
          </w:p>
        </w:tc>
        <w:tc>
          <w:tcPr>
            <w:tcW w:w="2097" w:type="dxa"/>
            <w:tcBorders>
              <w:bottom w:val="single" w:sz="4" w:space="0" w:color="auto"/>
            </w:tcBorders>
            <w:vAlign w:val="center"/>
          </w:tcPr>
          <w:p w14:paraId="3480C301" w14:textId="217EA881" w:rsidR="00600C35" w:rsidRPr="00FE72A8" w:rsidRDefault="00E2331E"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 xml:space="preserve">100 </w:t>
            </w:r>
            <w:r w:rsidR="006A319F" w:rsidRPr="00FE72A8">
              <w:rPr>
                <w:rFonts w:ascii="Arial" w:eastAsiaTheme="majorEastAsia" w:hAnsi="Arial" w:cstheme="majorBidi"/>
                <w:lang w:val="en-US"/>
              </w:rPr>
              <w:t>tonnes</w:t>
            </w:r>
          </w:p>
        </w:tc>
        <w:tc>
          <w:tcPr>
            <w:tcW w:w="2358" w:type="dxa"/>
            <w:tcBorders>
              <w:bottom w:val="single" w:sz="4" w:space="0" w:color="auto"/>
            </w:tcBorders>
            <w:vAlign w:val="center"/>
          </w:tcPr>
          <w:p w14:paraId="4AC5D721" w14:textId="38B0C894" w:rsidR="00600C35" w:rsidRPr="00FE72A8" w:rsidRDefault="00964FAF"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6</w:t>
            </w:r>
            <w:r w:rsidR="00E5093C" w:rsidRPr="00FE72A8">
              <w:rPr>
                <w:rFonts w:ascii="Arial" w:eastAsiaTheme="majorEastAsia" w:hAnsi="Arial" w:cstheme="majorBidi"/>
                <w:lang w:val="en-US"/>
              </w:rPr>
              <w:t xml:space="preserve"> tonnes</w:t>
            </w:r>
            <w:r w:rsidR="00C90467" w:rsidRPr="00FE72A8">
              <w:rPr>
                <w:rFonts w:ascii="Arial" w:eastAsiaTheme="majorEastAsia" w:hAnsi="Arial" w:cstheme="majorBidi"/>
                <w:lang w:val="en-US"/>
              </w:rPr>
              <w:t xml:space="preserve"> (6% x 100t)</w:t>
            </w:r>
          </w:p>
        </w:tc>
      </w:tr>
      <w:tr w:rsidR="00E52403" w:rsidRPr="006F0ACB" w14:paraId="25031073" w14:textId="77777777" w:rsidTr="00F173E3">
        <w:trPr>
          <w:trHeight w:val="816"/>
        </w:trPr>
        <w:tc>
          <w:tcPr>
            <w:tcW w:w="1798" w:type="dxa"/>
            <w:tcBorders>
              <w:bottom w:val="single" w:sz="4" w:space="0" w:color="auto"/>
            </w:tcBorders>
            <w:vAlign w:val="center"/>
          </w:tcPr>
          <w:p w14:paraId="40917ED0" w14:textId="505DA7C5" w:rsidR="00600C35" w:rsidRPr="00FE72A8" w:rsidRDefault="00E52403"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 xml:space="preserve">Manufacturer, </w:t>
            </w:r>
            <w:r w:rsidR="00FE72A8" w:rsidRPr="00FE72A8">
              <w:rPr>
                <w:rFonts w:ascii="Arial" w:eastAsiaTheme="majorEastAsia" w:hAnsi="Arial" w:cstheme="majorBidi"/>
                <w:lang w:val="en-US"/>
              </w:rPr>
              <w:t>convertor,</w:t>
            </w:r>
            <w:r w:rsidRPr="00FE72A8">
              <w:rPr>
                <w:rFonts w:ascii="Arial" w:eastAsiaTheme="majorEastAsia" w:hAnsi="Arial" w:cstheme="majorBidi"/>
                <w:lang w:val="en-US"/>
              </w:rPr>
              <w:t xml:space="preserve"> and packer/filler</w:t>
            </w:r>
          </w:p>
        </w:tc>
        <w:tc>
          <w:tcPr>
            <w:tcW w:w="1791" w:type="dxa"/>
            <w:tcBorders>
              <w:bottom w:val="single" w:sz="4" w:space="0" w:color="auto"/>
            </w:tcBorders>
            <w:vAlign w:val="center"/>
          </w:tcPr>
          <w:p w14:paraId="15AEFF50" w14:textId="77777777" w:rsidR="00600C35" w:rsidRPr="00FE72A8" w:rsidRDefault="00E2331E"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52%</w:t>
            </w:r>
          </w:p>
          <w:p w14:paraId="28BABF6A" w14:textId="08672177" w:rsidR="00E2331E" w:rsidRPr="00FE72A8" w:rsidRDefault="00E2331E"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(6% + 9% + 37%)</w:t>
            </w:r>
          </w:p>
        </w:tc>
        <w:tc>
          <w:tcPr>
            <w:tcW w:w="972" w:type="dxa"/>
            <w:tcBorders>
              <w:bottom w:val="single" w:sz="4" w:space="0" w:color="auto"/>
            </w:tcBorders>
            <w:vAlign w:val="center"/>
          </w:tcPr>
          <w:p w14:paraId="1F4E14C9" w14:textId="4D4020CF" w:rsidR="00600C35" w:rsidRPr="00FE72A8" w:rsidRDefault="005A23BF"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Paper</w:t>
            </w:r>
          </w:p>
        </w:tc>
        <w:tc>
          <w:tcPr>
            <w:tcW w:w="2097" w:type="dxa"/>
            <w:tcBorders>
              <w:bottom w:val="single" w:sz="4" w:space="0" w:color="auto"/>
            </w:tcBorders>
            <w:vAlign w:val="center"/>
          </w:tcPr>
          <w:p w14:paraId="11801D3E" w14:textId="59F93B55" w:rsidR="00600C35" w:rsidRPr="00FE72A8" w:rsidRDefault="005A23BF"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100</w:t>
            </w:r>
            <w:r w:rsidR="006A319F" w:rsidRPr="00FE72A8">
              <w:rPr>
                <w:rFonts w:ascii="Arial" w:eastAsiaTheme="majorEastAsia" w:hAnsi="Arial" w:cstheme="majorBidi"/>
                <w:lang w:val="en-US"/>
              </w:rPr>
              <w:t xml:space="preserve"> tonnes</w:t>
            </w:r>
          </w:p>
        </w:tc>
        <w:tc>
          <w:tcPr>
            <w:tcW w:w="2358" w:type="dxa"/>
            <w:tcBorders>
              <w:bottom w:val="single" w:sz="4" w:space="0" w:color="auto"/>
            </w:tcBorders>
            <w:vAlign w:val="center"/>
          </w:tcPr>
          <w:p w14:paraId="7AEE8C2A" w14:textId="32926231" w:rsidR="00600C35" w:rsidRPr="00FE72A8" w:rsidRDefault="00AF6423" w:rsidP="00FE72A8">
            <w:pPr>
              <w:rPr>
                <w:rFonts w:ascii="Arial" w:eastAsiaTheme="majorEastAsia" w:hAnsi="Arial" w:cstheme="majorBidi"/>
                <w:bCs/>
                <w:sz w:val="22"/>
                <w:szCs w:val="22"/>
                <w:lang w:val="en-US"/>
              </w:rPr>
            </w:pPr>
            <w:r w:rsidRPr="00FE72A8">
              <w:rPr>
                <w:rFonts w:ascii="Arial" w:eastAsiaTheme="majorEastAsia" w:hAnsi="Arial" w:cstheme="majorBidi"/>
                <w:lang w:val="en-US"/>
              </w:rPr>
              <w:t>52</w:t>
            </w:r>
            <w:r w:rsidR="00E5093C" w:rsidRPr="00FE72A8">
              <w:rPr>
                <w:rFonts w:ascii="Arial" w:eastAsiaTheme="majorEastAsia" w:hAnsi="Arial" w:cstheme="majorBidi"/>
                <w:lang w:val="en-US"/>
              </w:rPr>
              <w:t xml:space="preserve"> tonnes</w:t>
            </w:r>
            <w:r w:rsidR="00C90467" w:rsidRPr="00FE72A8">
              <w:rPr>
                <w:rFonts w:ascii="Arial" w:eastAsiaTheme="majorEastAsia" w:hAnsi="Arial" w:cstheme="majorBidi"/>
                <w:lang w:val="en-US"/>
              </w:rPr>
              <w:t xml:space="preserve"> </w:t>
            </w:r>
            <w:r w:rsidR="00F17471">
              <w:rPr>
                <w:rFonts w:ascii="Arial" w:eastAsiaTheme="majorEastAsia" w:hAnsi="Arial" w:cstheme="majorBidi"/>
                <w:lang w:val="en-US"/>
              </w:rPr>
              <w:t>(</w:t>
            </w:r>
            <w:r w:rsidR="00C90467" w:rsidRPr="00FE72A8">
              <w:rPr>
                <w:rFonts w:ascii="Arial" w:eastAsiaTheme="majorEastAsia" w:hAnsi="Arial" w:cstheme="majorBidi"/>
                <w:lang w:val="en-US"/>
              </w:rPr>
              <w:t>52</w:t>
            </w:r>
            <w:r w:rsidR="0017041F" w:rsidRPr="00FE72A8">
              <w:rPr>
                <w:rFonts w:ascii="Arial" w:eastAsiaTheme="majorEastAsia" w:hAnsi="Arial" w:cstheme="majorBidi"/>
                <w:lang w:val="en-US"/>
              </w:rPr>
              <w:t>% x 100</w:t>
            </w:r>
            <w:r w:rsidR="00CA2849" w:rsidRPr="00FE72A8">
              <w:rPr>
                <w:rFonts w:ascii="Arial" w:eastAsiaTheme="majorEastAsia" w:hAnsi="Arial" w:cstheme="majorBidi"/>
                <w:lang w:val="en-US"/>
              </w:rPr>
              <w:t>t)</w:t>
            </w:r>
          </w:p>
        </w:tc>
      </w:tr>
      <w:tr w:rsidR="006A319F" w:rsidRPr="006F0ACB" w14:paraId="290D218A" w14:textId="77777777" w:rsidTr="00F173E3">
        <w:trPr>
          <w:trHeight w:val="816"/>
        </w:trPr>
        <w:tc>
          <w:tcPr>
            <w:tcW w:w="1798" w:type="dxa"/>
            <w:tcBorders>
              <w:top w:val="single" w:sz="4" w:space="0" w:color="auto"/>
              <w:left w:val="nil"/>
              <w:bottom w:val="nil"/>
              <w:right w:val="nil"/>
            </w:tcBorders>
            <w:vAlign w:val="center"/>
          </w:tcPr>
          <w:p w14:paraId="32A5C0E0" w14:textId="77777777" w:rsidR="00AF6423" w:rsidRPr="00FE72A8" w:rsidRDefault="00AF6423" w:rsidP="00FE72A8">
            <w:pPr>
              <w:rPr>
                <w:rFonts w:ascii="Arial" w:eastAsiaTheme="majorEastAsia" w:hAnsi="Arial" w:cstheme="majorBidi"/>
                <w:bCs/>
                <w:lang w:val="en-US"/>
              </w:rPr>
            </w:pPr>
          </w:p>
        </w:tc>
        <w:tc>
          <w:tcPr>
            <w:tcW w:w="1791" w:type="dxa"/>
            <w:tcBorders>
              <w:top w:val="single" w:sz="4" w:space="0" w:color="auto"/>
              <w:left w:val="nil"/>
              <w:bottom w:val="nil"/>
              <w:right w:val="nil"/>
            </w:tcBorders>
            <w:vAlign w:val="center"/>
          </w:tcPr>
          <w:p w14:paraId="1BE530B0" w14:textId="77777777" w:rsidR="00AF6423" w:rsidRPr="00FE72A8" w:rsidRDefault="00AF6423" w:rsidP="00FE72A8">
            <w:pPr>
              <w:rPr>
                <w:rFonts w:ascii="Arial" w:eastAsiaTheme="majorEastAsia" w:hAnsi="Arial" w:cstheme="majorBidi"/>
                <w:bCs/>
                <w:lang w:val="en-US"/>
              </w:rPr>
            </w:pPr>
          </w:p>
        </w:tc>
        <w:tc>
          <w:tcPr>
            <w:tcW w:w="972" w:type="dxa"/>
            <w:tcBorders>
              <w:top w:val="single" w:sz="4" w:space="0" w:color="auto"/>
              <w:left w:val="nil"/>
              <w:bottom w:val="nil"/>
              <w:right w:val="single" w:sz="4" w:space="0" w:color="auto"/>
            </w:tcBorders>
            <w:vAlign w:val="center"/>
          </w:tcPr>
          <w:p w14:paraId="42898536" w14:textId="77777777" w:rsidR="00AF6423" w:rsidRPr="00FE72A8" w:rsidRDefault="00AF6423" w:rsidP="00FE72A8">
            <w:pPr>
              <w:rPr>
                <w:rFonts w:ascii="Arial" w:eastAsiaTheme="majorEastAsia" w:hAnsi="Arial" w:cstheme="majorBidi"/>
                <w:bCs/>
                <w:lang w:val="en-US"/>
              </w:rPr>
            </w:pPr>
          </w:p>
        </w:tc>
        <w:tc>
          <w:tcPr>
            <w:tcW w:w="2097" w:type="dxa"/>
            <w:tcBorders>
              <w:top w:val="single" w:sz="4" w:space="0" w:color="auto"/>
              <w:left w:val="single" w:sz="4" w:space="0" w:color="auto"/>
              <w:bottom w:val="single" w:sz="4" w:space="0" w:color="auto"/>
            </w:tcBorders>
            <w:vAlign w:val="center"/>
          </w:tcPr>
          <w:p w14:paraId="30C84814" w14:textId="218E434C" w:rsidR="00AF6423" w:rsidRPr="00FE72A8" w:rsidRDefault="00AF6423" w:rsidP="00FE72A8">
            <w:pPr>
              <w:rPr>
                <w:rFonts w:ascii="Arial" w:eastAsiaTheme="majorEastAsia" w:hAnsi="Arial" w:cstheme="majorBidi"/>
                <w:bCs/>
                <w:lang w:val="en-US"/>
              </w:rPr>
            </w:pPr>
            <w:r w:rsidRPr="00FE72A8">
              <w:rPr>
                <w:rFonts w:ascii="Arial" w:eastAsiaTheme="majorEastAsia" w:hAnsi="Arial" w:cstheme="majorBidi"/>
                <w:bCs/>
                <w:lang w:val="en-US"/>
              </w:rPr>
              <w:t xml:space="preserve">Total material </w:t>
            </w:r>
            <w:r w:rsidR="006240D2" w:rsidRPr="00FE72A8">
              <w:rPr>
                <w:rFonts w:ascii="Arial" w:eastAsiaTheme="majorEastAsia" w:hAnsi="Arial" w:cstheme="majorBidi"/>
                <w:bCs/>
                <w:lang w:val="en-US"/>
              </w:rPr>
              <w:t>weight</w:t>
            </w:r>
          </w:p>
        </w:tc>
        <w:tc>
          <w:tcPr>
            <w:tcW w:w="2358" w:type="dxa"/>
            <w:tcBorders>
              <w:top w:val="single" w:sz="4" w:space="0" w:color="auto"/>
            </w:tcBorders>
            <w:vAlign w:val="center"/>
          </w:tcPr>
          <w:p w14:paraId="0E81EA7B" w14:textId="156DB1DA" w:rsidR="00AF6423" w:rsidRPr="00FE72A8" w:rsidRDefault="009B4EC5" w:rsidP="00FE72A8">
            <w:pPr>
              <w:rPr>
                <w:rFonts w:ascii="Arial" w:eastAsiaTheme="majorEastAsia" w:hAnsi="Arial" w:cstheme="majorBidi"/>
                <w:bCs/>
                <w:lang w:val="en-US"/>
              </w:rPr>
            </w:pPr>
            <w:r w:rsidRPr="00FE72A8">
              <w:rPr>
                <w:rFonts w:ascii="Arial" w:eastAsiaTheme="majorEastAsia" w:hAnsi="Arial" w:cstheme="majorBidi"/>
                <w:bCs/>
                <w:lang w:val="en-US"/>
              </w:rPr>
              <w:t>58 tonnes</w:t>
            </w:r>
            <w:r w:rsidR="00CA2849" w:rsidRPr="00FE72A8">
              <w:rPr>
                <w:rFonts w:ascii="Arial" w:eastAsiaTheme="majorEastAsia" w:hAnsi="Arial" w:cstheme="majorBidi"/>
                <w:bCs/>
                <w:lang w:val="en-US"/>
              </w:rPr>
              <w:t xml:space="preserve"> (</w:t>
            </w:r>
            <w:r w:rsidR="008E418E" w:rsidRPr="00FE72A8">
              <w:rPr>
                <w:rFonts w:ascii="Arial" w:eastAsiaTheme="majorEastAsia" w:hAnsi="Arial" w:cstheme="majorBidi"/>
                <w:bCs/>
                <w:lang w:val="en-US"/>
              </w:rPr>
              <w:t>6</w:t>
            </w:r>
            <w:r w:rsidR="00F243D9" w:rsidRPr="00FE72A8">
              <w:rPr>
                <w:rFonts w:ascii="Arial" w:eastAsiaTheme="majorEastAsia" w:hAnsi="Arial" w:cstheme="majorBidi"/>
                <w:bCs/>
                <w:lang w:val="en-US"/>
              </w:rPr>
              <w:t>t</w:t>
            </w:r>
            <w:r w:rsidR="008E418E" w:rsidRPr="00FE72A8">
              <w:rPr>
                <w:rFonts w:ascii="Arial" w:eastAsiaTheme="majorEastAsia" w:hAnsi="Arial" w:cstheme="majorBidi"/>
                <w:bCs/>
                <w:lang w:val="en-US"/>
              </w:rPr>
              <w:t xml:space="preserve"> </w:t>
            </w:r>
            <w:r w:rsidR="00970B7C" w:rsidRPr="00FE72A8">
              <w:rPr>
                <w:rFonts w:ascii="Arial" w:eastAsiaTheme="majorEastAsia" w:hAnsi="Arial" w:cstheme="majorBidi"/>
                <w:bCs/>
                <w:lang w:val="en-US"/>
              </w:rPr>
              <w:t>+ 52</w:t>
            </w:r>
            <w:r w:rsidR="00F243D9" w:rsidRPr="00FE72A8">
              <w:rPr>
                <w:rFonts w:ascii="Arial" w:eastAsiaTheme="majorEastAsia" w:hAnsi="Arial" w:cstheme="majorBidi"/>
                <w:bCs/>
                <w:lang w:val="en-US"/>
              </w:rPr>
              <w:t>t)</w:t>
            </w:r>
          </w:p>
        </w:tc>
      </w:tr>
      <w:tr w:rsidR="006240D2" w14:paraId="3DDF9C54" w14:textId="77777777" w:rsidTr="00F173E3">
        <w:trPr>
          <w:trHeight w:val="816"/>
        </w:trPr>
        <w:tc>
          <w:tcPr>
            <w:tcW w:w="1798" w:type="dxa"/>
            <w:tcBorders>
              <w:top w:val="nil"/>
              <w:left w:val="nil"/>
              <w:bottom w:val="nil"/>
              <w:right w:val="nil"/>
            </w:tcBorders>
            <w:vAlign w:val="center"/>
          </w:tcPr>
          <w:p w14:paraId="5AB26C14" w14:textId="77777777" w:rsidR="006240D2" w:rsidRPr="00FE72A8" w:rsidRDefault="006240D2" w:rsidP="00FE72A8">
            <w:pPr>
              <w:rPr>
                <w:rFonts w:ascii="Arial" w:eastAsiaTheme="majorEastAsia" w:hAnsi="Arial" w:cstheme="majorBidi"/>
                <w:bCs/>
                <w:lang w:val="en-US"/>
              </w:rPr>
            </w:pPr>
          </w:p>
        </w:tc>
        <w:tc>
          <w:tcPr>
            <w:tcW w:w="1791" w:type="dxa"/>
            <w:tcBorders>
              <w:top w:val="nil"/>
              <w:left w:val="nil"/>
              <w:bottom w:val="nil"/>
              <w:right w:val="nil"/>
            </w:tcBorders>
            <w:vAlign w:val="center"/>
          </w:tcPr>
          <w:p w14:paraId="09E923A5" w14:textId="77777777" w:rsidR="006240D2" w:rsidRPr="00FE72A8" w:rsidRDefault="006240D2" w:rsidP="00FE72A8">
            <w:pPr>
              <w:rPr>
                <w:rFonts w:ascii="Arial" w:eastAsiaTheme="majorEastAsia" w:hAnsi="Arial" w:cstheme="majorBidi"/>
                <w:bCs/>
                <w:lang w:val="en-US"/>
              </w:rPr>
            </w:pPr>
          </w:p>
        </w:tc>
        <w:tc>
          <w:tcPr>
            <w:tcW w:w="972" w:type="dxa"/>
            <w:tcBorders>
              <w:top w:val="nil"/>
              <w:left w:val="nil"/>
              <w:bottom w:val="nil"/>
              <w:right w:val="single" w:sz="4" w:space="0" w:color="auto"/>
            </w:tcBorders>
            <w:vAlign w:val="center"/>
          </w:tcPr>
          <w:p w14:paraId="50092564" w14:textId="77777777" w:rsidR="006240D2" w:rsidRPr="00FE72A8" w:rsidRDefault="006240D2" w:rsidP="00FE72A8">
            <w:pPr>
              <w:rPr>
                <w:rFonts w:ascii="Arial" w:eastAsiaTheme="majorEastAsia" w:hAnsi="Arial" w:cstheme="majorBidi"/>
                <w:bCs/>
                <w:lang w:val="en-US"/>
              </w:rPr>
            </w:pPr>
          </w:p>
        </w:tc>
        <w:tc>
          <w:tcPr>
            <w:tcW w:w="2097" w:type="dxa"/>
            <w:tcBorders>
              <w:top w:val="single" w:sz="4" w:space="0" w:color="auto"/>
              <w:left w:val="single" w:sz="4" w:space="0" w:color="auto"/>
            </w:tcBorders>
            <w:vAlign w:val="center"/>
          </w:tcPr>
          <w:p w14:paraId="2D8C5AFB" w14:textId="38DA5D99" w:rsidR="006240D2" w:rsidRPr="00FE72A8" w:rsidRDefault="00E5093C" w:rsidP="00FE72A8">
            <w:pPr>
              <w:rPr>
                <w:rFonts w:ascii="Arial" w:eastAsiaTheme="majorEastAsia" w:hAnsi="Arial" w:cstheme="majorBidi"/>
                <w:bCs/>
                <w:lang w:val="en-US"/>
              </w:rPr>
            </w:pPr>
            <w:r w:rsidRPr="00FE72A8">
              <w:rPr>
                <w:rFonts w:ascii="Arial" w:eastAsiaTheme="majorEastAsia" w:hAnsi="Arial" w:cstheme="majorBidi"/>
                <w:bCs/>
                <w:lang w:val="en-US"/>
              </w:rPr>
              <w:t xml:space="preserve">Total to be reported under </w:t>
            </w:r>
            <w:r w:rsidR="00F17471">
              <w:rPr>
                <w:rFonts w:ascii="Arial" w:eastAsiaTheme="majorEastAsia" w:hAnsi="Arial" w:cstheme="majorBidi"/>
                <w:bCs/>
                <w:lang w:val="en-US"/>
              </w:rPr>
              <w:t>Sch</w:t>
            </w:r>
            <w:r w:rsidR="00591D12">
              <w:rPr>
                <w:rFonts w:ascii="Arial" w:eastAsiaTheme="majorEastAsia" w:hAnsi="Arial" w:cstheme="majorBidi"/>
                <w:bCs/>
                <w:lang w:val="en-US"/>
              </w:rPr>
              <w:t>edule 15</w:t>
            </w:r>
          </w:p>
          <w:p w14:paraId="09EC4CDE" w14:textId="3D823A44" w:rsidR="00F243D9" w:rsidRPr="00FE72A8" w:rsidRDefault="00F243D9" w:rsidP="00FE72A8">
            <w:pPr>
              <w:rPr>
                <w:rFonts w:ascii="Arial" w:eastAsiaTheme="majorEastAsia" w:hAnsi="Arial" w:cstheme="majorBidi"/>
                <w:bCs/>
                <w:lang w:val="en-US"/>
              </w:rPr>
            </w:pPr>
            <w:r w:rsidRPr="00FE72A8">
              <w:rPr>
                <w:rFonts w:ascii="Arial" w:eastAsiaTheme="majorEastAsia" w:hAnsi="Arial" w:cstheme="majorBidi"/>
                <w:bCs/>
                <w:lang w:val="en-US"/>
              </w:rPr>
              <w:t>(per material)</w:t>
            </w:r>
          </w:p>
        </w:tc>
        <w:tc>
          <w:tcPr>
            <w:tcW w:w="2358" w:type="dxa"/>
            <w:vAlign w:val="center"/>
          </w:tcPr>
          <w:p w14:paraId="494D8477" w14:textId="1293EE4C" w:rsidR="006240D2" w:rsidRPr="00FE72A8" w:rsidRDefault="55883F48" w:rsidP="00FE72A8">
            <w:pPr>
              <w:rPr>
                <w:rFonts w:ascii="Arial" w:eastAsiaTheme="majorEastAsia" w:hAnsi="Arial" w:cstheme="majorBidi"/>
                <w:lang w:val="en-US"/>
              </w:rPr>
            </w:pPr>
            <w:r w:rsidRPr="00FE72A8">
              <w:rPr>
                <w:rFonts w:ascii="Arial" w:eastAsiaTheme="majorEastAsia" w:hAnsi="Arial" w:cstheme="majorBidi"/>
                <w:lang w:val="en-US"/>
              </w:rPr>
              <w:t xml:space="preserve">58,000 </w:t>
            </w:r>
            <w:r w:rsidR="61025AE2" w:rsidRPr="00FE72A8">
              <w:rPr>
                <w:rFonts w:ascii="Arial" w:eastAsiaTheme="majorEastAsia" w:hAnsi="Arial" w:cstheme="majorBidi"/>
                <w:lang w:val="en-US"/>
              </w:rPr>
              <w:t>kilograms</w:t>
            </w:r>
          </w:p>
        </w:tc>
      </w:tr>
      <w:bookmarkEnd w:id="58"/>
    </w:tbl>
    <w:p w14:paraId="2EFAE7EC" w14:textId="31E24565" w:rsidR="004915F3" w:rsidRDefault="004915F3" w:rsidP="00E377FE">
      <w:pPr>
        <w:rPr>
          <w:rFonts w:ascii="Arial" w:eastAsiaTheme="majorEastAsia" w:hAnsi="Arial" w:cstheme="majorBidi"/>
          <w:b/>
          <w:color w:val="008631"/>
          <w:lang w:val="en-US"/>
        </w:rPr>
      </w:pPr>
    </w:p>
    <w:p w14:paraId="40B90E07" w14:textId="77777777" w:rsidR="001E11DD" w:rsidRDefault="001E11DD" w:rsidP="00E377FE">
      <w:pPr>
        <w:rPr>
          <w:rFonts w:ascii="Arial" w:eastAsiaTheme="majorEastAsia" w:hAnsi="Arial" w:cstheme="majorBidi"/>
          <w:b/>
          <w:color w:val="008631"/>
          <w:lang w:val="en-US"/>
        </w:rPr>
      </w:pPr>
    </w:p>
    <w:p w14:paraId="18543530" w14:textId="52C283B4" w:rsidR="001D3664" w:rsidRDefault="001D3664">
      <w:pPr>
        <w:rPr>
          <w:rFonts w:ascii="Arial" w:eastAsiaTheme="majorEastAsia" w:hAnsi="Arial" w:cstheme="majorBidi"/>
          <w:b/>
          <w:color w:val="008631"/>
          <w:sz w:val="40"/>
          <w:szCs w:val="40"/>
          <w:lang w:val="en-US"/>
        </w:rPr>
      </w:pPr>
    </w:p>
    <w:p w14:paraId="2CEBB970" w14:textId="04E9CC6D" w:rsidR="0071410E" w:rsidRPr="002F2059" w:rsidRDefault="00A245B7" w:rsidP="00E377FE">
      <w:pPr>
        <w:rPr>
          <w:rFonts w:ascii="Arial" w:eastAsiaTheme="majorEastAsia" w:hAnsi="Arial" w:cstheme="majorBidi"/>
          <w:b/>
          <w:color w:val="008631"/>
          <w:sz w:val="40"/>
          <w:szCs w:val="40"/>
          <w:lang w:val="en-US"/>
        </w:rPr>
      </w:pPr>
      <w:r w:rsidRPr="002F2059">
        <w:rPr>
          <w:rFonts w:ascii="Arial" w:eastAsiaTheme="majorEastAsia" w:hAnsi="Arial" w:cstheme="majorBidi"/>
          <w:b/>
          <w:color w:val="008631"/>
          <w:sz w:val="40"/>
          <w:szCs w:val="40"/>
          <w:lang w:val="en-US"/>
        </w:rPr>
        <w:t xml:space="preserve">Part </w:t>
      </w:r>
      <w:r w:rsidR="004E341C">
        <w:rPr>
          <w:rFonts w:ascii="Arial" w:eastAsiaTheme="majorEastAsia" w:hAnsi="Arial" w:cstheme="majorBidi"/>
          <w:b/>
          <w:color w:val="008631"/>
          <w:sz w:val="40"/>
          <w:szCs w:val="40"/>
          <w:lang w:val="en-US"/>
        </w:rPr>
        <w:t>4</w:t>
      </w:r>
      <w:r w:rsidRPr="002F2059">
        <w:rPr>
          <w:rFonts w:ascii="Arial" w:eastAsiaTheme="majorEastAsia" w:hAnsi="Arial" w:cstheme="majorBidi"/>
          <w:b/>
          <w:color w:val="008631"/>
          <w:sz w:val="40"/>
          <w:szCs w:val="40"/>
          <w:lang w:val="en-US"/>
        </w:rPr>
        <w:t xml:space="preserve">: </w:t>
      </w:r>
      <w:bookmarkStart w:id="59" w:name="Appendices"/>
      <w:bookmarkEnd w:id="59"/>
      <w:r w:rsidR="00902A87" w:rsidRPr="002F2059">
        <w:rPr>
          <w:rFonts w:ascii="Arial" w:eastAsiaTheme="majorEastAsia" w:hAnsi="Arial" w:cstheme="majorBidi"/>
          <w:b/>
          <w:color w:val="008631"/>
          <w:sz w:val="40"/>
          <w:szCs w:val="40"/>
          <w:lang w:val="en-US"/>
        </w:rPr>
        <w:t>Appendices</w:t>
      </w:r>
    </w:p>
    <w:p w14:paraId="42728911" w14:textId="77777777" w:rsidR="004909AC" w:rsidRPr="007E1520" w:rsidRDefault="004909AC" w:rsidP="004909AC">
      <w:pPr>
        <w:spacing w:after="0" w:line="240" w:lineRule="auto"/>
        <w:rPr>
          <w:rFonts w:ascii="Arial" w:eastAsiaTheme="majorEastAsia" w:hAnsi="Arial" w:cs="Arial"/>
        </w:rPr>
      </w:pPr>
      <w:hyperlink w:anchor="App1_HH_NonHH" w:history="1">
        <w:r w:rsidRPr="007E1520">
          <w:rPr>
            <w:rFonts w:ascii="Arial" w:eastAsiaTheme="majorEastAsia" w:hAnsi="Arial" w:cs="Arial"/>
          </w:rPr>
          <w:t>Appendix 1</w:t>
        </w:r>
        <w:r w:rsidRPr="007E1520">
          <w:rPr>
            <w:rFonts w:ascii="Arial" w:eastAsiaTheme="majorEastAsia" w:hAnsi="Arial" w:cs="Arial"/>
          </w:rPr>
          <w:tab/>
          <w:t>Determining household and non-household packaging</w:t>
        </w:r>
      </w:hyperlink>
    </w:p>
    <w:p w14:paraId="3F0134D5" w14:textId="08829ED5" w:rsidR="004909AC" w:rsidRPr="006958AD" w:rsidRDefault="006958AD" w:rsidP="004909AC">
      <w:pPr>
        <w:spacing w:after="0" w:line="240" w:lineRule="auto"/>
        <w:rPr>
          <w:rStyle w:val="Hyperlink"/>
          <w:rFonts w:ascii="Arial" w:eastAsiaTheme="majorEastAsia" w:hAnsi="Arial" w:cs="Arial"/>
          <w:color w:val="auto"/>
          <w:u w:val="none"/>
        </w:rPr>
      </w:pPr>
      <w:r w:rsidRPr="006958AD">
        <w:rPr>
          <w:rFonts w:ascii="Arial" w:eastAsiaTheme="majorEastAsia" w:hAnsi="Arial" w:cs="Arial"/>
        </w:rPr>
        <w:fldChar w:fldCharType="begin"/>
      </w:r>
      <w:r w:rsidRPr="006958AD">
        <w:rPr>
          <w:rFonts w:ascii="Arial" w:eastAsiaTheme="majorEastAsia" w:hAnsi="Arial" w:cs="Arial"/>
        </w:rPr>
        <w:instrText>HYPERLINK  \l "App2_SupplyRoutesTable"</w:instrText>
      </w:r>
      <w:r w:rsidRPr="006958AD">
        <w:rPr>
          <w:rFonts w:ascii="Arial" w:eastAsiaTheme="majorEastAsia" w:hAnsi="Arial" w:cs="Arial"/>
        </w:rPr>
      </w:r>
      <w:r w:rsidRPr="006958AD">
        <w:rPr>
          <w:rFonts w:ascii="Arial" w:eastAsiaTheme="majorEastAsia" w:hAnsi="Arial" w:cs="Arial"/>
        </w:rPr>
        <w:fldChar w:fldCharType="separate"/>
      </w:r>
      <w:r w:rsidR="004909AC" w:rsidRPr="006958AD">
        <w:rPr>
          <w:rStyle w:val="Hyperlink"/>
          <w:rFonts w:ascii="Arial" w:eastAsiaTheme="majorEastAsia" w:hAnsi="Arial" w:cs="Arial"/>
          <w:color w:val="auto"/>
          <w:u w:val="none"/>
        </w:rPr>
        <w:t>Appendix 2</w:t>
      </w:r>
      <w:r w:rsidR="004909AC" w:rsidRPr="006958AD">
        <w:rPr>
          <w:rStyle w:val="Hyperlink"/>
          <w:rFonts w:ascii="Arial" w:eastAsiaTheme="majorEastAsia" w:hAnsi="Arial" w:cs="Arial"/>
          <w:color w:val="auto"/>
          <w:u w:val="none"/>
        </w:rPr>
        <w:tab/>
        <w:t xml:space="preserve">Potential supply routes for large </w:t>
      </w:r>
      <w:r w:rsidR="00DD1993" w:rsidRPr="006958AD">
        <w:rPr>
          <w:rStyle w:val="Hyperlink"/>
          <w:rFonts w:ascii="Arial" w:eastAsiaTheme="majorEastAsia" w:hAnsi="Arial" w:cs="Arial"/>
          <w:color w:val="auto"/>
          <w:u w:val="none"/>
        </w:rPr>
        <w:t xml:space="preserve">and small </w:t>
      </w:r>
      <w:r w:rsidR="004909AC" w:rsidRPr="006958AD">
        <w:rPr>
          <w:rStyle w:val="Hyperlink"/>
          <w:rFonts w:ascii="Arial" w:eastAsiaTheme="majorEastAsia" w:hAnsi="Arial" w:cs="Arial"/>
          <w:color w:val="auto"/>
          <w:u w:val="none"/>
        </w:rPr>
        <w:t>producers</w:t>
      </w:r>
    </w:p>
    <w:p w14:paraId="448576B1" w14:textId="00F92BFF" w:rsidR="004909AC" w:rsidRPr="007E1520" w:rsidRDefault="006958AD" w:rsidP="004909AC">
      <w:pPr>
        <w:spacing w:after="0" w:line="240" w:lineRule="auto"/>
        <w:rPr>
          <w:rFonts w:ascii="Arial" w:eastAsiaTheme="majorEastAsia" w:hAnsi="Arial" w:cs="Arial"/>
        </w:rPr>
      </w:pPr>
      <w:r w:rsidRPr="006958AD">
        <w:rPr>
          <w:rFonts w:ascii="Arial" w:eastAsiaTheme="majorEastAsia" w:hAnsi="Arial" w:cs="Arial"/>
        </w:rPr>
        <w:fldChar w:fldCharType="end"/>
      </w:r>
      <w:r w:rsidR="004909AC" w:rsidRPr="007E1520">
        <w:rPr>
          <w:rFonts w:ascii="Arial" w:eastAsiaTheme="majorEastAsia" w:hAnsi="Arial" w:cs="Arial"/>
        </w:rPr>
        <w:fldChar w:fldCharType="begin"/>
      </w:r>
      <w:r w:rsidR="004909AC" w:rsidRPr="007E1520">
        <w:rPr>
          <w:rFonts w:ascii="Arial" w:eastAsiaTheme="majorEastAsia" w:hAnsi="Arial" w:cs="Arial"/>
        </w:rPr>
        <w:instrText>HYPERLINK  \l "App3_PackagingTable"</w:instrText>
      </w:r>
      <w:r w:rsidR="004909AC" w:rsidRPr="007E1520">
        <w:rPr>
          <w:rFonts w:ascii="Arial" w:eastAsiaTheme="majorEastAsia" w:hAnsi="Arial" w:cs="Arial"/>
        </w:rPr>
      </w:r>
      <w:r w:rsidR="004909AC" w:rsidRPr="007E1520">
        <w:rPr>
          <w:rFonts w:ascii="Arial" w:eastAsiaTheme="majorEastAsia" w:hAnsi="Arial" w:cs="Arial"/>
        </w:rPr>
        <w:fldChar w:fldCharType="separate"/>
      </w:r>
      <w:r w:rsidR="004909AC" w:rsidRPr="007E1520">
        <w:rPr>
          <w:rFonts w:ascii="Arial" w:eastAsiaTheme="majorEastAsia" w:hAnsi="Arial" w:cs="Arial"/>
        </w:rPr>
        <w:t>Appendix 3</w:t>
      </w:r>
      <w:r w:rsidR="004909AC" w:rsidRPr="007E1520">
        <w:rPr>
          <w:rFonts w:ascii="Arial" w:eastAsiaTheme="majorEastAsia" w:hAnsi="Arial" w:cs="Arial"/>
        </w:rPr>
        <w:tab/>
        <w:t>Packaging obligations of specific items</w:t>
      </w:r>
    </w:p>
    <w:p w14:paraId="4F273D3D" w14:textId="77777777" w:rsidR="004909AC" w:rsidRPr="007E1520" w:rsidRDefault="004909AC" w:rsidP="004909AC">
      <w:pPr>
        <w:spacing w:after="0" w:line="240" w:lineRule="auto"/>
        <w:rPr>
          <w:rFonts w:ascii="Arial" w:eastAsiaTheme="majorEastAsia" w:hAnsi="Arial" w:cs="Arial"/>
        </w:rPr>
      </w:pPr>
      <w:r w:rsidRPr="007E1520">
        <w:rPr>
          <w:rFonts w:ascii="Arial" w:eastAsiaTheme="majorEastAsia" w:hAnsi="Arial" w:cs="Arial"/>
        </w:rPr>
        <w:fldChar w:fldCharType="end"/>
      </w:r>
      <w:hyperlink w:anchor="App4_Labels" w:history="1">
        <w:r w:rsidRPr="007E1520">
          <w:rPr>
            <w:rFonts w:ascii="Arial" w:eastAsiaTheme="majorEastAsia" w:hAnsi="Arial" w:cs="Arial"/>
          </w:rPr>
          <w:t>Appendix 4</w:t>
        </w:r>
        <w:r w:rsidRPr="007E1520">
          <w:rPr>
            <w:rFonts w:ascii="Arial" w:eastAsiaTheme="majorEastAsia" w:hAnsi="Arial" w:cs="Arial"/>
          </w:rPr>
          <w:tab/>
          <w:t>Labels</w:t>
        </w:r>
      </w:hyperlink>
    </w:p>
    <w:p w14:paraId="2F653E4E" w14:textId="77777777" w:rsidR="004909AC" w:rsidRPr="007E1520" w:rsidRDefault="004909AC" w:rsidP="004909AC">
      <w:pPr>
        <w:spacing w:after="0" w:line="240" w:lineRule="auto"/>
        <w:rPr>
          <w:rStyle w:val="Hyperlink"/>
          <w:rFonts w:ascii="Arial" w:eastAsiaTheme="majorEastAsia" w:hAnsi="Arial" w:cs="Arial"/>
          <w:color w:val="auto"/>
          <w:u w:val="none"/>
        </w:rPr>
      </w:pPr>
      <w:r w:rsidRPr="007E1520">
        <w:rPr>
          <w:rFonts w:ascii="Arial" w:eastAsiaTheme="majorEastAsia" w:hAnsi="Arial" w:cs="Arial"/>
        </w:rPr>
        <w:fldChar w:fldCharType="begin"/>
      </w:r>
      <w:r w:rsidRPr="007E1520">
        <w:rPr>
          <w:rFonts w:ascii="Arial" w:eastAsiaTheme="majorEastAsia" w:hAnsi="Arial" w:cs="Arial"/>
        </w:rPr>
        <w:instrText>HYPERLINK  \l "App5_PackagingMaterials"</w:instrText>
      </w:r>
      <w:r w:rsidRPr="007E1520">
        <w:rPr>
          <w:rFonts w:ascii="Arial" w:eastAsiaTheme="majorEastAsia" w:hAnsi="Arial" w:cs="Arial"/>
        </w:rPr>
      </w:r>
      <w:r w:rsidRPr="007E1520">
        <w:rPr>
          <w:rFonts w:ascii="Arial" w:eastAsiaTheme="majorEastAsia" w:hAnsi="Arial" w:cs="Arial"/>
        </w:rPr>
        <w:fldChar w:fldCharType="separate"/>
      </w:r>
      <w:r w:rsidRPr="007E1520">
        <w:rPr>
          <w:rStyle w:val="Hyperlink"/>
          <w:rFonts w:ascii="Arial" w:eastAsiaTheme="majorEastAsia" w:hAnsi="Arial" w:cs="Arial"/>
          <w:color w:val="auto"/>
          <w:u w:val="none"/>
        </w:rPr>
        <w:t>Appendix 5</w:t>
      </w:r>
      <w:r w:rsidRPr="007E1520">
        <w:rPr>
          <w:rStyle w:val="Hyperlink"/>
          <w:rFonts w:ascii="Arial" w:eastAsiaTheme="majorEastAsia" w:hAnsi="Arial" w:cs="Arial"/>
          <w:color w:val="auto"/>
          <w:u w:val="none"/>
        </w:rPr>
        <w:tab/>
        <w:t>Packaging materials</w:t>
      </w:r>
    </w:p>
    <w:p w14:paraId="5A13F473" w14:textId="2AD4C878" w:rsidR="004909AC" w:rsidRPr="007E1520" w:rsidRDefault="004909AC" w:rsidP="004909AC">
      <w:pPr>
        <w:spacing w:after="0" w:line="240" w:lineRule="auto"/>
        <w:rPr>
          <w:rStyle w:val="Hyperlink"/>
          <w:rFonts w:ascii="Arial" w:eastAsiaTheme="majorEastAsia" w:hAnsi="Arial" w:cs="Arial"/>
          <w:color w:val="auto"/>
          <w:u w:val="none"/>
        </w:rPr>
      </w:pPr>
      <w:r w:rsidRPr="007E1520">
        <w:rPr>
          <w:rFonts w:ascii="Arial" w:eastAsiaTheme="majorEastAsia" w:hAnsi="Arial" w:cs="Arial"/>
        </w:rPr>
        <w:fldChar w:fldCharType="end"/>
      </w:r>
      <w:r w:rsidRPr="007E1520">
        <w:rPr>
          <w:rFonts w:ascii="Arial" w:eastAsiaTheme="majorEastAsia" w:hAnsi="Arial" w:cs="Arial"/>
        </w:rPr>
        <w:fldChar w:fldCharType="begin"/>
      </w:r>
      <w:r w:rsidRPr="007E1520">
        <w:rPr>
          <w:rFonts w:ascii="Arial" w:eastAsiaTheme="majorEastAsia" w:hAnsi="Arial" w:cs="Arial"/>
        </w:rPr>
        <w:instrText>HYPERLINK  \l "App7_StreetBinPackaging"</w:instrText>
      </w:r>
      <w:r w:rsidRPr="007E1520">
        <w:rPr>
          <w:rFonts w:ascii="Arial" w:eastAsiaTheme="majorEastAsia" w:hAnsi="Arial" w:cs="Arial"/>
        </w:rPr>
      </w:r>
      <w:r w:rsidRPr="007E1520">
        <w:rPr>
          <w:rFonts w:ascii="Arial" w:eastAsiaTheme="majorEastAsia" w:hAnsi="Arial" w:cs="Arial"/>
        </w:rPr>
        <w:fldChar w:fldCharType="separate"/>
      </w:r>
      <w:r w:rsidRPr="007E1520">
        <w:rPr>
          <w:rStyle w:val="Hyperlink"/>
          <w:rFonts w:ascii="Arial" w:eastAsiaTheme="majorEastAsia" w:hAnsi="Arial" w:cs="Arial"/>
          <w:color w:val="auto"/>
          <w:u w:val="none"/>
        </w:rPr>
        <w:t>Appendix 6</w:t>
      </w:r>
      <w:r w:rsidRPr="007E1520">
        <w:rPr>
          <w:rStyle w:val="Hyperlink"/>
          <w:rFonts w:ascii="Arial" w:eastAsiaTheme="majorEastAsia" w:hAnsi="Arial" w:cs="Arial"/>
          <w:color w:val="auto"/>
          <w:u w:val="none"/>
        </w:rPr>
        <w:tab/>
        <w:t>Commonly binned packaging</w:t>
      </w:r>
    </w:p>
    <w:p w14:paraId="4A95CFDF" w14:textId="401B65D5" w:rsidR="004909AC" w:rsidRPr="007E1520" w:rsidRDefault="004909AC" w:rsidP="004909AC">
      <w:pPr>
        <w:spacing w:after="0" w:line="240" w:lineRule="auto"/>
        <w:jc w:val="both"/>
        <w:textAlignment w:val="baseline"/>
        <w:rPr>
          <w:rFonts w:ascii="Arial" w:eastAsiaTheme="majorEastAsia" w:hAnsi="Arial" w:cs="Arial"/>
        </w:rPr>
      </w:pPr>
      <w:r w:rsidRPr="007E1520">
        <w:rPr>
          <w:rFonts w:ascii="Arial" w:eastAsiaTheme="majorEastAsia" w:hAnsi="Arial" w:cs="Arial"/>
        </w:rPr>
        <w:fldChar w:fldCharType="end"/>
      </w:r>
      <w:r w:rsidRPr="007E1520">
        <w:rPr>
          <w:rFonts w:ascii="Arial" w:eastAsiaTheme="majorEastAsia" w:hAnsi="Arial" w:cstheme="majorBidi"/>
        </w:rPr>
        <w:t xml:space="preserve">Appendix </w:t>
      </w:r>
      <w:r w:rsidRPr="007E1520">
        <w:rPr>
          <w:rFonts w:ascii="Arial" w:eastAsiaTheme="majorEastAsia" w:hAnsi="Arial" w:cs="Arial"/>
        </w:rPr>
        <w:t>7</w:t>
      </w:r>
      <w:r w:rsidRPr="007E1520">
        <w:rPr>
          <w:rFonts w:ascii="Arial" w:eastAsiaTheme="majorEastAsia" w:hAnsi="Arial" w:cs="Arial"/>
        </w:rPr>
        <w:tab/>
      </w:r>
      <w:hyperlink w:anchor="AppendixSMPWFlow" w:history="1">
        <w:r w:rsidRPr="007E1520">
          <w:rPr>
            <w:rStyle w:val="Hyperlink"/>
            <w:rFonts w:ascii="Arial" w:eastAsiaTheme="majorEastAsia" w:hAnsi="Arial" w:cs="Arial"/>
            <w:color w:val="auto"/>
            <w:u w:val="none"/>
          </w:rPr>
          <w:t>Self-managed pack</w:t>
        </w:r>
        <w:bookmarkStart w:id="60" w:name="_Hlt210226635"/>
        <w:r w:rsidRPr="007E1520">
          <w:rPr>
            <w:rStyle w:val="Hyperlink"/>
            <w:rFonts w:ascii="Arial" w:eastAsiaTheme="majorEastAsia" w:hAnsi="Arial" w:cs="Arial"/>
            <w:color w:val="auto"/>
            <w:u w:val="none"/>
          </w:rPr>
          <w:t>a</w:t>
        </w:r>
        <w:bookmarkEnd w:id="60"/>
        <w:r w:rsidRPr="007E1520">
          <w:rPr>
            <w:rStyle w:val="Hyperlink"/>
            <w:rFonts w:ascii="Arial" w:eastAsiaTheme="majorEastAsia" w:hAnsi="Arial" w:cs="Arial"/>
            <w:color w:val="auto"/>
            <w:u w:val="none"/>
          </w:rPr>
          <w:t>ging waste</w:t>
        </w:r>
      </w:hyperlink>
    </w:p>
    <w:p w14:paraId="70546DA8" w14:textId="77777777" w:rsidR="004909AC" w:rsidRPr="007E1520" w:rsidRDefault="004909AC" w:rsidP="004909AC">
      <w:pPr>
        <w:spacing w:after="0" w:line="240" w:lineRule="auto"/>
        <w:jc w:val="both"/>
        <w:textAlignment w:val="baseline"/>
        <w:rPr>
          <w:rFonts w:ascii="Arial" w:eastAsiaTheme="majorEastAsia" w:hAnsi="Arial" w:cs="Arial"/>
        </w:rPr>
      </w:pPr>
      <w:r w:rsidRPr="007E1520">
        <w:rPr>
          <w:rFonts w:ascii="Arial" w:eastAsiaTheme="majorEastAsia" w:hAnsi="Arial" w:cs="Arial"/>
        </w:rPr>
        <w:t>Appendix 8</w:t>
      </w:r>
      <w:r w:rsidRPr="007E1520">
        <w:rPr>
          <w:rFonts w:ascii="Arial" w:eastAsiaTheme="majorEastAsia" w:hAnsi="Arial" w:cs="Arial"/>
        </w:rPr>
        <w:tab/>
      </w:r>
      <w:hyperlink w:anchor="AppendixRepObsofSPsandLPs" w:history="1">
        <w:r w:rsidRPr="007E1520">
          <w:rPr>
            <w:rStyle w:val="Hyperlink"/>
            <w:rFonts w:ascii="Arial" w:eastAsiaTheme="majorEastAsia" w:hAnsi="Arial" w:cs="Arial"/>
            <w:color w:val="auto"/>
            <w:u w:val="none"/>
          </w:rPr>
          <w:t>Reporting obligations of large and small producers</w:t>
        </w:r>
      </w:hyperlink>
    </w:p>
    <w:p w14:paraId="71FFC974" w14:textId="07E0A6F6" w:rsidR="004909AC" w:rsidRDefault="004909AC" w:rsidP="004909AC">
      <w:pPr>
        <w:spacing w:after="0" w:line="240" w:lineRule="auto"/>
        <w:jc w:val="both"/>
        <w:textAlignment w:val="baseline"/>
      </w:pPr>
      <w:r w:rsidRPr="007E1520">
        <w:rPr>
          <w:rFonts w:ascii="Arial" w:eastAsiaTheme="majorEastAsia" w:hAnsi="Arial" w:cstheme="majorBidi"/>
        </w:rPr>
        <w:t>Appendix 9</w:t>
      </w:r>
      <w:r w:rsidRPr="007E1520">
        <w:rPr>
          <w:rFonts w:ascii="Arial" w:eastAsiaTheme="majorEastAsia" w:hAnsi="Arial" w:cstheme="majorBidi"/>
        </w:rPr>
        <w:tab/>
      </w:r>
      <w:hyperlink w:anchor="GrpMidYearChanges" w:history="1">
        <w:r w:rsidRPr="007E1520">
          <w:rPr>
            <w:rStyle w:val="Hyperlink"/>
            <w:rFonts w:ascii="Arial" w:eastAsiaTheme="majorEastAsia" w:hAnsi="Arial" w:cstheme="majorBidi"/>
            <w:bCs/>
            <w:color w:val="auto"/>
            <w:u w:val="none"/>
          </w:rPr>
          <w:t>Regulator approach to mid-year changes (from 1 Jan</w:t>
        </w:r>
        <w:r w:rsidR="00160F77" w:rsidRPr="007E1520">
          <w:rPr>
            <w:rStyle w:val="Hyperlink"/>
            <w:rFonts w:ascii="Arial" w:eastAsiaTheme="majorEastAsia" w:hAnsi="Arial" w:cstheme="majorBidi"/>
            <w:bCs/>
            <w:color w:val="auto"/>
            <w:u w:val="none"/>
          </w:rPr>
          <w:t>uary</w:t>
        </w:r>
        <w:r w:rsidRPr="007E1520">
          <w:rPr>
            <w:rStyle w:val="Hyperlink"/>
            <w:rFonts w:ascii="Arial" w:eastAsiaTheme="majorEastAsia" w:hAnsi="Arial" w:cstheme="majorBidi"/>
            <w:bCs/>
            <w:color w:val="auto"/>
            <w:u w:val="none"/>
          </w:rPr>
          <w:t xml:space="preserve"> 2025)</w:t>
        </w:r>
      </w:hyperlink>
    </w:p>
    <w:p w14:paraId="0A4D8EFC" w14:textId="7E30FCBF" w:rsidR="006C6490" w:rsidRPr="006C6490" w:rsidRDefault="006C6490" w:rsidP="004909AC">
      <w:pPr>
        <w:spacing w:after="0" w:line="240" w:lineRule="auto"/>
        <w:jc w:val="both"/>
        <w:textAlignment w:val="baseline"/>
        <w:rPr>
          <w:rFonts w:ascii="Arial" w:eastAsiaTheme="majorEastAsia" w:hAnsi="Arial" w:cs="Arial"/>
          <w:bCs/>
        </w:rPr>
      </w:pPr>
      <w:r w:rsidRPr="007E1F2D">
        <w:rPr>
          <w:rFonts w:ascii="Arial" w:hAnsi="Arial" w:cs="Arial"/>
        </w:rPr>
        <w:t>Appendix 10</w:t>
      </w:r>
      <w:r w:rsidRPr="007E1F2D">
        <w:rPr>
          <w:rFonts w:ascii="Arial" w:hAnsi="Arial" w:cs="Arial"/>
        </w:rPr>
        <w:tab/>
      </w:r>
      <w:hyperlink w:anchor="App10DistribGuidance" w:history="1">
        <w:r w:rsidRPr="007E1F2D">
          <w:rPr>
            <w:rStyle w:val="Hyperlink"/>
            <w:rFonts w:ascii="Arial" w:hAnsi="Arial" w:cs="Arial"/>
            <w:color w:val="auto"/>
            <w:u w:val="none"/>
          </w:rPr>
          <w:t>Distributor Guidance</w:t>
        </w:r>
      </w:hyperlink>
    </w:p>
    <w:p w14:paraId="16B9D7B4" w14:textId="2C99B953" w:rsidR="001E11DD" w:rsidRPr="00553491" w:rsidRDefault="00553491" w:rsidP="00DE3570">
      <w:pPr>
        <w:spacing w:after="0"/>
        <w:rPr>
          <w:rStyle w:val="Hyperlink"/>
          <w:rFonts w:ascii="Arial" w:eastAsiaTheme="minorEastAsia" w:hAnsi="Arial" w:cs="Arial"/>
          <w:color w:val="auto"/>
          <w:u w:val="none"/>
        </w:rPr>
      </w:pPr>
      <w:r w:rsidRPr="00553491">
        <w:rPr>
          <w:rFonts w:ascii="Arial" w:eastAsiaTheme="majorEastAsia" w:hAnsi="Arial" w:cs="Arial"/>
        </w:rPr>
        <w:fldChar w:fldCharType="begin"/>
      </w:r>
      <w:r w:rsidRPr="00553491">
        <w:rPr>
          <w:rFonts w:ascii="Arial" w:eastAsiaTheme="majorEastAsia" w:hAnsi="Arial" w:cs="Arial"/>
        </w:rPr>
        <w:instrText>HYPERLINK  \l "App10DocVersionControlTable"</w:instrText>
      </w:r>
      <w:r w:rsidRPr="00553491">
        <w:rPr>
          <w:rFonts w:ascii="Arial" w:eastAsiaTheme="majorEastAsia" w:hAnsi="Arial" w:cs="Arial"/>
        </w:rPr>
      </w:r>
      <w:r w:rsidRPr="00553491">
        <w:rPr>
          <w:rFonts w:ascii="Arial" w:eastAsiaTheme="majorEastAsia" w:hAnsi="Arial" w:cs="Arial"/>
        </w:rPr>
        <w:fldChar w:fldCharType="separate"/>
      </w:r>
      <w:r w:rsidR="004909AC" w:rsidRPr="00553491">
        <w:rPr>
          <w:rStyle w:val="Hyperlink"/>
          <w:rFonts w:ascii="Arial" w:eastAsiaTheme="majorEastAsia" w:hAnsi="Arial" w:cs="Arial"/>
          <w:color w:val="auto"/>
          <w:u w:val="none"/>
        </w:rPr>
        <w:t>Appendix 1</w:t>
      </w:r>
      <w:r w:rsidR="006C6490">
        <w:rPr>
          <w:rStyle w:val="Hyperlink"/>
          <w:rFonts w:ascii="Arial" w:eastAsiaTheme="majorEastAsia" w:hAnsi="Arial" w:cs="Arial"/>
          <w:color w:val="auto"/>
          <w:u w:val="none"/>
        </w:rPr>
        <w:t>1</w:t>
      </w:r>
      <w:r w:rsidR="004909AC" w:rsidRPr="00553491">
        <w:rPr>
          <w:rStyle w:val="Hyperlink"/>
          <w:rFonts w:ascii="Arial" w:eastAsiaTheme="majorEastAsia" w:hAnsi="Arial" w:cs="Arial"/>
          <w:color w:val="auto"/>
          <w:u w:val="none"/>
        </w:rPr>
        <w:tab/>
        <w:t>Document version control table</w:t>
      </w:r>
    </w:p>
    <w:p w14:paraId="04E79720" w14:textId="0CA0CF08" w:rsidR="00741E81" w:rsidRDefault="00553491" w:rsidP="00DE3570">
      <w:pPr>
        <w:spacing w:after="0"/>
        <w:rPr>
          <w:rStyle w:val="Hyperlink"/>
          <w:rFonts w:ascii="Arial" w:eastAsiaTheme="minorEastAsia" w:hAnsi="Arial" w:cs="Arial"/>
          <w:u w:val="none"/>
        </w:rPr>
      </w:pPr>
      <w:r w:rsidRPr="00553491">
        <w:rPr>
          <w:rFonts w:ascii="Arial" w:eastAsiaTheme="majorEastAsia" w:hAnsi="Arial" w:cs="Arial"/>
        </w:rPr>
        <w:fldChar w:fldCharType="end"/>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r w:rsidR="00910CAF" w:rsidRPr="00741E81">
        <w:rPr>
          <w:rStyle w:val="Hyperlink"/>
          <w:rFonts w:ascii="Arial" w:eastAsiaTheme="minorEastAsia" w:hAnsi="Arial" w:cs="Arial"/>
          <w:u w:val="none"/>
        </w:rPr>
        <w:tab/>
      </w:r>
    </w:p>
    <w:p w14:paraId="0BA2FE39" w14:textId="32A9274F" w:rsidR="001A1798" w:rsidRPr="00910CAF" w:rsidRDefault="002649B8" w:rsidP="0088546D">
      <w:pPr>
        <w:spacing w:after="0"/>
        <w:rPr>
          <w:rFonts w:ascii="Arial" w:eastAsiaTheme="minorEastAsia" w:hAnsi="Arial" w:cs="Arial"/>
        </w:rPr>
      </w:pPr>
      <w:hyperlink w:anchor="CONTENTS" w:history="1">
        <w:r w:rsidRPr="003A123B">
          <w:rPr>
            <w:rStyle w:val="Hyperlink"/>
            <w:rFonts w:ascii="Arial" w:eastAsiaTheme="majorEastAsia" w:hAnsi="Arial" w:cstheme="majorBidi"/>
            <w:b/>
            <w:u w:val="none"/>
          </w:rPr>
          <w:t>RETURN TO CONTENTS PAGE</w:t>
        </w:r>
      </w:hyperlink>
    </w:p>
    <w:p w14:paraId="4BCA070F" w14:textId="77777777" w:rsidR="00944801" w:rsidRDefault="00944801">
      <w:pPr>
        <w:rPr>
          <w:rFonts w:ascii="Arial" w:eastAsiaTheme="majorEastAsia" w:hAnsi="Arial" w:cstheme="majorBidi"/>
          <w:b/>
          <w:color w:val="008631"/>
          <w:sz w:val="32"/>
          <w:szCs w:val="32"/>
        </w:rPr>
        <w:sectPr w:rsidR="00944801" w:rsidSect="007F5032">
          <w:headerReference w:type="even" r:id="rId48"/>
          <w:headerReference w:type="default" r:id="rId49"/>
          <w:footerReference w:type="even" r:id="rId50"/>
          <w:footerReference w:type="default" r:id="rId51"/>
          <w:headerReference w:type="first" r:id="rId52"/>
          <w:footerReference w:type="first" r:id="rId53"/>
          <w:pgSz w:w="11906" w:h="16838"/>
          <w:pgMar w:top="1276" w:right="1440" w:bottom="1276" w:left="1701" w:header="708" w:footer="708" w:gutter="0"/>
          <w:cols w:space="708"/>
          <w:docGrid w:linePitch="360"/>
        </w:sectPr>
      </w:pPr>
    </w:p>
    <w:p w14:paraId="79E41360" w14:textId="6BEC1FDE" w:rsidR="00DB1EE7" w:rsidRPr="00DB1EE7" w:rsidRDefault="00D7323B" w:rsidP="00DB1EE7">
      <w:pPr>
        <w:spacing w:after="0" w:line="240" w:lineRule="auto"/>
        <w:rPr>
          <w:rFonts w:ascii="Times New Roman" w:eastAsia="Times New Roman" w:hAnsi="Times New Roman" w:cs="Times New Roman"/>
          <w:sz w:val="24"/>
          <w:szCs w:val="24"/>
          <w:lang w:eastAsia="en-GB"/>
        </w:rPr>
      </w:pPr>
      <w:bookmarkStart w:id="61" w:name="App1_HH_NonHH"/>
      <w:r w:rsidRPr="00502DF7">
        <w:rPr>
          <w:rFonts w:ascii="Arial" w:eastAsiaTheme="majorEastAsia" w:hAnsi="Arial" w:cstheme="majorBidi"/>
          <w:b/>
          <w:bCs/>
          <w:color w:val="008631"/>
          <w:sz w:val="32"/>
          <w:szCs w:val="32"/>
        </w:rPr>
        <w:t>Appendix 1</w:t>
      </w:r>
      <w:r w:rsidR="004605F2" w:rsidRPr="00502DF7">
        <w:rPr>
          <w:rFonts w:ascii="Arial" w:eastAsiaTheme="majorEastAsia" w:hAnsi="Arial" w:cstheme="majorBidi"/>
          <w:b/>
          <w:bCs/>
          <w:color w:val="008631"/>
          <w:sz w:val="32"/>
          <w:szCs w:val="32"/>
        </w:rPr>
        <w:t>:</w:t>
      </w:r>
      <w:r w:rsidR="00594EC2" w:rsidRPr="180A81F5">
        <w:rPr>
          <w:rFonts w:ascii="Arial" w:eastAsiaTheme="majorEastAsia" w:hAnsi="Arial" w:cstheme="majorBidi"/>
          <w:b/>
          <w:bCs/>
          <w:color w:val="008631"/>
          <w:sz w:val="32"/>
          <w:szCs w:val="32"/>
        </w:rPr>
        <w:t xml:space="preserve"> </w:t>
      </w:r>
      <w:r w:rsidR="00685292">
        <w:rPr>
          <w:rFonts w:ascii="Arial" w:eastAsiaTheme="majorEastAsia" w:hAnsi="Arial" w:cstheme="majorBidi"/>
          <w:b/>
          <w:bCs/>
          <w:color w:val="008631"/>
          <w:sz w:val="32"/>
          <w:szCs w:val="32"/>
        </w:rPr>
        <w:t>Determining household packaging</w:t>
      </w:r>
      <w:r w:rsidR="0055576B">
        <w:rPr>
          <w:rFonts w:ascii="Arial" w:eastAsiaTheme="majorEastAsia" w:hAnsi="Arial" w:cstheme="majorBidi"/>
          <w:b/>
          <w:bCs/>
          <w:color w:val="008631"/>
          <w:sz w:val="32"/>
          <w:szCs w:val="32"/>
        </w:rPr>
        <w:t xml:space="preserve"> for data reporting </w:t>
      </w:r>
      <w:bookmarkEnd w:id="61"/>
    </w:p>
    <w:p w14:paraId="1CF02368" w14:textId="26439004" w:rsidR="0004554B" w:rsidRDefault="0004554B" w:rsidP="0004554B">
      <w:pPr>
        <w:spacing w:after="0" w:line="240" w:lineRule="auto"/>
        <w:rPr>
          <w:rFonts w:ascii="Times New Roman" w:eastAsia="Times New Roman" w:hAnsi="Times New Roman" w:cs="Times New Roman"/>
          <w:sz w:val="24"/>
          <w:szCs w:val="24"/>
          <w:lang w:eastAsia="en-GB"/>
        </w:rPr>
      </w:pPr>
    </w:p>
    <w:p w14:paraId="0EADB693" w14:textId="351C96AD" w:rsidR="00EA3EFD" w:rsidRPr="00EA3EFD" w:rsidRDefault="00EA3EFD" w:rsidP="00EA3EFD">
      <w:pPr>
        <w:spacing w:after="0" w:line="240" w:lineRule="auto"/>
        <w:rPr>
          <w:rFonts w:ascii="Times New Roman" w:eastAsia="Times New Roman" w:hAnsi="Times New Roman" w:cs="Times New Roman"/>
          <w:sz w:val="24"/>
          <w:szCs w:val="24"/>
          <w:lang w:eastAsia="en-GB"/>
        </w:rPr>
      </w:pPr>
      <w:r w:rsidRPr="00EA3EFD">
        <w:rPr>
          <w:rFonts w:ascii="Times New Roman" w:eastAsia="Times New Roman" w:hAnsi="Times New Roman" w:cs="Times New Roman"/>
          <w:noProof/>
          <w:sz w:val="24"/>
          <w:szCs w:val="24"/>
          <w:lang w:eastAsia="en-GB"/>
        </w:rPr>
        <w:drawing>
          <wp:inline distT="0" distB="0" distL="0" distR="0" wp14:anchorId="2044E90F" wp14:editId="2DB5BBB9">
            <wp:extent cx="5972175" cy="7165468"/>
            <wp:effectExtent l="0" t="0" r="0" b="0"/>
            <wp:docPr id="596333406" name="Picture 2" descr="Flow diagram summarising how to determine household packaging for data reporting purposes for 2024 onwards. Summarises Household packaging guidance at: Extended producer responsibility for packaging: how to assess household and non-household packaging - GOV.U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3406" name="Picture 2" descr="Flow diagram summarising how to determine household packaging for data reporting purposes for 2024 onwards. Summarises Household packaging guidance at: Extended producer responsibility for packaging: how to assess household and non-household packaging - GOV.UK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03085" cy="7202554"/>
                    </a:xfrm>
                    <a:prstGeom prst="rect">
                      <a:avLst/>
                    </a:prstGeom>
                    <a:noFill/>
                    <a:ln>
                      <a:noFill/>
                    </a:ln>
                  </pic:spPr>
                </pic:pic>
              </a:graphicData>
            </a:graphic>
          </wp:inline>
        </w:drawing>
      </w:r>
    </w:p>
    <w:p w14:paraId="7465542F" w14:textId="6721FE8B" w:rsidR="00524FC4" w:rsidRPr="00524FC4" w:rsidRDefault="00524FC4" w:rsidP="00524FC4">
      <w:pPr>
        <w:spacing w:after="0" w:line="240" w:lineRule="auto"/>
        <w:rPr>
          <w:rFonts w:ascii="Times New Roman" w:eastAsia="Times New Roman" w:hAnsi="Times New Roman" w:cs="Times New Roman"/>
          <w:sz w:val="24"/>
          <w:szCs w:val="24"/>
          <w:lang w:eastAsia="en-GB"/>
        </w:rPr>
      </w:pPr>
    </w:p>
    <w:p w14:paraId="29103BEE" w14:textId="200F8206" w:rsidR="00D03471" w:rsidRPr="009D296C" w:rsidRDefault="00B54C3D">
      <w:pPr>
        <w:rPr>
          <w:rFonts w:ascii="Arial" w:eastAsiaTheme="majorEastAsia" w:hAnsi="Arial" w:cs="Arial"/>
          <w:bCs/>
          <w:sz w:val="18"/>
          <w:szCs w:val="18"/>
        </w:rPr>
      </w:pPr>
      <w:r w:rsidRPr="009D296C">
        <w:rPr>
          <w:rFonts w:ascii="Arial" w:eastAsiaTheme="majorEastAsia" w:hAnsi="Arial" w:cs="Arial"/>
          <w:b/>
          <w:sz w:val="18"/>
          <w:szCs w:val="18"/>
        </w:rPr>
        <w:t>Notes:</w:t>
      </w:r>
      <w:r w:rsidRPr="009D296C">
        <w:rPr>
          <w:rFonts w:ascii="Arial" w:eastAsiaTheme="majorEastAsia" w:hAnsi="Arial" w:cs="Arial"/>
          <w:bCs/>
          <w:sz w:val="18"/>
          <w:szCs w:val="18"/>
        </w:rPr>
        <w:t xml:space="preserve"> </w:t>
      </w:r>
      <w:r w:rsidR="006677D8" w:rsidRPr="009D296C">
        <w:rPr>
          <w:rFonts w:ascii="Arial" w:eastAsiaTheme="majorEastAsia" w:hAnsi="Arial" w:cs="Arial"/>
          <w:bCs/>
          <w:sz w:val="18"/>
          <w:szCs w:val="18"/>
        </w:rPr>
        <w:t xml:space="preserve">If products are supplied </w:t>
      </w:r>
      <w:r w:rsidR="006929E6" w:rsidRPr="009D296C">
        <w:rPr>
          <w:rFonts w:ascii="Arial" w:eastAsiaTheme="majorEastAsia" w:hAnsi="Arial" w:cs="Arial"/>
          <w:bCs/>
          <w:sz w:val="18"/>
          <w:szCs w:val="18"/>
        </w:rPr>
        <w:t xml:space="preserve">either </w:t>
      </w:r>
      <w:r w:rsidR="006677D8" w:rsidRPr="009D296C">
        <w:rPr>
          <w:rFonts w:ascii="Arial" w:eastAsiaTheme="majorEastAsia" w:hAnsi="Arial" w:cs="Arial"/>
          <w:bCs/>
          <w:sz w:val="18"/>
          <w:szCs w:val="18"/>
        </w:rPr>
        <w:t>in packaging</w:t>
      </w:r>
      <w:r w:rsidR="006929E6" w:rsidRPr="009D296C">
        <w:rPr>
          <w:rFonts w:ascii="Arial" w:eastAsiaTheme="majorEastAsia" w:hAnsi="Arial" w:cs="Arial"/>
          <w:bCs/>
          <w:sz w:val="18"/>
          <w:szCs w:val="18"/>
        </w:rPr>
        <w:t>, or</w:t>
      </w:r>
      <w:r w:rsidR="006677D8" w:rsidRPr="009D296C">
        <w:rPr>
          <w:rFonts w:ascii="Arial" w:eastAsiaTheme="majorEastAsia" w:hAnsi="Arial" w:cs="Arial"/>
          <w:bCs/>
          <w:sz w:val="18"/>
          <w:szCs w:val="18"/>
        </w:rPr>
        <w:t xml:space="preserve"> with packaging removed </w:t>
      </w:r>
      <w:r w:rsidR="006929E6" w:rsidRPr="009D296C">
        <w:rPr>
          <w:rFonts w:ascii="Arial" w:eastAsiaTheme="majorEastAsia" w:hAnsi="Arial" w:cs="Arial"/>
          <w:bCs/>
          <w:sz w:val="18"/>
          <w:szCs w:val="18"/>
        </w:rPr>
        <w:t xml:space="preserve">(for example a </w:t>
      </w:r>
      <w:r w:rsidR="006677D8" w:rsidRPr="009D296C">
        <w:rPr>
          <w:rFonts w:ascii="Arial" w:eastAsiaTheme="majorEastAsia" w:hAnsi="Arial" w:cs="Arial"/>
          <w:bCs/>
          <w:sz w:val="18"/>
          <w:szCs w:val="18"/>
        </w:rPr>
        <w:t xml:space="preserve">business </w:t>
      </w:r>
      <w:r w:rsidR="00B61600" w:rsidRPr="009D296C">
        <w:rPr>
          <w:rFonts w:ascii="Arial" w:eastAsiaTheme="majorEastAsia" w:hAnsi="Arial" w:cs="Arial"/>
          <w:bCs/>
          <w:sz w:val="18"/>
          <w:szCs w:val="18"/>
        </w:rPr>
        <w:t xml:space="preserve">that </w:t>
      </w:r>
      <w:r w:rsidR="006677D8" w:rsidRPr="009D296C">
        <w:rPr>
          <w:rFonts w:ascii="Arial" w:eastAsiaTheme="majorEastAsia" w:hAnsi="Arial" w:cs="Arial"/>
          <w:bCs/>
          <w:sz w:val="18"/>
          <w:szCs w:val="18"/>
        </w:rPr>
        <w:t>supplies dog biscuits both by the bag and loose</w:t>
      </w:r>
      <w:r w:rsidR="006929E6" w:rsidRPr="009D296C">
        <w:rPr>
          <w:rFonts w:ascii="Arial" w:eastAsiaTheme="majorEastAsia" w:hAnsi="Arial" w:cs="Arial"/>
          <w:bCs/>
          <w:sz w:val="18"/>
          <w:szCs w:val="18"/>
        </w:rPr>
        <w:t>;</w:t>
      </w:r>
      <w:r w:rsidR="006677D8" w:rsidRPr="009D296C">
        <w:rPr>
          <w:rFonts w:ascii="Arial" w:eastAsiaTheme="majorEastAsia" w:hAnsi="Arial" w:cs="Arial"/>
          <w:bCs/>
          <w:sz w:val="18"/>
          <w:szCs w:val="18"/>
        </w:rPr>
        <w:t xml:space="preserve"> packaging on those supplied by the bag </w:t>
      </w:r>
      <w:r w:rsidR="3C794F40" w:rsidRPr="009D296C">
        <w:rPr>
          <w:rFonts w:ascii="Arial" w:eastAsiaTheme="majorEastAsia" w:hAnsi="Arial" w:cs="Arial"/>
          <w:sz w:val="18"/>
          <w:szCs w:val="18"/>
        </w:rPr>
        <w:t xml:space="preserve">must </w:t>
      </w:r>
      <w:r w:rsidR="400457EE" w:rsidRPr="009D296C">
        <w:rPr>
          <w:rFonts w:ascii="Arial" w:eastAsiaTheme="majorEastAsia" w:hAnsi="Arial" w:cs="Arial"/>
          <w:sz w:val="18"/>
          <w:szCs w:val="18"/>
        </w:rPr>
        <w:t xml:space="preserve">be </w:t>
      </w:r>
      <w:r w:rsidR="3E2B30F7" w:rsidRPr="009D296C">
        <w:rPr>
          <w:rFonts w:ascii="Arial" w:eastAsiaTheme="majorEastAsia" w:hAnsi="Arial" w:cs="Arial"/>
          <w:sz w:val="18"/>
          <w:szCs w:val="18"/>
        </w:rPr>
        <w:t xml:space="preserve">reported as </w:t>
      </w:r>
      <w:r w:rsidR="006677D8" w:rsidRPr="009D296C">
        <w:rPr>
          <w:rFonts w:ascii="Arial" w:eastAsiaTheme="majorEastAsia" w:hAnsi="Arial" w:cs="Arial"/>
          <w:bCs/>
          <w:sz w:val="18"/>
          <w:szCs w:val="18"/>
        </w:rPr>
        <w:t>household</w:t>
      </w:r>
      <w:r w:rsidR="00F54CFA" w:rsidRPr="009D296C">
        <w:rPr>
          <w:rFonts w:ascii="Arial" w:eastAsiaTheme="majorEastAsia" w:hAnsi="Arial" w:cs="Arial"/>
          <w:bCs/>
          <w:sz w:val="18"/>
          <w:szCs w:val="18"/>
        </w:rPr>
        <w:t>, and</w:t>
      </w:r>
      <w:r w:rsidR="006677D8" w:rsidRPr="009D296C">
        <w:rPr>
          <w:rFonts w:ascii="Arial" w:eastAsiaTheme="majorEastAsia" w:hAnsi="Arial" w:cs="Arial"/>
          <w:bCs/>
          <w:sz w:val="18"/>
          <w:szCs w:val="18"/>
        </w:rPr>
        <w:t xml:space="preserve"> those supplied loose </w:t>
      </w:r>
      <w:r w:rsidR="00F54CFA" w:rsidRPr="009D296C">
        <w:rPr>
          <w:rFonts w:ascii="Arial" w:eastAsiaTheme="majorEastAsia" w:hAnsi="Arial" w:cs="Arial"/>
          <w:bCs/>
          <w:sz w:val="18"/>
          <w:szCs w:val="18"/>
        </w:rPr>
        <w:t xml:space="preserve">i.e. with </w:t>
      </w:r>
      <w:r w:rsidR="006677D8" w:rsidRPr="009D296C">
        <w:rPr>
          <w:rFonts w:ascii="Arial" w:eastAsiaTheme="majorEastAsia" w:hAnsi="Arial" w:cs="Arial"/>
          <w:bCs/>
          <w:sz w:val="18"/>
          <w:szCs w:val="18"/>
        </w:rPr>
        <w:t>all the packaging removed</w:t>
      </w:r>
      <w:r w:rsidR="00B61600" w:rsidRPr="009D296C">
        <w:rPr>
          <w:rFonts w:ascii="Arial" w:eastAsiaTheme="majorEastAsia" w:hAnsi="Arial" w:cs="Arial"/>
          <w:bCs/>
          <w:sz w:val="18"/>
          <w:szCs w:val="18"/>
        </w:rPr>
        <w:t xml:space="preserve"> </w:t>
      </w:r>
      <w:r w:rsidR="008B2608" w:rsidRPr="009D296C">
        <w:rPr>
          <w:rFonts w:ascii="Arial" w:eastAsiaTheme="majorEastAsia" w:hAnsi="Arial" w:cs="Arial"/>
          <w:bCs/>
          <w:sz w:val="18"/>
          <w:szCs w:val="18"/>
        </w:rPr>
        <w:t>(</w:t>
      </w:r>
      <w:r w:rsidR="006677D8" w:rsidRPr="009D296C">
        <w:rPr>
          <w:rFonts w:ascii="Arial" w:eastAsiaTheme="majorEastAsia" w:hAnsi="Arial" w:cs="Arial"/>
          <w:bCs/>
          <w:sz w:val="18"/>
          <w:szCs w:val="18"/>
        </w:rPr>
        <w:t>where there is sufficient evidence</w:t>
      </w:r>
      <w:r w:rsidR="008B2608" w:rsidRPr="009D296C">
        <w:rPr>
          <w:rFonts w:ascii="Arial" w:eastAsiaTheme="majorEastAsia" w:hAnsi="Arial" w:cs="Arial"/>
          <w:bCs/>
          <w:sz w:val="18"/>
          <w:szCs w:val="18"/>
        </w:rPr>
        <w:t>)</w:t>
      </w:r>
      <w:r w:rsidR="006677D8" w:rsidRPr="009D296C">
        <w:rPr>
          <w:rFonts w:ascii="Arial" w:eastAsiaTheme="majorEastAsia" w:hAnsi="Arial" w:cs="Arial"/>
          <w:bCs/>
          <w:sz w:val="18"/>
          <w:szCs w:val="18"/>
        </w:rPr>
        <w:t xml:space="preserve"> the packaging may be reported as non</w:t>
      </w:r>
      <w:r w:rsidR="00F54CFA" w:rsidRPr="009D296C">
        <w:rPr>
          <w:rFonts w:ascii="Arial" w:eastAsiaTheme="majorEastAsia" w:hAnsi="Arial" w:cs="Arial"/>
          <w:bCs/>
          <w:sz w:val="18"/>
          <w:szCs w:val="18"/>
        </w:rPr>
        <w:t>-</w:t>
      </w:r>
      <w:r w:rsidR="006677D8" w:rsidRPr="009D296C">
        <w:rPr>
          <w:rFonts w:ascii="Arial" w:eastAsiaTheme="majorEastAsia" w:hAnsi="Arial" w:cs="Arial"/>
          <w:bCs/>
          <w:sz w:val="18"/>
          <w:szCs w:val="18"/>
        </w:rPr>
        <w:t>household</w:t>
      </w:r>
      <w:r w:rsidR="00F54CFA" w:rsidRPr="009D296C">
        <w:rPr>
          <w:rFonts w:ascii="Arial" w:eastAsiaTheme="majorEastAsia" w:hAnsi="Arial" w:cs="Arial"/>
          <w:bCs/>
          <w:sz w:val="18"/>
          <w:szCs w:val="18"/>
        </w:rPr>
        <w:t>.</w:t>
      </w:r>
    </w:p>
    <w:p w14:paraId="4C218780" w14:textId="48ACE36B" w:rsidR="00A9609E" w:rsidRPr="00BC0500" w:rsidRDefault="00D03471">
      <w:pPr>
        <w:rPr>
          <w:rFonts w:ascii="Arial" w:eastAsiaTheme="majorEastAsia" w:hAnsi="Arial" w:cs="Arial"/>
          <w:bCs/>
          <w:sz w:val="18"/>
          <w:szCs w:val="18"/>
        </w:rPr>
      </w:pPr>
      <w:r w:rsidRPr="00BC0500">
        <w:rPr>
          <w:rFonts w:ascii="Arial" w:eastAsiaTheme="majorEastAsia" w:hAnsi="Arial" w:cs="Arial"/>
          <w:bCs/>
          <w:sz w:val="18"/>
          <w:szCs w:val="18"/>
        </w:rPr>
        <w:t xml:space="preserve">Once household packaging has been identified, this should be further checked against </w:t>
      </w:r>
      <w:r w:rsidR="00BC0500" w:rsidRPr="00BC0500">
        <w:rPr>
          <w:rFonts w:ascii="Arial" w:hAnsi="Arial" w:cs="Arial"/>
          <w:color w:val="000000" w:themeColor="text1"/>
          <w:sz w:val="18"/>
          <w:szCs w:val="18"/>
        </w:rPr>
        <w:t xml:space="preserve">the list of commonly binned packaging at </w:t>
      </w:r>
      <w:hyperlink r:id="rId55" w:anchor="packaging-that-commonly-ends-up-in-public-bins" w:history="1">
        <w:r w:rsidR="00BC0500" w:rsidRPr="00BC0500">
          <w:rPr>
            <w:rStyle w:val="Hyperlink"/>
            <w:rFonts w:ascii="Arial" w:hAnsi="Arial" w:cs="Arial"/>
            <w:sz w:val="18"/>
            <w:szCs w:val="18"/>
          </w:rPr>
          <w:t>Packaging data: what to collect for extended producer responsibility - GOV.UK</w:t>
        </w:r>
      </w:hyperlink>
      <w:r w:rsidR="00564125" w:rsidRPr="00BC0500">
        <w:rPr>
          <w:rFonts w:ascii="Arial" w:eastAsiaTheme="majorEastAsia" w:hAnsi="Arial" w:cs="Arial"/>
          <w:bCs/>
          <w:sz w:val="18"/>
          <w:szCs w:val="18"/>
        </w:rPr>
        <w:t>,</w:t>
      </w:r>
      <w:r w:rsidRPr="00BC0500">
        <w:rPr>
          <w:rFonts w:ascii="Arial" w:eastAsiaTheme="majorEastAsia" w:hAnsi="Arial" w:cs="Arial"/>
          <w:bCs/>
          <w:sz w:val="18"/>
          <w:szCs w:val="18"/>
        </w:rPr>
        <w:t xml:space="preserve"> </w:t>
      </w:r>
      <w:r w:rsidR="000374A2" w:rsidRPr="00BC0500">
        <w:rPr>
          <w:rFonts w:ascii="Arial" w:eastAsiaTheme="majorEastAsia" w:hAnsi="Arial" w:cs="Arial"/>
          <w:bCs/>
          <w:sz w:val="18"/>
          <w:szCs w:val="18"/>
        </w:rPr>
        <w:t>a</w:t>
      </w:r>
      <w:r w:rsidRPr="00BC0500">
        <w:rPr>
          <w:rFonts w:ascii="Arial" w:eastAsiaTheme="majorEastAsia" w:hAnsi="Arial" w:cs="Arial"/>
          <w:bCs/>
          <w:sz w:val="18"/>
          <w:szCs w:val="18"/>
        </w:rPr>
        <w:t>nd these are reported separately.</w:t>
      </w:r>
    </w:p>
    <w:p w14:paraId="0E2D03C3" w14:textId="60D1A538" w:rsidR="000A6CAB" w:rsidRDefault="002C15D0" w:rsidP="00C44975">
      <w:pPr>
        <w:rPr>
          <w:rFonts w:ascii="Arial" w:eastAsiaTheme="majorEastAsia" w:hAnsi="Arial" w:cstheme="majorBidi"/>
          <w:b/>
          <w:bCs/>
          <w:color w:val="008631"/>
          <w:sz w:val="32"/>
          <w:szCs w:val="32"/>
        </w:rPr>
      </w:pPr>
      <w:hyperlink w:anchor="CONTENTS" w:history="1">
        <w:r w:rsidRPr="006B7F88">
          <w:rPr>
            <w:rStyle w:val="Hyperlink"/>
            <w:rFonts w:ascii="Arial" w:eastAsiaTheme="majorEastAsia" w:hAnsi="Arial" w:cs="Arial"/>
            <w:b/>
            <w:color w:val="0070C0"/>
            <w:sz w:val="18"/>
            <w:szCs w:val="18"/>
            <w:u w:val="none"/>
          </w:rPr>
          <w:t>RETURN TO CONTENTS PAGE</w:t>
        </w:r>
      </w:hyperlink>
    </w:p>
    <w:p w14:paraId="76918872" w14:textId="77777777" w:rsidR="0035411B" w:rsidRDefault="0035411B" w:rsidP="0035411B">
      <w:pPr>
        <w:rPr>
          <w:rFonts w:ascii="Arial" w:eastAsiaTheme="majorEastAsia" w:hAnsi="Arial" w:cstheme="majorBidi"/>
          <w:b/>
          <w:bCs/>
          <w:color w:val="008631"/>
          <w:sz w:val="32"/>
          <w:szCs w:val="32"/>
        </w:rPr>
        <w:sectPr w:rsidR="0035411B" w:rsidSect="005D3E33">
          <w:pgSz w:w="11906" w:h="16838" w:code="9"/>
          <w:pgMar w:top="1134" w:right="964" w:bottom="1134" w:left="1021" w:header="709" w:footer="709" w:gutter="0"/>
          <w:cols w:space="708"/>
          <w:docGrid w:linePitch="360"/>
        </w:sectPr>
      </w:pPr>
    </w:p>
    <w:p w14:paraId="7CD84BD7" w14:textId="77777777" w:rsidR="0035411B" w:rsidRPr="00ED0B3F" w:rsidRDefault="0035411B" w:rsidP="0035411B">
      <w:pPr>
        <w:rPr>
          <w:rFonts w:ascii="Arial" w:eastAsiaTheme="majorEastAsia" w:hAnsi="Arial" w:cstheme="majorBidi"/>
          <w:b/>
          <w:bCs/>
          <w:color w:val="008631"/>
          <w:sz w:val="32"/>
          <w:szCs w:val="32"/>
        </w:rPr>
      </w:pPr>
      <w:bookmarkStart w:id="62" w:name="App2_SupplyRoutesTable"/>
      <w:r w:rsidRPr="00ED0B3F">
        <w:rPr>
          <w:rFonts w:ascii="Arial" w:eastAsiaTheme="majorEastAsia" w:hAnsi="Arial" w:cstheme="majorBidi"/>
          <w:b/>
          <w:bCs/>
          <w:color w:val="008631"/>
          <w:sz w:val="32"/>
          <w:szCs w:val="32"/>
        </w:rPr>
        <w:t>Appendix 2: Potential supply routes</w:t>
      </w:r>
      <w:bookmarkEnd w:id="62"/>
    </w:p>
    <w:p w14:paraId="6F361CFE" w14:textId="77777777" w:rsidR="00100A89" w:rsidRDefault="0035411B" w:rsidP="00D26F93">
      <w:pPr>
        <w:rPr>
          <w:rFonts w:ascii="Arial" w:eastAsiaTheme="majorEastAsia" w:hAnsi="Arial" w:cstheme="majorBidi"/>
          <w:lang w:eastAsia="en-GB"/>
        </w:rPr>
      </w:pPr>
      <w:r w:rsidRPr="00957011">
        <w:rPr>
          <w:rFonts w:ascii="Arial" w:eastAsiaTheme="majorEastAsia" w:hAnsi="Arial" w:cstheme="majorBidi"/>
          <w:lang w:eastAsia="en-GB"/>
        </w:rPr>
        <w:t xml:space="preserve">The table below provides guidance on which producer would report various types of packaging depending on the supply route. </w:t>
      </w:r>
    </w:p>
    <w:p w14:paraId="6A2A33D3" w14:textId="3D0FDA56" w:rsidR="0035411B" w:rsidRDefault="0035411B" w:rsidP="00D26F93">
      <w:pPr>
        <w:rPr>
          <w:rFonts w:ascii="Arial" w:eastAsiaTheme="majorEastAsia" w:hAnsi="Arial" w:cstheme="majorBidi"/>
          <w:lang w:eastAsia="en-GB"/>
        </w:rPr>
      </w:pPr>
      <w:r w:rsidRPr="000373BD">
        <w:rPr>
          <w:rFonts w:ascii="Arial" w:eastAsiaTheme="majorEastAsia" w:hAnsi="Arial" w:cstheme="majorBidi"/>
          <w:lang w:eastAsia="en-GB"/>
        </w:rPr>
        <w:t>Please note:</w:t>
      </w:r>
      <w:r>
        <w:rPr>
          <w:rFonts w:ascii="Arial" w:eastAsiaTheme="majorEastAsia" w:hAnsi="Arial" w:cstheme="majorBidi"/>
          <w:lang w:eastAsia="en-GB"/>
        </w:rPr>
        <w:t xml:space="preserve"> </w:t>
      </w:r>
      <w:r w:rsidRPr="00957011">
        <w:rPr>
          <w:rFonts w:ascii="Arial" w:eastAsiaTheme="majorEastAsia" w:hAnsi="Arial" w:cstheme="majorBidi"/>
          <w:lang w:eastAsia="en-GB"/>
        </w:rPr>
        <w:t>It applies to UK supply routes only and is not exhaustive</w:t>
      </w:r>
      <w:r>
        <w:rPr>
          <w:rFonts w:ascii="Arial" w:eastAsiaTheme="majorEastAsia" w:hAnsi="Arial" w:cstheme="majorBidi"/>
          <w:lang w:eastAsia="en-GB"/>
        </w:rPr>
        <w:t xml:space="preserve">; </w:t>
      </w:r>
      <w:r w:rsidRPr="00957011">
        <w:rPr>
          <w:rFonts w:ascii="Arial" w:eastAsiaTheme="majorEastAsia" w:hAnsi="Arial" w:cstheme="majorBidi"/>
          <w:lang w:eastAsia="en-GB"/>
        </w:rPr>
        <w:t xml:space="preserve"> </w:t>
      </w:r>
      <w:r>
        <w:rPr>
          <w:rFonts w:ascii="Arial" w:eastAsiaTheme="majorEastAsia" w:hAnsi="Arial" w:cstheme="majorBidi"/>
          <w:lang w:eastAsia="en-GB"/>
        </w:rPr>
        <w:t>T</w:t>
      </w:r>
      <w:r w:rsidRPr="00957011">
        <w:rPr>
          <w:rFonts w:ascii="Arial" w:eastAsiaTheme="majorEastAsia" w:hAnsi="Arial" w:cstheme="majorBidi"/>
          <w:lang w:eastAsia="en-GB"/>
        </w:rPr>
        <w:t>here are scenarios where packaging will be required to be reported by both a small producer and a large producer</w:t>
      </w:r>
      <w:r>
        <w:rPr>
          <w:rFonts w:ascii="Arial" w:eastAsiaTheme="majorEastAsia" w:hAnsi="Arial" w:cstheme="majorBidi"/>
          <w:lang w:eastAsia="en-GB"/>
        </w:rPr>
        <w:t xml:space="preserve">; </w:t>
      </w:r>
      <w:r w:rsidRPr="00957011">
        <w:rPr>
          <w:rFonts w:ascii="Arial" w:eastAsiaTheme="majorEastAsia" w:hAnsi="Arial" w:cstheme="majorBidi"/>
          <w:lang w:eastAsia="en-GB"/>
        </w:rPr>
        <w:t xml:space="preserve"> It does not cover who is responsible for nation of sale data collection and reporting</w:t>
      </w:r>
      <w:r>
        <w:rPr>
          <w:rFonts w:ascii="Arial" w:eastAsiaTheme="majorEastAsia" w:hAnsi="Arial" w:cstheme="majorBidi"/>
          <w:lang w:eastAsia="en-GB"/>
        </w:rPr>
        <w:t>; C</w:t>
      </w:r>
      <w:r w:rsidRPr="6AF8BBE4">
        <w:rPr>
          <w:rFonts w:ascii="Arial" w:eastAsiaTheme="majorEastAsia" w:hAnsi="Arial" w:cstheme="majorBidi"/>
          <w:lang w:eastAsia="en-GB"/>
        </w:rPr>
        <w:t xml:space="preserve">onsumers are individuals </w:t>
      </w:r>
      <w:r w:rsidRPr="3C080283">
        <w:rPr>
          <w:rFonts w:ascii="Arial" w:eastAsiaTheme="majorEastAsia" w:hAnsi="Arial" w:cstheme="majorBidi"/>
          <w:lang w:eastAsia="en-GB"/>
        </w:rPr>
        <w:t>who</w:t>
      </w:r>
      <w:r w:rsidRPr="4B8001CD">
        <w:rPr>
          <w:rFonts w:ascii="Arial" w:eastAsiaTheme="majorEastAsia" w:hAnsi="Arial" w:cstheme="majorBidi"/>
          <w:lang w:eastAsia="en-GB"/>
        </w:rPr>
        <w:t xml:space="preserve"> </w:t>
      </w:r>
      <w:r w:rsidRPr="6AF8BBE4">
        <w:rPr>
          <w:rFonts w:ascii="Arial" w:eastAsiaTheme="majorEastAsia" w:hAnsi="Arial" w:cstheme="majorBidi"/>
          <w:lang w:eastAsia="en-GB"/>
        </w:rPr>
        <w:t xml:space="preserve">are acting </w:t>
      </w:r>
      <w:r w:rsidRPr="5D16D9D2">
        <w:rPr>
          <w:rFonts w:ascii="Arial" w:eastAsiaTheme="majorEastAsia" w:hAnsi="Arial" w:cstheme="majorBidi"/>
          <w:lang w:eastAsia="en-GB"/>
        </w:rPr>
        <w:t>for purposes</w:t>
      </w:r>
      <w:r w:rsidRPr="6AF8BBE4">
        <w:rPr>
          <w:rFonts w:ascii="Arial" w:eastAsiaTheme="majorEastAsia" w:hAnsi="Arial" w:cstheme="majorBidi"/>
          <w:lang w:eastAsia="en-GB"/>
        </w:rPr>
        <w:t xml:space="preserve"> which are outside </w:t>
      </w:r>
      <w:r w:rsidRPr="48B69563">
        <w:rPr>
          <w:rFonts w:ascii="Arial" w:eastAsiaTheme="majorEastAsia" w:hAnsi="Arial" w:cstheme="majorBidi"/>
          <w:lang w:eastAsia="en-GB"/>
        </w:rPr>
        <w:t>their trade, business, craft or profession.</w:t>
      </w:r>
    </w:p>
    <w:p w14:paraId="0BEAB8F4" w14:textId="77777777" w:rsidR="00100A89" w:rsidRDefault="00100A89" w:rsidP="00D26F93">
      <w:pPr>
        <w:rPr>
          <w:rFonts w:ascii="Arial" w:eastAsiaTheme="majorEastAsia" w:hAnsi="Arial" w:cstheme="majorBidi"/>
          <w:lang w:eastAsia="en-GB"/>
        </w:rPr>
      </w:pPr>
    </w:p>
    <w:tbl>
      <w:tblPr>
        <w:tblW w:w="21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5101"/>
        <w:gridCol w:w="3830"/>
        <w:gridCol w:w="2696"/>
        <w:gridCol w:w="3825"/>
        <w:gridCol w:w="2704"/>
      </w:tblGrid>
      <w:tr w:rsidR="000A6CAB" w:rsidRPr="0051168E" w14:paraId="417B256A" w14:textId="77777777" w:rsidTr="006536FE">
        <w:trPr>
          <w:cantSplit/>
          <w:trHeight w:val="278"/>
          <w:tblHeader/>
        </w:trPr>
        <w:tc>
          <w:tcPr>
            <w:tcW w:w="3143" w:type="dxa"/>
            <w:shd w:val="clear" w:color="auto" w:fill="008000"/>
            <w:vAlign w:val="center"/>
            <w:hideMark/>
          </w:tcPr>
          <w:p w14:paraId="0EBF74E4" w14:textId="77777777"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Packaging scenario</w:t>
            </w:r>
          </w:p>
        </w:tc>
        <w:tc>
          <w:tcPr>
            <w:tcW w:w="5101" w:type="dxa"/>
            <w:shd w:val="clear" w:color="auto" w:fill="008000"/>
            <w:vAlign w:val="center"/>
            <w:hideMark/>
          </w:tcPr>
          <w:p w14:paraId="61F4187B" w14:textId="77777777"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UK Supply route </w:t>
            </w:r>
          </w:p>
        </w:tc>
        <w:tc>
          <w:tcPr>
            <w:tcW w:w="3830" w:type="dxa"/>
            <w:shd w:val="clear" w:color="auto" w:fill="008000"/>
            <w:vAlign w:val="center"/>
            <w:hideMark/>
          </w:tcPr>
          <w:p w14:paraId="6C5C15BA" w14:textId="6CF17343"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Who reports as large producer? </w:t>
            </w:r>
          </w:p>
        </w:tc>
        <w:tc>
          <w:tcPr>
            <w:tcW w:w="2696" w:type="dxa"/>
            <w:shd w:val="clear" w:color="auto" w:fill="008000"/>
            <w:vAlign w:val="center"/>
            <w:hideMark/>
          </w:tcPr>
          <w:p w14:paraId="23BA61C1" w14:textId="77777777"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As what? </w:t>
            </w:r>
          </w:p>
        </w:tc>
        <w:tc>
          <w:tcPr>
            <w:tcW w:w="3825" w:type="dxa"/>
            <w:shd w:val="clear" w:color="auto" w:fill="008000"/>
            <w:vAlign w:val="center"/>
            <w:hideMark/>
          </w:tcPr>
          <w:p w14:paraId="4044F338" w14:textId="77777777"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Who reports as small producer?</w:t>
            </w:r>
          </w:p>
        </w:tc>
        <w:tc>
          <w:tcPr>
            <w:tcW w:w="2704" w:type="dxa"/>
            <w:shd w:val="clear" w:color="auto" w:fill="008000"/>
            <w:vAlign w:val="center"/>
            <w:hideMark/>
          </w:tcPr>
          <w:p w14:paraId="30337779" w14:textId="77777777" w:rsidR="000A6CAB" w:rsidRPr="003D323A" w:rsidRDefault="000A6CAB">
            <w:pPr>
              <w:spacing w:after="0" w:line="240" w:lineRule="auto"/>
              <w:rPr>
                <w:rFonts w:ascii="Calibri" w:eastAsia="Times New Roman" w:hAnsi="Calibri" w:cs="Calibri"/>
                <w:b/>
                <w:bCs/>
                <w:color w:val="FFFFFF"/>
                <w:sz w:val="26"/>
                <w:szCs w:val="26"/>
                <w:lang w:eastAsia="en-GB"/>
              </w:rPr>
            </w:pPr>
            <w:r w:rsidRPr="003D323A">
              <w:rPr>
                <w:rFonts w:ascii="Calibri" w:eastAsia="Times New Roman" w:hAnsi="Calibri" w:cs="Calibri"/>
                <w:b/>
                <w:bCs/>
                <w:color w:val="FFFFFF"/>
                <w:sz w:val="26"/>
                <w:szCs w:val="26"/>
                <w:lang w:eastAsia="en-GB"/>
              </w:rPr>
              <w:t>As what? </w:t>
            </w:r>
          </w:p>
        </w:tc>
      </w:tr>
      <w:tr w:rsidR="000A6CAB" w:rsidRPr="0051168E" w14:paraId="2F22B65C" w14:textId="77777777" w:rsidTr="006536FE">
        <w:trPr>
          <w:cantSplit/>
          <w:trHeight w:val="586"/>
        </w:trPr>
        <w:tc>
          <w:tcPr>
            <w:tcW w:w="3143" w:type="dxa"/>
            <w:vMerge w:val="restart"/>
            <w:shd w:val="clear" w:color="auto" w:fill="E2EFD9" w:themeFill="accent6" w:themeFillTint="33"/>
            <w:vAlign w:val="center"/>
            <w:hideMark/>
          </w:tcPr>
          <w:p w14:paraId="2C571FC9"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branded packaging (brand owner is responsible for the import and is a large producer) </w:t>
            </w:r>
          </w:p>
        </w:tc>
        <w:tc>
          <w:tcPr>
            <w:tcW w:w="5101" w:type="dxa"/>
            <w:shd w:val="clear" w:color="auto" w:fill="E2EFD9" w:themeFill="accent6" w:themeFillTint="33"/>
            <w:vAlign w:val="center"/>
            <w:hideMark/>
          </w:tcPr>
          <w:p w14:paraId="256B386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1D5FFE8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p w14:paraId="06B4F1A4"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restart"/>
            <w:shd w:val="clear" w:color="auto" w:fill="E2EFD9" w:themeFill="accent6" w:themeFillTint="33"/>
            <w:vAlign w:val="center"/>
            <w:hideMark/>
          </w:tcPr>
          <w:p w14:paraId="66A6DD9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p w14:paraId="2A8EFE56"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restart"/>
            <w:shd w:val="clear" w:color="auto" w:fill="BFBFBF" w:themeFill="background1" w:themeFillShade="BF"/>
            <w:vAlign w:val="center"/>
            <w:hideMark/>
          </w:tcPr>
          <w:p w14:paraId="4ABFE9F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F8019A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063E7F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03C7BF1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20FA713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2D6ADC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0D5F18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AA09FE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70C62A10" w14:textId="77777777" w:rsidTr="006536FE">
        <w:trPr>
          <w:cantSplit/>
          <w:trHeight w:val="586"/>
        </w:trPr>
        <w:tc>
          <w:tcPr>
            <w:tcW w:w="3143" w:type="dxa"/>
            <w:vMerge/>
            <w:vAlign w:val="center"/>
            <w:hideMark/>
          </w:tcPr>
          <w:p w14:paraId="61BABAAA"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5398046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w:t>
            </w:r>
          </w:p>
        </w:tc>
        <w:tc>
          <w:tcPr>
            <w:tcW w:w="3830" w:type="dxa"/>
            <w:vMerge/>
            <w:vAlign w:val="center"/>
            <w:hideMark/>
          </w:tcPr>
          <w:p w14:paraId="09ED5B1B"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71CCC810"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582402ED"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7891145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3B2D6A7" w14:textId="77777777" w:rsidTr="006536FE">
        <w:trPr>
          <w:cantSplit/>
          <w:trHeight w:val="321"/>
        </w:trPr>
        <w:tc>
          <w:tcPr>
            <w:tcW w:w="3143" w:type="dxa"/>
            <w:vMerge/>
            <w:vAlign w:val="center"/>
            <w:hideMark/>
          </w:tcPr>
          <w:p w14:paraId="7D48ADB5"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683CE95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consumers </w:t>
            </w:r>
          </w:p>
        </w:tc>
        <w:tc>
          <w:tcPr>
            <w:tcW w:w="3830" w:type="dxa"/>
            <w:vMerge/>
            <w:vAlign w:val="center"/>
            <w:hideMark/>
          </w:tcPr>
          <w:p w14:paraId="03D1BBA8"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2018BCDA"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7011C019"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7403752B"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4684AFD" w14:textId="77777777" w:rsidTr="006536FE">
        <w:trPr>
          <w:cantSplit/>
          <w:trHeight w:val="586"/>
        </w:trPr>
        <w:tc>
          <w:tcPr>
            <w:tcW w:w="3143" w:type="dxa"/>
            <w:vMerge/>
            <w:vAlign w:val="center"/>
            <w:hideMark/>
          </w:tcPr>
          <w:p w14:paraId="3EE18B07"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6D9F548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vAlign w:val="center"/>
            <w:hideMark/>
          </w:tcPr>
          <w:p w14:paraId="147A6F60"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380F6F7F"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433528C3"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6969A192"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97D39C8" w14:textId="77777777" w:rsidTr="006536FE">
        <w:trPr>
          <w:cantSplit/>
          <w:trHeight w:val="586"/>
        </w:trPr>
        <w:tc>
          <w:tcPr>
            <w:tcW w:w="3143" w:type="dxa"/>
            <w:vMerge w:val="restart"/>
            <w:shd w:val="clear" w:color="auto" w:fill="FFFFFF" w:themeFill="background1"/>
            <w:vAlign w:val="center"/>
            <w:hideMark/>
          </w:tcPr>
          <w:p w14:paraId="00118370"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branded packaging imported by a large producer (brand owner is responsible for the import and is a small producer) </w:t>
            </w:r>
          </w:p>
        </w:tc>
        <w:tc>
          <w:tcPr>
            <w:tcW w:w="5101" w:type="dxa"/>
            <w:shd w:val="clear" w:color="auto" w:fill="FFFFFF" w:themeFill="background1"/>
            <w:vAlign w:val="center"/>
            <w:hideMark/>
          </w:tcPr>
          <w:p w14:paraId="3AEC03A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FFFFFF" w:themeFill="background1"/>
            <w:noWrap/>
            <w:vAlign w:val="center"/>
            <w:hideMark/>
          </w:tcPr>
          <w:p w14:paraId="0B54FEB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p w14:paraId="56BC091E"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restart"/>
            <w:shd w:val="clear" w:color="auto" w:fill="FFFFFF" w:themeFill="background1"/>
            <w:noWrap/>
            <w:vAlign w:val="center"/>
            <w:hideMark/>
          </w:tcPr>
          <w:p w14:paraId="06B6B9E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 </w:t>
            </w:r>
          </w:p>
          <w:p w14:paraId="2B06FCB5"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restart"/>
            <w:shd w:val="clear" w:color="auto" w:fill="FFFFFF" w:themeFill="background1"/>
            <w:noWrap/>
            <w:vAlign w:val="center"/>
            <w:hideMark/>
          </w:tcPr>
          <w:p w14:paraId="4619762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p w14:paraId="59D6C488"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restart"/>
            <w:shd w:val="clear" w:color="auto" w:fill="FFFFFF" w:themeFill="background1"/>
            <w:noWrap/>
            <w:vAlign w:val="center"/>
            <w:hideMark/>
          </w:tcPr>
          <w:p w14:paraId="1F3E73B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Brand owner </w:t>
            </w:r>
          </w:p>
          <w:p w14:paraId="39EB0DC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 </w:t>
            </w:r>
          </w:p>
        </w:tc>
      </w:tr>
      <w:tr w:rsidR="000A6CAB" w:rsidRPr="0051168E" w14:paraId="2720FB0A" w14:textId="77777777" w:rsidTr="006536FE">
        <w:trPr>
          <w:cantSplit/>
          <w:trHeight w:val="586"/>
        </w:trPr>
        <w:tc>
          <w:tcPr>
            <w:tcW w:w="3143" w:type="dxa"/>
            <w:vMerge/>
            <w:vAlign w:val="center"/>
            <w:hideMark/>
          </w:tcPr>
          <w:p w14:paraId="241E6C00"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FFFFFF" w:themeFill="background1"/>
            <w:vAlign w:val="center"/>
            <w:hideMark/>
          </w:tcPr>
          <w:p w14:paraId="3E21F44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w:t>
            </w:r>
          </w:p>
        </w:tc>
        <w:tc>
          <w:tcPr>
            <w:tcW w:w="3830" w:type="dxa"/>
            <w:vMerge/>
            <w:noWrap/>
            <w:vAlign w:val="center"/>
            <w:hideMark/>
          </w:tcPr>
          <w:p w14:paraId="37A4E4B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noWrap/>
            <w:vAlign w:val="center"/>
            <w:hideMark/>
          </w:tcPr>
          <w:p w14:paraId="4BE71EAA"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7C9045F5"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45D8BEEA"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7CAC3C0" w14:textId="77777777" w:rsidTr="006536FE">
        <w:trPr>
          <w:cantSplit/>
          <w:trHeight w:val="323"/>
        </w:trPr>
        <w:tc>
          <w:tcPr>
            <w:tcW w:w="3143" w:type="dxa"/>
            <w:vMerge/>
            <w:vAlign w:val="center"/>
            <w:hideMark/>
          </w:tcPr>
          <w:p w14:paraId="374B74EB"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FFFFFF" w:themeFill="background1"/>
            <w:vAlign w:val="center"/>
            <w:hideMark/>
          </w:tcPr>
          <w:p w14:paraId="64D11D6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consumers </w:t>
            </w:r>
          </w:p>
        </w:tc>
        <w:tc>
          <w:tcPr>
            <w:tcW w:w="3830" w:type="dxa"/>
            <w:vMerge/>
            <w:noWrap/>
            <w:vAlign w:val="center"/>
            <w:hideMark/>
          </w:tcPr>
          <w:p w14:paraId="4561136A"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noWrap/>
            <w:vAlign w:val="center"/>
            <w:hideMark/>
          </w:tcPr>
          <w:p w14:paraId="3832A90B"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0A8BD52E"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317DF272"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398C31CF" w14:textId="77777777" w:rsidTr="006536FE">
        <w:trPr>
          <w:cantSplit/>
          <w:trHeight w:val="586"/>
        </w:trPr>
        <w:tc>
          <w:tcPr>
            <w:tcW w:w="3143" w:type="dxa"/>
            <w:vMerge/>
            <w:vAlign w:val="center"/>
            <w:hideMark/>
          </w:tcPr>
          <w:p w14:paraId="48C46967"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FFFFFF" w:themeFill="background1"/>
            <w:vAlign w:val="center"/>
            <w:hideMark/>
          </w:tcPr>
          <w:p w14:paraId="320C674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noWrap/>
            <w:vAlign w:val="center"/>
            <w:hideMark/>
          </w:tcPr>
          <w:p w14:paraId="20E357AE"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noWrap/>
            <w:vAlign w:val="center"/>
            <w:hideMark/>
          </w:tcPr>
          <w:p w14:paraId="4CA760DD"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4C3BD008"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2DA8A344"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C0199EA" w14:textId="77777777" w:rsidTr="006536FE">
        <w:trPr>
          <w:cantSplit/>
          <w:trHeight w:val="586"/>
        </w:trPr>
        <w:tc>
          <w:tcPr>
            <w:tcW w:w="3143" w:type="dxa"/>
            <w:vMerge w:val="restart"/>
            <w:shd w:val="clear" w:color="auto" w:fill="E2EFD9" w:themeFill="accent6" w:themeFillTint="33"/>
            <w:vAlign w:val="center"/>
            <w:hideMark/>
          </w:tcPr>
          <w:p w14:paraId="525F9E53"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branded packaging imported by a large producer (large/small brand owner is not responsible for the import) </w:t>
            </w:r>
          </w:p>
        </w:tc>
        <w:tc>
          <w:tcPr>
            <w:tcW w:w="5101" w:type="dxa"/>
            <w:shd w:val="clear" w:color="auto" w:fill="E2EFD9" w:themeFill="accent6" w:themeFillTint="33"/>
            <w:vAlign w:val="center"/>
            <w:hideMark/>
          </w:tcPr>
          <w:p w14:paraId="3949C4F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5E1650B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Importing business or where the importing business is not established in the UK, the first person in the UK to take ownership of the packaging </w:t>
            </w:r>
          </w:p>
        </w:tc>
        <w:tc>
          <w:tcPr>
            <w:tcW w:w="2696" w:type="dxa"/>
            <w:vMerge w:val="restart"/>
            <w:shd w:val="clear" w:color="auto" w:fill="E2EFD9" w:themeFill="accent6" w:themeFillTint="33"/>
            <w:vAlign w:val="center"/>
            <w:hideMark/>
          </w:tcPr>
          <w:p w14:paraId="192412B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 </w:t>
            </w:r>
          </w:p>
          <w:p w14:paraId="17EDD457"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restart"/>
            <w:shd w:val="clear" w:color="auto" w:fill="BFBFBF" w:themeFill="background1" w:themeFillShade="BF"/>
            <w:vAlign w:val="center"/>
            <w:hideMark/>
          </w:tcPr>
          <w:p w14:paraId="19F7BE6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04F98F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8ABC34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07021B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38CA1A8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C69B8D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EE3EDB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9242DE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37AFB7AF" w14:textId="77777777" w:rsidTr="006536FE">
        <w:trPr>
          <w:cantSplit/>
          <w:trHeight w:val="586"/>
        </w:trPr>
        <w:tc>
          <w:tcPr>
            <w:tcW w:w="3143" w:type="dxa"/>
            <w:vMerge/>
            <w:vAlign w:val="center"/>
            <w:hideMark/>
          </w:tcPr>
          <w:p w14:paraId="347A52D1"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53C7E73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them on </w:t>
            </w:r>
          </w:p>
        </w:tc>
        <w:tc>
          <w:tcPr>
            <w:tcW w:w="3830" w:type="dxa"/>
            <w:vMerge/>
            <w:vAlign w:val="center"/>
            <w:hideMark/>
          </w:tcPr>
          <w:p w14:paraId="36FE8AF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5E25F8F9"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71CD6117"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6F129A20"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518B5C09" w14:textId="77777777" w:rsidTr="006536FE">
        <w:trPr>
          <w:cantSplit/>
          <w:trHeight w:val="339"/>
        </w:trPr>
        <w:tc>
          <w:tcPr>
            <w:tcW w:w="3143" w:type="dxa"/>
            <w:vMerge/>
            <w:vAlign w:val="center"/>
            <w:hideMark/>
          </w:tcPr>
          <w:p w14:paraId="6B268A5D"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4097112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hideMark/>
          </w:tcPr>
          <w:p w14:paraId="7E7A4A00"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3475E8B9"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2A6DCB76"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512347EE"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A089069" w14:textId="77777777" w:rsidTr="006536FE">
        <w:trPr>
          <w:cantSplit/>
          <w:trHeight w:val="586"/>
        </w:trPr>
        <w:tc>
          <w:tcPr>
            <w:tcW w:w="3143" w:type="dxa"/>
            <w:vMerge/>
            <w:vAlign w:val="center"/>
            <w:hideMark/>
          </w:tcPr>
          <w:p w14:paraId="6A56B8A8"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1BF6FAB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vAlign w:val="center"/>
            <w:hideMark/>
          </w:tcPr>
          <w:p w14:paraId="6CFE3292"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6EE70C4A"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30CF5976"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1DA7D0F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2BA7713D" w14:textId="77777777" w:rsidTr="006536FE">
        <w:trPr>
          <w:cantSplit/>
          <w:trHeight w:val="586"/>
        </w:trPr>
        <w:tc>
          <w:tcPr>
            <w:tcW w:w="3143" w:type="dxa"/>
            <w:vMerge w:val="restart"/>
            <w:vAlign w:val="center"/>
            <w:hideMark/>
          </w:tcPr>
          <w:p w14:paraId="4598EF93"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branded packaging imported by a small producer (brand owner is not responsible for the import) </w:t>
            </w:r>
          </w:p>
        </w:tc>
        <w:tc>
          <w:tcPr>
            <w:tcW w:w="5101" w:type="dxa"/>
            <w:vAlign w:val="center"/>
            <w:hideMark/>
          </w:tcPr>
          <w:p w14:paraId="172BB5A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BFBFBF" w:themeFill="background1" w:themeFillShade="BF"/>
            <w:noWrap/>
            <w:vAlign w:val="center"/>
            <w:hideMark/>
          </w:tcPr>
          <w:p w14:paraId="02E51DB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AB2B37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49C24A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5377A5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noWrap/>
            <w:vAlign w:val="center"/>
            <w:hideMark/>
          </w:tcPr>
          <w:p w14:paraId="0C5CC9E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EBB41A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0D31C4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DF0C3D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noWrap/>
            <w:vAlign w:val="center"/>
            <w:hideMark/>
          </w:tcPr>
          <w:p w14:paraId="2896904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p w14:paraId="33291CCD"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restart"/>
            <w:noWrap/>
            <w:vAlign w:val="center"/>
            <w:hideMark/>
          </w:tcPr>
          <w:p w14:paraId="4B42C2B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w:t>
            </w:r>
          </w:p>
          <w:p w14:paraId="5B356D1A"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BCCE1CB" w14:textId="77777777" w:rsidTr="006536FE">
        <w:trPr>
          <w:cantSplit/>
          <w:trHeight w:val="586"/>
        </w:trPr>
        <w:tc>
          <w:tcPr>
            <w:tcW w:w="3143" w:type="dxa"/>
            <w:vMerge/>
            <w:vAlign w:val="center"/>
            <w:hideMark/>
          </w:tcPr>
          <w:p w14:paraId="51AFEF20"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vAlign w:val="center"/>
            <w:hideMark/>
          </w:tcPr>
          <w:p w14:paraId="657580C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them on </w:t>
            </w:r>
          </w:p>
        </w:tc>
        <w:tc>
          <w:tcPr>
            <w:tcW w:w="3830" w:type="dxa"/>
            <w:vMerge/>
            <w:shd w:val="clear" w:color="auto" w:fill="BFBFBF" w:themeFill="background1" w:themeFillShade="BF"/>
            <w:noWrap/>
            <w:vAlign w:val="center"/>
            <w:hideMark/>
          </w:tcPr>
          <w:p w14:paraId="67DA508C"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3D50E72C"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63C1546E"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0AD0EAD0"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8CD7A76" w14:textId="77777777" w:rsidTr="006536FE">
        <w:trPr>
          <w:cantSplit/>
          <w:trHeight w:val="441"/>
        </w:trPr>
        <w:tc>
          <w:tcPr>
            <w:tcW w:w="3143" w:type="dxa"/>
            <w:vMerge/>
            <w:vAlign w:val="center"/>
            <w:hideMark/>
          </w:tcPr>
          <w:p w14:paraId="4DFECD03"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vAlign w:val="center"/>
            <w:hideMark/>
          </w:tcPr>
          <w:p w14:paraId="430BC2A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shd w:val="clear" w:color="auto" w:fill="BFBFBF" w:themeFill="background1" w:themeFillShade="BF"/>
            <w:noWrap/>
            <w:vAlign w:val="center"/>
            <w:hideMark/>
          </w:tcPr>
          <w:p w14:paraId="353692D3"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09AB778E"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12164054"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7AAEA3C3"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88A27EE" w14:textId="77777777" w:rsidTr="006536FE">
        <w:trPr>
          <w:cantSplit/>
          <w:trHeight w:val="586"/>
        </w:trPr>
        <w:tc>
          <w:tcPr>
            <w:tcW w:w="3143" w:type="dxa"/>
            <w:vMerge/>
            <w:vAlign w:val="center"/>
            <w:hideMark/>
          </w:tcPr>
          <w:p w14:paraId="1DDFB5D8"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vAlign w:val="center"/>
            <w:hideMark/>
          </w:tcPr>
          <w:p w14:paraId="2A4FE30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shd w:val="clear" w:color="auto" w:fill="BFBFBF" w:themeFill="background1" w:themeFillShade="BF"/>
            <w:noWrap/>
            <w:vAlign w:val="center"/>
            <w:hideMark/>
          </w:tcPr>
          <w:p w14:paraId="55C663C8"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36EEC560"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0116C5ED"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61B3C49A"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3E42ED50" w14:textId="77777777" w:rsidTr="006536FE">
        <w:trPr>
          <w:cantSplit/>
          <w:trHeight w:val="586"/>
        </w:trPr>
        <w:tc>
          <w:tcPr>
            <w:tcW w:w="3143" w:type="dxa"/>
            <w:vMerge w:val="restart"/>
            <w:shd w:val="clear" w:color="auto" w:fill="E2EFD9" w:themeFill="accent6" w:themeFillTint="33"/>
            <w:vAlign w:val="center"/>
            <w:hideMark/>
          </w:tcPr>
          <w:p w14:paraId="772AAE8C"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branded packaging imported by a small producer (brand owner is responsible for the import but is a small producer) </w:t>
            </w:r>
          </w:p>
        </w:tc>
        <w:tc>
          <w:tcPr>
            <w:tcW w:w="5101" w:type="dxa"/>
            <w:shd w:val="clear" w:color="auto" w:fill="E2EFD9" w:themeFill="accent6" w:themeFillTint="33"/>
            <w:vAlign w:val="center"/>
            <w:hideMark/>
          </w:tcPr>
          <w:p w14:paraId="3B772FF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BFBFBF" w:themeFill="background1" w:themeFillShade="BF"/>
            <w:noWrap/>
            <w:vAlign w:val="center"/>
            <w:hideMark/>
          </w:tcPr>
          <w:p w14:paraId="6676E66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A72AE1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C8CFDE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7F42E4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noWrap/>
            <w:vAlign w:val="center"/>
            <w:hideMark/>
          </w:tcPr>
          <w:p w14:paraId="1DA115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7B2FA6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83C521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D257FE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shd w:val="clear" w:color="auto" w:fill="E2EFD9" w:themeFill="accent6" w:themeFillTint="33"/>
            <w:vAlign w:val="center"/>
            <w:hideMark/>
          </w:tcPr>
          <w:p w14:paraId="22A8114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and</w:t>
            </w:r>
            <w:r w:rsidRPr="00E8144F">
              <w:rPr>
                <w:rFonts w:eastAsia="Times New Roman" w:cstheme="minorHAnsi"/>
                <w:color w:val="000000"/>
                <w:sz w:val="24"/>
                <w:szCs w:val="24"/>
                <w:lang w:eastAsia="en-GB"/>
              </w:rPr>
              <w:br/>
              <w:t>Importer</w:t>
            </w:r>
          </w:p>
        </w:tc>
        <w:tc>
          <w:tcPr>
            <w:tcW w:w="2704" w:type="dxa"/>
            <w:vMerge w:val="restart"/>
            <w:shd w:val="clear" w:color="auto" w:fill="E2EFD9" w:themeFill="accent6" w:themeFillTint="33"/>
            <w:vAlign w:val="center"/>
            <w:hideMark/>
          </w:tcPr>
          <w:p w14:paraId="24AB237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Brand owner </w:t>
            </w:r>
            <w:r w:rsidRPr="00E8144F">
              <w:rPr>
                <w:rFonts w:eastAsia="Times New Roman" w:cstheme="minorHAnsi"/>
                <w:color w:val="000000"/>
                <w:sz w:val="24"/>
                <w:szCs w:val="24"/>
                <w:lang w:eastAsia="en-GB"/>
              </w:rPr>
              <w:br/>
              <w:t>Importer</w:t>
            </w:r>
          </w:p>
          <w:p w14:paraId="547C43D4"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32D1EC23" w14:textId="77777777" w:rsidTr="006536FE">
        <w:trPr>
          <w:cantSplit/>
          <w:trHeight w:val="494"/>
        </w:trPr>
        <w:tc>
          <w:tcPr>
            <w:tcW w:w="3143" w:type="dxa"/>
            <w:vMerge/>
            <w:vAlign w:val="center"/>
            <w:hideMark/>
          </w:tcPr>
          <w:p w14:paraId="2896F2FA"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41F41D4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them on </w:t>
            </w:r>
          </w:p>
        </w:tc>
        <w:tc>
          <w:tcPr>
            <w:tcW w:w="3830" w:type="dxa"/>
            <w:vMerge/>
            <w:shd w:val="clear" w:color="auto" w:fill="BFBFBF" w:themeFill="background1" w:themeFillShade="BF"/>
            <w:noWrap/>
            <w:vAlign w:val="center"/>
            <w:hideMark/>
          </w:tcPr>
          <w:p w14:paraId="4D1469C3"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232A3B6D"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2636996B"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17A86907"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525AD82" w14:textId="77777777" w:rsidTr="00AE4D9B">
        <w:trPr>
          <w:cantSplit/>
          <w:trHeight w:val="522"/>
        </w:trPr>
        <w:tc>
          <w:tcPr>
            <w:tcW w:w="3143" w:type="dxa"/>
            <w:vMerge/>
            <w:vAlign w:val="center"/>
            <w:hideMark/>
          </w:tcPr>
          <w:p w14:paraId="3A5CD634"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16925A6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shd w:val="clear" w:color="auto" w:fill="BFBFBF" w:themeFill="background1" w:themeFillShade="BF"/>
            <w:noWrap/>
            <w:vAlign w:val="center"/>
            <w:hideMark/>
          </w:tcPr>
          <w:p w14:paraId="07A35FF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21A536D6"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5A357ABE"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50B2C468"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EE65A1D" w14:textId="77777777" w:rsidTr="00AE4D9B">
        <w:trPr>
          <w:cantSplit/>
          <w:trHeight w:val="866"/>
        </w:trPr>
        <w:tc>
          <w:tcPr>
            <w:tcW w:w="3143" w:type="dxa"/>
            <w:vMerge/>
            <w:vAlign w:val="center"/>
            <w:hideMark/>
          </w:tcPr>
          <w:p w14:paraId="417E4B5D"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251E016F" w14:textId="36D867D1" w:rsidR="00AE4D9B" w:rsidRPr="00E8144F" w:rsidRDefault="000A6CAB" w:rsidP="00AE4D9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shd w:val="clear" w:color="auto" w:fill="BFBFBF" w:themeFill="background1" w:themeFillShade="BF"/>
            <w:noWrap/>
            <w:vAlign w:val="center"/>
            <w:hideMark/>
          </w:tcPr>
          <w:p w14:paraId="0B29C03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5BBFBCFE"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65C25342"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6B00F5E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73B5992" w14:textId="77777777" w:rsidTr="006536FE">
        <w:trPr>
          <w:cantSplit/>
          <w:trHeight w:val="586"/>
        </w:trPr>
        <w:tc>
          <w:tcPr>
            <w:tcW w:w="3143" w:type="dxa"/>
            <w:vMerge w:val="restart"/>
            <w:vAlign w:val="center"/>
            <w:hideMark/>
          </w:tcPr>
          <w:p w14:paraId="061BD132"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filled unbranded packaging and importer is a large producer</w:t>
            </w:r>
          </w:p>
        </w:tc>
        <w:tc>
          <w:tcPr>
            <w:tcW w:w="5101" w:type="dxa"/>
            <w:vAlign w:val="center"/>
            <w:hideMark/>
          </w:tcPr>
          <w:p w14:paraId="743529A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(packaging remains unbranded)</w:t>
            </w:r>
          </w:p>
        </w:tc>
        <w:tc>
          <w:tcPr>
            <w:tcW w:w="3830" w:type="dxa"/>
            <w:vMerge w:val="restart"/>
            <w:vAlign w:val="center"/>
            <w:hideMark/>
          </w:tcPr>
          <w:p w14:paraId="368BD83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 or where the importing business is not established in the UK, the first person in the UK to take ownership of the packaging</w:t>
            </w:r>
          </w:p>
        </w:tc>
        <w:tc>
          <w:tcPr>
            <w:tcW w:w="2696" w:type="dxa"/>
            <w:vMerge w:val="restart"/>
            <w:vAlign w:val="center"/>
            <w:hideMark/>
          </w:tcPr>
          <w:p w14:paraId="2DF37DA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 </w:t>
            </w:r>
          </w:p>
        </w:tc>
        <w:tc>
          <w:tcPr>
            <w:tcW w:w="3825" w:type="dxa"/>
            <w:vMerge w:val="restart"/>
            <w:shd w:val="clear" w:color="auto" w:fill="BFBFBF" w:themeFill="background1" w:themeFillShade="BF"/>
            <w:vAlign w:val="center"/>
            <w:hideMark/>
          </w:tcPr>
          <w:p w14:paraId="7127E27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22863B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02867E5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CAA543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2D6D455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40A853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2A5113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0192C92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16DEFDF6" w14:textId="77777777" w:rsidTr="006536FE">
        <w:trPr>
          <w:cantSplit/>
          <w:trHeight w:val="586"/>
        </w:trPr>
        <w:tc>
          <w:tcPr>
            <w:tcW w:w="3143" w:type="dxa"/>
            <w:vMerge/>
            <w:vAlign w:val="center"/>
            <w:hideMark/>
          </w:tcPr>
          <w:p w14:paraId="3AE81AA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7553F56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them on (packaging remains unbranded)</w:t>
            </w:r>
          </w:p>
        </w:tc>
        <w:tc>
          <w:tcPr>
            <w:tcW w:w="3830" w:type="dxa"/>
            <w:vMerge/>
            <w:vAlign w:val="center"/>
            <w:hideMark/>
          </w:tcPr>
          <w:p w14:paraId="30FA3DBF"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0B1F8D40"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547A80F4"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7AB1ED0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5BE088E8" w14:textId="77777777" w:rsidTr="006536FE">
        <w:trPr>
          <w:cantSplit/>
          <w:trHeight w:val="293"/>
        </w:trPr>
        <w:tc>
          <w:tcPr>
            <w:tcW w:w="3143" w:type="dxa"/>
            <w:vMerge/>
            <w:vAlign w:val="center"/>
            <w:hideMark/>
          </w:tcPr>
          <w:p w14:paraId="03C186BC"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325A8EE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hideMark/>
          </w:tcPr>
          <w:p w14:paraId="5728D4A9"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54733FB2"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645F6382"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3A7955E2"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B8D2B1E" w14:textId="77777777" w:rsidTr="006536FE">
        <w:trPr>
          <w:cantSplit/>
          <w:trHeight w:val="586"/>
        </w:trPr>
        <w:tc>
          <w:tcPr>
            <w:tcW w:w="3143" w:type="dxa"/>
            <w:vMerge/>
            <w:vAlign w:val="center"/>
            <w:hideMark/>
          </w:tcPr>
          <w:p w14:paraId="4FF102E6"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6C090A7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vAlign w:val="center"/>
            <w:hideMark/>
          </w:tcPr>
          <w:p w14:paraId="31E474EB"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246619A3"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7BF259E1"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1B6EFA83"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008428B" w14:textId="77777777" w:rsidTr="006536FE">
        <w:trPr>
          <w:cantSplit/>
          <w:trHeight w:val="586"/>
        </w:trPr>
        <w:tc>
          <w:tcPr>
            <w:tcW w:w="3143" w:type="dxa"/>
            <w:vMerge w:val="restart"/>
            <w:shd w:val="clear" w:color="auto" w:fill="E2EFD9" w:themeFill="accent6" w:themeFillTint="33"/>
            <w:vAlign w:val="center"/>
            <w:hideMark/>
          </w:tcPr>
          <w:p w14:paraId="41BBC1DD"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themeColor="text1"/>
                <w:sz w:val="24"/>
                <w:szCs w:val="24"/>
                <w:lang w:eastAsia="en-GB"/>
              </w:rPr>
              <w:t>Imported filled unbranded packaging and importer is a small producer</w:t>
            </w:r>
          </w:p>
        </w:tc>
        <w:tc>
          <w:tcPr>
            <w:tcW w:w="5101" w:type="dxa"/>
            <w:shd w:val="clear" w:color="auto" w:fill="E2EFD9" w:themeFill="accent6" w:themeFillTint="33"/>
            <w:vAlign w:val="center"/>
            <w:hideMark/>
          </w:tcPr>
          <w:p w14:paraId="5B091C5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(packaging remains unbranded)</w:t>
            </w:r>
          </w:p>
        </w:tc>
        <w:tc>
          <w:tcPr>
            <w:tcW w:w="3830" w:type="dxa"/>
            <w:vMerge w:val="restart"/>
            <w:shd w:val="clear" w:color="auto" w:fill="BFBFBF" w:themeFill="background1" w:themeFillShade="BF"/>
            <w:noWrap/>
            <w:vAlign w:val="center"/>
            <w:hideMark/>
          </w:tcPr>
          <w:p w14:paraId="079031E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1D6788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BD9B8B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A8F313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noWrap/>
            <w:vAlign w:val="center"/>
            <w:hideMark/>
          </w:tcPr>
          <w:p w14:paraId="72611AA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248273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514A1B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38D1A0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shd w:val="clear" w:color="auto" w:fill="E2EFD9" w:themeFill="accent6" w:themeFillTint="33"/>
            <w:noWrap/>
            <w:vAlign w:val="center"/>
            <w:hideMark/>
          </w:tcPr>
          <w:p w14:paraId="472BBCD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p w14:paraId="73F805C0"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restart"/>
            <w:shd w:val="clear" w:color="auto" w:fill="E2EFD9" w:themeFill="accent6" w:themeFillTint="33"/>
            <w:noWrap/>
            <w:vAlign w:val="center"/>
            <w:hideMark/>
          </w:tcPr>
          <w:p w14:paraId="0D0196C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w:t>
            </w:r>
          </w:p>
          <w:p w14:paraId="110320A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51A736AA" w14:textId="77777777" w:rsidTr="006536FE">
        <w:trPr>
          <w:cantSplit/>
          <w:trHeight w:val="586"/>
        </w:trPr>
        <w:tc>
          <w:tcPr>
            <w:tcW w:w="3143" w:type="dxa"/>
            <w:vMerge/>
            <w:vAlign w:val="center"/>
            <w:hideMark/>
          </w:tcPr>
          <w:p w14:paraId="17ED97D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10E7595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them on (packaging remains unbranded)</w:t>
            </w:r>
          </w:p>
        </w:tc>
        <w:tc>
          <w:tcPr>
            <w:tcW w:w="3830" w:type="dxa"/>
            <w:vMerge/>
            <w:shd w:val="clear" w:color="auto" w:fill="BFBFBF" w:themeFill="background1" w:themeFillShade="BF"/>
            <w:noWrap/>
            <w:vAlign w:val="center"/>
            <w:hideMark/>
          </w:tcPr>
          <w:p w14:paraId="165C3674"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6AA1C8AB"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5B9C41BA"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14927535"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DB6F81B" w14:textId="77777777" w:rsidTr="006536FE">
        <w:trPr>
          <w:cantSplit/>
          <w:trHeight w:val="323"/>
        </w:trPr>
        <w:tc>
          <w:tcPr>
            <w:tcW w:w="3143" w:type="dxa"/>
            <w:vMerge/>
            <w:vAlign w:val="center"/>
            <w:hideMark/>
          </w:tcPr>
          <w:p w14:paraId="16E8EB61"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009AB6F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shd w:val="clear" w:color="auto" w:fill="BFBFBF" w:themeFill="background1" w:themeFillShade="BF"/>
            <w:noWrap/>
            <w:vAlign w:val="center"/>
            <w:hideMark/>
          </w:tcPr>
          <w:p w14:paraId="4A6ADE14"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00D67AC4"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3F305372"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3BFE16A1"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D657D06" w14:textId="77777777" w:rsidTr="006536FE">
        <w:trPr>
          <w:cantSplit/>
          <w:trHeight w:val="586"/>
        </w:trPr>
        <w:tc>
          <w:tcPr>
            <w:tcW w:w="3143" w:type="dxa"/>
            <w:vMerge/>
            <w:vAlign w:val="center"/>
            <w:hideMark/>
          </w:tcPr>
          <w:p w14:paraId="0F58E094"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5FAC4D2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vMerge/>
            <w:shd w:val="clear" w:color="auto" w:fill="BFBFBF" w:themeFill="background1" w:themeFillShade="BF"/>
            <w:noWrap/>
            <w:vAlign w:val="center"/>
            <w:hideMark/>
          </w:tcPr>
          <w:p w14:paraId="7018C4A1"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013C512C"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noWrap/>
            <w:vAlign w:val="center"/>
            <w:hideMark/>
          </w:tcPr>
          <w:p w14:paraId="0202C20E"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noWrap/>
            <w:vAlign w:val="center"/>
            <w:hideMark/>
          </w:tcPr>
          <w:p w14:paraId="3EDB47FD"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542CC83" w14:textId="77777777" w:rsidTr="006536FE">
        <w:trPr>
          <w:cantSplit/>
          <w:trHeight w:val="586"/>
        </w:trPr>
        <w:tc>
          <w:tcPr>
            <w:tcW w:w="3143" w:type="dxa"/>
            <w:vMerge w:val="restart"/>
            <w:shd w:val="clear" w:color="auto" w:fill="FFFFFF" w:themeFill="background1"/>
            <w:vAlign w:val="center"/>
            <w:hideMark/>
          </w:tcPr>
          <w:p w14:paraId="397A450B" w14:textId="77777777" w:rsidR="000A6CAB" w:rsidRPr="00E8144F" w:rsidRDefault="000A6CAB">
            <w:pPr>
              <w:spacing w:after="0" w:line="240" w:lineRule="auto"/>
              <w:rPr>
                <w:rFonts w:eastAsia="Times New Roman" w:cstheme="minorHAnsi"/>
                <w:b/>
                <w:bCs/>
                <w:sz w:val="24"/>
                <w:szCs w:val="24"/>
                <w:lang w:eastAsia="en-GB"/>
              </w:rPr>
            </w:pPr>
            <w:r w:rsidRPr="00E8144F">
              <w:rPr>
                <w:rFonts w:eastAsia="Times New Roman" w:cstheme="minorHAnsi"/>
                <w:b/>
                <w:bCs/>
                <w:sz w:val="24"/>
                <w:szCs w:val="24"/>
                <w:lang w:eastAsia="en-GB"/>
              </w:rPr>
              <w:t>Imported unfilled branded packaging (brand owner is responsible for the import and is a large producer) </w:t>
            </w:r>
          </w:p>
        </w:tc>
        <w:tc>
          <w:tcPr>
            <w:tcW w:w="5101" w:type="dxa"/>
            <w:shd w:val="clear" w:color="auto" w:fill="FFFFFF" w:themeFill="background1"/>
            <w:vAlign w:val="center"/>
            <w:hideMark/>
          </w:tcPr>
          <w:p w14:paraId="22B7863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Supplied to producers under the large producer threshold that fill it (brand relates to product) </w:t>
            </w:r>
          </w:p>
        </w:tc>
        <w:tc>
          <w:tcPr>
            <w:tcW w:w="3830" w:type="dxa"/>
            <w:shd w:val="clear" w:color="auto" w:fill="FFFFFF" w:themeFill="background1"/>
            <w:vAlign w:val="center"/>
            <w:hideMark/>
          </w:tcPr>
          <w:p w14:paraId="75A405C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2696" w:type="dxa"/>
            <w:shd w:val="clear" w:color="auto" w:fill="FFFFFF" w:themeFill="background1"/>
            <w:vAlign w:val="center"/>
            <w:hideMark/>
          </w:tcPr>
          <w:p w14:paraId="307E866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3825" w:type="dxa"/>
            <w:vMerge w:val="restart"/>
            <w:shd w:val="clear" w:color="auto" w:fill="BFBFBF" w:themeFill="background1" w:themeFillShade="BF"/>
            <w:vAlign w:val="center"/>
            <w:hideMark/>
          </w:tcPr>
          <w:p w14:paraId="00F7C31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C0310E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CAB804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A65D2E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F57D17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70B7FE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F3660E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5430B9F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C5BF59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EE9F4D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0633C3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A09EED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A1C4DF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AE744B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09BF053F" w14:textId="77777777" w:rsidTr="006536FE">
        <w:trPr>
          <w:cantSplit/>
          <w:trHeight w:val="586"/>
        </w:trPr>
        <w:tc>
          <w:tcPr>
            <w:tcW w:w="3143" w:type="dxa"/>
            <w:vMerge/>
            <w:vAlign w:val="center"/>
            <w:hideMark/>
          </w:tcPr>
          <w:p w14:paraId="6EAC7662"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694681A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(brand relates to the product) </w:t>
            </w:r>
          </w:p>
        </w:tc>
        <w:tc>
          <w:tcPr>
            <w:tcW w:w="3830" w:type="dxa"/>
            <w:shd w:val="clear" w:color="auto" w:fill="FFFFFF" w:themeFill="background1"/>
            <w:vAlign w:val="center"/>
            <w:hideMark/>
          </w:tcPr>
          <w:p w14:paraId="50E93E8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2696" w:type="dxa"/>
            <w:shd w:val="clear" w:color="auto" w:fill="FFFFFF" w:themeFill="background1"/>
            <w:vAlign w:val="center"/>
            <w:hideMark/>
          </w:tcPr>
          <w:p w14:paraId="1F10D73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3825" w:type="dxa"/>
            <w:vMerge/>
            <w:shd w:val="clear" w:color="auto" w:fill="BFBFBF" w:themeFill="background1" w:themeFillShade="BF"/>
            <w:vAlign w:val="center"/>
            <w:hideMark/>
          </w:tcPr>
          <w:p w14:paraId="641C99AA"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383FFC4E"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F5A6069" w14:textId="77777777" w:rsidTr="006536FE">
        <w:trPr>
          <w:cantSplit/>
          <w:trHeight w:val="586"/>
        </w:trPr>
        <w:tc>
          <w:tcPr>
            <w:tcW w:w="3143" w:type="dxa"/>
            <w:vMerge/>
            <w:vAlign w:val="center"/>
            <w:hideMark/>
          </w:tcPr>
          <w:p w14:paraId="0038EB40"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A5B3E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(brand does not relate to the product) </w:t>
            </w:r>
          </w:p>
        </w:tc>
        <w:tc>
          <w:tcPr>
            <w:tcW w:w="38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F404A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packer/filler</w:t>
            </w:r>
          </w:p>
        </w:tc>
        <w:tc>
          <w:tcPr>
            <w:tcW w:w="2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63716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vMerge/>
            <w:shd w:val="clear" w:color="auto" w:fill="BFBFBF" w:themeFill="background1" w:themeFillShade="BF"/>
            <w:vAlign w:val="center"/>
            <w:hideMark/>
          </w:tcPr>
          <w:p w14:paraId="4F035EFA"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4F5F8ABD"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E348E88" w14:textId="77777777" w:rsidTr="006536FE">
        <w:trPr>
          <w:cantSplit/>
          <w:trHeight w:val="586"/>
        </w:trPr>
        <w:tc>
          <w:tcPr>
            <w:tcW w:w="3143" w:type="dxa"/>
            <w:vMerge/>
            <w:vAlign w:val="center"/>
            <w:hideMark/>
          </w:tcPr>
          <w:p w14:paraId="69315743"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ED8B3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Filled by the brand owner and supplied to consumers (brand relates to the product) </w:t>
            </w:r>
          </w:p>
        </w:tc>
        <w:tc>
          <w:tcPr>
            <w:tcW w:w="38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03A49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2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CCF66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tc>
        <w:tc>
          <w:tcPr>
            <w:tcW w:w="3825" w:type="dxa"/>
            <w:vMerge/>
            <w:shd w:val="clear" w:color="auto" w:fill="BFBFBF" w:themeFill="background1" w:themeFillShade="BF"/>
            <w:vAlign w:val="center"/>
            <w:hideMark/>
          </w:tcPr>
          <w:p w14:paraId="28151825"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4C4C17A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656E9BF1" w14:textId="77777777" w:rsidTr="006536FE">
        <w:trPr>
          <w:cantSplit/>
          <w:trHeight w:val="586"/>
        </w:trPr>
        <w:tc>
          <w:tcPr>
            <w:tcW w:w="3143" w:type="dxa"/>
            <w:vMerge/>
            <w:vAlign w:val="center"/>
            <w:hideMark/>
          </w:tcPr>
          <w:p w14:paraId="614CAC9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868EC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Filled and supplied to consumers (brand relates only to the packaging, not to the product) </w:t>
            </w:r>
          </w:p>
        </w:tc>
        <w:tc>
          <w:tcPr>
            <w:tcW w:w="38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2115C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Person who pack/fills the packaging</w:t>
            </w:r>
          </w:p>
        </w:tc>
        <w:tc>
          <w:tcPr>
            <w:tcW w:w="2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4E56A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vMerge/>
            <w:shd w:val="clear" w:color="auto" w:fill="BFBFBF" w:themeFill="background1" w:themeFillShade="BF"/>
            <w:vAlign w:val="center"/>
            <w:hideMark/>
          </w:tcPr>
          <w:p w14:paraId="7E6018B0"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47A02314"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EA70E8B" w14:textId="77777777" w:rsidTr="006536FE">
        <w:trPr>
          <w:cantSplit/>
          <w:trHeight w:val="493"/>
        </w:trPr>
        <w:tc>
          <w:tcPr>
            <w:tcW w:w="3143"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F61590C"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sz w:val="24"/>
                <w:szCs w:val="24"/>
                <w:lang w:eastAsia="en-GB"/>
              </w:rPr>
              <w:t>Imported unfilled branded packaging and importer is a large producer (brand owner is responsible for the import and is a small producer) </w:t>
            </w:r>
          </w:p>
        </w:tc>
        <w:tc>
          <w:tcPr>
            <w:tcW w:w="510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4A1FBC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Supplied to producers under the large producer threshold that fill it (brand relates to the product) </w:t>
            </w:r>
          </w:p>
        </w:tc>
        <w:tc>
          <w:tcPr>
            <w:tcW w:w="3830"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hideMark/>
          </w:tcPr>
          <w:p w14:paraId="4545A42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w:t>
            </w:r>
            <w:r w:rsidRPr="00E8144F">
              <w:rPr>
                <w:rFonts w:cstheme="minorHAnsi"/>
                <w:color w:val="000000"/>
                <w:sz w:val="24"/>
                <w:szCs w:val="24"/>
                <w:lang w:eastAsia="en-GB"/>
              </w:rPr>
              <w:t>in</w:t>
            </w:r>
            <w:r w:rsidRPr="00E8144F">
              <w:rPr>
                <w:rFonts w:eastAsia="Times New Roman" w:cstheme="minorHAnsi"/>
                <w:color w:val="000000"/>
                <w:sz w:val="24"/>
                <w:szCs w:val="24"/>
                <w:lang w:eastAsia="en-GB"/>
              </w:rPr>
              <w:t>g business</w:t>
            </w:r>
          </w:p>
        </w:tc>
        <w:tc>
          <w:tcPr>
            <w:tcW w:w="2696"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hideMark/>
          </w:tcPr>
          <w:p w14:paraId="1BB7BE0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Distributor</w:t>
            </w:r>
          </w:p>
        </w:tc>
        <w:tc>
          <w:tcPr>
            <w:tcW w:w="382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3027D3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r>
              <w:rPr>
                <w:rFonts w:eastAsia="Times New Roman" w:cstheme="minorHAnsi"/>
                <w:color w:val="000000"/>
                <w:sz w:val="24"/>
                <w:szCs w:val="24"/>
                <w:lang w:eastAsia="en-GB"/>
              </w:rPr>
              <w:t xml:space="preserve"> and</w:t>
            </w:r>
            <w:r w:rsidRPr="00E8144F">
              <w:rPr>
                <w:rFonts w:eastAsia="Times New Roman" w:cstheme="minorHAnsi"/>
                <w:color w:val="000000"/>
                <w:sz w:val="24"/>
                <w:szCs w:val="24"/>
                <w:lang w:eastAsia="en-GB"/>
              </w:rPr>
              <w:br/>
              <w:t>Packer/filler (if small producer)</w:t>
            </w:r>
          </w:p>
        </w:tc>
        <w:tc>
          <w:tcPr>
            <w:tcW w:w="270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18AA34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r w:rsidRPr="00E8144F">
              <w:rPr>
                <w:rFonts w:eastAsia="Times New Roman" w:cstheme="minorHAnsi"/>
                <w:color w:val="000000"/>
                <w:sz w:val="24"/>
                <w:szCs w:val="24"/>
                <w:lang w:eastAsia="en-GB"/>
              </w:rPr>
              <w:br/>
              <w:t>Packer/filler</w:t>
            </w:r>
          </w:p>
        </w:tc>
      </w:tr>
      <w:tr w:rsidR="000A6CAB" w:rsidRPr="0051168E" w14:paraId="4AE8801F" w14:textId="77777777" w:rsidTr="006536FE">
        <w:trPr>
          <w:cantSplit/>
          <w:trHeight w:val="573"/>
        </w:trPr>
        <w:tc>
          <w:tcPr>
            <w:tcW w:w="3143" w:type="dxa"/>
            <w:vMerge/>
            <w:vAlign w:val="center"/>
            <w:hideMark/>
          </w:tcPr>
          <w:p w14:paraId="69E5E155"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3302570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(brand relates to the product) </w:t>
            </w:r>
          </w:p>
        </w:tc>
        <w:tc>
          <w:tcPr>
            <w:tcW w:w="3830" w:type="dxa"/>
            <w:shd w:val="clear" w:color="auto" w:fill="E2EFD9" w:themeFill="accent6" w:themeFillTint="33"/>
            <w:noWrap/>
            <w:vAlign w:val="center"/>
            <w:hideMark/>
          </w:tcPr>
          <w:p w14:paraId="7BD105D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packer/filler</w:t>
            </w:r>
          </w:p>
        </w:tc>
        <w:tc>
          <w:tcPr>
            <w:tcW w:w="2696" w:type="dxa"/>
            <w:shd w:val="clear" w:color="auto" w:fill="E2EFD9" w:themeFill="accent6" w:themeFillTint="33"/>
            <w:noWrap/>
            <w:vAlign w:val="center"/>
            <w:hideMark/>
          </w:tcPr>
          <w:p w14:paraId="1CD9538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shd w:val="clear" w:color="auto" w:fill="E2EFD9" w:themeFill="accent6" w:themeFillTint="33"/>
            <w:noWrap/>
            <w:vAlign w:val="center"/>
            <w:hideMark/>
          </w:tcPr>
          <w:p w14:paraId="5866673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2704" w:type="dxa"/>
            <w:shd w:val="clear" w:color="auto" w:fill="E2EFD9" w:themeFill="accent6" w:themeFillTint="33"/>
            <w:noWrap/>
            <w:vAlign w:val="center"/>
            <w:hideMark/>
          </w:tcPr>
          <w:p w14:paraId="6B91940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r>
      <w:tr w:rsidR="000A6CAB" w:rsidRPr="0051168E" w14:paraId="099CE926" w14:textId="77777777" w:rsidTr="006536FE">
        <w:trPr>
          <w:cantSplit/>
          <w:trHeight w:val="567"/>
        </w:trPr>
        <w:tc>
          <w:tcPr>
            <w:tcW w:w="3143" w:type="dxa"/>
            <w:vMerge/>
            <w:vAlign w:val="center"/>
            <w:hideMark/>
          </w:tcPr>
          <w:p w14:paraId="54880C4A"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024C435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(brand does not relate to the product) </w:t>
            </w:r>
          </w:p>
        </w:tc>
        <w:tc>
          <w:tcPr>
            <w:tcW w:w="3830" w:type="dxa"/>
            <w:shd w:val="clear" w:color="auto" w:fill="E2EFD9" w:themeFill="accent6" w:themeFillTint="33"/>
            <w:noWrap/>
            <w:vAlign w:val="center"/>
            <w:hideMark/>
          </w:tcPr>
          <w:p w14:paraId="42C0D70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packer/filler</w:t>
            </w:r>
          </w:p>
        </w:tc>
        <w:tc>
          <w:tcPr>
            <w:tcW w:w="2696" w:type="dxa"/>
            <w:shd w:val="clear" w:color="auto" w:fill="E2EFD9" w:themeFill="accent6" w:themeFillTint="33"/>
            <w:noWrap/>
            <w:vAlign w:val="center"/>
            <w:hideMark/>
          </w:tcPr>
          <w:p w14:paraId="7B06AAC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shd w:val="clear" w:color="auto" w:fill="BFBFBF" w:themeFill="background1" w:themeFillShade="BF"/>
            <w:noWrap/>
            <w:vAlign w:val="center"/>
            <w:hideMark/>
          </w:tcPr>
          <w:p w14:paraId="49D330D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noWrap/>
            <w:vAlign w:val="center"/>
            <w:hideMark/>
          </w:tcPr>
          <w:p w14:paraId="4606B00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4F6AFE77" w14:textId="77777777" w:rsidTr="006536FE">
        <w:trPr>
          <w:cantSplit/>
          <w:trHeight w:val="485"/>
        </w:trPr>
        <w:tc>
          <w:tcPr>
            <w:tcW w:w="3143" w:type="dxa"/>
            <w:vMerge/>
            <w:vAlign w:val="center"/>
            <w:hideMark/>
          </w:tcPr>
          <w:p w14:paraId="63A90509"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663306E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Filled and supplied to consumers (brand relates to the product) </w:t>
            </w:r>
          </w:p>
        </w:tc>
        <w:tc>
          <w:tcPr>
            <w:tcW w:w="3830" w:type="dxa"/>
            <w:shd w:val="clear" w:color="auto" w:fill="E2EFD9" w:themeFill="accent6" w:themeFillTint="33"/>
            <w:noWrap/>
            <w:vAlign w:val="center"/>
            <w:hideMark/>
          </w:tcPr>
          <w:p w14:paraId="4E9BD30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Person that pack/fills the packaging</w:t>
            </w:r>
          </w:p>
        </w:tc>
        <w:tc>
          <w:tcPr>
            <w:tcW w:w="2696" w:type="dxa"/>
            <w:shd w:val="clear" w:color="auto" w:fill="E2EFD9" w:themeFill="accent6" w:themeFillTint="33"/>
            <w:noWrap/>
            <w:vAlign w:val="center"/>
            <w:hideMark/>
          </w:tcPr>
          <w:p w14:paraId="4AFCC0D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shd w:val="clear" w:color="auto" w:fill="E2EFD9" w:themeFill="accent6" w:themeFillTint="33"/>
            <w:noWrap/>
            <w:vAlign w:val="center"/>
            <w:hideMark/>
          </w:tcPr>
          <w:p w14:paraId="5D7DC7A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2704" w:type="dxa"/>
            <w:shd w:val="clear" w:color="auto" w:fill="E2EFD9" w:themeFill="accent6" w:themeFillTint="33"/>
            <w:noWrap/>
            <w:vAlign w:val="center"/>
            <w:hideMark/>
          </w:tcPr>
          <w:p w14:paraId="3D610E3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r>
      <w:tr w:rsidR="000A6CAB" w:rsidRPr="0051168E" w14:paraId="2D2BD63C" w14:textId="77777777" w:rsidTr="006536FE">
        <w:trPr>
          <w:cantSplit/>
          <w:trHeight w:val="551"/>
        </w:trPr>
        <w:tc>
          <w:tcPr>
            <w:tcW w:w="3143" w:type="dxa"/>
            <w:vMerge/>
            <w:vAlign w:val="center"/>
            <w:hideMark/>
          </w:tcPr>
          <w:p w14:paraId="56B0F4B2"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5DA825D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shd w:val="clear" w:color="auto" w:fill="E2EFD9" w:themeFill="accent6" w:themeFillTint="33"/>
            <w:noWrap/>
            <w:vAlign w:val="center"/>
            <w:hideMark/>
          </w:tcPr>
          <w:p w14:paraId="16C1308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tc>
        <w:tc>
          <w:tcPr>
            <w:tcW w:w="2696" w:type="dxa"/>
            <w:shd w:val="clear" w:color="auto" w:fill="E2EFD9" w:themeFill="accent6" w:themeFillTint="33"/>
            <w:noWrap/>
            <w:vAlign w:val="center"/>
            <w:hideMark/>
          </w:tcPr>
          <w:p w14:paraId="0C7083F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 </w:t>
            </w:r>
          </w:p>
        </w:tc>
        <w:tc>
          <w:tcPr>
            <w:tcW w:w="3825" w:type="dxa"/>
            <w:shd w:val="clear" w:color="auto" w:fill="E2EFD9" w:themeFill="accent6" w:themeFillTint="33"/>
            <w:noWrap/>
            <w:vAlign w:val="center"/>
            <w:hideMark/>
          </w:tcPr>
          <w:p w14:paraId="53826B8C"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shd w:val="clear" w:color="auto" w:fill="E2EFD9" w:themeFill="accent6" w:themeFillTint="33"/>
            <w:noWrap/>
            <w:vAlign w:val="center"/>
            <w:hideMark/>
          </w:tcPr>
          <w:p w14:paraId="4D64C023"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476DDE8" w14:textId="77777777" w:rsidTr="006536FE">
        <w:trPr>
          <w:cantSplit/>
          <w:trHeight w:val="549"/>
        </w:trPr>
        <w:tc>
          <w:tcPr>
            <w:tcW w:w="3143" w:type="dxa"/>
            <w:vMerge w:val="restart"/>
            <w:shd w:val="clear" w:color="auto" w:fill="FFFFFF" w:themeFill="background1"/>
            <w:vAlign w:val="center"/>
            <w:hideMark/>
          </w:tcPr>
          <w:p w14:paraId="05C67545"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sz w:val="24"/>
                <w:szCs w:val="24"/>
                <w:lang w:eastAsia="en-GB"/>
              </w:rPr>
              <w:t xml:space="preserve">Imported unfilled branded packaging, importer is a </w:t>
            </w:r>
            <w:r w:rsidRPr="00E8144F">
              <w:rPr>
                <w:rFonts w:eastAsia="Times New Roman" w:cstheme="minorHAnsi"/>
                <w:b/>
                <w:bCs/>
                <w:sz w:val="24"/>
                <w:szCs w:val="24"/>
                <w:lang w:eastAsia="en-GB"/>
              </w:rPr>
              <w:t>small</w:t>
            </w:r>
            <w:r w:rsidRPr="00E8144F">
              <w:rPr>
                <w:rFonts w:eastAsia="Times New Roman" w:cstheme="minorHAnsi"/>
                <w:b/>
                <w:sz w:val="24"/>
                <w:szCs w:val="24"/>
                <w:lang w:eastAsia="en-GB"/>
              </w:rPr>
              <w:t xml:space="preserve"> producer (brand owner is responsible for the import but is a small producer)</w:t>
            </w:r>
          </w:p>
        </w:tc>
        <w:tc>
          <w:tcPr>
            <w:tcW w:w="5101" w:type="dxa"/>
            <w:shd w:val="clear" w:color="auto" w:fill="FFFFFF" w:themeFill="background1"/>
            <w:vAlign w:val="center"/>
            <w:hideMark/>
          </w:tcPr>
          <w:p w14:paraId="298D97C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that fill it (brand relates to product) </w:t>
            </w:r>
          </w:p>
        </w:tc>
        <w:tc>
          <w:tcPr>
            <w:tcW w:w="3830" w:type="dxa"/>
            <w:shd w:val="clear" w:color="auto" w:fill="BFBFBF" w:themeFill="background1" w:themeFillShade="BF"/>
            <w:noWrap/>
            <w:vAlign w:val="center"/>
            <w:hideMark/>
          </w:tcPr>
          <w:p w14:paraId="3803B01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008728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vAlign w:val="center"/>
            <w:hideMark/>
          </w:tcPr>
          <w:p w14:paraId="5C1D9E5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r>
              <w:rPr>
                <w:rFonts w:eastAsia="Times New Roman" w:cstheme="minorHAnsi"/>
                <w:color w:val="000000"/>
                <w:sz w:val="24"/>
                <w:szCs w:val="24"/>
                <w:lang w:eastAsia="en-GB"/>
              </w:rPr>
              <w:t xml:space="preserve"> and</w:t>
            </w:r>
            <w:r w:rsidRPr="00E8144F">
              <w:rPr>
                <w:rFonts w:eastAsia="Times New Roman" w:cstheme="minorHAnsi"/>
                <w:color w:val="000000"/>
                <w:sz w:val="24"/>
                <w:szCs w:val="24"/>
                <w:lang w:eastAsia="en-GB"/>
              </w:rPr>
              <w:br/>
              <w:t>Brand owner</w:t>
            </w:r>
            <w:r>
              <w:rPr>
                <w:rFonts w:eastAsia="Times New Roman" w:cstheme="minorHAnsi"/>
                <w:color w:val="000000"/>
                <w:sz w:val="24"/>
                <w:szCs w:val="24"/>
                <w:lang w:eastAsia="en-GB"/>
              </w:rPr>
              <w:t xml:space="preserve"> and</w:t>
            </w:r>
            <w:r w:rsidRPr="00E8144F">
              <w:rPr>
                <w:rFonts w:eastAsia="Times New Roman" w:cstheme="minorHAnsi"/>
                <w:color w:val="000000"/>
                <w:sz w:val="24"/>
                <w:szCs w:val="24"/>
                <w:lang w:eastAsia="en-GB"/>
              </w:rPr>
              <w:br/>
              <w:t xml:space="preserve">Packer/filler </w:t>
            </w:r>
          </w:p>
        </w:tc>
        <w:tc>
          <w:tcPr>
            <w:tcW w:w="2704" w:type="dxa"/>
            <w:shd w:val="clear" w:color="auto" w:fill="FFFFFF" w:themeFill="background1"/>
            <w:vAlign w:val="center"/>
            <w:hideMark/>
          </w:tcPr>
          <w:p w14:paraId="77514953" w14:textId="77777777" w:rsidR="000A6CAB" w:rsidRPr="00E8144F" w:rsidRDefault="000A6CAB">
            <w:pPr>
              <w:spacing w:after="0" w:line="240" w:lineRule="auto"/>
              <w:rPr>
                <w:rFonts w:eastAsia="Times New Roman" w:cstheme="minorHAnsi"/>
                <w:color w:val="000000"/>
                <w:sz w:val="24"/>
                <w:szCs w:val="24"/>
                <w:lang w:eastAsia="en-GB"/>
              </w:rPr>
            </w:pPr>
            <w:r w:rsidRPr="00C21A1A">
              <w:rPr>
                <w:rFonts w:eastAsia="Times New Roman" w:cstheme="minorHAnsi"/>
                <w:color w:val="000000" w:themeColor="text1"/>
                <w:sz w:val="24"/>
                <w:szCs w:val="24"/>
                <w:lang w:eastAsia="en-GB"/>
              </w:rPr>
              <w:t>Distributor</w:t>
            </w:r>
            <w:r w:rsidRPr="00E8144F">
              <w:rPr>
                <w:rFonts w:eastAsia="Times New Roman" w:cstheme="minorHAnsi"/>
                <w:color w:val="000000"/>
                <w:sz w:val="24"/>
                <w:szCs w:val="24"/>
                <w:lang w:eastAsia="en-GB"/>
              </w:rPr>
              <w:br/>
              <w:t>Brand owner</w:t>
            </w:r>
            <w:r w:rsidRPr="00E8144F">
              <w:rPr>
                <w:rFonts w:eastAsia="Times New Roman" w:cstheme="minorHAnsi"/>
                <w:color w:val="000000"/>
                <w:sz w:val="24"/>
                <w:szCs w:val="24"/>
                <w:lang w:eastAsia="en-GB"/>
              </w:rPr>
              <w:br/>
              <w:t>Packer/filler</w:t>
            </w:r>
          </w:p>
        </w:tc>
      </w:tr>
      <w:tr w:rsidR="000A6CAB" w:rsidRPr="0051168E" w14:paraId="5DEB561E" w14:textId="77777777" w:rsidTr="006536FE">
        <w:trPr>
          <w:cantSplit/>
          <w:trHeight w:val="589"/>
        </w:trPr>
        <w:tc>
          <w:tcPr>
            <w:tcW w:w="3143" w:type="dxa"/>
            <w:vMerge/>
            <w:vAlign w:val="center"/>
            <w:hideMark/>
          </w:tcPr>
          <w:p w14:paraId="5F2BBE5C"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2C32A84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the packaging and sell on (brand relates to product) </w:t>
            </w:r>
          </w:p>
        </w:tc>
        <w:tc>
          <w:tcPr>
            <w:tcW w:w="3830" w:type="dxa"/>
            <w:shd w:val="clear" w:color="auto" w:fill="FFFFFF" w:themeFill="background1"/>
            <w:noWrap/>
            <w:vAlign w:val="center"/>
            <w:hideMark/>
          </w:tcPr>
          <w:p w14:paraId="2E6EE2B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pack filler</w:t>
            </w:r>
          </w:p>
        </w:tc>
        <w:tc>
          <w:tcPr>
            <w:tcW w:w="2696" w:type="dxa"/>
            <w:shd w:val="clear" w:color="auto" w:fill="FFFFFF" w:themeFill="background1"/>
            <w:noWrap/>
            <w:vAlign w:val="center"/>
            <w:hideMark/>
          </w:tcPr>
          <w:p w14:paraId="6EFB88E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shd w:val="clear" w:color="auto" w:fill="FFFFFF" w:themeFill="background1"/>
            <w:vAlign w:val="center"/>
            <w:hideMark/>
          </w:tcPr>
          <w:p w14:paraId="42BFCF4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2704" w:type="dxa"/>
            <w:shd w:val="clear" w:color="auto" w:fill="FFFFFF" w:themeFill="background1"/>
            <w:vAlign w:val="center"/>
            <w:hideMark/>
          </w:tcPr>
          <w:p w14:paraId="537F83A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r>
      <w:tr w:rsidR="000A6CAB" w:rsidRPr="0051168E" w14:paraId="1AFBD38F" w14:textId="77777777" w:rsidTr="006536FE">
        <w:trPr>
          <w:cantSplit/>
          <w:trHeight w:val="476"/>
        </w:trPr>
        <w:tc>
          <w:tcPr>
            <w:tcW w:w="3143" w:type="dxa"/>
            <w:vMerge/>
            <w:vAlign w:val="center"/>
            <w:hideMark/>
          </w:tcPr>
          <w:p w14:paraId="2853A7AC"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4451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(brand does not relate to the product) </w:t>
            </w:r>
          </w:p>
        </w:tc>
        <w:tc>
          <w:tcPr>
            <w:tcW w:w="38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EBEB8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pack filler</w:t>
            </w:r>
          </w:p>
        </w:tc>
        <w:tc>
          <w:tcPr>
            <w:tcW w:w="269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0B8A31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568B6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12E5EE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2A4EBB44" w14:textId="77777777" w:rsidTr="006536FE">
        <w:trPr>
          <w:cantSplit/>
          <w:trHeight w:val="498"/>
        </w:trPr>
        <w:tc>
          <w:tcPr>
            <w:tcW w:w="3143" w:type="dxa"/>
            <w:vMerge/>
            <w:vAlign w:val="center"/>
            <w:hideMark/>
          </w:tcPr>
          <w:p w14:paraId="49EFD05E"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19819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D8C3BD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7E1833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73F7C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r>
              <w:rPr>
                <w:rFonts w:eastAsia="Times New Roman" w:cstheme="minorHAnsi"/>
                <w:color w:val="000000"/>
                <w:sz w:val="24"/>
                <w:szCs w:val="24"/>
                <w:lang w:eastAsia="en-GB"/>
              </w:rPr>
              <w:t xml:space="preserve"> and</w:t>
            </w:r>
            <w:r w:rsidRPr="00E8144F">
              <w:rPr>
                <w:rFonts w:eastAsia="Times New Roman" w:cstheme="minorHAnsi"/>
                <w:color w:val="000000"/>
                <w:sz w:val="24"/>
                <w:szCs w:val="24"/>
                <w:lang w:eastAsia="en-GB"/>
              </w:rPr>
              <w:br/>
              <w:t>Brand owner</w:t>
            </w:r>
          </w:p>
        </w:tc>
        <w:tc>
          <w:tcPr>
            <w:tcW w:w="27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F641F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Importer </w:t>
            </w:r>
            <w:r w:rsidRPr="00E8144F">
              <w:rPr>
                <w:rFonts w:eastAsia="Times New Roman" w:cstheme="minorHAnsi"/>
                <w:color w:val="000000"/>
                <w:sz w:val="24"/>
                <w:szCs w:val="24"/>
                <w:lang w:eastAsia="en-GB"/>
              </w:rPr>
              <w:br/>
              <w:t>Brand owner</w:t>
            </w:r>
          </w:p>
        </w:tc>
      </w:tr>
      <w:tr w:rsidR="000A6CAB" w:rsidRPr="0051168E" w14:paraId="54371801" w14:textId="77777777" w:rsidTr="006536FE">
        <w:trPr>
          <w:cantSplit/>
          <w:trHeight w:val="533"/>
        </w:trPr>
        <w:tc>
          <w:tcPr>
            <w:tcW w:w="3143" w:type="dxa"/>
            <w:vMerge/>
            <w:vAlign w:val="center"/>
            <w:hideMark/>
          </w:tcPr>
          <w:p w14:paraId="2972DB33"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4FEF8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Filled and supplied to consumers (brand does not relate to the product) </w:t>
            </w:r>
          </w:p>
        </w:tc>
        <w:tc>
          <w:tcPr>
            <w:tcW w:w="383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3A5944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236D1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043DB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Importing business (that </w:t>
            </w:r>
            <w:r>
              <w:rPr>
                <w:rFonts w:eastAsia="Times New Roman" w:cstheme="minorHAnsi"/>
                <w:color w:val="000000"/>
                <w:sz w:val="24"/>
                <w:szCs w:val="24"/>
                <w:lang w:eastAsia="en-GB"/>
              </w:rPr>
              <w:t>p</w:t>
            </w:r>
            <w:r w:rsidRPr="00E8144F">
              <w:rPr>
                <w:rFonts w:eastAsia="Times New Roman" w:cstheme="minorHAnsi"/>
                <w:color w:val="000000"/>
                <w:sz w:val="24"/>
                <w:szCs w:val="24"/>
                <w:lang w:eastAsia="en-GB"/>
              </w:rPr>
              <w:t>ack/fills)</w:t>
            </w:r>
          </w:p>
        </w:tc>
        <w:tc>
          <w:tcPr>
            <w:tcW w:w="27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C135B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1068EFA6" w14:textId="77777777" w:rsidTr="006536FE">
        <w:trPr>
          <w:cantSplit/>
          <w:trHeight w:val="537"/>
        </w:trPr>
        <w:tc>
          <w:tcPr>
            <w:tcW w:w="3143" w:type="dxa"/>
            <w:vMerge w:val="restart"/>
            <w:shd w:val="clear" w:color="auto" w:fill="E2EFD9" w:themeFill="accent6" w:themeFillTint="33"/>
            <w:vAlign w:val="center"/>
            <w:hideMark/>
          </w:tcPr>
          <w:p w14:paraId="60A0CCBB"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unfilled branded packaging and importer is a large producer (brand owner is not responsible for the import) </w:t>
            </w:r>
          </w:p>
        </w:tc>
        <w:tc>
          <w:tcPr>
            <w:tcW w:w="5101" w:type="dxa"/>
            <w:shd w:val="clear" w:color="auto" w:fill="E2EFD9" w:themeFill="accent6" w:themeFillTint="33"/>
            <w:vAlign w:val="center"/>
            <w:hideMark/>
          </w:tcPr>
          <w:p w14:paraId="13DB112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that fill it </w:t>
            </w:r>
          </w:p>
        </w:tc>
        <w:tc>
          <w:tcPr>
            <w:tcW w:w="3830" w:type="dxa"/>
            <w:shd w:val="clear" w:color="auto" w:fill="E2EFD9" w:themeFill="accent6" w:themeFillTint="33"/>
            <w:vAlign w:val="center"/>
            <w:hideMark/>
          </w:tcPr>
          <w:p w14:paraId="562CE7B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tc>
        <w:tc>
          <w:tcPr>
            <w:tcW w:w="2696" w:type="dxa"/>
            <w:shd w:val="clear" w:color="auto" w:fill="E2EFD9" w:themeFill="accent6" w:themeFillTint="33"/>
            <w:vAlign w:val="center"/>
            <w:hideMark/>
          </w:tcPr>
          <w:p w14:paraId="13C34C2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Distributor </w:t>
            </w:r>
          </w:p>
        </w:tc>
        <w:tc>
          <w:tcPr>
            <w:tcW w:w="3825" w:type="dxa"/>
            <w:shd w:val="clear" w:color="auto" w:fill="E2EFD9" w:themeFill="accent6" w:themeFillTint="33"/>
            <w:vAlign w:val="center"/>
            <w:hideMark/>
          </w:tcPr>
          <w:p w14:paraId="464E204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2704" w:type="dxa"/>
            <w:shd w:val="clear" w:color="auto" w:fill="E2EFD9" w:themeFill="accent6" w:themeFillTint="33"/>
            <w:vAlign w:val="center"/>
            <w:hideMark/>
          </w:tcPr>
          <w:p w14:paraId="3E38498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40F7D9A8" w14:textId="77777777" w:rsidTr="006536FE">
        <w:trPr>
          <w:cantSplit/>
          <w:trHeight w:val="537"/>
        </w:trPr>
        <w:tc>
          <w:tcPr>
            <w:tcW w:w="3143" w:type="dxa"/>
            <w:vMerge/>
            <w:vAlign w:val="center"/>
            <w:hideMark/>
          </w:tcPr>
          <w:p w14:paraId="24BE6A9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380C71B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E2EFD9" w:themeFill="accent6" w:themeFillTint="33"/>
            <w:vAlign w:val="center"/>
            <w:hideMark/>
          </w:tcPr>
          <w:p w14:paraId="5074005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Person that pack/fills the packaging </w:t>
            </w:r>
          </w:p>
        </w:tc>
        <w:tc>
          <w:tcPr>
            <w:tcW w:w="2696" w:type="dxa"/>
            <w:shd w:val="clear" w:color="auto" w:fill="E2EFD9" w:themeFill="accent6" w:themeFillTint="33"/>
            <w:vAlign w:val="center"/>
            <w:hideMark/>
          </w:tcPr>
          <w:p w14:paraId="0D3D77D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0A2B97C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456B506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40274475" w14:textId="77777777" w:rsidTr="006536FE">
        <w:trPr>
          <w:cantSplit/>
          <w:trHeight w:val="537"/>
        </w:trPr>
        <w:tc>
          <w:tcPr>
            <w:tcW w:w="3143" w:type="dxa"/>
            <w:vMerge/>
            <w:vAlign w:val="center"/>
            <w:hideMark/>
          </w:tcPr>
          <w:p w14:paraId="7F65C6E3"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7E8BEFE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Filled and supplied to consumers </w:t>
            </w:r>
          </w:p>
        </w:tc>
        <w:tc>
          <w:tcPr>
            <w:tcW w:w="3830" w:type="dxa"/>
            <w:shd w:val="clear" w:color="auto" w:fill="E2EFD9" w:themeFill="accent6" w:themeFillTint="33"/>
            <w:vAlign w:val="center"/>
            <w:hideMark/>
          </w:tcPr>
          <w:p w14:paraId="597F00B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Person that pack/fills the packaging)</w:t>
            </w:r>
          </w:p>
        </w:tc>
        <w:tc>
          <w:tcPr>
            <w:tcW w:w="2696" w:type="dxa"/>
            <w:shd w:val="clear" w:color="auto" w:fill="E2EFD9" w:themeFill="accent6" w:themeFillTint="33"/>
            <w:vAlign w:val="center"/>
            <w:hideMark/>
          </w:tcPr>
          <w:p w14:paraId="784BC5F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0DF7AD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71B823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1AA196B6" w14:textId="77777777" w:rsidTr="006536FE">
        <w:trPr>
          <w:cantSplit/>
          <w:trHeight w:val="537"/>
        </w:trPr>
        <w:tc>
          <w:tcPr>
            <w:tcW w:w="3143" w:type="dxa"/>
            <w:vMerge/>
            <w:vAlign w:val="center"/>
            <w:hideMark/>
          </w:tcPr>
          <w:p w14:paraId="3D7A1658"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0FB7FFA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shd w:val="clear" w:color="auto" w:fill="E2EFD9" w:themeFill="accent6" w:themeFillTint="33"/>
            <w:vAlign w:val="center"/>
            <w:hideMark/>
          </w:tcPr>
          <w:p w14:paraId="20D70FF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tc>
        <w:tc>
          <w:tcPr>
            <w:tcW w:w="2696" w:type="dxa"/>
            <w:shd w:val="clear" w:color="auto" w:fill="E2EFD9" w:themeFill="accent6" w:themeFillTint="33"/>
            <w:vAlign w:val="center"/>
            <w:hideMark/>
          </w:tcPr>
          <w:p w14:paraId="758C6B5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 </w:t>
            </w:r>
          </w:p>
        </w:tc>
        <w:tc>
          <w:tcPr>
            <w:tcW w:w="3825" w:type="dxa"/>
            <w:shd w:val="clear" w:color="auto" w:fill="BFBFBF" w:themeFill="background1" w:themeFillShade="BF"/>
            <w:vAlign w:val="center"/>
            <w:hideMark/>
          </w:tcPr>
          <w:p w14:paraId="26FDF48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779B448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317F51F7" w14:textId="77777777" w:rsidTr="006536FE">
        <w:trPr>
          <w:cantSplit/>
          <w:trHeight w:val="537"/>
        </w:trPr>
        <w:tc>
          <w:tcPr>
            <w:tcW w:w="3143" w:type="dxa"/>
            <w:vMerge w:val="restart"/>
            <w:shd w:val="clear" w:color="auto" w:fill="FFFFFF" w:themeFill="background1"/>
            <w:vAlign w:val="center"/>
            <w:hideMark/>
          </w:tcPr>
          <w:p w14:paraId="441F94AA"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themeColor="text1"/>
                <w:sz w:val="24"/>
                <w:szCs w:val="24"/>
                <w:lang w:eastAsia="en-GB"/>
              </w:rPr>
              <w:t>Imported unfilled branded packaging imported by a small producer (brand owner is not responsible for the import) </w:t>
            </w:r>
            <w:r w:rsidRPr="00E8144F">
              <w:rPr>
                <w:rFonts w:eastAsia="Times New Roman" w:cstheme="minorHAnsi"/>
                <w:b/>
                <w:bCs/>
                <w:color w:val="000000" w:themeColor="text1"/>
                <w:sz w:val="24"/>
                <w:szCs w:val="24"/>
                <w:lang w:eastAsia="en-GB"/>
              </w:rPr>
              <w:br/>
            </w:r>
            <w:r w:rsidRPr="00E8144F">
              <w:rPr>
                <w:rFonts w:eastAsia="Times New Roman" w:cstheme="minorHAnsi"/>
                <w:b/>
                <w:bCs/>
                <w:color w:val="000000" w:themeColor="text1"/>
                <w:sz w:val="24"/>
                <w:szCs w:val="24"/>
                <w:lang w:eastAsia="en-GB"/>
              </w:rPr>
              <w:br/>
              <w:t xml:space="preserve">Also applies to Imported unfilled </w:t>
            </w:r>
            <w:r w:rsidRPr="00E8144F">
              <w:rPr>
                <w:rFonts w:eastAsia="Times New Roman" w:cstheme="minorHAnsi"/>
                <w:b/>
                <w:bCs/>
                <w:color w:val="000000" w:themeColor="text1"/>
                <w:sz w:val="24"/>
                <w:szCs w:val="24"/>
                <w:u w:val="single"/>
                <w:lang w:eastAsia="en-GB"/>
              </w:rPr>
              <w:t>unbranded</w:t>
            </w:r>
            <w:r w:rsidRPr="00E8144F">
              <w:rPr>
                <w:rFonts w:eastAsia="Times New Roman" w:cstheme="minorHAnsi"/>
                <w:b/>
                <w:bCs/>
                <w:color w:val="000000" w:themeColor="text1"/>
                <w:sz w:val="24"/>
                <w:szCs w:val="24"/>
                <w:lang w:eastAsia="en-GB"/>
              </w:rPr>
              <w:t xml:space="preserve"> packaging imported by a </w:t>
            </w:r>
            <w:r w:rsidRPr="00E8144F">
              <w:rPr>
                <w:rFonts w:eastAsia="Times New Roman" w:cstheme="minorHAnsi"/>
                <w:b/>
                <w:bCs/>
                <w:color w:val="000000" w:themeColor="text1"/>
                <w:sz w:val="24"/>
                <w:szCs w:val="24"/>
                <w:u w:val="single"/>
                <w:lang w:eastAsia="en-GB"/>
              </w:rPr>
              <w:t xml:space="preserve">small </w:t>
            </w:r>
            <w:r w:rsidRPr="00E8144F">
              <w:rPr>
                <w:rFonts w:eastAsia="Times New Roman" w:cstheme="minorHAnsi"/>
                <w:b/>
                <w:bCs/>
                <w:color w:val="000000" w:themeColor="text1"/>
                <w:sz w:val="24"/>
                <w:szCs w:val="24"/>
                <w:lang w:eastAsia="en-GB"/>
              </w:rPr>
              <w:t>producer </w:t>
            </w:r>
          </w:p>
        </w:tc>
        <w:tc>
          <w:tcPr>
            <w:tcW w:w="5101" w:type="dxa"/>
            <w:shd w:val="clear" w:color="auto" w:fill="FFFFFF" w:themeFill="background1"/>
            <w:vAlign w:val="center"/>
            <w:hideMark/>
          </w:tcPr>
          <w:p w14:paraId="0A9721B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that fill it </w:t>
            </w:r>
          </w:p>
        </w:tc>
        <w:tc>
          <w:tcPr>
            <w:tcW w:w="3830" w:type="dxa"/>
            <w:shd w:val="clear" w:color="auto" w:fill="BFBFBF" w:themeFill="background1" w:themeFillShade="BF"/>
            <w:noWrap/>
            <w:vAlign w:val="center"/>
            <w:hideMark/>
          </w:tcPr>
          <w:p w14:paraId="62F528C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722AE03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vAlign w:val="center"/>
            <w:hideMark/>
          </w:tcPr>
          <w:p w14:paraId="71E984F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r>
              <w:rPr>
                <w:rFonts w:eastAsia="Times New Roman" w:cstheme="minorHAnsi"/>
                <w:color w:val="000000"/>
                <w:sz w:val="24"/>
                <w:szCs w:val="24"/>
                <w:lang w:eastAsia="en-GB"/>
              </w:rPr>
              <w:t xml:space="preserve"> and</w:t>
            </w:r>
            <w:r w:rsidRPr="00E8144F">
              <w:rPr>
                <w:rFonts w:eastAsia="Times New Roman" w:cstheme="minorHAnsi"/>
                <w:color w:val="000000"/>
                <w:sz w:val="24"/>
                <w:szCs w:val="24"/>
                <w:lang w:eastAsia="en-GB"/>
              </w:rPr>
              <w:br/>
              <w:t>Packer/filler</w:t>
            </w:r>
          </w:p>
        </w:tc>
        <w:tc>
          <w:tcPr>
            <w:tcW w:w="2704" w:type="dxa"/>
            <w:shd w:val="clear" w:color="auto" w:fill="FFFFFF" w:themeFill="background1"/>
            <w:vAlign w:val="center"/>
            <w:hideMark/>
          </w:tcPr>
          <w:p w14:paraId="269EB480" w14:textId="77777777" w:rsidR="000A6CAB" w:rsidRPr="00E8144F" w:rsidRDefault="000A6CAB">
            <w:pPr>
              <w:spacing w:after="0" w:line="240" w:lineRule="auto"/>
              <w:rPr>
                <w:rFonts w:eastAsia="Times New Roman" w:cstheme="minorHAnsi"/>
                <w:color w:val="000000"/>
                <w:sz w:val="24"/>
                <w:szCs w:val="24"/>
                <w:lang w:eastAsia="en-GB"/>
              </w:rPr>
            </w:pPr>
            <w:r w:rsidRPr="00C21A1A">
              <w:rPr>
                <w:rFonts w:eastAsia="Times New Roman" w:cstheme="minorHAnsi"/>
                <w:color w:val="000000" w:themeColor="text1"/>
                <w:sz w:val="24"/>
                <w:szCs w:val="24"/>
                <w:lang w:eastAsia="en-GB"/>
              </w:rPr>
              <w:t>Distributor</w:t>
            </w:r>
            <w:r w:rsidRPr="00D255E9">
              <w:rPr>
                <w:rFonts w:eastAsia="Times New Roman" w:cstheme="minorHAnsi"/>
                <w:color w:val="EE0000"/>
                <w:sz w:val="24"/>
                <w:szCs w:val="24"/>
                <w:lang w:eastAsia="en-GB"/>
              </w:rPr>
              <w:t xml:space="preserve"> </w:t>
            </w:r>
            <w:r w:rsidRPr="00E8144F">
              <w:rPr>
                <w:rFonts w:eastAsia="Times New Roman" w:cstheme="minorHAnsi"/>
                <w:color w:val="000000"/>
                <w:sz w:val="24"/>
                <w:szCs w:val="24"/>
                <w:lang w:eastAsia="en-GB"/>
              </w:rPr>
              <w:br/>
              <w:t>Packer/filler</w:t>
            </w:r>
          </w:p>
        </w:tc>
      </w:tr>
      <w:tr w:rsidR="000A6CAB" w:rsidRPr="0051168E" w14:paraId="2765FBFB" w14:textId="77777777" w:rsidTr="006536FE">
        <w:trPr>
          <w:cantSplit/>
          <w:trHeight w:val="537"/>
        </w:trPr>
        <w:tc>
          <w:tcPr>
            <w:tcW w:w="3143" w:type="dxa"/>
            <w:vMerge/>
            <w:vAlign w:val="center"/>
            <w:hideMark/>
          </w:tcPr>
          <w:p w14:paraId="7C7844CC"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2CF43EA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FFFFFF" w:themeFill="background1"/>
            <w:vAlign w:val="center"/>
            <w:hideMark/>
          </w:tcPr>
          <w:p w14:paraId="31150A0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that pack/fills the packaging </w:t>
            </w:r>
          </w:p>
        </w:tc>
        <w:tc>
          <w:tcPr>
            <w:tcW w:w="2696" w:type="dxa"/>
            <w:shd w:val="clear" w:color="auto" w:fill="FFFFFF" w:themeFill="background1"/>
            <w:vAlign w:val="center"/>
            <w:hideMark/>
          </w:tcPr>
          <w:p w14:paraId="0F2D80B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noWrap/>
            <w:vAlign w:val="center"/>
            <w:hideMark/>
          </w:tcPr>
          <w:p w14:paraId="5FAF905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noWrap/>
            <w:vAlign w:val="center"/>
            <w:hideMark/>
          </w:tcPr>
          <w:p w14:paraId="6D42669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5C313EAA" w14:textId="77777777" w:rsidTr="006536FE">
        <w:trPr>
          <w:cantSplit/>
          <w:trHeight w:val="537"/>
        </w:trPr>
        <w:tc>
          <w:tcPr>
            <w:tcW w:w="3143" w:type="dxa"/>
            <w:vMerge/>
            <w:vAlign w:val="center"/>
            <w:hideMark/>
          </w:tcPr>
          <w:p w14:paraId="0E80994A"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76855BD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Filled and supplied to consumers </w:t>
            </w:r>
          </w:p>
        </w:tc>
        <w:tc>
          <w:tcPr>
            <w:tcW w:w="3830" w:type="dxa"/>
            <w:shd w:val="clear" w:color="auto" w:fill="BFBFBF" w:themeFill="background1" w:themeFillShade="BF"/>
            <w:noWrap/>
            <w:vAlign w:val="center"/>
            <w:hideMark/>
          </w:tcPr>
          <w:p w14:paraId="7521042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0EA9E75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vAlign w:val="center"/>
            <w:hideMark/>
          </w:tcPr>
          <w:p w14:paraId="271C1ED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 (that pack/fills)</w:t>
            </w:r>
          </w:p>
        </w:tc>
        <w:tc>
          <w:tcPr>
            <w:tcW w:w="2704" w:type="dxa"/>
            <w:shd w:val="clear" w:color="auto" w:fill="FFFFFF" w:themeFill="background1"/>
            <w:vAlign w:val="center"/>
            <w:hideMark/>
          </w:tcPr>
          <w:p w14:paraId="7CD6EC3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1EB55822" w14:textId="77777777" w:rsidTr="006536FE">
        <w:trPr>
          <w:cantSplit/>
          <w:trHeight w:val="537"/>
        </w:trPr>
        <w:tc>
          <w:tcPr>
            <w:tcW w:w="3143" w:type="dxa"/>
            <w:vMerge/>
            <w:vAlign w:val="center"/>
            <w:hideMark/>
          </w:tcPr>
          <w:p w14:paraId="683DF89D"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2C779EB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Damaged in transit and discarded upon arrival, or removed and discarded by the importer </w:t>
            </w:r>
          </w:p>
        </w:tc>
        <w:tc>
          <w:tcPr>
            <w:tcW w:w="3830" w:type="dxa"/>
            <w:shd w:val="clear" w:color="auto" w:fill="BFBFBF" w:themeFill="background1" w:themeFillShade="BF"/>
            <w:noWrap/>
            <w:vAlign w:val="center"/>
            <w:hideMark/>
          </w:tcPr>
          <w:p w14:paraId="041099B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0BE6B78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noWrap/>
            <w:vAlign w:val="center"/>
            <w:hideMark/>
          </w:tcPr>
          <w:p w14:paraId="2D1BCE6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r w:rsidRPr="00E8144F" w:rsidDel="00B004DE">
              <w:rPr>
                <w:rFonts w:eastAsia="Times New Roman" w:cstheme="minorHAnsi"/>
                <w:color w:val="000000"/>
                <w:sz w:val="24"/>
                <w:szCs w:val="24"/>
                <w:lang w:eastAsia="en-GB"/>
              </w:rPr>
              <w:t xml:space="preserve"> </w:t>
            </w:r>
          </w:p>
        </w:tc>
        <w:tc>
          <w:tcPr>
            <w:tcW w:w="2704" w:type="dxa"/>
            <w:shd w:val="clear" w:color="auto" w:fill="FFFFFF" w:themeFill="background1"/>
            <w:noWrap/>
            <w:vAlign w:val="center"/>
            <w:hideMark/>
          </w:tcPr>
          <w:p w14:paraId="1EC8F6E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Importer</w:t>
            </w:r>
          </w:p>
        </w:tc>
      </w:tr>
      <w:tr w:rsidR="000A6CAB" w:rsidRPr="0051168E" w14:paraId="4E47EA85" w14:textId="77777777" w:rsidTr="006536FE">
        <w:trPr>
          <w:cantSplit/>
          <w:trHeight w:val="864"/>
        </w:trPr>
        <w:tc>
          <w:tcPr>
            <w:tcW w:w="3143" w:type="dxa"/>
            <w:vMerge w:val="restart"/>
            <w:shd w:val="clear" w:color="auto" w:fill="E2EFD9" w:themeFill="accent6" w:themeFillTint="33"/>
            <w:vAlign w:val="center"/>
            <w:hideMark/>
          </w:tcPr>
          <w:p w14:paraId="2E02E41F"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unfilled unbranded packaging imported by a large producer</w:t>
            </w:r>
          </w:p>
        </w:tc>
        <w:tc>
          <w:tcPr>
            <w:tcW w:w="5101" w:type="dxa"/>
            <w:shd w:val="clear" w:color="auto" w:fill="E2EFD9" w:themeFill="accent6" w:themeFillTint="33"/>
            <w:vAlign w:val="center"/>
            <w:hideMark/>
          </w:tcPr>
          <w:p w14:paraId="3FF655F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that fill it </w:t>
            </w:r>
          </w:p>
        </w:tc>
        <w:tc>
          <w:tcPr>
            <w:tcW w:w="3830" w:type="dxa"/>
            <w:shd w:val="clear" w:color="auto" w:fill="E2EFD9" w:themeFill="accent6" w:themeFillTint="33"/>
            <w:vAlign w:val="center"/>
            <w:hideMark/>
          </w:tcPr>
          <w:p w14:paraId="684C193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 or where the importing business is not established in the UK, the first person in the UK to take ownership of the packaging</w:t>
            </w:r>
          </w:p>
        </w:tc>
        <w:tc>
          <w:tcPr>
            <w:tcW w:w="2696" w:type="dxa"/>
            <w:shd w:val="clear" w:color="auto" w:fill="E2EFD9" w:themeFill="accent6" w:themeFillTint="33"/>
            <w:vAlign w:val="center"/>
            <w:hideMark/>
          </w:tcPr>
          <w:p w14:paraId="4A6FB62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Distributor </w:t>
            </w:r>
          </w:p>
        </w:tc>
        <w:tc>
          <w:tcPr>
            <w:tcW w:w="3825" w:type="dxa"/>
            <w:shd w:val="clear" w:color="auto" w:fill="E2EFD9" w:themeFill="accent6" w:themeFillTint="33"/>
            <w:vAlign w:val="center"/>
            <w:hideMark/>
          </w:tcPr>
          <w:p w14:paraId="3AAB12D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2704" w:type="dxa"/>
            <w:shd w:val="clear" w:color="auto" w:fill="E2EFD9" w:themeFill="accent6" w:themeFillTint="33"/>
            <w:vAlign w:val="center"/>
            <w:hideMark/>
          </w:tcPr>
          <w:p w14:paraId="4FFD94F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0F769972" w14:textId="77777777" w:rsidTr="00817DAB">
        <w:trPr>
          <w:cantSplit/>
          <w:trHeight w:val="799"/>
        </w:trPr>
        <w:tc>
          <w:tcPr>
            <w:tcW w:w="3143" w:type="dxa"/>
            <w:vMerge/>
            <w:vAlign w:val="center"/>
            <w:hideMark/>
          </w:tcPr>
          <w:p w14:paraId="37FCCBA8"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781DAF9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(remains unbranded) </w:t>
            </w:r>
          </w:p>
        </w:tc>
        <w:tc>
          <w:tcPr>
            <w:tcW w:w="3830" w:type="dxa"/>
            <w:shd w:val="clear" w:color="auto" w:fill="E2EFD9" w:themeFill="accent6" w:themeFillTint="33"/>
            <w:vAlign w:val="center"/>
            <w:hideMark/>
          </w:tcPr>
          <w:p w14:paraId="25E714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that pack/fills</w:t>
            </w:r>
          </w:p>
        </w:tc>
        <w:tc>
          <w:tcPr>
            <w:tcW w:w="2696" w:type="dxa"/>
            <w:shd w:val="clear" w:color="auto" w:fill="E2EFD9" w:themeFill="accent6" w:themeFillTint="33"/>
            <w:vAlign w:val="center"/>
            <w:hideMark/>
          </w:tcPr>
          <w:p w14:paraId="2CFAB28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289F249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7C4C200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19FEA29E" w14:textId="77777777" w:rsidTr="006536FE">
        <w:trPr>
          <w:cantSplit/>
          <w:trHeight w:val="1440"/>
        </w:trPr>
        <w:tc>
          <w:tcPr>
            <w:tcW w:w="3143" w:type="dxa"/>
            <w:vMerge/>
            <w:vAlign w:val="center"/>
            <w:hideMark/>
          </w:tcPr>
          <w:p w14:paraId="53E974A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3E2D9E2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not fill packaging and sell on (remains unbranded)</w:t>
            </w:r>
          </w:p>
        </w:tc>
        <w:tc>
          <w:tcPr>
            <w:tcW w:w="3830" w:type="dxa"/>
            <w:shd w:val="clear" w:color="auto" w:fill="E2EFD9" w:themeFill="accent6" w:themeFillTint="33"/>
            <w:vAlign w:val="center"/>
            <w:hideMark/>
          </w:tcPr>
          <w:p w14:paraId="771A57A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Importing business</w:t>
            </w:r>
          </w:p>
        </w:tc>
        <w:tc>
          <w:tcPr>
            <w:tcW w:w="2696" w:type="dxa"/>
            <w:shd w:val="clear" w:color="auto" w:fill="E2EFD9" w:themeFill="accent6" w:themeFillTint="33"/>
            <w:vAlign w:val="center"/>
            <w:hideMark/>
          </w:tcPr>
          <w:p w14:paraId="48A16EB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Distributor, unless the distributor can evidence that a large packer/filler or brand owner will supply the packaging when filled.</w:t>
            </w:r>
          </w:p>
        </w:tc>
        <w:tc>
          <w:tcPr>
            <w:tcW w:w="3825" w:type="dxa"/>
            <w:shd w:val="clear" w:color="auto" w:fill="BFBFBF" w:themeFill="background1" w:themeFillShade="BF"/>
            <w:vAlign w:val="center"/>
            <w:hideMark/>
          </w:tcPr>
          <w:p w14:paraId="7420720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1BC2C4A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5B418215" w14:textId="77777777" w:rsidTr="00817DAB">
        <w:trPr>
          <w:cantSplit/>
          <w:trHeight w:val="705"/>
        </w:trPr>
        <w:tc>
          <w:tcPr>
            <w:tcW w:w="3143" w:type="dxa"/>
            <w:vMerge w:val="restart"/>
            <w:shd w:val="clear" w:color="auto" w:fill="FFFFFF" w:themeFill="background1"/>
            <w:vAlign w:val="center"/>
            <w:hideMark/>
          </w:tcPr>
          <w:p w14:paraId="58B15579"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filled branded packaging where brand owner is a large producer</w:t>
            </w:r>
          </w:p>
        </w:tc>
        <w:tc>
          <w:tcPr>
            <w:tcW w:w="5101" w:type="dxa"/>
            <w:shd w:val="clear" w:color="auto" w:fill="FFFFFF" w:themeFill="background1"/>
            <w:vAlign w:val="center"/>
            <w:hideMark/>
          </w:tcPr>
          <w:p w14:paraId="2628E72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FFFFFF" w:themeFill="background1"/>
            <w:vAlign w:val="center"/>
            <w:hideMark/>
          </w:tcPr>
          <w:p w14:paraId="0A37FDF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p w14:paraId="211599F6"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restart"/>
            <w:shd w:val="clear" w:color="auto" w:fill="FFFFFF" w:themeFill="background1"/>
            <w:vAlign w:val="center"/>
            <w:hideMark/>
          </w:tcPr>
          <w:p w14:paraId="54C0279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w:t>
            </w:r>
          </w:p>
          <w:p w14:paraId="6ABABE2A"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restart"/>
            <w:shd w:val="clear" w:color="auto" w:fill="BFBFBF" w:themeFill="background1" w:themeFillShade="BF"/>
            <w:vAlign w:val="center"/>
            <w:hideMark/>
          </w:tcPr>
          <w:p w14:paraId="191E3EF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861ED7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FE0758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0109A0D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96B7DE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BC9795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2D4F3E09" w14:textId="77777777" w:rsidTr="00817DAB">
        <w:trPr>
          <w:cantSplit/>
          <w:trHeight w:val="701"/>
        </w:trPr>
        <w:tc>
          <w:tcPr>
            <w:tcW w:w="3143" w:type="dxa"/>
            <w:vMerge/>
            <w:vAlign w:val="center"/>
            <w:hideMark/>
          </w:tcPr>
          <w:p w14:paraId="7B283A4A"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515120D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w:t>
            </w:r>
          </w:p>
        </w:tc>
        <w:tc>
          <w:tcPr>
            <w:tcW w:w="3830" w:type="dxa"/>
            <w:vMerge/>
            <w:vAlign w:val="center"/>
            <w:hideMark/>
          </w:tcPr>
          <w:p w14:paraId="3065D0F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4D0E6D0B"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3D7A2C9E"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130E794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3D862AE" w14:textId="77777777" w:rsidTr="00817DAB">
        <w:trPr>
          <w:cantSplit/>
          <w:trHeight w:val="555"/>
        </w:trPr>
        <w:tc>
          <w:tcPr>
            <w:tcW w:w="3143" w:type="dxa"/>
            <w:vMerge/>
            <w:vAlign w:val="center"/>
            <w:hideMark/>
          </w:tcPr>
          <w:p w14:paraId="540B9D4F"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5C9EC8D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hideMark/>
          </w:tcPr>
          <w:p w14:paraId="528B1A6C"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3D817DEC"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2BC894A9"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48FBEDA3"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37F4804D" w14:textId="77777777" w:rsidTr="00817DAB">
        <w:trPr>
          <w:cantSplit/>
          <w:trHeight w:val="833"/>
        </w:trPr>
        <w:tc>
          <w:tcPr>
            <w:tcW w:w="3143" w:type="dxa"/>
            <w:vMerge w:val="restart"/>
            <w:shd w:val="clear" w:color="auto" w:fill="E2EFD9" w:themeFill="accent6" w:themeFillTint="33"/>
            <w:vAlign w:val="center"/>
            <w:hideMark/>
          </w:tcPr>
          <w:p w14:paraId="1F4E663C"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filled branded packaging where the brand owner is a small producer, and the packer/filler is a large producer</w:t>
            </w:r>
          </w:p>
        </w:tc>
        <w:tc>
          <w:tcPr>
            <w:tcW w:w="5101" w:type="dxa"/>
            <w:shd w:val="clear" w:color="auto" w:fill="E2EFD9" w:themeFill="accent6" w:themeFillTint="33"/>
            <w:vAlign w:val="center"/>
            <w:hideMark/>
          </w:tcPr>
          <w:p w14:paraId="1DB4C80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3B6B02F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p w14:paraId="135DCE0C"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restart"/>
            <w:shd w:val="clear" w:color="auto" w:fill="E2EFD9" w:themeFill="accent6" w:themeFillTint="33"/>
            <w:vAlign w:val="center"/>
            <w:hideMark/>
          </w:tcPr>
          <w:p w14:paraId="10B64FB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p w14:paraId="3D1C0F05"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restart"/>
            <w:shd w:val="clear" w:color="auto" w:fill="E2EFD9" w:themeFill="accent6" w:themeFillTint="33"/>
            <w:vAlign w:val="center"/>
            <w:hideMark/>
          </w:tcPr>
          <w:p w14:paraId="787904D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Brand owner </w:t>
            </w:r>
          </w:p>
        </w:tc>
        <w:tc>
          <w:tcPr>
            <w:tcW w:w="2704" w:type="dxa"/>
            <w:vMerge w:val="restart"/>
            <w:shd w:val="clear" w:color="auto" w:fill="E2EFD9" w:themeFill="accent6" w:themeFillTint="33"/>
            <w:vAlign w:val="center"/>
            <w:hideMark/>
          </w:tcPr>
          <w:p w14:paraId="55BC682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r>
      <w:tr w:rsidR="000A6CAB" w:rsidRPr="0051168E" w14:paraId="56C98B1C" w14:textId="77777777" w:rsidTr="00817DAB">
        <w:trPr>
          <w:cantSplit/>
          <w:trHeight w:val="702"/>
        </w:trPr>
        <w:tc>
          <w:tcPr>
            <w:tcW w:w="3143" w:type="dxa"/>
            <w:vMerge/>
            <w:vAlign w:val="center"/>
            <w:hideMark/>
          </w:tcPr>
          <w:p w14:paraId="39EAE589"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0374914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w:t>
            </w:r>
          </w:p>
        </w:tc>
        <w:tc>
          <w:tcPr>
            <w:tcW w:w="3830" w:type="dxa"/>
            <w:vMerge/>
            <w:vAlign w:val="center"/>
            <w:hideMark/>
          </w:tcPr>
          <w:p w14:paraId="29F57EAC"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4A096353"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653454FF"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23AD9F6B"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CE123A3" w14:textId="77777777" w:rsidTr="00817DAB">
        <w:trPr>
          <w:cantSplit/>
          <w:trHeight w:val="698"/>
        </w:trPr>
        <w:tc>
          <w:tcPr>
            <w:tcW w:w="3143" w:type="dxa"/>
            <w:vMerge/>
            <w:vAlign w:val="center"/>
            <w:hideMark/>
          </w:tcPr>
          <w:p w14:paraId="0CEA96B4"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1EA42F9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hideMark/>
          </w:tcPr>
          <w:p w14:paraId="1BC2702D"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0D562A4B"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3DA13EB6"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6DEFA02F"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939B62A" w14:textId="77777777" w:rsidTr="006536FE">
        <w:trPr>
          <w:cantSplit/>
          <w:trHeight w:val="442"/>
        </w:trPr>
        <w:tc>
          <w:tcPr>
            <w:tcW w:w="3143" w:type="dxa"/>
            <w:vMerge w:val="restart"/>
            <w:shd w:val="clear" w:color="auto" w:fill="FFFFFF" w:themeFill="background1"/>
            <w:vAlign w:val="center"/>
            <w:hideMark/>
          </w:tcPr>
          <w:p w14:paraId="0420E1BC"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filled branded packaging where the brand owner, manufacturer and packer/filler are small producers.</w:t>
            </w:r>
          </w:p>
        </w:tc>
        <w:tc>
          <w:tcPr>
            <w:tcW w:w="5101" w:type="dxa"/>
            <w:shd w:val="clear" w:color="auto" w:fill="FFFFFF" w:themeFill="background1"/>
            <w:vAlign w:val="center"/>
            <w:hideMark/>
          </w:tcPr>
          <w:p w14:paraId="7C80A1A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BFBFBF" w:themeFill="background1" w:themeFillShade="BF"/>
            <w:vAlign w:val="center"/>
            <w:hideMark/>
          </w:tcPr>
          <w:p w14:paraId="6DC601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028B54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4C0389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vAlign w:val="center"/>
            <w:hideMark/>
          </w:tcPr>
          <w:p w14:paraId="2D47EF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BAC375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8D329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shd w:val="clear" w:color="auto" w:fill="FFFFFF" w:themeFill="background1"/>
            <w:vAlign w:val="center"/>
            <w:hideMark/>
          </w:tcPr>
          <w:p w14:paraId="37E025E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 and</w:t>
            </w:r>
            <w:r w:rsidRPr="00E8144F">
              <w:rPr>
                <w:rFonts w:eastAsia="Times New Roman" w:cstheme="minorHAnsi"/>
                <w:color w:val="000000"/>
                <w:sz w:val="24"/>
                <w:szCs w:val="24"/>
                <w:lang w:eastAsia="en-GB"/>
              </w:rPr>
              <w:br/>
              <w:t xml:space="preserve">Packer/filler and </w:t>
            </w:r>
            <w:r w:rsidRPr="00E8144F">
              <w:rPr>
                <w:rFonts w:eastAsia="Times New Roman" w:cstheme="minorHAnsi"/>
                <w:color w:val="000000"/>
                <w:sz w:val="24"/>
                <w:szCs w:val="24"/>
                <w:lang w:eastAsia="en-GB"/>
              </w:rPr>
              <w:br/>
            </w:r>
            <w:r w:rsidRPr="00C21A1A">
              <w:rPr>
                <w:rFonts w:eastAsia="Times New Roman" w:cstheme="minorHAnsi"/>
                <w:color w:val="000000" w:themeColor="text1"/>
                <w:sz w:val="24"/>
                <w:szCs w:val="24"/>
                <w:lang w:eastAsia="en-GB"/>
              </w:rPr>
              <w:t xml:space="preserve">Manufacturer </w:t>
            </w:r>
          </w:p>
        </w:tc>
        <w:tc>
          <w:tcPr>
            <w:tcW w:w="2704" w:type="dxa"/>
            <w:vMerge w:val="restart"/>
            <w:shd w:val="clear" w:color="auto" w:fill="FFFFFF" w:themeFill="background1"/>
            <w:vAlign w:val="center"/>
            <w:hideMark/>
          </w:tcPr>
          <w:p w14:paraId="2D1BC8D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Brand owner </w:t>
            </w:r>
            <w:r w:rsidRPr="00E8144F">
              <w:rPr>
                <w:rFonts w:eastAsia="Times New Roman" w:cstheme="minorHAnsi"/>
                <w:color w:val="000000"/>
                <w:sz w:val="24"/>
                <w:szCs w:val="24"/>
                <w:lang w:eastAsia="en-GB"/>
              </w:rPr>
              <w:br/>
              <w:t xml:space="preserve">Packer/filler </w:t>
            </w:r>
            <w:r w:rsidRPr="00E8144F">
              <w:rPr>
                <w:rFonts w:eastAsia="Times New Roman" w:cstheme="minorHAnsi"/>
                <w:color w:val="000000"/>
                <w:sz w:val="24"/>
                <w:szCs w:val="24"/>
                <w:lang w:eastAsia="en-GB"/>
              </w:rPr>
              <w:br/>
              <w:t>Distributor</w:t>
            </w:r>
          </w:p>
          <w:p w14:paraId="1DF5C956"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2FBB7043" w14:textId="77777777" w:rsidTr="006536FE">
        <w:trPr>
          <w:cantSplit/>
          <w:trHeight w:val="449"/>
        </w:trPr>
        <w:tc>
          <w:tcPr>
            <w:tcW w:w="3143" w:type="dxa"/>
            <w:vMerge/>
            <w:vAlign w:val="center"/>
            <w:hideMark/>
          </w:tcPr>
          <w:p w14:paraId="360E65DD"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6166ABD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w:t>
            </w:r>
          </w:p>
        </w:tc>
        <w:tc>
          <w:tcPr>
            <w:tcW w:w="3830" w:type="dxa"/>
            <w:vMerge/>
            <w:shd w:val="clear" w:color="auto" w:fill="BFBFBF" w:themeFill="background1" w:themeFillShade="BF"/>
            <w:vAlign w:val="center"/>
            <w:hideMark/>
          </w:tcPr>
          <w:p w14:paraId="3ADA7DA4"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vAlign w:val="center"/>
            <w:hideMark/>
          </w:tcPr>
          <w:p w14:paraId="6B12DB0F"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4D6AD086"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15CE8B1C"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3DF3BF9" w14:textId="77777777" w:rsidTr="006536FE">
        <w:trPr>
          <w:cantSplit/>
          <w:trHeight w:val="442"/>
        </w:trPr>
        <w:tc>
          <w:tcPr>
            <w:tcW w:w="3143" w:type="dxa"/>
            <w:vMerge/>
            <w:vAlign w:val="center"/>
            <w:hideMark/>
          </w:tcPr>
          <w:p w14:paraId="44CE91EE"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FFFFFF" w:themeFill="background1"/>
            <w:vAlign w:val="center"/>
            <w:hideMark/>
          </w:tcPr>
          <w:p w14:paraId="43C13E4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shd w:val="clear" w:color="auto" w:fill="BFBFBF" w:themeFill="background1" w:themeFillShade="BF"/>
            <w:vAlign w:val="center"/>
            <w:hideMark/>
          </w:tcPr>
          <w:p w14:paraId="677E7245"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vAlign w:val="center"/>
            <w:hideMark/>
          </w:tcPr>
          <w:p w14:paraId="78F2AA6A"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10808D30"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2EB5147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0C0773D" w14:textId="77777777" w:rsidTr="006536FE">
        <w:trPr>
          <w:cantSplit/>
          <w:trHeight w:val="537"/>
        </w:trPr>
        <w:tc>
          <w:tcPr>
            <w:tcW w:w="3143" w:type="dxa"/>
            <w:vMerge w:val="restart"/>
            <w:shd w:val="clear" w:color="auto" w:fill="E2EFD9" w:themeFill="accent6" w:themeFillTint="33"/>
            <w:vAlign w:val="center"/>
            <w:hideMark/>
          </w:tcPr>
          <w:p w14:paraId="560CAD60"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filled unbranded packaging filled by a large producer.</w:t>
            </w:r>
            <w:r w:rsidRPr="00E8144F">
              <w:rPr>
                <w:rFonts w:eastAsia="Times New Roman" w:cstheme="minorHAnsi"/>
                <w:b/>
                <w:bCs/>
                <w:color w:val="000000"/>
                <w:sz w:val="24"/>
                <w:szCs w:val="24"/>
                <w:lang w:eastAsia="en-GB"/>
              </w:rPr>
              <w:br/>
              <w:t> </w:t>
            </w:r>
          </w:p>
        </w:tc>
        <w:tc>
          <w:tcPr>
            <w:tcW w:w="5101" w:type="dxa"/>
            <w:shd w:val="clear" w:color="auto" w:fill="E2EFD9" w:themeFill="accent6" w:themeFillTint="33"/>
            <w:vAlign w:val="center"/>
            <w:hideMark/>
          </w:tcPr>
          <w:p w14:paraId="3F6427B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0053C01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Business that filled the packaging</w:t>
            </w:r>
          </w:p>
        </w:tc>
        <w:tc>
          <w:tcPr>
            <w:tcW w:w="2696" w:type="dxa"/>
            <w:vMerge w:val="restart"/>
            <w:shd w:val="clear" w:color="auto" w:fill="E2EFD9" w:themeFill="accent6" w:themeFillTint="33"/>
            <w:vAlign w:val="center"/>
            <w:hideMark/>
          </w:tcPr>
          <w:p w14:paraId="27FDFA5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3825" w:type="dxa"/>
            <w:vMerge w:val="restart"/>
            <w:shd w:val="clear" w:color="auto" w:fill="BFBFBF" w:themeFill="background1" w:themeFillShade="BF"/>
            <w:vAlign w:val="center"/>
            <w:hideMark/>
          </w:tcPr>
          <w:p w14:paraId="5578D0D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16F0A10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85F142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629467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247B2E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3A6CAD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2FFF9CB0" w14:textId="77777777" w:rsidTr="006536FE">
        <w:trPr>
          <w:cantSplit/>
          <w:trHeight w:val="537"/>
        </w:trPr>
        <w:tc>
          <w:tcPr>
            <w:tcW w:w="3143" w:type="dxa"/>
            <w:vMerge/>
            <w:vAlign w:val="center"/>
            <w:hideMark/>
          </w:tcPr>
          <w:p w14:paraId="22AB56E6"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2231733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(remains unbranded) </w:t>
            </w:r>
          </w:p>
        </w:tc>
        <w:tc>
          <w:tcPr>
            <w:tcW w:w="3830" w:type="dxa"/>
            <w:vMerge/>
            <w:vAlign w:val="center"/>
          </w:tcPr>
          <w:p w14:paraId="5E1E17FD"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tcPr>
          <w:p w14:paraId="438B2D49"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4D552455"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565FB06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55CC9AC7" w14:textId="77777777" w:rsidTr="006536FE">
        <w:trPr>
          <w:cantSplit/>
          <w:trHeight w:val="435"/>
        </w:trPr>
        <w:tc>
          <w:tcPr>
            <w:tcW w:w="3143" w:type="dxa"/>
            <w:vMerge/>
            <w:vAlign w:val="center"/>
            <w:hideMark/>
          </w:tcPr>
          <w:p w14:paraId="7C2ADF08"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13BB209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tcPr>
          <w:p w14:paraId="0CDEA6F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tcPr>
          <w:p w14:paraId="54B7FE3D"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31A13FF4"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121F4CA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5DF6702" w14:textId="77777777" w:rsidTr="006536FE">
        <w:trPr>
          <w:cantSplit/>
          <w:trHeight w:val="537"/>
        </w:trPr>
        <w:tc>
          <w:tcPr>
            <w:tcW w:w="3143" w:type="dxa"/>
            <w:vMerge w:val="restart"/>
            <w:vAlign w:val="center"/>
            <w:hideMark/>
          </w:tcPr>
          <w:p w14:paraId="255AA4A7"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filled unbranded packaging</w:t>
            </w:r>
            <w:r>
              <w:rPr>
                <w:rFonts w:eastAsia="Times New Roman" w:cstheme="minorHAnsi"/>
                <w:b/>
                <w:bCs/>
                <w:color w:val="000000"/>
                <w:sz w:val="24"/>
                <w:szCs w:val="24"/>
                <w:lang w:eastAsia="en-GB"/>
              </w:rPr>
              <w:t xml:space="preserve"> where the</w:t>
            </w:r>
            <w:r w:rsidRPr="00E8144F">
              <w:rPr>
                <w:rFonts w:eastAsia="Times New Roman" w:cstheme="minorHAnsi"/>
                <w:b/>
                <w:bCs/>
                <w:color w:val="000000"/>
                <w:sz w:val="24"/>
                <w:szCs w:val="24"/>
                <w:lang w:eastAsia="en-GB"/>
              </w:rPr>
              <w:br/>
            </w:r>
            <w:r>
              <w:rPr>
                <w:rFonts w:eastAsia="Times New Roman" w:cstheme="minorHAnsi"/>
                <w:b/>
                <w:bCs/>
                <w:color w:val="000000"/>
                <w:sz w:val="24"/>
                <w:szCs w:val="24"/>
                <w:lang w:eastAsia="en-GB"/>
              </w:rPr>
              <w:t>p</w:t>
            </w:r>
            <w:r w:rsidRPr="00E8144F">
              <w:rPr>
                <w:rFonts w:eastAsia="Times New Roman" w:cstheme="minorHAnsi"/>
                <w:b/>
                <w:bCs/>
                <w:color w:val="000000"/>
                <w:sz w:val="24"/>
                <w:szCs w:val="24"/>
                <w:lang w:eastAsia="en-GB"/>
              </w:rPr>
              <w:t xml:space="preserve">ackaging manufacturer is a large producer </w:t>
            </w:r>
            <w:r>
              <w:rPr>
                <w:rFonts w:eastAsia="Times New Roman" w:cstheme="minorHAnsi"/>
                <w:b/>
                <w:bCs/>
                <w:color w:val="000000"/>
                <w:sz w:val="24"/>
                <w:szCs w:val="24"/>
                <w:lang w:eastAsia="en-GB"/>
              </w:rPr>
              <w:t>and p</w:t>
            </w:r>
            <w:r w:rsidRPr="00E8144F">
              <w:rPr>
                <w:rFonts w:eastAsia="Times New Roman" w:cstheme="minorHAnsi"/>
                <w:b/>
                <w:bCs/>
                <w:color w:val="000000"/>
                <w:sz w:val="24"/>
                <w:szCs w:val="24"/>
                <w:lang w:eastAsia="en-GB"/>
              </w:rPr>
              <w:t xml:space="preserve">acker/filler is a small producer </w:t>
            </w:r>
          </w:p>
        </w:tc>
        <w:tc>
          <w:tcPr>
            <w:tcW w:w="5101" w:type="dxa"/>
            <w:vAlign w:val="center"/>
            <w:hideMark/>
          </w:tcPr>
          <w:p w14:paraId="216B64C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vAlign w:val="center"/>
            <w:hideMark/>
          </w:tcPr>
          <w:p w14:paraId="3005CC0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Packaging manufacturer</w:t>
            </w:r>
          </w:p>
        </w:tc>
        <w:tc>
          <w:tcPr>
            <w:tcW w:w="2696" w:type="dxa"/>
            <w:vMerge w:val="restart"/>
            <w:vAlign w:val="center"/>
            <w:hideMark/>
          </w:tcPr>
          <w:p w14:paraId="697223E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Distributor</w:t>
            </w:r>
          </w:p>
        </w:tc>
        <w:tc>
          <w:tcPr>
            <w:tcW w:w="3825" w:type="dxa"/>
            <w:vMerge w:val="restart"/>
            <w:vAlign w:val="center"/>
            <w:hideMark/>
          </w:tcPr>
          <w:p w14:paraId="5AD8478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2704" w:type="dxa"/>
            <w:vMerge w:val="restart"/>
            <w:vAlign w:val="center"/>
            <w:hideMark/>
          </w:tcPr>
          <w:p w14:paraId="363E0F5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0877BAC4" w14:textId="77777777" w:rsidTr="006536FE">
        <w:trPr>
          <w:cantSplit/>
          <w:trHeight w:val="537"/>
        </w:trPr>
        <w:tc>
          <w:tcPr>
            <w:tcW w:w="3143" w:type="dxa"/>
            <w:vMerge/>
            <w:vAlign w:val="center"/>
            <w:hideMark/>
          </w:tcPr>
          <w:p w14:paraId="667F6881"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40D9003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sell products on (remains unbranded) </w:t>
            </w:r>
          </w:p>
        </w:tc>
        <w:tc>
          <w:tcPr>
            <w:tcW w:w="3830" w:type="dxa"/>
            <w:vMerge/>
            <w:vAlign w:val="center"/>
            <w:hideMark/>
          </w:tcPr>
          <w:p w14:paraId="5FEA38A3"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378BAC51"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045E76DF"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3702FB84"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1CE006F8" w14:textId="77777777" w:rsidTr="006536FE">
        <w:trPr>
          <w:cantSplit/>
          <w:trHeight w:val="537"/>
        </w:trPr>
        <w:tc>
          <w:tcPr>
            <w:tcW w:w="3143" w:type="dxa"/>
            <w:vMerge/>
            <w:vAlign w:val="center"/>
            <w:hideMark/>
          </w:tcPr>
          <w:p w14:paraId="7444B370"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0AA4BF6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Supplied to consumers </w:t>
            </w:r>
          </w:p>
        </w:tc>
        <w:tc>
          <w:tcPr>
            <w:tcW w:w="3830" w:type="dxa"/>
            <w:vMerge/>
            <w:vAlign w:val="center"/>
            <w:hideMark/>
          </w:tcPr>
          <w:p w14:paraId="6D4FCC06"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2952FAD1"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6F6CE87C"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401FBE9B"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79B72035" w14:textId="77777777" w:rsidTr="006536FE">
        <w:trPr>
          <w:cantSplit/>
          <w:trHeight w:val="541"/>
        </w:trPr>
        <w:tc>
          <w:tcPr>
            <w:tcW w:w="3143" w:type="dxa"/>
            <w:vMerge w:val="restart"/>
            <w:shd w:val="clear" w:color="auto" w:fill="E2EFD9" w:themeFill="accent6" w:themeFillTint="33"/>
            <w:vAlign w:val="center"/>
            <w:hideMark/>
          </w:tcPr>
          <w:p w14:paraId="59781695"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unfilled unbranded packaging manufactured by a small producer.</w:t>
            </w:r>
          </w:p>
        </w:tc>
        <w:tc>
          <w:tcPr>
            <w:tcW w:w="5101" w:type="dxa"/>
            <w:shd w:val="clear" w:color="auto" w:fill="E2EFD9" w:themeFill="accent6" w:themeFillTint="33"/>
            <w:vAlign w:val="center"/>
            <w:hideMark/>
          </w:tcPr>
          <w:p w14:paraId="6F073EB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the packaging and supply it on</w:t>
            </w:r>
          </w:p>
        </w:tc>
        <w:tc>
          <w:tcPr>
            <w:tcW w:w="3830" w:type="dxa"/>
            <w:shd w:val="clear" w:color="auto" w:fill="E2EFD9" w:themeFill="accent6" w:themeFillTint="33"/>
            <w:vAlign w:val="center"/>
            <w:hideMark/>
          </w:tcPr>
          <w:p w14:paraId="03FD3A7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E2EFD9" w:themeFill="accent6" w:themeFillTint="33"/>
            <w:vAlign w:val="center"/>
            <w:hideMark/>
          </w:tcPr>
          <w:p w14:paraId="24B7934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E2EFD9" w:themeFill="accent6" w:themeFillTint="33"/>
            <w:vAlign w:val="center"/>
            <w:hideMark/>
          </w:tcPr>
          <w:p w14:paraId="31992A2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UK manufacturer and</w:t>
            </w:r>
            <w:r w:rsidRPr="00E8144F">
              <w:rPr>
                <w:rFonts w:eastAsia="Times New Roman" w:cstheme="minorHAnsi"/>
                <w:color w:val="000000"/>
                <w:sz w:val="24"/>
                <w:szCs w:val="24"/>
                <w:lang w:eastAsia="en-GB"/>
              </w:rPr>
              <w:br/>
            </w:r>
            <w:r>
              <w:rPr>
                <w:rFonts w:eastAsia="Times New Roman" w:cstheme="minorHAnsi"/>
                <w:color w:val="000000"/>
                <w:sz w:val="24"/>
                <w:szCs w:val="24"/>
                <w:lang w:eastAsia="en-GB"/>
              </w:rPr>
              <w:t>P</w:t>
            </w:r>
            <w:r w:rsidRPr="00E8144F">
              <w:rPr>
                <w:rFonts w:eastAsia="Times New Roman" w:cstheme="minorHAnsi"/>
                <w:color w:val="000000"/>
                <w:sz w:val="24"/>
                <w:szCs w:val="24"/>
                <w:lang w:eastAsia="en-GB"/>
              </w:rPr>
              <w:t>acker/filler (if small producer)</w:t>
            </w:r>
          </w:p>
        </w:tc>
        <w:tc>
          <w:tcPr>
            <w:tcW w:w="2704" w:type="dxa"/>
            <w:shd w:val="clear" w:color="auto" w:fill="E2EFD9" w:themeFill="accent6" w:themeFillTint="33"/>
            <w:vAlign w:val="center"/>
            <w:hideMark/>
          </w:tcPr>
          <w:p w14:paraId="5BF24E6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Distributor</w:t>
            </w:r>
            <w:r w:rsidRPr="00E8144F">
              <w:rPr>
                <w:rFonts w:cstheme="minorHAnsi"/>
                <w:sz w:val="24"/>
                <w:szCs w:val="24"/>
              </w:rPr>
              <w:br/>
              <w:t>P</w:t>
            </w:r>
            <w:r w:rsidRPr="00E8144F">
              <w:rPr>
                <w:rFonts w:eastAsia="Times New Roman" w:cstheme="minorHAnsi"/>
                <w:color w:val="000000" w:themeColor="text1"/>
                <w:sz w:val="24"/>
                <w:szCs w:val="24"/>
                <w:lang w:eastAsia="en-GB"/>
              </w:rPr>
              <w:t>acker/filler</w:t>
            </w:r>
          </w:p>
        </w:tc>
      </w:tr>
      <w:tr w:rsidR="000A6CAB" w:rsidRPr="0051168E" w14:paraId="3A3DAB75" w14:textId="77777777" w:rsidTr="006536FE">
        <w:trPr>
          <w:cantSplit/>
          <w:trHeight w:val="576"/>
        </w:trPr>
        <w:tc>
          <w:tcPr>
            <w:tcW w:w="3143" w:type="dxa"/>
            <w:vMerge/>
            <w:vAlign w:val="center"/>
            <w:hideMark/>
          </w:tcPr>
          <w:p w14:paraId="015B7A15"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2D672F9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the packaging and supply it on.</w:t>
            </w:r>
          </w:p>
        </w:tc>
        <w:tc>
          <w:tcPr>
            <w:tcW w:w="3830" w:type="dxa"/>
            <w:shd w:val="clear" w:color="auto" w:fill="E2EFD9" w:themeFill="accent6" w:themeFillTint="33"/>
            <w:vAlign w:val="center"/>
            <w:hideMark/>
          </w:tcPr>
          <w:p w14:paraId="6A99F4B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that pack/fills</w:t>
            </w:r>
          </w:p>
        </w:tc>
        <w:tc>
          <w:tcPr>
            <w:tcW w:w="2696" w:type="dxa"/>
            <w:shd w:val="clear" w:color="auto" w:fill="E2EFD9" w:themeFill="accent6" w:themeFillTint="33"/>
            <w:vAlign w:val="center"/>
            <w:hideMark/>
          </w:tcPr>
          <w:p w14:paraId="2F4E310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65BB337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59B2C50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1FED7FC9" w14:textId="77777777" w:rsidTr="006536FE">
        <w:trPr>
          <w:cantSplit/>
          <w:trHeight w:val="968"/>
        </w:trPr>
        <w:tc>
          <w:tcPr>
            <w:tcW w:w="3143" w:type="dxa"/>
            <w:vMerge/>
            <w:vAlign w:val="center"/>
            <w:hideMark/>
          </w:tcPr>
          <w:p w14:paraId="6AE78264"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E821CD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any business that will go on to supply it unfilled</w:t>
            </w:r>
          </w:p>
        </w:tc>
        <w:tc>
          <w:tcPr>
            <w:tcW w:w="383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098DD6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373E52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02B16D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xml:space="preserve">UK manufacturer </w:t>
            </w:r>
          </w:p>
        </w:tc>
        <w:tc>
          <w:tcPr>
            <w:tcW w:w="270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018BBE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themeColor="text1"/>
                <w:sz w:val="24"/>
                <w:szCs w:val="24"/>
                <w:lang w:eastAsia="en-GB"/>
              </w:rPr>
              <w:t>Distributor, unless the distributor can evidence that a large packer/filler or brand owner will supply the packaging when filled.</w:t>
            </w:r>
          </w:p>
        </w:tc>
      </w:tr>
      <w:tr w:rsidR="000A6CAB" w:rsidRPr="0051168E" w14:paraId="5DE8906A" w14:textId="77777777" w:rsidTr="006536FE">
        <w:trPr>
          <w:cantSplit/>
          <w:trHeight w:val="865"/>
        </w:trPr>
        <w:tc>
          <w:tcPr>
            <w:tcW w:w="3143" w:type="dxa"/>
            <w:vMerge w:val="restart"/>
            <w:vAlign w:val="center"/>
            <w:hideMark/>
          </w:tcPr>
          <w:p w14:paraId="754C1551"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UK unfilled branded packaging (UK large brand owner)</w:t>
            </w:r>
          </w:p>
        </w:tc>
        <w:tc>
          <w:tcPr>
            <w:tcW w:w="5101" w:type="dxa"/>
            <w:vAlign w:val="center"/>
            <w:hideMark/>
          </w:tcPr>
          <w:p w14:paraId="02DACBE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the packaging (no other brand added &amp; brand relates to product)</w:t>
            </w:r>
          </w:p>
        </w:tc>
        <w:tc>
          <w:tcPr>
            <w:tcW w:w="3830" w:type="dxa"/>
            <w:vAlign w:val="center"/>
            <w:hideMark/>
          </w:tcPr>
          <w:p w14:paraId="1ECCF99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2696" w:type="dxa"/>
            <w:vAlign w:val="center"/>
            <w:hideMark/>
          </w:tcPr>
          <w:p w14:paraId="3890EBA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3825" w:type="dxa"/>
            <w:shd w:val="clear" w:color="auto" w:fill="BFBFBF" w:themeFill="background1" w:themeFillShade="BF"/>
            <w:vAlign w:val="center"/>
            <w:hideMark/>
          </w:tcPr>
          <w:p w14:paraId="2AAE556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7D0FB03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2E2F66B5" w14:textId="77777777" w:rsidTr="006536FE">
        <w:trPr>
          <w:cantSplit/>
          <w:trHeight w:val="565"/>
        </w:trPr>
        <w:tc>
          <w:tcPr>
            <w:tcW w:w="3143" w:type="dxa"/>
            <w:vMerge/>
            <w:vAlign w:val="center"/>
            <w:hideMark/>
          </w:tcPr>
          <w:p w14:paraId="3DF9095A"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15E8892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the packaging and supply on (no other brand added &amp; brand relates to product)</w:t>
            </w:r>
          </w:p>
        </w:tc>
        <w:tc>
          <w:tcPr>
            <w:tcW w:w="3830" w:type="dxa"/>
            <w:vAlign w:val="center"/>
            <w:hideMark/>
          </w:tcPr>
          <w:p w14:paraId="14E3682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2696" w:type="dxa"/>
            <w:vAlign w:val="center"/>
            <w:hideMark/>
          </w:tcPr>
          <w:p w14:paraId="731E793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3825" w:type="dxa"/>
            <w:shd w:val="clear" w:color="auto" w:fill="BFBFBF" w:themeFill="background1" w:themeFillShade="BF"/>
            <w:vAlign w:val="center"/>
            <w:hideMark/>
          </w:tcPr>
          <w:p w14:paraId="731D8B9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4F814B3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7A3925B2" w14:textId="77777777" w:rsidTr="006536FE">
        <w:trPr>
          <w:cantSplit/>
          <w:trHeight w:val="545"/>
        </w:trPr>
        <w:tc>
          <w:tcPr>
            <w:tcW w:w="3143" w:type="dxa"/>
            <w:vMerge/>
            <w:vAlign w:val="center"/>
            <w:hideMark/>
          </w:tcPr>
          <w:p w14:paraId="6B83EC8B"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3F16729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the packaging, add their brand and supply on (dual branding)</w:t>
            </w:r>
          </w:p>
        </w:tc>
        <w:tc>
          <w:tcPr>
            <w:tcW w:w="3830" w:type="dxa"/>
            <w:vAlign w:val="center"/>
            <w:hideMark/>
          </w:tcPr>
          <w:p w14:paraId="5B3668C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(carries out first supply of filled packaging)</w:t>
            </w:r>
          </w:p>
        </w:tc>
        <w:tc>
          <w:tcPr>
            <w:tcW w:w="2696" w:type="dxa"/>
            <w:vAlign w:val="center"/>
            <w:hideMark/>
          </w:tcPr>
          <w:p w14:paraId="515DE83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Brand owner</w:t>
            </w:r>
          </w:p>
        </w:tc>
        <w:tc>
          <w:tcPr>
            <w:tcW w:w="3825" w:type="dxa"/>
            <w:shd w:val="clear" w:color="auto" w:fill="BFBFBF" w:themeFill="background1" w:themeFillShade="BF"/>
            <w:vAlign w:val="center"/>
            <w:hideMark/>
          </w:tcPr>
          <w:p w14:paraId="1AA35F7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089293B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B633AB" w:rsidRPr="0051168E" w14:paraId="49F3EBAF" w14:textId="77777777">
        <w:trPr>
          <w:cantSplit/>
          <w:trHeight w:val="569"/>
        </w:trPr>
        <w:tc>
          <w:tcPr>
            <w:tcW w:w="8244" w:type="dxa"/>
            <w:gridSpan w:val="2"/>
            <w:shd w:val="clear" w:color="auto" w:fill="008000"/>
            <w:vAlign w:val="center"/>
          </w:tcPr>
          <w:p w14:paraId="1E687E29" w14:textId="579426D6" w:rsidR="00B633AB" w:rsidRPr="00155ABE" w:rsidRDefault="00B633AB">
            <w:pPr>
              <w:spacing w:after="0" w:line="240" w:lineRule="auto"/>
              <w:rPr>
                <w:rFonts w:ascii="Calibri" w:eastAsia="Times New Roman" w:hAnsi="Calibri" w:cs="Calibri"/>
                <w:b/>
                <w:bCs/>
                <w:color w:val="FFFFFF"/>
                <w:sz w:val="24"/>
                <w:szCs w:val="24"/>
                <w:lang w:eastAsia="en-GB"/>
              </w:rPr>
            </w:pPr>
            <w:r w:rsidRPr="00284969">
              <w:rPr>
                <w:rFonts w:ascii="Calibri" w:eastAsia="Times New Roman" w:hAnsi="Calibri" w:cs="Calibri"/>
                <w:b/>
                <w:bCs/>
                <w:color w:val="FFFFFF"/>
                <w:sz w:val="24"/>
                <w:szCs w:val="24"/>
                <w:lang w:eastAsia="en-GB"/>
              </w:rPr>
              <w:t xml:space="preserve">Online marketplaces </w:t>
            </w:r>
            <w:r>
              <w:rPr>
                <w:rFonts w:ascii="Calibri" w:eastAsia="Times New Roman" w:hAnsi="Calibri" w:cs="Calibri"/>
                <w:b/>
                <w:bCs/>
                <w:color w:val="FFFFFF"/>
                <w:sz w:val="24"/>
                <w:szCs w:val="24"/>
                <w:lang w:eastAsia="en-GB"/>
              </w:rPr>
              <w:t xml:space="preserve"> </w:t>
            </w:r>
            <w:r w:rsidRPr="00284969">
              <w:rPr>
                <w:rFonts w:ascii="Calibri" w:eastAsia="Times New Roman" w:hAnsi="Calibri" w:cs="Calibri"/>
                <w:b/>
                <w:bCs/>
                <w:color w:val="FFFFFF"/>
                <w:sz w:val="24"/>
                <w:szCs w:val="24"/>
                <w:lang w:eastAsia="en-GB"/>
              </w:rPr>
              <w:t xml:space="preserve">(see </w:t>
            </w:r>
            <w:r w:rsidRPr="008D531F">
              <w:rPr>
                <w:rFonts w:ascii="Calibri" w:eastAsia="Times New Roman" w:hAnsi="Calibri" w:cs="Calibri"/>
                <w:b/>
                <w:bCs/>
                <w:color w:val="FFFFFF"/>
                <w:sz w:val="24"/>
                <w:szCs w:val="24"/>
                <w:lang w:eastAsia="en-GB"/>
              </w:rPr>
              <w:t>section 3:9 for</w:t>
            </w:r>
            <w:r w:rsidRPr="00284969">
              <w:rPr>
                <w:rFonts w:ascii="Calibri" w:eastAsia="Times New Roman" w:hAnsi="Calibri" w:cs="Calibri"/>
                <w:b/>
                <w:bCs/>
                <w:color w:val="FFFFFF"/>
                <w:sz w:val="24"/>
                <w:szCs w:val="24"/>
                <w:lang w:eastAsia="en-GB"/>
              </w:rPr>
              <w:t xml:space="preserve"> more information) </w:t>
            </w:r>
          </w:p>
        </w:tc>
        <w:tc>
          <w:tcPr>
            <w:tcW w:w="3830" w:type="dxa"/>
            <w:shd w:val="clear" w:color="auto" w:fill="008000"/>
            <w:vAlign w:val="center"/>
          </w:tcPr>
          <w:p w14:paraId="29BC9F45" w14:textId="77777777" w:rsidR="00B633AB" w:rsidRPr="00155ABE" w:rsidRDefault="00B633AB">
            <w:pPr>
              <w:spacing w:after="0" w:line="240" w:lineRule="auto"/>
              <w:rPr>
                <w:rFonts w:ascii="Calibri" w:eastAsia="Times New Roman" w:hAnsi="Calibri" w:cs="Calibri"/>
                <w:b/>
                <w:bCs/>
                <w:color w:val="FFFFFF"/>
                <w:sz w:val="24"/>
                <w:szCs w:val="24"/>
                <w:lang w:eastAsia="en-GB"/>
              </w:rPr>
            </w:pPr>
            <w:r w:rsidRPr="00155ABE">
              <w:rPr>
                <w:rFonts w:ascii="Calibri" w:eastAsia="Times New Roman" w:hAnsi="Calibri" w:cs="Calibri"/>
                <w:b/>
                <w:bCs/>
                <w:color w:val="FFFFFF"/>
                <w:sz w:val="24"/>
                <w:szCs w:val="24"/>
                <w:lang w:eastAsia="en-GB"/>
              </w:rPr>
              <w:t>Who reports as large producer?</w:t>
            </w:r>
          </w:p>
        </w:tc>
        <w:tc>
          <w:tcPr>
            <w:tcW w:w="2696" w:type="dxa"/>
            <w:shd w:val="clear" w:color="auto" w:fill="008000"/>
            <w:vAlign w:val="center"/>
          </w:tcPr>
          <w:p w14:paraId="4436F2A2" w14:textId="77777777" w:rsidR="00B633AB" w:rsidRPr="00155ABE" w:rsidRDefault="00B633AB">
            <w:pPr>
              <w:spacing w:after="0" w:line="240" w:lineRule="auto"/>
              <w:rPr>
                <w:rFonts w:ascii="Calibri" w:eastAsia="Times New Roman" w:hAnsi="Calibri" w:cs="Calibri"/>
                <w:b/>
                <w:bCs/>
                <w:color w:val="FFFFFF"/>
                <w:sz w:val="24"/>
                <w:szCs w:val="24"/>
                <w:lang w:eastAsia="en-GB"/>
              </w:rPr>
            </w:pPr>
            <w:r w:rsidRPr="00155ABE">
              <w:rPr>
                <w:rFonts w:ascii="Calibri" w:eastAsia="Times New Roman" w:hAnsi="Calibri" w:cs="Calibri"/>
                <w:b/>
                <w:bCs/>
                <w:color w:val="FFFFFF"/>
                <w:sz w:val="24"/>
                <w:szCs w:val="24"/>
                <w:lang w:eastAsia="en-GB"/>
              </w:rPr>
              <w:t>As what?</w:t>
            </w:r>
          </w:p>
        </w:tc>
        <w:tc>
          <w:tcPr>
            <w:tcW w:w="3825" w:type="dxa"/>
            <w:shd w:val="clear" w:color="auto" w:fill="008000"/>
            <w:vAlign w:val="center"/>
          </w:tcPr>
          <w:p w14:paraId="0B06FF28" w14:textId="77777777" w:rsidR="00B633AB" w:rsidRPr="00155ABE" w:rsidRDefault="00B633AB">
            <w:pPr>
              <w:spacing w:after="0" w:line="240" w:lineRule="auto"/>
              <w:rPr>
                <w:rFonts w:ascii="Calibri" w:eastAsia="Times New Roman" w:hAnsi="Calibri" w:cs="Calibri"/>
                <w:b/>
                <w:bCs/>
                <w:color w:val="FFFFFF"/>
                <w:sz w:val="24"/>
                <w:szCs w:val="24"/>
                <w:lang w:eastAsia="en-GB"/>
              </w:rPr>
            </w:pPr>
            <w:r w:rsidRPr="00155ABE">
              <w:rPr>
                <w:rFonts w:ascii="Calibri" w:eastAsia="Times New Roman" w:hAnsi="Calibri" w:cs="Calibri"/>
                <w:b/>
                <w:bCs/>
                <w:color w:val="FFFFFF"/>
                <w:sz w:val="24"/>
                <w:szCs w:val="24"/>
                <w:lang w:eastAsia="en-GB"/>
              </w:rPr>
              <w:t>Who reports as small producer?</w:t>
            </w:r>
          </w:p>
        </w:tc>
        <w:tc>
          <w:tcPr>
            <w:tcW w:w="2704" w:type="dxa"/>
            <w:shd w:val="clear" w:color="auto" w:fill="008000"/>
            <w:vAlign w:val="center"/>
          </w:tcPr>
          <w:p w14:paraId="26774DE4" w14:textId="77777777" w:rsidR="00B633AB" w:rsidRPr="00155ABE" w:rsidRDefault="00B633AB">
            <w:pPr>
              <w:spacing w:after="0" w:line="240" w:lineRule="auto"/>
              <w:rPr>
                <w:rFonts w:ascii="Calibri" w:eastAsia="Times New Roman" w:hAnsi="Calibri" w:cs="Calibri"/>
                <w:b/>
                <w:bCs/>
                <w:color w:val="FFFFFF"/>
                <w:sz w:val="24"/>
                <w:szCs w:val="24"/>
                <w:lang w:eastAsia="en-GB"/>
              </w:rPr>
            </w:pPr>
            <w:r w:rsidRPr="00155ABE">
              <w:rPr>
                <w:rFonts w:ascii="Calibri" w:eastAsia="Times New Roman" w:hAnsi="Calibri" w:cs="Calibri"/>
                <w:b/>
                <w:bCs/>
                <w:color w:val="FFFFFF"/>
                <w:sz w:val="24"/>
                <w:szCs w:val="24"/>
                <w:lang w:eastAsia="en-GB"/>
              </w:rPr>
              <w:t>As what?</w:t>
            </w:r>
          </w:p>
        </w:tc>
      </w:tr>
      <w:tr w:rsidR="000A6CAB" w:rsidRPr="0051168E" w14:paraId="32AE70F7" w14:textId="77777777" w:rsidTr="006536FE">
        <w:trPr>
          <w:cantSplit/>
          <w:trHeight w:val="427"/>
        </w:trPr>
        <w:tc>
          <w:tcPr>
            <w:tcW w:w="3143" w:type="dxa"/>
            <w:vMerge w:val="restart"/>
            <w:shd w:val="clear" w:color="auto" w:fill="E2EFD9" w:themeFill="accent6" w:themeFillTint="33"/>
            <w:vAlign w:val="center"/>
            <w:hideMark/>
          </w:tcPr>
          <w:p w14:paraId="2DA579D5"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filled branded packaging supplied via large online marketplace </w:t>
            </w:r>
          </w:p>
        </w:tc>
        <w:tc>
          <w:tcPr>
            <w:tcW w:w="5101" w:type="dxa"/>
            <w:shd w:val="clear" w:color="auto" w:fill="E2EFD9" w:themeFill="accent6" w:themeFillTint="33"/>
            <w:vAlign w:val="center"/>
            <w:hideMark/>
          </w:tcPr>
          <w:p w14:paraId="403FB16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6684974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696" w:type="dxa"/>
            <w:vMerge w:val="restart"/>
            <w:shd w:val="clear" w:color="auto" w:fill="E2EFD9" w:themeFill="accent6" w:themeFillTint="33"/>
            <w:vAlign w:val="center"/>
            <w:hideMark/>
          </w:tcPr>
          <w:p w14:paraId="07AC4BC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w:t>
            </w:r>
          </w:p>
        </w:tc>
        <w:tc>
          <w:tcPr>
            <w:tcW w:w="3825" w:type="dxa"/>
            <w:vMerge w:val="restart"/>
            <w:shd w:val="clear" w:color="auto" w:fill="BFBFBF" w:themeFill="background1" w:themeFillShade="BF"/>
            <w:vAlign w:val="center"/>
            <w:hideMark/>
          </w:tcPr>
          <w:p w14:paraId="77E2A6C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4D2498E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1009A3F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5CE4055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4DF46B1A" w14:textId="77777777" w:rsidTr="006536FE">
        <w:trPr>
          <w:cantSplit/>
          <w:trHeight w:val="529"/>
        </w:trPr>
        <w:tc>
          <w:tcPr>
            <w:tcW w:w="3143" w:type="dxa"/>
            <w:vMerge/>
            <w:vAlign w:val="center"/>
            <w:hideMark/>
          </w:tcPr>
          <w:p w14:paraId="693085B3"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0586194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w:t>
            </w:r>
          </w:p>
        </w:tc>
        <w:tc>
          <w:tcPr>
            <w:tcW w:w="3830" w:type="dxa"/>
            <w:vMerge/>
            <w:vAlign w:val="center"/>
            <w:hideMark/>
          </w:tcPr>
          <w:p w14:paraId="04850FFE"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7FC32A28"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7D354B25"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0090CC25"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5E83ECF5" w14:textId="77777777" w:rsidTr="006536FE">
        <w:trPr>
          <w:cantSplit/>
          <w:trHeight w:val="427"/>
        </w:trPr>
        <w:tc>
          <w:tcPr>
            <w:tcW w:w="3143" w:type="dxa"/>
            <w:vMerge w:val="restart"/>
            <w:vAlign w:val="center"/>
            <w:hideMark/>
          </w:tcPr>
          <w:p w14:paraId="34BD9F1C"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filled branded packaging supplied via small online marketplace </w:t>
            </w:r>
          </w:p>
        </w:tc>
        <w:tc>
          <w:tcPr>
            <w:tcW w:w="5101" w:type="dxa"/>
            <w:vAlign w:val="center"/>
            <w:hideMark/>
          </w:tcPr>
          <w:p w14:paraId="698DD23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BFBFBF" w:themeFill="background1" w:themeFillShade="BF"/>
            <w:noWrap/>
            <w:vAlign w:val="center"/>
            <w:hideMark/>
          </w:tcPr>
          <w:p w14:paraId="00C71234"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7012168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noWrap/>
            <w:vAlign w:val="center"/>
            <w:hideMark/>
          </w:tcPr>
          <w:p w14:paraId="00F7176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248BDA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vAlign w:val="center"/>
            <w:hideMark/>
          </w:tcPr>
          <w:p w14:paraId="5B9F97B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704" w:type="dxa"/>
            <w:vMerge w:val="restart"/>
            <w:vAlign w:val="center"/>
            <w:hideMark/>
          </w:tcPr>
          <w:p w14:paraId="148C1EBD"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r>
      <w:tr w:rsidR="000A6CAB" w:rsidRPr="0051168E" w14:paraId="36CDC76F" w14:textId="77777777" w:rsidTr="006536FE">
        <w:trPr>
          <w:cantSplit/>
          <w:trHeight w:val="517"/>
        </w:trPr>
        <w:tc>
          <w:tcPr>
            <w:tcW w:w="3143" w:type="dxa"/>
            <w:vMerge/>
            <w:vAlign w:val="center"/>
            <w:hideMark/>
          </w:tcPr>
          <w:p w14:paraId="06266AF8"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0AE2582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w:t>
            </w:r>
          </w:p>
        </w:tc>
        <w:tc>
          <w:tcPr>
            <w:tcW w:w="3830" w:type="dxa"/>
            <w:vMerge/>
            <w:shd w:val="clear" w:color="auto" w:fill="BFBFBF" w:themeFill="background1" w:themeFillShade="BF"/>
            <w:noWrap/>
            <w:vAlign w:val="center"/>
            <w:hideMark/>
          </w:tcPr>
          <w:p w14:paraId="285CA284"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04D36D56"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3E162561"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72A4C95C"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421B70F6" w14:textId="77777777" w:rsidTr="006536FE">
        <w:trPr>
          <w:cantSplit/>
          <w:trHeight w:val="427"/>
        </w:trPr>
        <w:tc>
          <w:tcPr>
            <w:tcW w:w="3143" w:type="dxa"/>
            <w:vMerge w:val="restart"/>
            <w:shd w:val="clear" w:color="auto" w:fill="E2EFD9" w:themeFill="accent6" w:themeFillTint="33"/>
            <w:vAlign w:val="center"/>
            <w:hideMark/>
          </w:tcPr>
          <w:p w14:paraId="0F68AE4A"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filled unbranded packaging supplied via large online marketplace </w:t>
            </w:r>
          </w:p>
        </w:tc>
        <w:tc>
          <w:tcPr>
            <w:tcW w:w="5101" w:type="dxa"/>
            <w:shd w:val="clear" w:color="auto" w:fill="E2EFD9" w:themeFill="accent6" w:themeFillTint="33"/>
            <w:vAlign w:val="center"/>
            <w:hideMark/>
          </w:tcPr>
          <w:p w14:paraId="3DF312D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E2EFD9" w:themeFill="accent6" w:themeFillTint="33"/>
            <w:vAlign w:val="center"/>
            <w:hideMark/>
          </w:tcPr>
          <w:p w14:paraId="31279B2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696" w:type="dxa"/>
            <w:vMerge w:val="restart"/>
            <w:shd w:val="clear" w:color="auto" w:fill="E2EFD9" w:themeFill="accent6" w:themeFillTint="33"/>
            <w:vAlign w:val="center"/>
            <w:hideMark/>
          </w:tcPr>
          <w:p w14:paraId="5777EC1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3825" w:type="dxa"/>
            <w:vMerge w:val="restart"/>
            <w:shd w:val="clear" w:color="auto" w:fill="BFBFBF" w:themeFill="background1" w:themeFillShade="BF"/>
            <w:vAlign w:val="center"/>
            <w:hideMark/>
          </w:tcPr>
          <w:p w14:paraId="2EA97F7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78C69F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vMerge w:val="restart"/>
            <w:shd w:val="clear" w:color="auto" w:fill="BFBFBF" w:themeFill="background1" w:themeFillShade="BF"/>
            <w:vAlign w:val="center"/>
            <w:hideMark/>
          </w:tcPr>
          <w:p w14:paraId="20C9681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69AA376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59A549BE" w14:textId="77777777" w:rsidTr="006536FE">
        <w:trPr>
          <w:cantSplit/>
          <w:trHeight w:val="675"/>
        </w:trPr>
        <w:tc>
          <w:tcPr>
            <w:tcW w:w="3143" w:type="dxa"/>
            <w:vMerge/>
            <w:vAlign w:val="center"/>
            <w:hideMark/>
          </w:tcPr>
          <w:p w14:paraId="31C95659"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14026B0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w:t>
            </w:r>
          </w:p>
        </w:tc>
        <w:tc>
          <w:tcPr>
            <w:tcW w:w="3830" w:type="dxa"/>
            <w:vMerge/>
            <w:vAlign w:val="center"/>
            <w:hideMark/>
          </w:tcPr>
          <w:p w14:paraId="3BD0A517"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vAlign w:val="center"/>
            <w:hideMark/>
          </w:tcPr>
          <w:p w14:paraId="4E5A2A03"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shd w:val="clear" w:color="auto" w:fill="BFBFBF" w:themeFill="background1" w:themeFillShade="BF"/>
            <w:vAlign w:val="center"/>
            <w:hideMark/>
          </w:tcPr>
          <w:p w14:paraId="740A99F1"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shd w:val="clear" w:color="auto" w:fill="BFBFBF" w:themeFill="background1" w:themeFillShade="BF"/>
            <w:vAlign w:val="center"/>
            <w:hideMark/>
          </w:tcPr>
          <w:p w14:paraId="55C09F1F"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220D09AE" w14:textId="77777777" w:rsidTr="006536FE">
        <w:trPr>
          <w:cantSplit/>
          <w:trHeight w:val="690"/>
        </w:trPr>
        <w:tc>
          <w:tcPr>
            <w:tcW w:w="3143" w:type="dxa"/>
            <w:vMerge w:val="restart"/>
            <w:hideMark/>
          </w:tcPr>
          <w:p w14:paraId="350AE3ED" w14:textId="77777777" w:rsidR="000A6CAB" w:rsidRPr="00E8144F" w:rsidRDefault="000A6CAB">
            <w:pPr>
              <w:spacing w:after="0" w:line="240" w:lineRule="auto"/>
              <w:rPr>
                <w:rFonts w:eastAsia="Times New Roman" w:cstheme="minorHAnsi"/>
                <w:b/>
                <w:bCs/>
                <w:sz w:val="24"/>
                <w:szCs w:val="24"/>
                <w:lang w:eastAsia="en-GB"/>
              </w:rPr>
            </w:pPr>
            <w:r w:rsidRPr="00E8144F">
              <w:rPr>
                <w:rFonts w:eastAsia="Times New Roman" w:cstheme="minorHAnsi"/>
                <w:b/>
                <w:bCs/>
                <w:sz w:val="24"/>
                <w:szCs w:val="24"/>
                <w:lang w:eastAsia="en-GB"/>
              </w:rPr>
              <w:t>Imported filled unbranded packaging supplied via a small online marketplace </w:t>
            </w:r>
          </w:p>
        </w:tc>
        <w:tc>
          <w:tcPr>
            <w:tcW w:w="5101" w:type="dxa"/>
            <w:vAlign w:val="center"/>
            <w:hideMark/>
          </w:tcPr>
          <w:p w14:paraId="7DD6D62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t>
            </w:r>
          </w:p>
        </w:tc>
        <w:tc>
          <w:tcPr>
            <w:tcW w:w="3830" w:type="dxa"/>
            <w:vMerge w:val="restart"/>
            <w:shd w:val="clear" w:color="auto" w:fill="BFBFBF" w:themeFill="background1" w:themeFillShade="BF"/>
            <w:noWrap/>
            <w:vAlign w:val="center"/>
            <w:hideMark/>
          </w:tcPr>
          <w:p w14:paraId="35E1CAC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322D8BB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vMerge w:val="restart"/>
            <w:shd w:val="clear" w:color="auto" w:fill="BFBFBF" w:themeFill="background1" w:themeFillShade="BF"/>
            <w:noWrap/>
            <w:vAlign w:val="center"/>
            <w:hideMark/>
          </w:tcPr>
          <w:p w14:paraId="1855A74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p w14:paraId="28FF005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vMerge w:val="restart"/>
            <w:vAlign w:val="center"/>
            <w:hideMark/>
          </w:tcPr>
          <w:p w14:paraId="59BC2619"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704" w:type="dxa"/>
            <w:vMerge w:val="restart"/>
            <w:vAlign w:val="center"/>
            <w:hideMark/>
          </w:tcPr>
          <w:p w14:paraId="220E84E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r>
      <w:tr w:rsidR="000A6CAB" w:rsidRPr="0051168E" w14:paraId="7B1C9DF6" w14:textId="77777777" w:rsidTr="006536FE">
        <w:trPr>
          <w:cantSplit/>
          <w:trHeight w:val="690"/>
        </w:trPr>
        <w:tc>
          <w:tcPr>
            <w:tcW w:w="3143" w:type="dxa"/>
            <w:vMerge/>
            <w:hideMark/>
          </w:tcPr>
          <w:p w14:paraId="69390C6F" w14:textId="77777777" w:rsidR="000A6CAB" w:rsidRPr="00E8144F" w:rsidRDefault="000A6CAB">
            <w:pPr>
              <w:spacing w:after="0" w:line="240" w:lineRule="auto"/>
              <w:rPr>
                <w:rFonts w:eastAsia="Times New Roman" w:cstheme="minorHAnsi"/>
                <w:b/>
                <w:bCs/>
                <w:sz w:val="24"/>
                <w:szCs w:val="24"/>
                <w:lang w:eastAsia="en-GB"/>
              </w:rPr>
            </w:pPr>
          </w:p>
        </w:tc>
        <w:tc>
          <w:tcPr>
            <w:tcW w:w="5101" w:type="dxa"/>
            <w:vAlign w:val="center"/>
            <w:hideMark/>
          </w:tcPr>
          <w:p w14:paraId="4C9EEF5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w:t>
            </w:r>
          </w:p>
          <w:p w14:paraId="084FCCF9" w14:textId="77777777" w:rsidR="000A6CAB" w:rsidRPr="00E8144F" w:rsidRDefault="000A6CAB">
            <w:pPr>
              <w:spacing w:after="0" w:line="240" w:lineRule="auto"/>
              <w:rPr>
                <w:rFonts w:eastAsia="Times New Roman" w:cstheme="minorHAnsi"/>
                <w:color w:val="000000"/>
                <w:sz w:val="24"/>
                <w:szCs w:val="24"/>
                <w:lang w:eastAsia="en-GB"/>
              </w:rPr>
            </w:pPr>
          </w:p>
        </w:tc>
        <w:tc>
          <w:tcPr>
            <w:tcW w:w="3830" w:type="dxa"/>
            <w:vMerge/>
            <w:shd w:val="clear" w:color="auto" w:fill="BFBFBF" w:themeFill="background1" w:themeFillShade="BF"/>
            <w:noWrap/>
            <w:vAlign w:val="center"/>
            <w:hideMark/>
          </w:tcPr>
          <w:p w14:paraId="78771810" w14:textId="77777777" w:rsidR="000A6CAB" w:rsidRPr="00E8144F" w:rsidRDefault="000A6CAB">
            <w:pPr>
              <w:spacing w:after="0" w:line="240" w:lineRule="auto"/>
              <w:rPr>
                <w:rFonts w:eastAsia="Times New Roman" w:cstheme="minorHAnsi"/>
                <w:color w:val="000000"/>
                <w:sz w:val="24"/>
                <w:szCs w:val="24"/>
                <w:lang w:eastAsia="en-GB"/>
              </w:rPr>
            </w:pPr>
          </w:p>
        </w:tc>
        <w:tc>
          <w:tcPr>
            <w:tcW w:w="2696" w:type="dxa"/>
            <w:vMerge/>
            <w:shd w:val="clear" w:color="auto" w:fill="BFBFBF" w:themeFill="background1" w:themeFillShade="BF"/>
            <w:noWrap/>
            <w:vAlign w:val="center"/>
            <w:hideMark/>
          </w:tcPr>
          <w:p w14:paraId="0BE31314" w14:textId="77777777" w:rsidR="000A6CAB" w:rsidRPr="00E8144F" w:rsidRDefault="000A6CAB">
            <w:pPr>
              <w:spacing w:after="0" w:line="240" w:lineRule="auto"/>
              <w:rPr>
                <w:rFonts w:eastAsia="Times New Roman" w:cstheme="minorHAnsi"/>
                <w:color w:val="000000"/>
                <w:sz w:val="24"/>
                <w:szCs w:val="24"/>
                <w:lang w:eastAsia="en-GB"/>
              </w:rPr>
            </w:pPr>
          </w:p>
        </w:tc>
        <w:tc>
          <w:tcPr>
            <w:tcW w:w="3825" w:type="dxa"/>
            <w:vMerge/>
            <w:vAlign w:val="center"/>
            <w:hideMark/>
          </w:tcPr>
          <w:p w14:paraId="215FA415" w14:textId="77777777" w:rsidR="000A6CAB" w:rsidRPr="00E8144F" w:rsidRDefault="000A6CAB">
            <w:pPr>
              <w:spacing w:after="0" w:line="240" w:lineRule="auto"/>
              <w:rPr>
                <w:rFonts w:eastAsia="Times New Roman" w:cstheme="minorHAnsi"/>
                <w:color w:val="000000"/>
                <w:sz w:val="24"/>
                <w:szCs w:val="24"/>
                <w:lang w:eastAsia="en-GB"/>
              </w:rPr>
            </w:pPr>
          </w:p>
        </w:tc>
        <w:tc>
          <w:tcPr>
            <w:tcW w:w="2704" w:type="dxa"/>
            <w:vMerge/>
            <w:vAlign w:val="center"/>
            <w:hideMark/>
          </w:tcPr>
          <w:p w14:paraId="6D268DD9" w14:textId="77777777" w:rsidR="000A6CAB" w:rsidRPr="00E8144F" w:rsidRDefault="000A6CAB">
            <w:pPr>
              <w:spacing w:after="0" w:line="240" w:lineRule="auto"/>
              <w:rPr>
                <w:rFonts w:eastAsia="Times New Roman" w:cstheme="minorHAnsi"/>
                <w:color w:val="000000"/>
                <w:sz w:val="24"/>
                <w:szCs w:val="24"/>
                <w:lang w:eastAsia="en-GB"/>
              </w:rPr>
            </w:pPr>
          </w:p>
        </w:tc>
      </w:tr>
      <w:tr w:rsidR="000A6CAB" w:rsidRPr="0051168E" w14:paraId="0CB6731F" w14:textId="77777777" w:rsidTr="006536FE">
        <w:trPr>
          <w:cantSplit/>
          <w:trHeight w:val="690"/>
        </w:trPr>
        <w:tc>
          <w:tcPr>
            <w:tcW w:w="3143" w:type="dxa"/>
            <w:vMerge w:val="restart"/>
            <w:shd w:val="clear" w:color="auto" w:fill="E2EFD9" w:themeFill="accent6" w:themeFillTint="33"/>
            <w:hideMark/>
          </w:tcPr>
          <w:p w14:paraId="13E4E85F" w14:textId="77777777" w:rsidR="000A6CAB" w:rsidRPr="00E8144F" w:rsidRDefault="000A6CAB">
            <w:pPr>
              <w:spacing w:after="0" w:line="240" w:lineRule="auto"/>
              <w:rPr>
                <w:rFonts w:eastAsia="Times New Roman" w:cstheme="minorHAnsi"/>
                <w:b/>
                <w:bCs/>
                <w:color w:val="000000"/>
                <w:sz w:val="24"/>
                <w:szCs w:val="24"/>
                <w:lang w:eastAsia="en-GB"/>
              </w:rPr>
            </w:pPr>
            <w:r w:rsidRPr="00E8144F">
              <w:rPr>
                <w:rFonts w:eastAsia="Times New Roman" w:cstheme="minorHAnsi"/>
                <w:b/>
                <w:bCs/>
                <w:color w:val="000000"/>
                <w:sz w:val="24"/>
                <w:szCs w:val="24"/>
                <w:lang w:eastAsia="en-GB"/>
              </w:rPr>
              <w:t>Imported unfilled branded packaging supplied via large online marketplace </w:t>
            </w:r>
          </w:p>
        </w:tc>
        <w:tc>
          <w:tcPr>
            <w:tcW w:w="5101" w:type="dxa"/>
            <w:shd w:val="clear" w:color="auto" w:fill="E2EFD9" w:themeFill="accent6" w:themeFillTint="33"/>
            <w:vAlign w:val="center"/>
            <w:hideMark/>
          </w:tcPr>
          <w:p w14:paraId="4FB33DA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it</w:t>
            </w:r>
          </w:p>
        </w:tc>
        <w:tc>
          <w:tcPr>
            <w:tcW w:w="3830" w:type="dxa"/>
            <w:shd w:val="clear" w:color="auto" w:fill="E2EFD9" w:themeFill="accent6" w:themeFillTint="33"/>
            <w:vAlign w:val="center"/>
            <w:hideMark/>
          </w:tcPr>
          <w:p w14:paraId="2A522CC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696" w:type="dxa"/>
            <w:shd w:val="clear" w:color="auto" w:fill="E2EFD9" w:themeFill="accent6" w:themeFillTint="33"/>
            <w:vAlign w:val="center"/>
            <w:hideMark/>
          </w:tcPr>
          <w:p w14:paraId="2D8BBB3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3825" w:type="dxa"/>
            <w:shd w:val="clear" w:color="auto" w:fill="E2EFD9" w:themeFill="accent6" w:themeFillTint="33"/>
            <w:vAlign w:val="center"/>
            <w:hideMark/>
          </w:tcPr>
          <w:p w14:paraId="6499CAF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2704" w:type="dxa"/>
            <w:shd w:val="clear" w:color="auto" w:fill="E2EFD9" w:themeFill="accent6" w:themeFillTint="33"/>
            <w:vAlign w:val="center"/>
            <w:hideMark/>
          </w:tcPr>
          <w:p w14:paraId="7B0BBF4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689F63C3" w14:textId="77777777" w:rsidTr="006536FE">
        <w:trPr>
          <w:cantSplit/>
          <w:trHeight w:val="690"/>
        </w:trPr>
        <w:tc>
          <w:tcPr>
            <w:tcW w:w="3143" w:type="dxa"/>
            <w:vMerge/>
            <w:hideMark/>
          </w:tcPr>
          <w:p w14:paraId="4E6B1BD7"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shd w:val="clear" w:color="auto" w:fill="E2EFD9" w:themeFill="accent6" w:themeFillTint="33"/>
            <w:vAlign w:val="center"/>
            <w:hideMark/>
          </w:tcPr>
          <w:p w14:paraId="7E17EE0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E2EFD9" w:themeFill="accent6" w:themeFillTint="33"/>
            <w:vAlign w:val="center"/>
            <w:hideMark/>
          </w:tcPr>
          <w:p w14:paraId="77147EF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w:t>
            </w:r>
          </w:p>
        </w:tc>
        <w:tc>
          <w:tcPr>
            <w:tcW w:w="2696" w:type="dxa"/>
            <w:shd w:val="clear" w:color="auto" w:fill="E2EFD9" w:themeFill="accent6" w:themeFillTint="33"/>
            <w:vAlign w:val="center"/>
            <w:hideMark/>
          </w:tcPr>
          <w:p w14:paraId="685737D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750563C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6AD0D59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420E6D64" w14:textId="77777777" w:rsidTr="006536FE">
        <w:trPr>
          <w:cantSplit/>
          <w:trHeight w:val="690"/>
        </w:trPr>
        <w:tc>
          <w:tcPr>
            <w:tcW w:w="3143" w:type="dxa"/>
            <w:vMerge w:val="restart"/>
            <w:shd w:val="clear" w:color="auto" w:fill="FFFFFF" w:themeFill="background1"/>
            <w:hideMark/>
          </w:tcPr>
          <w:p w14:paraId="45C3228E"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unfilled branded packaging supplied via a small online marketplace </w:t>
            </w:r>
          </w:p>
        </w:tc>
        <w:tc>
          <w:tcPr>
            <w:tcW w:w="5101" w:type="dxa"/>
            <w:shd w:val="clear" w:color="auto" w:fill="FFFFFF" w:themeFill="background1"/>
            <w:vAlign w:val="center"/>
            <w:hideMark/>
          </w:tcPr>
          <w:p w14:paraId="6A117EF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it</w:t>
            </w:r>
          </w:p>
        </w:tc>
        <w:tc>
          <w:tcPr>
            <w:tcW w:w="3830" w:type="dxa"/>
            <w:shd w:val="clear" w:color="auto" w:fill="BFBFBF" w:themeFill="background1" w:themeFillShade="BF"/>
            <w:noWrap/>
            <w:vAlign w:val="center"/>
            <w:hideMark/>
          </w:tcPr>
          <w:p w14:paraId="3C3FF03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7BEE5F50"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vAlign w:val="center"/>
            <w:hideMark/>
          </w:tcPr>
          <w:p w14:paraId="02CB864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and</w:t>
            </w:r>
            <w:r w:rsidRPr="00E8144F">
              <w:rPr>
                <w:rFonts w:eastAsia="Times New Roman" w:cstheme="minorHAnsi"/>
                <w:color w:val="000000"/>
                <w:sz w:val="24"/>
                <w:szCs w:val="24"/>
                <w:lang w:eastAsia="en-GB"/>
              </w:rPr>
              <w:br/>
              <w:t>Packer/filler (if small producer)</w:t>
            </w:r>
          </w:p>
        </w:tc>
        <w:tc>
          <w:tcPr>
            <w:tcW w:w="2704" w:type="dxa"/>
            <w:shd w:val="clear" w:color="auto" w:fill="FFFFFF" w:themeFill="background1"/>
            <w:vAlign w:val="center"/>
            <w:hideMark/>
          </w:tcPr>
          <w:p w14:paraId="54EA781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r w:rsidRPr="00E8144F">
              <w:rPr>
                <w:rFonts w:eastAsia="Times New Roman" w:cstheme="minorHAnsi"/>
                <w:color w:val="000000"/>
                <w:sz w:val="24"/>
                <w:szCs w:val="24"/>
                <w:lang w:eastAsia="en-GB"/>
              </w:rPr>
              <w:br/>
              <w:t>Packer/filler (if small producer)</w:t>
            </w:r>
          </w:p>
        </w:tc>
      </w:tr>
      <w:tr w:rsidR="000A6CAB" w:rsidRPr="0051168E" w14:paraId="27183189" w14:textId="77777777" w:rsidTr="006536FE">
        <w:trPr>
          <w:cantSplit/>
          <w:trHeight w:val="690"/>
        </w:trPr>
        <w:tc>
          <w:tcPr>
            <w:tcW w:w="3143" w:type="dxa"/>
            <w:vMerge/>
            <w:vAlign w:val="center"/>
            <w:hideMark/>
          </w:tcPr>
          <w:p w14:paraId="3E876E0B"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FFFFFF" w:themeFill="background1"/>
            <w:vAlign w:val="center"/>
            <w:hideMark/>
          </w:tcPr>
          <w:p w14:paraId="6C95783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FFFFFF" w:themeFill="background1"/>
            <w:vAlign w:val="center"/>
            <w:hideMark/>
          </w:tcPr>
          <w:p w14:paraId="3D32604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w:t>
            </w:r>
          </w:p>
        </w:tc>
        <w:tc>
          <w:tcPr>
            <w:tcW w:w="2696" w:type="dxa"/>
            <w:shd w:val="clear" w:color="auto" w:fill="FFFFFF" w:themeFill="background1"/>
            <w:vAlign w:val="center"/>
            <w:hideMark/>
          </w:tcPr>
          <w:p w14:paraId="50A44C8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noWrap/>
            <w:vAlign w:val="center"/>
            <w:hideMark/>
          </w:tcPr>
          <w:p w14:paraId="4A197F0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noWrap/>
            <w:vAlign w:val="center"/>
            <w:hideMark/>
          </w:tcPr>
          <w:p w14:paraId="4F2A5BFF"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716332E1" w14:textId="77777777" w:rsidTr="006536FE">
        <w:trPr>
          <w:cantSplit/>
          <w:trHeight w:val="690"/>
        </w:trPr>
        <w:tc>
          <w:tcPr>
            <w:tcW w:w="3143" w:type="dxa"/>
            <w:vMerge w:val="restart"/>
            <w:shd w:val="clear" w:color="auto" w:fill="E2EFD9" w:themeFill="accent6" w:themeFillTint="33"/>
            <w:vAlign w:val="center"/>
            <w:hideMark/>
          </w:tcPr>
          <w:p w14:paraId="66311DD3"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unfilled unbranded packaging supplied via large online marketplace </w:t>
            </w:r>
          </w:p>
        </w:tc>
        <w:tc>
          <w:tcPr>
            <w:tcW w:w="5101" w:type="dxa"/>
            <w:shd w:val="clear" w:color="auto" w:fill="E2EFD9" w:themeFill="accent6" w:themeFillTint="33"/>
            <w:vAlign w:val="center"/>
            <w:hideMark/>
          </w:tcPr>
          <w:p w14:paraId="0552055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it</w:t>
            </w:r>
          </w:p>
        </w:tc>
        <w:tc>
          <w:tcPr>
            <w:tcW w:w="3830" w:type="dxa"/>
            <w:shd w:val="clear" w:color="auto" w:fill="E2EFD9" w:themeFill="accent6" w:themeFillTint="33"/>
            <w:vAlign w:val="center"/>
            <w:hideMark/>
          </w:tcPr>
          <w:p w14:paraId="36A2A9D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2696" w:type="dxa"/>
            <w:shd w:val="clear" w:color="auto" w:fill="E2EFD9" w:themeFill="accent6" w:themeFillTint="33"/>
            <w:vAlign w:val="center"/>
            <w:hideMark/>
          </w:tcPr>
          <w:p w14:paraId="195AD73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p>
        </w:tc>
        <w:tc>
          <w:tcPr>
            <w:tcW w:w="3825" w:type="dxa"/>
            <w:shd w:val="clear" w:color="auto" w:fill="E2EFD9" w:themeFill="accent6" w:themeFillTint="33"/>
            <w:vAlign w:val="center"/>
            <w:hideMark/>
          </w:tcPr>
          <w:p w14:paraId="4CFFAD67"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c>
          <w:tcPr>
            <w:tcW w:w="2704" w:type="dxa"/>
            <w:shd w:val="clear" w:color="auto" w:fill="E2EFD9" w:themeFill="accent6" w:themeFillTint="33"/>
            <w:vAlign w:val="center"/>
            <w:hideMark/>
          </w:tcPr>
          <w:p w14:paraId="07AC206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w:t>
            </w:r>
          </w:p>
        </w:tc>
      </w:tr>
      <w:tr w:rsidR="000A6CAB" w:rsidRPr="0051168E" w14:paraId="0AAC2F65" w14:textId="77777777" w:rsidTr="006536FE">
        <w:trPr>
          <w:cantSplit/>
          <w:trHeight w:val="690"/>
        </w:trPr>
        <w:tc>
          <w:tcPr>
            <w:tcW w:w="3143" w:type="dxa"/>
            <w:vMerge/>
            <w:vAlign w:val="center"/>
            <w:hideMark/>
          </w:tcPr>
          <w:p w14:paraId="05A3D56E" w14:textId="77777777" w:rsidR="000A6CAB" w:rsidRPr="00E8144F" w:rsidRDefault="000A6CAB">
            <w:pPr>
              <w:spacing w:after="0" w:line="240" w:lineRule="auto"/>
              <w:rPr>
                <w:rFonts w:eastAsia="Times New Roman" w:cstheme="minorHAnsi"/>
                <w:b/>
                <w:bCs/>
                <w:color w:val="000000" w:themeColor="text1"/>
                <w:sz w:val="24"/>
                <w:szCs w:val="24"/>
                <w:lang w:eastAsia="en-GB"/>
              </w:rPr>
            </w:pPr>
          </w:p>
        </w:tc>
        <w:tc>
          <w:tcPr>
            <w:tcW w:w="5101" w:type="dxa"/>
            <w:shd w:val="clear" w:color="auto" w:fill="E2EFD9" w:themeFill="accent6" w:themeFillTint="33"/>
            <w:vAlign w:val="center"/>
            <w:hideMark/>
          </w:tcPr>
          <w:p w14:paraId="793FA1D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E2EFD9" w:themeFill="accent6" w:themeFillTint="33"/>
            <w:vAlign w:val="center"/>
            <w:hideMark/>
          </w:tcPr>
          <w:p w14:paraId="192FCC5C"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w:t>
            </w:r>
          </w:p>
        </w:tc>
        <w:tc>
          <w:tcPr>
            <w:tcW w:w="2696" w:type="dxa"/>
            <w:shd w:val="clear" w:color="auto" w:fill="E2EFD9" w:themeFill="accent6" w:themeFillTint="33"/>
            <w:vAlign w:val="center"/>
            <w:hideMark/>
          </w:tcPr>
          <w:p w14:paraId="59BF9B9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vAlign w:val="center"/>
            <w:hideMark/>
          </w:tcPr>
          <w:p w14:paraId="26C0FC9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vAlign w:val="center"/>
            <w:hideMark/>
          </w:tcPr>
          <w:p w14:paraId="54A64B86"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0A6CAB" w:rsidRPr="0051168E" w14:paraId="3A10CDC2" w14:textId="77777777" w:rsidTr="006536FE">
        <w:trPr>
          <w:cantSplit/>
          <w:trHeight w:val="690"/>
        </w:trPr>
        <w:tc>
          <w:tcPr>
            <w:tcW w:w="3143" w:type="dxa"/>
            <w:vMerge w:val="restart"/>
            <w:vAlign w:val="center"/>
            <w:hideMark/>
          </w:tcPr>
          <w:p w14:paraId="0AA2F5C2" w14:textId="77777777" w:rsidR="000A6CAB" w:rsidRPr="00E8144F" w:rsidRDefault="000A6CAB">
            <w:pPr>
              <w:spacing w:after="0" w:line="240" w:lineRule="auto"/>
              <w:rPr>
                <w:rFonts w:eastAsia="Times New Roman" w:cstheme="minorHAnsi"/>
                <w:b/>
                <w:bCs/>
                <w:color w:val="000000" w:themeColor="text1"/>
                <w:sz w:val="24"/>
                <w:szCs w:val="24"/>
                <w:lang w:eastAsia="en-GB"/>
              </w:rPr>
            </w:pPr>
            <w:r w:rsidRPr="00E8144F">
              <w:rPr>
                <w:rFonts w:eastAsia="Times New Roman" w:cstheme="minorHAnsi"/>
                <w:b/>
                <w:bCs/>
                <w:color w:val="000000" w:themeColor="text1"/>
                <w:sz w:val="24"/>
                <w:szCs w:val="24"/>
                <w:lang w:eastAsia="en-GB"/>
              </w:rPr>
              <w:t>Imported unfilled unbranded packaging supplied via a small online marketplace </w:t>
            </w:r>
          </w:p>
        </w:tc>
        <w:tc>
          <w:tcPr>
            <w:tcW w:w="5101" w:type="dxa"/>
            <w:shd w:val="clear" w:color="auto" w:fill="FFFFFF" w:themeFill="background1"/>
            <w:vAlign w:val="center"/>
            <w:hideMark/>
          </w:tcPr>
          <w:p w14:paraId="28BAD29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producers under the large producer threshold who will fill it</w:t>
            </w:r>
          </w:p>
        </w:tc>
        <w:tc>
          <w:tcPr>
            <w:tcW w:w="3830" w:type="dxa"/>
            <w:shd w:val="clear" w:color="auto" w:fill="BFBFBF" w:themeFill="background1" w:themeFillShade="BF"/>
            <w:noWrap/>
            <w:vAlign w:val="center"/>
            <w:hideMark/>
          </w:tcPr>
          <w:p w14:paraId="222CDC45"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696" w:type="dxa"/>
            <w:shd w:val="clear" w:color="auto" w:fill="BFBFBF" w:themeFill="background1" w:themeFillShade="BF"/>
            <w:noWrap/>
            <w:vAlign w:val="center"/>
            <w:hideMark/>
          </w:tcPr>
          <w:p w14:paraId="2E0B0382"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3825" w:type="dxa"/>
            <w:shd w:val="clear" w:color="auto" w:fill="FFFFFF" w:themeFill="background1"/>
            <w:vAlign w:val="center"/>
            <w:hideMark/>
          </w:tcPr>
          <w:p w14:paraId="77924DC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r w:rsidRPr="00E8144F">
              <w:rPr>
                <w:rFonts w:eastAsia="Times New Roman" w:cstheme="minorHAnsi"/>
                <w:color w:val="000000"/>
                <w:sz w:val="24"/>
                <w:szCs w:val="24"/>
                <w:lang w:eastAsia="en-GB"/>
              </w:rPr>
              <w:br w:type="page"/>
              <w:t>and Packer/filler (if small producer)</w:t>
            </w:r>
          </w:p>
        </w:tc>
        <w:tc>
          <w:tcPr>
            <w:tcW w:w="2704" w:type="dxa"/>
            <w:shd w:val="clear" w:color="auto" w:fill="FFFFFF" w:themeFill="background1"/>
            <w:vAlign w:val="center"/>
            <w:hideMark/>
          </w:tcPr>
          <w:p w14:paraId="42BF4E18"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Online marketplace </w:t>
            </w:r>
            <w:r w:rsidRPr="00E8144F">
              <w:rPr>
                <w:rFonts w:eastAsia="Times New Roman" w:cstheme="minorHAnsi"/>
                <w:color w:val="000000"/>
                <w:sz w:val="24"/>
                <w:szCs w:val="24"/>
                <w:lang w:eastAsia="en-GB"/>
              </w:rPr>
              <w:br w:type="page"/>
            </w:r>
          </w:p>
          <w:p w14:paraId="4023D78B"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(if small producer)</w:t>
            </w:r>
          </w:p>
        </w:tc>
      </w:tr>
      <w:tr w:rsidR="000A6CAB" w:rsidRPr="0051168E" w14:paraId="090F15ED" w14:textId="77777777" w:rsidTr="006536FE">
        <w:trPr>
          <w:cantSplit/>
          <w:trHeight w:val="690"/>
        </w:trPr>
        <w:tc>
          <w:tcPr>
            <w:tcW w:w="3143" w:type="dxa"/>
            <w:vMerge/>
            <w:vAlign w:val="center"/>
            <w:hideMark/>
          </w:tcPr>
          <w:p w14:paraId="31B25249" w14:textId="77777777" w:rsidR="000A6CAB" w:rsidRPr="00E8144F" w:rsidRDefault="000A6CAB">
            <w:pPr>
              <w:spacing w:after="0" w:line="240" w:lineRule="auto"/>
              <w:rPr>
                <w:rFonts w:eastAsia="Times New Roman" w:cstheme="minorHAnsi"/>
                <w:b/>
                <w:bCs/>
                <w:color w:val="000000"/>
                <w:sz w:val="24"/>
                <w:szCs w:val="24"/>
                <w:lang w:eastAsia="en-GB"/>
              </w:rPr>
            </w:pPr>
          </w:p>
        </w:tc>
        <w:tc>
          <w:tcPr>
            <w:tcW w:w="5101" w:type="dxa"/>
            <w:vAlign w:val="center"/>
            <w:hideMark/>
          </w:tcPr>
          <w:p w14:paraId="210B86F3"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Supplied to large producer that will fill packaging and sell on </w:t>
            </w:r>
          </w:p>
        </w:tc>
        <w:tc>
          <w:tcPr>
            <w:tcW w:w="3830" w:type="dxa"/>
            <w:shd w:val="clear" w:color="auto" w:fill="FFFFFF" w:themeFill="background1"/>
            <w:vAlign w:val="center"/>
            <w:hideMark/>
          </w:tcPr>
          <w:p w14:paraId="5244D63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Large producer </w:t>
            </w:r>
          </w:p>
        </w:tc>
        <w:tc>
          <w:tcPr>
            <w:tcW w:w="2696" w:type="dxa"/>
            <w:shd w:val="clear" w:color="auto" w:fill="FFFFFF" w:themeFill="background1"/>
            <w:vAlign w:val="center"/>
            <w:hideMark/>
          </w:tcPr>
          <w:p w14:paraId="35DBEAAE"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Packer/filler </w:t>
            </w:r>
          </w:p>
        </w:tc>
        <w:tc>
          <w:tcPr>
            <w:tcW w:w="3825" w:type="dxa"/>
            <w:shd w:val="clear" w:color="auto" w:fill="BFBFBF" w:themeFill="background1" w:themeFillShade="BF"/>
            <w:noWrap/>
            <w:vAlign w:val="center"/>
            <w:hideMark/>
          </w:tcPr>
          <w:p w14:paraId="50C6ED1A"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c>
          <w:tcPr>
            <w:tcW w:w="2704" w:type="dxa"/>
            <w:shd w:val="clear" w:color="auto" w:fill="BFBFBF" w:themeFill="background1" w:themeFillShade="BF"/>
            <w:noWrap/>
            <w:vAlign w:val="center"/>
            <w:hideMark/>
          </w:tcPr>
          <w:p w14:paraId="7A82DAC1" w14:textId="77777777" w:rsidR="000A6CAB" w:rsidRPr="00E8144F" w:rsidRDefault="000A6CAB">
            <w:pPr>
              <w:spacing w:after="0" w:line="240" w:lineRule="auto"/>
              <w:rPr>
                <w:rFonts w:eastAsia="Times New Roman" w:cstheme="minorHAnsi"/>
                <w:color w:val="000000"/>
                <w:sz w:val="24"/>
                <w:szCs w:val="24"/>
                <w:lang w:eastAsia="en-GB"/>
              </w:rPr>
            </w:pPr>
            <w:r w:rsidRPr="00E8144F">
              <w:rPr>
                <w:rFonts w:eastAsia="Times New Roman" w:cstheme="minorHAnsi"/>
                <w:color w:val="000000"/>
                <w:sz w:val="24"/>
                <w:szCs w:val="24"/>
                <w:lang w:eastAsia="en-GB"/>
              </w:rPr>
              <w:t> </w:t>
            </w:r>
          </w:p>
        </w:tc>
      </w:tr>
      <w:tr w:rsidR="00317EE7" w:rsidRPr="0051168E" w14:paraId="5DB550EE" w14:textId="77777777">
        <w:trPr>
          <w:cantSplit/>
          <w:trHeight w:val="568"/>
        </w:trPr>
        <w:tc>
          <w:tcPr>
            <w:tcW w:w="8244" w:type="dxa"/>
            <w:gridSpan w:val="2"/>
            <w:shd w:val="clear" w:color="auto" w:fill="008000"/>
            <w:vAlign w:val="center"/>
          </w:tcPr>
          <w:p w14:paraId="3E02A973" w14:textId="77777777" w:rsidR="00317EE7" w:rsidRPr="00D34A58" w:rsidRDefault="00317EE7">
            <w:pPr>
              <w:spacing w:after="0" w:line="240" w:lineRule="auto"/>
              <w:rPr>
                <w:rFonts w:ascii="Calibri" w:eastAsia="Times New Roman" w:hAnsi="Calibri" w:cs="Calibri"/>
                <w:b/>
                <w:bCs/>
                <w:color w:val="FFFFFF"/>
                <w:sz w:val="24"/>
                <w:szCs w:val="24"/>
                <w:lang w:eastAsia="en-GB"/>
              </w:rPr>
            </w:pPr>
            <w:r w:rsidRPr="00501301">
              <w:rPr>
                <w:rFonts w:ascii="Calibri" w:eastAsia="Times New Roman" w:hAnsi="Calibri" w:cs="Calibri"/>
                <w:b/>
                <w:bCs/>
                <w:color w:val="FFFFFF"/>
                <w:sz w:val="24"/>
                <w:szCs w:val="24"/>
                <w:lang w:eastAsia="en-GB"/>
              </w:rPr>
              <w:t xml:space="preserve">Packaging used for internal transfer/operations </w:t>
            </w:r>
          </w:p>
          <w:p w14:paraId="18CE6E5E" w14:textId="541CCA73" w:rsidR="00317EE7" w:rsidRPr="00D34A58" w:rsidRDefault="00317EE7">
            <w:pPr>
              <w:spacing w:after="0" w:line="240" w:lineRule="auto"/>
              <w:rPr>
                <w:rFonts w:ascii="Calibri" w:eastAsia="Times New Roman" w:hAnsi="Calibri" w:cs="Calibri"/>
                <w:color w:val="000000"/>
                <w:sz w:val="24"/>
                <w:szCs w:val="24"/>
                <w:lang w:eastAsia="en-GB"/>
              </w:rPr>
            </w:pPr>
            <w:r w:rsidRPr="00D34A58">
              <w:rPr>
                <w:rFonts w:ascii="Calibri" w:eastAsia="Times New Roman" w:hAnsi="Calibri" w:cs="Calibri"/>
                <w:b/>
                <w:bCs/>
                <w:color w:val="FFFFFF"/>
                <w:sz w:val="24"/>
                <w:szCs w:val="24"/>
                <w:lang w:eastAsia="en-GB"/>
              </w:rPr>
              <w:t>(</w:t>
            </w:r>
            <w:r w:rsidRPr="00501301">
              <w:rPr>
                <w:rFonts w:ascii="Calibri" w:eastAsia="Times New Roman" w:hAnsi="Calibri" w:cs="Calibri"/>
                <w:b/>
                <w:bCs/>
                <w:color w:val="FFFFFF"/>
                <w:sz w:val="24"/>
                <w:szCs w:val="24"/>
                <w:lang w:eastAsia="en-GB"/>
              </w:rPr>
              <w:t xml:space="preserve">see </w:t>
            </w:r>
            <w:r w:rsidRPr="00957345">
              <w:rPr>
                <w:rFonts w:ascii="Calibri" w:eastAsia="Times New Roman" w:hAnsi="Calibri" w:cs="Calibri"/>
                <w:b/>
                <w:bCs/>
                <w:color w:val="FFFFFF"/>
                <w:sz w:val="24"/>
                <w:szCs w:val="24"/>
                <w:lang w:eastAsia="en-GB"/>
              </w:rPr>
              <w:t>section 3:12</w:t>
            </w:r>
            <w:r w:rsidRPr="00501301">
              <w:rPr>
                <w:rFonts w:ascii="Calibri" w:eastAsia="Times New Roman" w:hAnsi="Calibri" w:cs="Calibri"/>
                <w:b/>
                <w:bCs/>
                <w:color w:val="FFFFFF"/>
                <w:sz w:val="24"/>
                <w:szCs w:val="24"/>
                <w:lang w:eastAsia="en-GB"/>
              </w:rPr>
              <w:t xml:space="preserve"> for more information)</w:t>
            </w:r>
          </w:p>
        </w:tc>
        <w:tc>
          <w:tcPr>
            <w:tcW w:w="3830" w:type="dxa"/>
            <w:shd w:val="clear" w:color="auto" w:fill="008000"/>
            <w:vAlign w:val="center"/>
          </w:tcPr>
          <w:p w14:paraId="426CBCB4" w14:textId="77777777" w:rsidR="00317EE7" w:rsidRPr="00D34A58" w:rsidRDefault="00317EE7">
            <w:pPr>
              <w:spacing w:after="0" w:line="240" w:lineRule="auto"/>
              <w:rPr>
                <w:rFonts w:ascii="Calibri" w:eastAsia="Times New Roman" w:hAnsi="Calibri" w:cs="Calibri"/>
                <w:color w:val="000000"/>
                <w:sz w:val="24"/>
                <w:szCs w:val="24"/>
                <w:lang w:eastAsia="en-GB"/>
              </w:rPr>
            </w:pPr>
            <w:r w:rsidRPr="00155ABE">
              <w:rPr>
                <w:rFonts w:ascii="Calibri" w:eastAsia="Times New Roman" w:hAnsi="Calibri" w:cs="Calibri"/>
                <w:b/>
                <w:bCs/>
                <w:color w:val="FFFFFF"/>
                <w:sz w:val="24"/>
                <w:szCs w:val="24"/>
                <w:lang w:eastAsia="en-GB"/>
              </w:rPr>
              <w:t>Who reports</w:t>
            </w:r>
            <w:r>
              <w:rPr>
                <w:rFonts w:ascii="Calibri" w:eastAsia="Times New Roman" w:hAnsi="Calibri" w:cs="Calibri"/>
                <w:b/>
                <w:bCs/>
                <w:color w:val="FFFFFF"/>
                <w:sz w:val="24"/>
                <w:szCs w:val="24"/>
                <w:lang w:eastAsia="en-GB"/>
              </w:rPr>
              <w:t xml:space="preserve"> as large producer</w:t>
            </w:r>
            <w:r w:rsidRPr="00155ABE">
              <w:rPr>
                <w:rFonts w:ascii="Calibri" w:eastAsia="Times New Roman" w:hAnsi="Calibri" w:cs="Calibri"/>
                <w:b/>
                <w:bCs/>
                <w:color w:val="FFFFFF"/>
                <w:sz w:val="24"/>
                <w:szCs w:val="24"/>
                <w:lang w:eastAsia="en-GB"/>
              </w:rPr>
              <w:t>?</w:t>
            </w:r>
          </w:p>
        </w:tc>
        <w:tc>
          <w:tcPr>
            <w:tcW w:w="2696" w:type="dxa"/>
            <w:shd w:val="clear" w:color="auto" w:fill="008000"/>
            <w:vAlign w:val="center"/>
          </w:tcPr>
          <w:p w14:paraId="609013D7" w14:textId="77777777" w:rsidR="00317EE7" w:rsidRPr="00D34A58" w:rsidRDefault="00317EE7">
            <w:pPr>
              <w:spacing w:after="0" w:line="240" w:lineRule="auto"/>
              <w:rPr>
                <w:rFonts w:ascii="Calibri" w:eastAsia="Times New Roman" w:hAnsi="Calibri" w:cs="Calibri"/>
                <w:color w:val="000000"/>
                <w:sz w:val="24"/>
                <w:szCs w:val="24"/>
                <w:lang w:eastAsia="en-GB"/>
              </w:rPr>
            </w:pPr>
            <w:r w:rsidRPr="00C62504">
              <w:rPr>
                <w:rFonts w:ascii="Calibri" w:eastAsia="Times New Roman" w:hAnsi="Calibri" w:cs="Calibri"/>
                <w:b/>
                <w:bCs/>
                <w:color w:val="FFFFFF"/>
                <w:sz w:val="24"/>
                <w:szCs w:val="24"/>
                <w:lang w:eastAsia="en-GB"/>
              </w:rPr>
              <w:t>As what?</w:t>
            </w:r>
          </w:p>
        </w:tc>
        <w:tc>
          <w:tcPr>
            <w:tcW w:w="3825" w:type="dxa"/>
            <w:shd w:val="clear" w:color="auto" w:fill="008000"/>
            <w:noWrap/>
            <w:vAlign w:val="center"/>
          </w:tcPr>
          <w:p w14:paraId="1255FFC4" w14:textId="77777777" w:rsidR="00317EE7" w:rsidRPr="00D34A58" w:rsidRDefault="00317EE7">
            <w:pPr>
              <w:spacing w:after="0" w:line="240" w:lineRule="auto"/>
              <w:rPr>
                <w:rFonts w:ascii="Calibri" w:eastAsia="Times New Roman" w:hAnsi="Calibri" w:cs="Calibri"/>
                <w:color w:val="000000"/>
                <w:sz w:val="24"/>
                <w:szCs w:val="24"/>
                <w:lang w:eastAsia="en-GB"/>
              </w:rPr>
            </w:pPr>
            <w:r w:rsidRPr="00C62504">
              <w:rPr>
                <w:rFonts w:ascii="Calibri" w:eastAsia="Times New Roman" w:hAnsi="Calibri" w:cs="Calibri"/>
                <w:b/>
                <w:bCs/>
                <w:color w:val="FFFFFF"/>
                <w:sz w:val="24"/>
                <w:szCs w:val="24"/>
                <w:lang w:eastAsia="en-GB"/>
              </w:rPr>
              <w:t>Who reports</w:t>
            </w:r>
            <w:r>
              <w:rPr>
                <w:rFonts w:ascii="Calibri" w:eastAsia="Times New Roman" w:hAnsi="Calibri" w:cs="Calibri"/>
                <w:b/>
                <w:bCs/>
                <w:color w:val="FFFFFF"/>
                <w:sz w:val="24"/>
                <w:szCs w:val="24"/>
                <w:lang w:eastAsia="en-GB"/>
              </w:rPr>
              <w:t xml:space="preserve"> as small producer</w:t>
            </w:r>
            <w:r w:rsidRPr="00C62504">
              <w:rPr>
                <w:rFonts w:ascii="Calibri" w:eastAsia="Times New Roman" w:hAnsi="Calibri" w:cs="Calibri"/>
                <w:b/>
                <w:bCs/>
                <w:color w:val="FFFFFF"/>
                <w:sz w:val="24"/>
                <w:szCs w:val="24"/>
                <w:lang w:eastAsia="en-GB"/>
              </w:rPr>
              <w:t>?</w:t>
            </w:r>
          </w:p>
        </w:tc>
        <w:tc>
          <w:tcPr>
            <w:tcW w:w="2704" w:type="dxa"/>
            <w:shd w:val="clear" w:color="auto" w:fill="008000"/>
            <w:noWrap/>
            <w:vAlign w:val="center"/>
          </w:tcPr>
          <w:p w14:paraId="0841C1D2" w14:textId="77777777" w:rsidR="00317EE7" w:rsidRPr="00D34A58" w:rsidRDefault="00317EE7">
            <w:pPr>
              <w:spacing w:after="0" w:line="240" w:lineRule="auto"/>
              <w:rPr>
                <w:rFonts w:ascii="Calibri" w:eastAsia="Times New Roman" w:hAnsi="Calibri" w:cs="Calibri"/>
                <w:color w:val="000000"/>
                <w:sz w:val="24"/>
                <w:szCs w:val="24"/>
                <w:lang w:eastAsia="en-GB"/>
              </w:rPr>
            </w:pPr>
            <w:r w:rsidRPr="00C62504">
              <w:rPr>
                <w:rFonts w:ascii="Calibri" w:eastAsia="Times New Roman" w:hAnsi="Calibri" w:cs="Calibri"/>
                <w:b/>
                <w:bCs/>
                <w:color w:val="FFFFFF"/>
                <w:sz w:val="24"/>
                <w:szCs w:val="24"/>
                <w:lang w:eastAsia="en-GB"/>
              </w:rPr>
              <w:t>As what?</w:t>
            </w:r>
          </w:p>
        </w:tc>
      </w:tr>
      <w:tr w:rsidR="000A6CAB" w:rsidRPr="0051168E" w14:paraId="36F0421A" w14:textId="77777777" w:rsidTr="006536FE">
        <w:trPr>
          <w:cantSplit/>
          <w:trHeight w:val="1258"/>
        </w:trPr>
        <w:tc>
          <w:tcPr>
            <w:tcW w:w="3143" w:type="dxa"/>
            <w:vAlign w:val="center"/>
            <w:hideMark/>
          </w:tcPr>
          <w:p w14:paraId="0FEEAAC8"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Imported unfilled branded packaging, importer is large producer (large brand owner responsible for import)</w:t>
            </w:r>
          </w:p>
        </w:tc>
        <w:tc>
          <w:tcPr>
            <w:tcW w:w="5101" w:type="dxa"/>
            <w:vAlign w:val="center"/>
            <w:hideMark/>
          </w:tcPr>
          <w:p w14:paraId="521A78D9"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Used for internal transfer/operations (by brand owner)</w:t>
            </w:r>
          </w:p>
        </w:tc>
        <w:tc>
          <w:tcPr>
            <w:tcW w:w="3830" w:type="dxa"/>
            <w:vAlign w:val="center"/>
            <w:hideMark/>
          </w:tcPr>
          <w:p w14:paraId="5C9AED8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Brand owner (imports and will eventually discard) </w:t>
            </w:r>
          </w:p>
        </w:tc>
        <w:tc>
          <w:tcPr>
            <w:tcW w:w="2696" w:type="dxa"/>
            <w:vAlign w:val="center"/>
            <w:hideMark/>
          </w:tcPr>
          <w:p w14:paraId="3E9745EF"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Brand owner</w:t>
            </w:r>
          </w:p>
        </w:tc>
        <w:tc>
          <w:tcPr>
            <w:tcW w:w="3825" w:type="dxa"/>
            <w:shd w:val="clear" w:color="auto" w:fill="BFBFBF" w:themeFill="background1" w:themeFillShade="BF"/>
            <w:noWrap/>
            <w:vAlign w:val="center"/>
            <w:hideMark/>
          </w:tcPr>
          <w:p w14:paraId="4C62BF42"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2704" w:type="dxa"/>
            <w:shd w:val="clear" w:color="auto" w:fill="BFBFBF" w:themeFill="background1" w:themeFillShade="BF"/>
            <w:noWrap/>
            <w:vAlign w:val="center"/>
            <w:hideMark/>
          </w:tcPr>
          <w:p w14:paraId="0350343A"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r>
      <w:tr w:rsidR="000A6CAB" w:rsidRPr="0051168E" w14:paraId="4F6779C8" w14:textId="77777777" w:rsidTr="006536FE">
        <w:trPr>
          <w:cantSplit/>
          <w:trHeight w:val="2197"/>
        </w:trPr>
        <w:tc>
          <w:tcPr>
            <w:tcW w:w="3143" w:type="dxa"/>
            <w:shd w:val="clear" w:color="auto" w:fill="E2EFD9" w:themeFill="accent6" w:themeFillTint="33"/>
            <w:vAlign w:val="center"/>
            <w:hideMark/>
          </w:tcPr>
          <w:p w14:paraId="3A24BFA8"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Imported unfilled branded packaging,  importer is large producer (brand owner not responsible for import)</w:t>
            </w:r>
          </w:p>
        </w:tc>
        <w:tc>
          <w:tcPr>
            <w:tcW w:w="5101" w:type="dxa"/>
            <w:shd w:val="clear" w:color="auto" w:fill="E2EFD9" w:themeFill="accent6" w:themeFillTint="33"/>
            <w:vAlign w:val="center"/>
            <w:hideMark/>
          </w:tcPr>
          <w:p w14:paraId="2ED96334"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Used for internal transfer/operations (by importer)</w:t>
            </w:r>
          </w:p>
        </w:tc>
        <w:tc>
          <w:tcPr>
            <w:tcW w:w="3830" w:type="dxa"/>
            <w:shd w:val="clear" w:color="auto" w:fill="E2EFD9" w:themeFill="accent6" w:themeFillTint="33"/>
            <w:vAlign w:val="center"/>
            <w:hideMark/>
          </w:tcPr>
          <w:p w14:paraId="64BF8D31"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Importing business or where the importing business is not established in the UK, the first person in the UK to take ownership of the packaging</w:t>
            </w:r>
            <w:r w:rsidRPr="00E8144F" w:rsidDel="002C1145">
              <w:rPr>
                <w:rFonts w:ascii="Calibri" w:eastAsia="Times New Roman" w:hAnsi="Calibri" w:cs="Calibri"/>
                <w:color w:val="000000"/>
                <w:sz w:val="24"/>
                <w:szCs w:val="24"/>
                <w:lang w:eastAsia="en-GB"/>
              </w:rPr>
              <w:t xml:space="preserve"> </w:t>
            </w:r>
            <w:r w:rsidRPr="00E8144F">
              <w:rPr>
                <w:rFonts w:ascii="Calibri" w:eastAsia="Times New Roman" w:hAnsi="Calibri" w:cs="Calibri"/>
                <w:color w:val="000000"/>
                <w:sz w:val="24"/>
                <w:szCs w:val="24"/>
                <w:lang w:eastAsia="en-GB"/>
              </w:rPr>
              <w:t>(imports and will eventually discard) </w:t>
            </w:r>
          </w:p>
        </w:tc>
        <w:tc>
          <w:tcPr>
            <w:tcW w:w="2696" w:type="dxa"/>
            <w:shd w:val="clear" w:color="auto" w:fill="E2EFD9" w:themeFill="accent6" w:themeFillTint="33"/>
            <w:vAlign w:val="center"/>
            <w:hideMark/>
          </w:tcPr>
          <w:p w14:paraId="23987FB2"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Importer </w:t>
            </w:r>
          </w:p>
        </w:tc>
        <w:tc>
          <w:tcPr>
            <w:tcW w:w="3825" w:type="dxa"/>
            <w:shd w:val="clear" w:color="auto" w:fill="BFBFBF" w:themeFill="background1" w:themeFillShade="BF"/>
            <w:noWrap/>
            <w:vAlign w:val="center"/>
            <w:hideMark/>
          </w:tcPr>
          <w:p w14:paraId="2C67A2E9"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2704" w:type="dxa"/>
            <w:shd w:val="clear" w:color="auto" w:fill="BFBFBF" w:themeFill="background1" w:themeFillShade="BF"/>
            <w:noWrap/>
            <w:vAlign w:val="center"/>
            <w:hideMark/>
          </w:tcPr>
          <w:p w14:paraId="1EE196EB"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r>
      <w:tr w:rsidR="000A6CAB" w:rsidRPr="0051168E" w14:paraId="381D66D4" w14:textId="77777777" w:rsidTr="006536FE">
        <w:trPr>
          <w:cantSplit/>
          <w:trHeight w:val="2126"/>
        </w:trPr>
        <w:tc>
          <w:tcPr>
            <w:tcW w:w="3143" w:type="dxa"/>
            <w:vAlign w:val="center"/>
            <w:hideMark/>
          </w:tcPr>
          <w:p w14:paraId="4FB7C147"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Imported unfilled unbranded packaging, importer is large producer</w:t>
            </w:r>
          </w:p>
        </w:tc>
        <w:tc>
          <w:tcPr>
            <w:tcW w:w="5101" w:type="dxa"/>
            <w:vAlign w:val="center"/>
            <w:hideMark/>
          </w:tcPr>
          <w:p w14:paraId="577E8F8B"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Used for internal transfer/operations </w:t>
            </w:r>
          </w:p>
        </w:tc>
        <w:tc>
          <w:tcPr>
            <w:tcW w:w="3830" w:type="dxa"/>
            <w:vAlign w:val="center"/>
            <w:hideMark/>
          </w:tcPr>
          <w:p w14:paraId="2D559DAA"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Importing business or where the importing business is not established in the UK, the first person in the UK to take ownership of the packaging</w:t>
            </w:r>
            <w:r w:rsidRPr="00E8144F" w:rsidDel="002C1145">
              <w:rPr>
                <w:rFonts w:ascii="Calibri" w:eastAsia="Times New Roman" w:hAnsi="Calibri" w:cs="Calibri"/>
                <w:color w:val="000000"/>
                <w:sz w:val="24"/>
                <w:szCs w:val="24"/>
                <w:lang w:eastAsia="en-GB"/>
              </w:rPr>
              <w:t xml:space="preserve"> </w:t>
            </w:r>
            <w:r w:rsidRPr="00E8144F">
              <w:rPr>
                <w:rFonts w:ascii="Calibri" w:eastAsia="Times New Roman" w:hAnsi="Calibri" w:cs="Calibri"/>
                <w:color w:val="000000"/>
                <w:sz w:val="24"/>
                <w:szCs w:val="24"/>
                <w:lang w:eastAsia="en-GB"/>
              </w:rPr>
              <w:t>(imports and will eventually discard) </w:t>
            </w:r>
          </w:p>
        </w:tc>
        <w:tc>
          <w:tcPr>
            <w:tcW w:w="2696" w:type="dxa"/>
            <w:vAlign w:val="center"/>
            <w:hideMark/>
          </w:tcPr>
          <w:p w14:paraId="488E5840"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Importer </w:t>
            </w:r>
          </w:p>
        </w:tc>
        <w:tc>
          <w:tcPr>
            <w:tcW w:w="3825" w:type="dxa"/>
            <w:shd w:val="clear" w:color="auto" w:fill="BFBFBF" w:themeFill="background1" w:themeFillShade="BF"/>
            <w:noWrap/>
            <w:vAlign w:val="center"/>
            <w:hideMark/>
          </w:tcPr>
          <w:p w14:paraId="17DC72C2"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2704" w:type="dxa"/>
            <w:shd w:val="clear" w:color="auto" w:fill="BFBFBF" w:themeFill="background1" w:themeFillShade="BF"/>
            <w:noWrap/>
            <w:vAlign w:val="center"/>
            <w:hideMark/>
          </w:tcPr>
          <w:p w14:paraId="7F2B385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r>
      <w:tr w:rsidR="000A6CAB" w:rsidRPr="0051168E" w14:paraId="20DE90A4" w14:textId="77777777" w:rsidTr="006536FE">
        <w:trPr>
          <w:cantSplit/>
          <w:trHeight w:val="632"/>
        </w:trPr>
        <w:tc>
          <w:tcPr>
            <w:tcW w:w="3143" w:type="dxa"/>
            <w:shd w:val="clear" w:color="auto" w:fill="E2EFD9" w:themeFill="accent6" w:themeFillTint="33"/>
            <w:vAlign w:val="center"/>
            <w:hideMark/>
          </w:tcPr>
          <w:p w14:paraId="5AFEAB5B"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Imported unfilled branded packaging (brand owner responsible for import &amp; is a small producer)</w:t>
            </w:r>
          </w:p>
        </w:tc>
        <w:tc>
          <w:tcPr>
            <w:tcW w:w="5101" w:type="dxa"/>
            <w:shd w:val="clear" w:color="auto" w:fill="E2EFD9" w:themeFill="accent6" w:themeFillTint="33"/>
            <w:vAlign w:val="center"/>
            <w:hideMark/>
          </w:tcPr>
          <w:p w14:paraId="7700A1D0"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Used for internal transfer/operations (by brand owner)</w:t>
            </w:r>
          </w:p>
        </w:tc>
        <w:tc>
          <w:tcPr>
            <w:tcW w:w="3830" w:type="dxa"/>
            <w:shd w:val="clear" w:color="auto" w:fill="BFBFBF" w:themeFill="background1" w:themeFillShade="BF"/>
            <w:vAlign w:val="center"/>
            <w:hideMark/>
          </w:tcPr>
          <w:p w14:paraId="6E4CAE02"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2696" w:type="dxa"/>
            <w:shd w:val="clear" w:color="auto" w:fill="BFBFBF" w:themeFill="background1" w:themeFillShade="BF"/>
            <w:vAlign w:val="center"/>
            <w:hideMark/>
          </w:tcPr>
          <w:p w14:paraId="0EBC6FE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3825" w:type="dxa"/>
            <w:shd w:val="clear" w:color="auto" w:fill="E2EFD9" w:themeFill="accent6" w:themeFillTint="33"/>
            <w:vAlign w:val="center"/>
            <w:hideMark/>
          </w:tcPr>
          <w:p w14:paraId="6E1D970E"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Importing business or where the importing business is not established in the UK, the first person in the UK to take ownership of the packaging</w:t>
            </w:r>
            <w:r w:rsidRPr="00E8144F" w:rsidDel="0007028B">
              <w:rPr>
                <w:rFonts w:ascii="Calibri" w:eastAsia="Times New Roman" w:hAnsi="Calibri" w:cs="Calibri"/>
                <w:color w:val="000000"/>
                <w:sz w:val="24"/>
                <w:szCs w:val="24"/>
                <w:lang w:eastAsia="en-GB"/>
              </w:rPr>
              <w:t xml:space="preserve"> </w:t>
            </w:r>
            <w:r w:rsidRPr="00E8144F">
              <w:rPr>
                <w:rFonts w:ascii="Calibri" w:eastAsia="Times New Roman" w:hAnsi="Calibri" w:cs="Calibri"/>
                <w:color w:val="000000"/>
                <w:sz w:val="24"/>
                <w:szCs w:val="24"/>
                <w:lang w:eastAsia="en-GB"/>
              </w:rPr>
              <w:t>(imports and will eventually discard) </w:t>
            </w:r>
          </w:p>
        </w:tc>
        <w:tc>
          <w:tcPr>
            <w:tcW w:w="2704" w:type="dxa"/>
            <w:shd w:val="clear" w:color="auto" w:fill="E2EFD9" w:themeFill="accent6" w:themeFillTint="33"/>
            <w:vAlign w:val="center"/>
            <w:hideMark/>
          </w:tcPr>
          <w:p w14:paraId="0038DF63"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Brand owner</w:t>
            </w:r>
          </w:p>
        </w:tc>
      </w:tr>
      <w:tr w:rsidR="000A6CAB" w:rsidRPr="0051168E" w14:paraId="43289368" w14:textId="77777777" w:rsidTr="006536FE">
        <w:trPr>
          <w:cantSplit/>
          <w:trHeight w:val="1152"/>
        </w:trPr>
        <w:tc>
          <w:tcPr>
            <w:tcW w:w="3143" w:type="dxa"/>
            <w:shd w:val="clear" w:color="auto" w:fill="FFFFFF" w:themeFill="background1"/>
            <w:vAlign w:val="center"/>
            <w:hideMark/>
          </w:tcPr>
          <w:p w14:paraId="155F957C"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Imported unfilled branded packaging, importer is a small producer (brand owner not responsible for import)</w:t>
            </w:r>
          </w:p>
        </w:tc>
        <w:tc>
          <w:tcPr>
            <w:tcW w:w="5101" w:type="dxa"/>
            <w:shd w:val="clear" w:color="auto" w:fill="FFFFFF" w:themeFill="background1"/>
            <w:vAlign w:val="center"/>
            <w:hideMark/>
          </w:tcPr>
          <w:p w14:paraId="0EF676DD"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Used for internal transfer/operations (by importer)</w:t>
            </w:r>
          </w:p>
        </w:tc>
        <w:tc>
          <w:tcPr>
            <w:tcW w:w="3830" w:type="dxa"/>
            <w:shd w:val="clear" w:color="auto" w:fill="BFBFBF" w:themeFill="background1" w:themeFillShade="BF"/>
            <w:vAlign w:val="center"/>
            <w:hideMark/>
          </w:tcPr>
          <w:p w14:paraId="203AB455"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2696" w:type="dxa"/>
            <w:shd w:val="clear" w:color="auto" w:fill="BFBFBF" w:themeFill="background1" w:themeFillShade="BF"/>
            <w:vAlign w:val="center"/>
            <w:hideMark/>
          </w:tcPr>
          <w:p w14:paraId="0724F5A0"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w:t>
            </w:r>
          </w:p>
        </w:tc>
        <w:tc>
          <w:tcPr>
            <w:tcW w:w="3825" w:type="dxa"/>
            <w:shd w:val="clear" w:color="auto" w:fill="FFFFFF" w:themeFill="background1"/>
            <w:vAlign w:val="center"/>
            <w:hideMark/>
          </w:tcPr>
          <w:p w14:paraId="2FEFBF50"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Importing business or where the importing business is not established in the UK, the first person in the UK to take ownership of the packaging</w:t>
            </w:r>
            <w:r w:rsidRPr="00E8144F" w:rsidDel="0007028B">
              <w:rPr>
                <w:rFonts w:ascii="Calibri" w:eastAsia="Times New Roman" w:hAnsi="Calibri" w:cs="Calibri"/>
                <w:color w:val="000000"/>
                <w:sz w:val="24"/>
                <w:szCs w:val="24"/>
                <w:lang w:eastAsia="en-GB"/>
              </w:rPr>
              <w:t xml:space="preserve"> </w:t>
            </w:r>
            <w:r w:rsidRPr="00E8144F">
              <w:rPr>
                <w:rFonts w:ascii="Calibri" w:eastAsia="Times New Roman" w:hAnsi="Calibri" w:cs="Calibri"/>
                <w:color w:val="000000"/>
                <w:sz w:val="24"/>
                <w:szCs w:val="24"/>
                <w:lang w:eastAsia="en-GB"/>
              </w:rPr>
              <w:t>(imports and will eventually discard) </w:t>
            </w:r>
          </w:p>
        </w:tc>
        <w:tc>
          <w:tcPr>
            <w:tcW w:w="2704" w:type="dxa"/>
            <w:shd w:val="clear" w:color="auto" w:fill="FFFFFF" w:themeFill="background1"/>
            <w:vAlign w:val="center"/>
            <w:hideMark/>
          </w:tcPr>
          <w:p w14:paraId="1B8B1EC8"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Importer </w:t>
            </w:r>
          </w:p>
        </w:tc>
      </w:tr>
      <w:tr w:rsidR="000A6CAB" w:rsidRPr="0051168E" w14:paraId="6FD89E5E" w14:textId="77777777" w:rsidTr="006536FE">
        <w:trPr>
          <w:cantSplit/>
          <w:trHeight w:val="1152"/>
        </w:trPr>
        <w:tc>
          <w:tcPr>
            <w:tcW w:w="3143" w:type="dxa"/>
            <w:shd w:val="clear" w:color="auto" w:fill="E2EFD9" w:themeFill="accent6" w:themeFillTint="33"/>
            <w:vAlign w:val="center"/>
          </w:tcPr>
          <w:p w14:paraId="06ABD1D4"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UK unfilled packaging  supplied to a large packer/filler for internal transfer/operations only</w:t>
            </w:r>
          </w:p>
        </w:tc>
        <w:tc>
          <w:tcPr>
            <w:tcW w:w="5101" w:type="dxa"/>
            <w:shd w:val="clear" w:color="auto" w:fill="E2EFD9" w:themeFill="accent6" w:themeFillTint="33"/>
            <w:vAlign w:val="center"/>
          </w:tcPr>
          <w:p w14:paraId="089D6BB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xml:space="preserve">Not reportable by </w:t>
            </w:r>
            <w:r>
              <w:rPr>
                <w:rFonts w:ascii="Calibri" w:eastAsia="Times New Roman" w:hAnsi="Calibri" w:cs="Calibri"/>
                <w:color w:val="000000"/>
                <w:sz w:val="24"/>
                <w:szCs w:val="24"/>
                <w:lang w:eastAsia="en-GB"/>
              </w:rPr>
              <w:t>manufacturer (</w:t>
            </w:r>
            <w:r w:rsidRPr="00E8144F">
              <w:rPr>
                <w:rFonts w:ascii="Calibri" w:eastAsia="Times New Roman" w:hAnsi="Calibri" w:cs="Calibri"/>
                <w:color w:val="000000"/>
                <w:sz w:val="24"/>
                <w:szCs w:val="24"/>
                <w:lang w:eastAsia="en-GB"/>
              </w:rPr>
              <w:t>distributor</w:t>
            </w:r>
            <w:r>
              <w:rPr>
                <w:rFonts w:ascii="Calibri" w:eastAsia="Times New Roman" w:hAnsi="Calibri" w:cs="Calibri"/>
                <w:color w:val="000000"/>
                <w:sz w:val="24"/>
                <w:szCs w:val="24"/>
                <w:lang w:eastAsia="en-GB"/>
              </w:rPr>
              <w:t>)</w:t>
            </w:r>
            <w:r w:rsidRPr="00E8144F">
              <w:rPr>
                <w:rFonts w:ascii="Calibri" w:eastAsia="Times New Roman" w:hAnsi="Calibri" w:cs="Calibri"/>
                <w:color w:val="000000"/>
                <w:sz w:val="24"/>
                <w:szCs w:val="24"/>
                <w:lang w:eastAsia="en-GB"/>
              </w:rPr>
              <w:t xml:space="preserve"> because they are supplying a large packer/filler.</w:t>
            </w:r>
          </w:p>
          <w:p w14:paraId="1A39F9B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Not reportable by large packer/filler because they do not supply the packaging.</w:t>
            </w:r>
          </w:p>
        </w:tc>
        <w:tc>
          <w:tcPr>
            <w:tcW w:w="3830" w:type="dxa"/>
            <w:shd w:val="clear" w:color="auto" w:fill="BFBFBF" w:themeFill="background1" w:themeFillShade="BF"/>
            <w:vAlign w:val="center"/>
          </w:tcPr>
          <w:p w14:paraId="3D2D97BB"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2696" w:type="dxa"/>
            <w:shd w:val="clear" w:color="auto" w:fill="BFBFBF" w:themeFill="background1" w:themeFillShade="BF"/>
            <w:vAlign w:val="center"/>
          </w:tcPr>
          <w:p w14:paraId="1922A7E5"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3825" w:type="dxa"/>
            <w:shd w:val="clear" w:color="auto" w:fill="BFBFBF" w:themeFill="background1" w:themeFillShade="BF"/>
            <w:vAlign w:val="center"/>
          </w:tcPr>
          <w:p w14:paraId="618FB031"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2704" w:type="dxa"/>
            <w:shd w:val="clear" w:color="auto" w:fill="BFBFBF" w:themeFill="background1" w:themeFillShade="BF"/>
            <w:vAlign w:val="center"/>
          </w:tcPr>
          <w:p w14:paraId="606723E3" w14:textId="77777777" w:rsidR="000A6CAB" w:rsidRPr="00E8144F" w:rsidRDefault="000A6CAB">
            <w:pPr>
              <w:spacing w:after="0" w:line="240" w:lineRule="auto"/>
              <w:rPr>
                <w:rFonts w:ascii="Calibri" w:eastAsia="Times New Roman" w:hAnsi="Calibri" w:cs="Calibri"/>
                <w:color w:val="000000"/>
                <w:sz w:val="24"/>
                <w:szCs w:val="24"/>
                <w:lang w:eastAsia="en-GB"/>
              </w:rPr>
            </w:pPr>
          </w:p>
        </w:tc>
      </w:tr>
      <w:tr w:rsidR="000A6CAB" w:rsidRPr="0051168E" w14:paraId="464E499F" w14:textId="77777777" w:rsidTr="006536FE">
        <w:trPr>
          <w:cantSplit/>
          <w:trHeight w:val="1282"/>
        </w:trPr>
        <w:tc>
          <w:tcPr>
            <w:tcW w:w="3143" w:type="dxa"/>
            <w:tcBorders>
              <w:bottom w:val="single" w:sz="4" w:space="0" w:color="auto"/>
            </w:tcBorders>
            <w:shd w:val="clear" w:color="auto" w:fill="FFFFFF" w:themeFill="background1"/>
            <w:vAlign w:val="center"/>
          </w:tcPr>
          <w:p w14:paraId="6440735C"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UK unfilled packaging  supplied to a small packer/filler for internal transfer/operations only, and manufacturer is a large producer</w:t>
            </w:r>
          </w:p>
        </w:tc>
        <w:tc>
          <w:tcPr>
            <w:tcW w:w="5101" w:type="dxa"/>
            <w:tcBorders>
              <w:bottom w:val="single" w:sz="4" w:space="0" w:color="auto"/>
            </w:tcBorders>
            <w:shd w:val="clear" w:color="auto" w:fill="FFFFFF" w:themeFill="background1"/>
            <w:vAlign w:val="center"/>
          </w:tcPr>
          <w:p w14:paraId="179669F7"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xml:space="preserve">Reportable by </w:t>
            </w:r>
            <w:r>
              <w:rPr>
                <w:rFonts w:ascii="Calibri" w:eastAsia="Times New Roman" w:hAnsi="Calibri" w:cs="Calibri"/>
                <w:color w:val="000000"/>
                <w:sz w:val="24"/>
                <w:szCs w:val="24"/>
                <w:lang w:eastAsia="en-GB"/>
              </w:rPr>
              <w:t>manufacturer(</w:t>
            </w:r>
            <w:r w:rsidRPr="00E8144F">
              <w:rPr>
                <w:rFonts w:ascii="Calibri" w:eastAsia="Times New Roman" w:hAnsi="Calibri" w:cs="Calibri"/>
                <w:color w:val="000000"/>
                <w:sz w:val="24"/>
                <w:szCs w:val="24"/>
                <w:lang w:eastAsia="en-GB"/>
              </w:rPr>
              <w:t>distributor</w:t>
            </w:r>
            <w:r>
              <w:rPr>
                <w:rFonts w:ascii="Calibri" w:eastAsia="Times New Roman" w:hAnsi="Calibri" w:cs="Calibri"/>
                <w:color w:val="000000"/>
                <w:sz w:val="24"/>
                <w:szCs w:val="24"/>
                <w:lang w:eastAsia="en-GB"/>
              </w:rPr>
              <w:t>)</w:t>
            </w:r>
            <w:r w:rsidRPr="00E8144F">
              <w:rPr>
                <w:rFonts w:ascii="Calibri" w:eastAsia="Times New Roman" w:hAnsi="Calibri" w:cs="Calibri"/>
                <w:color w:val="000000"/>
                <w:sz w:val="24"/>
                <w:szCs w:val="24"/>
                <w:lang w:eastAsia="en-GB"/>
              </w:rPr>
              <w:t xml:space="preserve"> because they are not supplying a large packer/filler or brand owner.</w:t>
            </w:r>
          </w:p>
        </w:tc>
        <w:tc>
          <w:tcPr>
            <w:tcW w:w="3830" w:type="dxa"/>
            <w:tcBorders>
              <w:bottom w:val="single" w:sz="4" w:space="0" w:color="auto"/>
            </w:tcBorders>
            <w:shd w:val="clear" w:color="auto" w:fill="FFFFFF" w:themeFill="background1"/>
            <w:vAlign w:val="center"/>
          </w:tcPr>
          <w:p w14:paraId="006BDE88"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 xml:space="preserve">Manufacturer </w:t>
            </w:r>
          </w:p>
        </w:tc>
        <w:tc>
          <w:tcPr>
            <w:tcW w:w="2696" w:type="dxa"/>
            <w:tcBorders>
              <w:bottom w:val="single" w:sz="4" w:space="0" w:color="auto"/>
            </w:tcBorders>
            <w:shd w:val="clear" w:color="auto" w:fill="FFFFFF" w:themeFill="background1"/>
            <w:vAlign w:val="center"/>
          </w:tcPr>
          <w:p w14:paraId="4544CAEB"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Distributor</w:t>
            </w:r>
          </w:p>
        </w:tc>
        <w:tc>
          <w:tcPr>
            <w:tcW w:w="3825" w:type="dxa"/>
            <w:tcBorders>
              <w:bottom w:val="single" w:sz="4" w:space="0" w:color="auto"/>
            </w:tcBorders>
            <w:shd w:val="clear" w:color="auto" w:fill="BFBFBF" w:themeFill="background1" w:themeFillShade="BF"/>
            <w:vAlign w:val="center"/>
          </w:tcPr>
          <w:p w14:paraId="7B296618"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2704" w:type="dxa"/>
            <w:tcBorders>
              <w:bottom w:val="single" w:sz="4" w:space="0" w:color="auto"/>
            </w:tcBorders>
            <w:shd w:val="clear" w:color="auto" w:fill="BFBFBF" w:themeFill="background1" w:themeFillShade="BF"/>
            <w:vAlign w:val="center"/>
          </w:tcPr>
          <w:p w14:paraId="7E3EB262" w14:textId="77777777" w:rsidR="000A6CAB" w:rsidRPr="00E8144F" w:rsidRDefault="000A6CAB">
            <w:pPr>
              <w:spacing w:after="0" w:line="240" w:lineRule="auto"/>
              <w:rPr>
                <w:rFonts w:ascii="Calibri" w:eastAsia="Times New Roman" w:hAnsi="Calibri" w:cs="Calibri"/>
                <w:color w:val="000000"/>
                <w:sz w:val="24"/>
                <w:szCs w:val="24"/>
                <w:lang w:eastAsia="en-GB"/>
              </w:rPr>
            </w:pPr>
          </w:p>
        </w:tc>
      </w:tr>
      <w:tr w:rsidR="000A6CAB" w:rsidRPr="0051168E" w14:paraId="56EEF611" w14:textId="77777777" w:rsidTr="006536FE">
        <w:trPr>
          <w:cantSplit/>
          <w:trHeight w:val="915"/>
        </w:trPr>
        <w:tc>
          <w:tcPr>
            <w:tcW w:w="31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B2184" w14:textId="77777777" w:rsidR="000A6CAB" w:rsidRPr="00E8144F" w:rsidRDefault="000A6CAB">
            <w:pPr>
              <w:spacing w:after="0" w:line="240" w:lineRule="auto"/>
              <w:rPr>
                <w:rFonts w:ascii="Calibri" w:eastAsia="Times New Roman" w:hAnsi="Calibri" w:cs="Calibri"/>
                <w:b/>
                <w:bCs/>
                <w:color w:val="000000"/>
                <w:sz w:val="24"/>
                <w:szCs w:val="24"/>
                <w:lang w:eastAsia="en-GB"/>
              </w:rPr>
            </w:pPr>
            <w:r w:rsidRPr="00E8144F">
              <w:rPr>
                <w:rFonts w:ascii="Calibri" w:eastAsia="Times New Roman" w:hAnsi="Calibri" w:cs="Calibri"/>
                <w:b/>
                <w:bCs/>
                <w:color w:val="000000"/>
                <w:sz w:val="24"/>
                <w:szCs w:val="24"/>
                <w:lang w:eastAsia="en-GB"/>
              </w:rPr>
              <w:t>UK unfilled packaging-like products (for example a mug)</w:t>
            </w:r>
          </w:p>
        </w:tc>
        <w:tc>
          <w:tcPr>
            <w:tcW w:w="51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1AD1A" w14:textId="77777777" w:rsidR="000A6CAB" w:rsidRPr="00E8144F" w:rsidRDefault="000A6CAB">
            <w:pPr>
              <w:spacing w:after="0" w:line="240" w:lineRule="auto"/>
              <w:rPr>
                <w:rFonts w:ascii="Calibri" w:eastAsia="Times New Roman" w:hAnsi="Calibri" w:cs="Calibri"/>
                <w:color w:val="000000"/>
                <w:sz w:val="24"/>
                <w:szCs w:val="24"/>
                <w:lang w:eastAsia="en-GB"/>
              </w:rPr>
            </w:pPr>
            <w:r w:rsidRPr="00E8144F">
              <w:rPr>
                <w:rFonts w:ascii="Calibri" w:eastAsia="Times New Roman" w:hAnsi="Calibri" w:cs="Calibri"/>
                <w:color w:val="000000"/>
                <w:sz w:val="24"/>
                <w:szCs w:val="24"/>
                <w:lang w:eastAsia="en-GB"/>
              </w:rPr>
              <w:t>Not obligated, this is not packaging</w:t>
            </w:r>
          </w:p>
        </w:tc>
        <w:tc>
          <w:tcPr>
            <w:tcW w:w="38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E8AAAB8"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2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C41A60"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382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634C44B" w14:textId="77777777" w:rsidR="000A6CAB" w:rsidRPr="00E8144F" w:rsidRDefault="000A6CAB">
            <w:pPr>
              <w:spacing w:after="0" w:line="240" w:lineRule="auto"/>
              <w:rPr>
                <w:rFonts w:ascii="Calibri" w:eastAsia="Times New Roman" w:hAnsi="Calibri" w:cs="Calibri"/>
                <w:color w:val="000000"/>
                <w:sz w:val="24"/>
                <w:szCs w:val="24"/>
                <w:lang w:eastAsia="en-GB"/>
              </w:rPr>
            </w:pPr>
          </w:p>
        </w:tc>
        <w:tc>
          <w:tcPr>
            <w:tcW w:w="2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5B4EE7" w14:textId="77777777" w:rsidR="000A6CAB" w:rsidRPr="00E8144F" w:rsidRDefault="000A6CAB">
            <w:pPr>
              <w:spacing w:after="0" w:line="240" w:lineRule="auto"/>
              <w:rPr>
                <w:rFonts w:ascii="Calibri" w:eastAsia="Times New Roman" w:hAnsi="Calibri" w:cs="Calibri"/>
                <w:color w:val="000000"/>
                <w:sz w:val="24"/>
                <w:szCs w:val="24"/>
                <w:lang w:eastAsia="en-GB"/>
              </w:rPr>
            </w:pPr>
          </w:p>
        </w:tc>
      </w:tr>
    </w:tbl>
    <w:p w14:paraId="4202CB4D" w14:textId="77777777" w:rsidR="006A670D" w:rsidRDefault="006A670D" w:rsidP="00F20B3D">
      <w:pPr>
        <w:widowControl w:val="0"/>
        <w:autoSpaceDE w:val="0"/>
        <w:autoSpaceDN w:val="0"/>
        <w:adjustRightInd w:val="0"/>
        <w:spacing w:line="276" w:lineRule="auto"/>
        <w:jc w:val="both"/>
        <w:outlineLvl w:val="0"/>
        <w:sectPr w:rsidR="006A670D" w:rsidSect="008E2EF5">
          <w:pgSz w:w="23811" w:h="16838" w:orient="landscape" w:code="8"/>
          <w:pgMar w:top="1134" w:right="624" w:bottom="964" w:left="1134" w:header="709" w:footer="709" w:gutter="340"/>
          <w:cols w:space="708"/>
          <w:docGrid w:linePitch="360"/>
        </w:sectPr>
      </w:pPr>
    </w:p>
    <w:p w14:paraId="3614D5A7" w14:textId="057641AC" w:rsidR="00F20B3D" w:rsidRPr="00381374" w:rsidRDefault="00F20B3D" w:rsidP="005C0173">
      <w:pPr>
        <w:rPr>
          <w:rFonts w:ascii="Arial" w:hAnsi="Arial" w:cs="Arial"/>
          <w:b/>
          <w:bCs/>
          <w:color w:val="646400"/>
          <w:spacing w:val="-17"/>
          <w:sz w:val="32"/>
          <w:szCs w:val="32"/>
        </w:rPr>
      </w:pPr>
      <w:bookmarkStart w:id="63" w:name="App3_PackagingTable"/>
      <w:r>
        <w:rPr>
          <w:rFonts w:ascii="Arial" w:eastAsiaTheme="majorEastAsia" w:hAnsi="Arial" w:cstheme="majorBidi"/>
          <w:b/>
          <w:color w:val="008631"/>
          <w:sz w:val="32"/>
          <w:szCs w:val="32"/>
        </w:rPr>
        <w:t xml:space="preserve">Appendix </w:t>
      </w:r>
      <w:r w:rsidR="0083792A">
        <w:rPr>
          <w:rFonts w:ascii="Arial" w:eastAsiaTheme="majorEastAsia" w:hAnsi="Arial" w:cstheme="majorBidi"/>
          <w:b/>
          <w:color w:val="008631"/>
          <w:sz w:val="32"/>
          <w:szCs w:val="32"/>
        </w:rPr>
        <w:t>3</w:t>
      </w:r>
      <w:r>
        <w:rPr>
          <w:rFonts w:ascii="Arial" w:eastAsiaTheme="majorEastAsia" w:hAnsi="Arial" w:cstheme="majorBidi"/>
          <w:b/>
          <w:color w:val="008631"/>
          <w:sz w:val="32"/>
          <w:szCs w:val="32"/>
        </w:rPr>
        <w:t>:</w:t>
      </w:r>
      <w:r w:rsidRPr="00381374">
        <w:rPr>
          <w:rFonts w:ascii="Arial" w:eastAsiaTheme="majorEastAsia" w:hAnsi="Arial" w:cstheme="majorBidi"/>
          <w:b/>
          <w:color w:val="008631"/>
          <w:sz w:val="32"/>
          <w:szCs w:val="32"/>
        </w:rPr>
        <w:t xml:space="preserve"> </w:t>
      </w:r>
      <w:r w:rsidR="002B7C1F" w:rsidRPr="00A12DD2">
        <w:rPr>
          <w:rFonts w:ascii="Arial" w:eastAsiaTheme="majorEastAsia" w:hAnsi="Arial" w:cstheme="majorBidi"/>
          <w:b/>
          <w:color w:val="008000"/>
          <w:sz w:val="32"/>
          <w:szCs w:val="32"/>
        </w:rPr>
        <w:t xml:space="preserve">Packaging </w:t>
      </w:r>
      <w:r w:rsidR="004B13C5" w:rsidRPr="00A12DD2">
        <w:rPr>
          <w:rFonts w:ascii="Arial" w:eastAsiaTheme="majorEastAsia" w:hAnsi="Arial" w:cstheme="majorBidi"/>
          <w:b/>
          <w:color w:val="008000"/>
          <w:sz w:val="32"/>
          <w:szCs w:val="32"/>
        </w:rPr>
        <w:t xml:space="preserve">status </w:t>
      </w:r>
      <w:r w:rsidR="00DF59B8" w:rsidRPr="00A12DD2">
        <w:rPr>
          <w:rFonts w:ascii="Arial" w:eastAsiaTheme="majorEastAsia" w:hAnsi="Arial" w:cstheme="majorBidi"/>
          <w:b/>
          <w:color w:val="008000"/>
          <w:sz w:val="32"/>
          <w:szCs w:val="32"/>
        </w:rPr>
        <w:t>of</w:t>
      </w:r>
      <w:r w:rsidR="002B7C1F" w:rsidRPr="00A12DD2">
        <w:rPr>
          <w:rFonts w:ascii="Arial" w:eastAsiaTheme="majorEastAsia" w:hAnsi="Arial" w:cstheme="majorBidi"/>
          <w:b/>
          <w:color w:val="008000"/>
          <w:sz w:val="32"/>
          <w:szCs w:val="32"/>
        </w:rPr>
        <w:t xml:space="preserve"> specific </w:t>
      </w:r>
      <w:r w:rsidR="002B7C1F">
        <w:rPr>
          <w:rFonts w:ascii="Arial" w:eastAsiaTheme="majorEastAsia" w:hAnsi="Arial" w:cstheme="majorBidi"/>
          <w:b/>
          <w:color w:val="008631"/>
          <w:sz w:val="32"/>
          <w:szCs w:val="32"/>
        </w:rPr>
        <w:t>items</w:t>
      </w:r>
    </w:p>
    <w:bookmarkEnd w:id="63"/>
    <w:p w14:paraId="58553F1C" w14:textId="69E2775D" w:rsidR="00F20B3D" w:rsidRPr="00624AC8" w:rsidRDefault="00A82ACF" w:rsidP="00F20B3D">
      <w:pPr>
        <w:widowControl w:val="0"/>
        <w:autoSpaceDE w:val="0"/>
        <w:autoSpaceDN w:val="0"/>
        <w:adjustRightInd w:val="0"/>
        <w:spacing w:line="276" w:lineRule="auto"/>
        <w:jc w:val="both"/>
        <w:outlineLvl w:val="0"/>
        <w:rPr>
          <w:rFonts w:ascii="Arial" w:hAnsi="Arial" w:cs="Arial"/>
          <w:color w:val="000000" w:themeColor="text1"/>
          <w:spacing w:val="-2"/>
          <w:sz w:val="21"/>
          <w:szCs w:val="21"/>
        </w:rPr>
      </w:pPr>
      <w:r w:rsidRPr="00624AC8">
        <w:rPr>
          <w:rFonts w:ascii="Arial" w:hAnsi="Arial" w:cs="Arial"/>
          <w:color w:val="000000" w:themeColor="text1"/>
          <w:spacing w:val="-2"/>
          <w:sz w:val="21"/>
          <w:szCs w:val="21"/>
        </w:rPr>
        <w:t xml:space="preserve">This list is not exhaustive. </w:t>
      </w:r>
      <w:r w:rsidR="00AD637E" w:rsidRPr="00624AC8">
        <w:rPr>
          <w:rFonts w:ascii="Arial" w:hAnsi="Arial" w:cs="Arial"/>
          <w:color w:val="000000" w:themeColor="text1"/>
          <w:spacing w:val="-2"/>
          <w:sz w:val="21"/>
          <w:szCs w:val="21"/>
        </w:rPr>
        <w:t xml:space="preserve">Items that perform a packaging function that are not listed </w:t>
      </w:r>
      <w:r w:rsidR="00F20B3D" w:rsidRPr="00624AC8">
        <w:rPr>
          <w:rFonts w:ascii="Arial" w:hAnsi="Arial" w:cs="Arial"/>
          <w:color w:val="000000" w:themeColor="text1"/>
          <w:spacing w:val="-2"/>
          <w:sz w:val="21"/>
          <w:szCs w:val="21"/>
        </w:rPr>
        <w:t>in th</w:t>
      </w:r>
      <w:r w:rsidR="0017337F" w:rsidRPr="00624AC8">
        <w:rPr>
          <w:rFonts w:ascii="Arial" w:hAnsi="Arial" w:cs="Arial"/>
          <w:color w:val="000000" w:themeColor="text1"/>
          <w:spacing w:val="-2"/>
          <w:sz w:val="21"/>
          <w:szCs w:val="21"/>
        </w:rPr>
        <w:t>is</w:t>
      </w:r>
      <w:r w:rsidR="00F20B3D" w:rsidRPr="00624AC8">
        <w:rPr>
          <w:rFonts w:ascii="Arial" w:hAnsi="Arial" w:cs="Arial"/>
          <w:color w:val="000000" w:themeColor="text1"/>
          <w:spacing w:val="-2"/>
          <w:sz w:val="21"/>
          <w:szCs w:val="21"/>
        </w:rPr>
        <w:t xml:space="preserve"> table are presumed </w:t>
      </w:r>
      <w:r w:rsidR="0017337F" w:rsidRPr="00624AC8">
        <w:rPr>
          <w:rFonts w:ascii="Arial" w:hAnsi="Arial" w:cs="Arial"/>
          <w:color w:val="000000" w:themeColor="text1"/>
          <w:spacing w:val="-2"/>
          <w:sz w:val="21"/>
          <w:szCs w:val="21"/>
        </w:rPr>
        <w:t xml:space="preserve">to be </w:t>
      </w:r>
      <w:r w:rsidR="00F20B3D" w:rsidRPr="00624AC8">
        <w:rPr>
          <w:rFonts w:ascii="Arial" w:hAnsi="Arial" w:cs="Arial"/>
          <w:color w:val="000000" w:themeColor="text1"/>
          <w:spacing w:val="-2"/>
          <w:sz w:val="21"/>
          <w:szCs w:val="21"/>
        </w:rPr>
        <w:t xml:space="preserve">packaging unless the producer can provide adequate justification for it to be excluded.  </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559"/>
        <w:gridCol w:w="4962"/>
      </w:tblGrid>
      <w:tr w:rsidR="006018B6" w:rsidRPr="00E87A52" w14:paraId="586F2C06" w14:textId="77777777" w:rsidTr="00F235B1">
        <w:trPr>
          <w:trHeight w:val="285"/>
        </w:trPr>
        <w:tc>
          <w:tcPr>
            <w:tcW w:w="3119" w:type="dxa"/>
            <w:shd w:val="clear" w:color="auto" w:fill="008000"/>
            <w:hideMark/>
          </w:tcPr>
          <w:p w14:paraId="5962EE09" w14:textId="77777777" w:rsidR="00F20B3D" w:rsidRPr="001C6464" w:rsidRDefault="00F20B3D">
            <w:pPr>
              <w:spacing w:line="276" w:lineRule="auto"/>
              <w:rPr>
                <w:rFonts w:ascii="Arial" w:hAnsi="Arial" w:cs="Arial"/>
                <w:b/>
                <w:bCs/>
                <w:color w:val="FFFFFF" w:themeColor="background1"/>
                <w:lang w:eastAsia="en-GB"/>
              </w:rPr>
            </w:pPr>
            <w:r w:rsidRPr="001C6464">
              <w:rPr>
                <w:rFonts w:ascii="Arial" w:hAnsi="Arial" w:cs="Arial"/>
                <w:b/>
                <w:bCs/>
                <w:color w:val="FFFFFF" w:themeColor="background1"/>
                <w:lang w:eastAsia="en-GB"/>
              </w:rPr>
              <w:t xml:space="preserve">Item </w:t>
            </w:r>
          </w:p>
        </w:tc>
        <w:tc>
          <w:tcPr>
            <w:tcW w:w="1559" w:type="dxa"/>
            <w:shd w:val="clear" w:color="auto" w:fill="008000"/>
            <w:hideMark/>
          </w:tcPr>
          <w:p w14:paraId="4352B971" w14:textId="63AE2D2E" w:rsidR="00AA10BF" w:rsidRPr="001C6464" w:rsidRDefault="00AC1B4F" w:rsidP="009A7A27">
            <w:pPr>
              <w:spacing w:line="276" w:lineRule="auto"/>
              <w:rPr>
                <w:rFonts w:ascii="Arial" w:hAnsi="Arial" w:cs="Arial"/>
                <w:b/>
                <w:bCs/>
                <w:color w:val="FFFFFF" w:themeColor="background1"/>
                <w:lang w:eastAsia="en-GB"/>
              </w:rPr>
            </w:pPr>
            <w:r w:rsidRPr="00C25C02">
              <w:rPr>
                <w:rFonts w:ascii="Arial" w:hAnsi="Arial" w:cs="Arial"/>
                <w:b/>
                <w:bCs/>
                <w:color w:val="FFFFFF" w:themeColor="background1"/>
                <w:lang w:eastAsia="en-GB"/>
              </w:rPr>
              <w:t>Is it packaging?</w:t>
            </w:r>
          </w:p>
        </w:tc>
        <w:tc>
          <w:tcPr>
            <w:tcW w:w="4962" w:type="dxa"/>
            <w:shd w:val="clear" w:color="auto" w:fill="008000"/>
            <w:hideMark/>
          </w:tcPr>
          <w:p w14:paraId="57A10CA6" w14:textId="77777777" w:rsidR="00F20B3D" w:rsidRPr="001C6464" w:rsidRDefault="00F20B3D">
            <w:pPr>
              <w:spacing w:line="276" w:lineRule="auto"/>
              <w:rPr>
                <w:rFonts w:ascii="Arial" w:hAnsi="Arial" w:cs="Arial"/>
                <w:b/>
                <w:bCs/>
                <w:color w:val="FFFFFF" w:themeColor="background1"/>
                <w:lang w:eastAsia="en-GB"/>
              </w:rPr>
            </w:pPr>
            <w:r w:rsidRPr="001C6464">
              <w:rPr>
                <w:rFonts w:ascii="Arial" w:hAnsi="Arial" w:cs="Arial"/>
                <w:b/>
                <w:bCs/>
                <w:color w:val="FFFFFF" w:themeColor="background1"/>
                <w:lang w:eastAsia="en-GB"/>
              </w:rPr>
              <w:t>Comments</w:t>
            </w:r>
          </w:p>
        </w:tc>
      </w:tr>
      <w:tr w:rsidR="006018B6" w:rsidRPr="00E87A52" w14:paraId="19FBA1E1" w14:textId="77777777" w:rsidTr="00F235B1">
        <w:trPr>
          <w:trHeight w:val="1272"/>
        </w:trPr>
        <w:tc>
          <w:tcPr>
            <w:tcW w:w="3119" w:type="dxa"/>
            <w:shd w:val="clear" w:color="auto" w:fill="FFFFFF" w:themeFill="background1"/>
            <w:hideMark/>
          </w:tcPr>
          <w:p w14:paraId="064FC50D" w14:textId="324FEE5D" w:rsidR="00693B7B" w:rsidRDefault="00F20B3D" w:rsidP="00693B7B">
            <w:pPr>
              <w:widowControl w:val="0"/>
              <w:autoSpaceDE w:val="0"/>
              <w:autoSpaceDN w:val="0"/>
              <w:adjustRightInd w:val="0"/>
              <w:outlineLvl w:val="0"/>
              <w:rPr>
                <w:rFonts w:ascii="Arial" w:hAnsi="Arial" w:cs="Arial"/>
                <w:sz w:val="20"/>
                <w:szCs w:val="20"/>
                <w:lang w:eastAsia="en-GB"/>
              </w:rPr>
            </w:pPr>
            <w:r w:rsidRPr="008502A9">
              <w:rPr>
                <w:rFonts w:ascii="Arial" w:hAnsi="Arial" w:cs="Arial"/>
                <w:bCs/>
                <w:sz w:val="20"/>
                <w:szCs w:val="20"/>
              </w:rPr>
              <w:t>Airline</w:t>
            </w:r>
            <w:r w:rsidR="00FD2CFB">
              <w:rPr>
                <w:rFonts w:ascii="Arial" w:hAnsi="Arial" w:cs="Arial"/>
                <w:bCs/>
                <w:sz w:val="20"/>
                <w:szCs w:val="20"/>
              </w:rPr>
              <w:t xml:space="preserve"> Packaging</w:t>
            </w:r>
            <w:r w:rsidR="00693B7B">
              <w:rPr>
                <w:rFonts w:ascii="Arial" w:hAnsi="Arial" w:cs="Arial"/>
                <w:bCs/>
                <w:sz w:val="20"/>
                <w:szCs w:val="20"/>
              </w:rPr>
              <w:t>:</w:t>
            </w:r>
            <w:r w:rsidR="00FD2CFB">
              <w:rPr>
                <w:rFonts w:ascii="Arial" w:hAnsi="Arial" w:cs="Arial"/>
                <w:bCs/>
                <w:sz w:val="20"/>
                <w:szCs w:val="20"/>
              </w:rPr>
              <w:t xml:space="preserve"> </w:t>
            </w:r>
          </w:p>
          <w:p w14:paraId="4F5208FF" w14:textId="05CE385A" w:rsidR="00F20B3D" w:rsidRPr="00975480" w:rsidRDefault="00693B7B" w:rsidP="00975480">
            <w:pPr>
              <w:widowControl w:val="0"/>
              <w:autoSpaceDE w:val="0"/>
              <w:autoSpaceDN w:val="0"/>
              <w:adjustRightInd w:val="0"/>
              <w:outlineLvl w:val="0"/>
              <w:rPr>
                <w:rFonts w:ascii="Arial" w:hAnsi="Arial" w:cs="Arial"/>
                <w:sz w:val="20"/>
                <w:szCs w:val="20"/>
                <w:lang w:eastAsia="en-GB"/>
              </w:rPr>
            </w:pPr>
            <w:r>
              <w:rPr>
                <w:rFonts w:ascii="Arial" w:hAnsi="Arial" w:cs="Arial"/>
                <w:sz w:val="20"/>
                <w:szCs w:val="20"/>
                <w:lang w:eastAsia="en-GB"/>
              </w:rPr>
              <w:t>-</w:t>
            </w:r>
            <w:r w:rsidR="00F20B3D" w:rsidRPr="00975480">
              <w:rPr>
                <w:rFonts w:ascii="Arial" w:hAnsi="Arial" w:cs="Arial"/>
                <w:sz w:val="20"/>
                <w:szCs w:val="20"/>
                <w:lang w:eastAsia="en-GB"/>
              </w:rPr>
              <w:t>Disposable tray</w:t>
            </w:r>
          </w:p>
          <w:p w14:paraId="6383EDA6" w14:textId="54ECE920" w:rsidR="00F20B3D" w:rsidRPr="00975480" w:rsidRDefault="008A552E" w:rsidP="00975480">
            <w:pPr>
              <w:widowControl w:val="0"/>
              <w:autoSpaceDE w:val="0"/>
              <w:autoSpaceDN w:val="0"/>
              <w:adjustRightInd w:val="0"/>
              <w:outlineLvl w:val="0"/>
              <w:rPr>
                <w:rFonts w:ascii="Arial" w:hAnsi="Arial" w:cs="Arial"/>
                <w:sz w:val="20"/>
                <w:szCs w:val="20"/>
                <w:lang w:eastAsia="en-GB"/>
              </w:rPr>
            </w:pPr>
            <w:r>
              <w:rPr>
                <w:rFonts w:ascii="Arial" w:hAnsi="Arial" w:cs="Arial"/>
                <w:sz w:val="20"/>
                <w:szCs w:val="20"/>
                <w:lang w:eastAsia="en-GB"/>
              </w:rPr>
              <w:t>-</w:t>
            </w:r>
            <w:r w:rsidR="00F20B3D" w:rsidRPr="00975480">
              <w:rPr>
                <w:rFonts w:ascii="Arial" w:hAnsi="Arial" w:cs="Arial"/>
                <w:sz w:val="20"/>
                <w:szCs w:val="20"/>
                <w:lang w:eastAsia="en-GB"/>
              </w:rPr>
              <w:t xml:space="preserve">Durable tray </w:t>
            </w:r>
          </w:p>
          <w:p w14:paraId="718E6EF5" w14:textId="6AD0DF8C" w:rsidR="00F20B3D" w:rsidRPr="00975480" w:rsidRDefault="008A552E" w:rsidP="00975480">
            <w:pPr>
              <w:widowControl w:val="0"/>
              <w:autoSpaceDE w:val="0"/>
              <w:autoSpaceDN w:val="0"/>
              <w:adjustRightInd w:val="0"/>
              <w:outlineLvl w:val="0"/>
              <w:rPr>
                <w:rFonts w:ascii="Arial" w:hAnsi="Arial" w:cs="Arial"/>
                <w:bCs/>
                <w:sz w:val="20"/>
                <w:szCs w:val="20"/>
              </w:rPr>
            </w:pPr>
            <w:r>
              <w:rPr>
                <w:rFonts w:ascii="Arial" w:hAnsi="Arial" w:cs="Arial"/>
                <w:sz w:val="20"/>
                <w:szCs w:val="20"/>
                <w:lang w:eastAsia="en-GB"/>
              </w:rPr>
              <w:t>-</w:t>
            </w:r>
            <w:r w:rsidR="00F20B3D" w:rsidRPr="00975480">
              <w:rPr>
                <w:rFonts w:ascii="Arial" w:hAnsi="Arial" w:cs="Arial"/>
                <w:sz w:val="20"/>
                <w:szCs w:val="20"/>
                <w:lang w:eastAsia="en-GB"/>
              </w:rPr>
              <w:t>Knives and forks</w:t>
            </w:r>
          </w:p>
        </w:tc>
        <w:tc>
          <w:tcPr>
            <w:tcW w:w="1559" w:type="dxa"/>
            <w:shd w:val="clear" w:color="auto" w:fill="FFFFFF" w:themeFill="background1"/>
            <w:hideMark/>
          </w:tcPr>
          <w:p w14:paraId="0043A6FE" w14:textId="77777777" w:rsidR="00F20B3D" w:rsidRPr="008502A9" w:rsidRDefault="00F20B3D">
            <w:pPr>
              <w:widowControl w:val="0"/>
              <w:autoSpaceDE w:val="0"/>
              <w:autoSpaceDN w:val="0"/>
              <w:adjustRightInd w:val="0"/>
              <w:rPr>
                <w:rFonts w:ascii="Arial" w:hAnsi="Arial" w:cs="Arial"/>
                <w:sz w:val="20"/>
                <w:szCs w:val="20"/>
                <w:lang w:eastAsia="en-GB"/>
              </w:rPr>
            </w:pPr>
          </w:p>
          <w:p w14:paraId="3E6A06A9" w14:textId="74959340" w:rsidR="00F20B3D" w:rsidRPr="008502A9" w:rsidRDefault="00F20B3D" w:rsidP="00975480">
            <w:pPr>
              <w:widowControl w:val="0"/>
              <w:autoSpaceDE w:val="0"/>
              <w:autoSpaceDN w:val="0"/>
              <w:adjustRightInd w:val="0"/>
              <w:rPr>
                <w:rFonts w:ascii="Arial" w:hAnsi="Arial" w:cs="Arial"/>
                <w:sz w:val="20"/>
                <w:szCs w:val="20"/>
                <w:lang w:eastAsia="en-GB"/>
              </w:rPr>
            </w:pPr>
            <w:r w:rsidRPr="008502A9">
              <w:rPr>
                <w:rFonts w:ascii="Arial" w:hAnsi="Arial" w:cs="Arial"/>
                <w:sz w:val="20"/>
                <w:szCs w:val="20"/>
                <w:lang w:eastAsia="en-GB"/>
              </w:rPr>
              <w:t>Yes</w:t>
            </w:r>
          </w:p>
          <w:p w14:paraId="63C21331" w14:textId="4BE76818" w:rsidR="00F20B3D" w:rsidRPr="008502A9" w:rsidRDefault="00F20B3D" w:rsidP="00975480">
            <w:pPr>
              <w:widowControl w:val="0"/>
              <w:autoSpaceDE w:val="0"/>
              <w:autoSpaceDN w:val="0"/>
              <w:adjustRightInd w:val="0"/>
              <w:rPr>
                <w:rFonts w:ascii="Arial" w:hAnsi="Arial" w:cs="Arial"/>
                <w:sz w:val="20"/>
                <w:szCs w:val="20"/>
                <w:lang w:eastAsia="en-GB"/>
              </w:rPr>
            </w:pPr>
            <w:r w:rsidRPr="008502A9">
              <w:rPr>
                <w:rFonts w:ascii="Arial" w:hAnsi="Arial" w:cs="Arial"/>
                <w:sz w:val="20"/>
                <w:szCs w:val="20"/>
                <w:lang w:eastAsia="en-GB"/>
              </w:rPr>
              <w:t xml:space="preserve">No </w:t>
            </w:r>
          </w:p>
          <w:p w14:paraId="7934DC88" w14:textId="767FD1FD" w:rsidR="00F20B3D" w:rsidRPr="008502A9" w:rsidRDefault="00F20B3D">
            <w:pPr>
              <w:widowControl w:val="0"/>
              <w:autoSpaceDE w:val="0"/>
              <w:autoSpaceDN w:val="0"/>
              <w:adjustRightInd w:val="0"/>
              <w:rPr>
                <w:rFonts w:ascii="Arial" w:hAnsi="Arial" w:cs="Arial"/>
                <w:b/>
                <w:bCs/>
                <w:sz w:val="20"/>
                <w:szCs w:val="20"/>
              </w:rPr>
            </w:pPr>
            <w:r w:rsidRPr="008502A9">
              <w:rPr>
                <w:rFonts w:ascii="Arial" w:hAnsi="Arial" w:cs="Arial"/>
                <w:sz w:val="20"/>
                <w:szCs w:val="20"/>
                <w:lang w:eastAsia="en-GB"/>
              </w:rPr>
              <w:t>No</w:t>
            </w:r>
          </w:p>
        </w:tc>
        <w:tc>
          <w:tcPr>
            <w:tcW w:w="4962" w:type="dxa"/>
            <w:shd w:val="clear" w:color="auto" w:fill="FFFFFF" w:themeFill="background1"/>
            <w:hideMark/>
          </w:tcPr>
          <w:p w14:paraId="7BFD33FB" w14:textId="77777777" w:rsidR="00F20B3D" w:rsidRPr="008502A9" w:rsidRDefault="00F20B3D">
            <w:pPr>
              <w:rPr>
                <w:rFonts w:ascii="Arial" w:hAnsi="Arial" w:cs="Arial"/>
                <w:sz w:val="20"/>
                <w:szCs w:val="20"/>
                <w:lang w:eastAsia="en-GB"/>
              </w:rPr>
            </w:pPr>
          </w:p>
          <w:p w14:paraId="3BC017A6" w14:textId="002E3D25" w:rsidR="00F20B3D" w:rsidRPr="00975480" w:rsidRDefault="008A552E" w:rsidP="00975480">
            <w:pPr>
              <w:rPr>
                <w:rFonts w:ascii="Arial" w:hAnsi="Arial" w:cs="Arial"/>
                <w:sz w:val="20"/>
                <w:szCs w:val="20"/>
                <w:lang w:eastAsia="en-GB"/>
              </w:rPr>
            </w:pPr>
            <w:r>
              <w:rPr>
                <w:rFonts w:ascii="Arial" w:hAnsi="Arial" w:cs="Arial"/>
                <w:sz w:val="20"/>
                <w:szCs w:val="20"/>
                <w:lang w:eastAsia="en-GB"/>
              </w:rPr>
              <w:t>-</w:t>
            </w:r>
            <w:r w:rsidR="00F20B3D" w:rsidRPr="00975480">
              <w:rPr>
                <w:rFonts w:ascii="Arial" w:hAnsi="Arial" w:cs="Arial"/>
                <w:sz w:val="20"/>
                <w:szCs w:val="20"/>
                <w:lang w:eastAsia="en-GB"/>
              </w:rPr>
              <w:t>Protects and presents food</w:t>
            </w:r>
          </w:p>
          <w:p w14:paraId="74ABC40F" w14:textId="029B452E" w:rsidR="00F20B3D" w:rsidRPr="00975480" w:rsidRDefault="008A552E" w:rsidP="00975480">
            <w:pPr>
              <w:rPr>
                <w:rFonts w:ascii="Arial" w:hAnsi="Arial" w:cs="Arial"/>
                <w:sz w:val="20"/>
                <w:szCs w:val="20"/>
                <w:lang w:eastAsia="en-GB"/>
              </w:rPr>
            </w:pPr>
            <w:r>
              <w:rPr>
                <w:rFonts w:ascii="Arial" w:hAnsi="Arial" w:cs="Arial"/>
                <w:sz w:val="20"/>
                <w:szCs w:val="20"/>
                <w:lang w:eastAsia="en-GB"/>
              </w:rPr>
              <w:t>-</w:t>
            </w:r>
            <w:r w:rsidR="00F20B3D" w:rsidRPr="00975480">
              <w:rPr>
                <w:rFonts w:ascii="Arial" w:hAnsi="Arial" w:cs="Arial"/>
                <w:sz w:val="20"/>
                <w:szCs w:val="20"/>
                <w:lang w:eastAsia="en-GB"/>
              </w:rPr>
              <w:t>No packaging function</w:t>
            </w:r>
          </w:p>
          <w:p w14:paraId="59332412" w14:textId="5E4828E9" w:rsidR="00D319AE" w:rsidRPr="00975480" w:rsidRDefault="008A552E" w:rsidP="00975480">
            <w:pPr>
              <w:rPr>
                <w:rFonts w:ascii="Arial" w:hAnsi="Arial" w:cs="Arial"/>
                <w:sz w:val="20"/>
                <w:szCs w:val="20"/>
                <w:lang w:eastAsia="en-GB"/>
              </w:rPr>
            </w:pPr>
            <w:r>
              <w:rPr>
                <w:rFonts w:ascii="Arial" w:hAnsi="Arial" w:cs="Arial"/>
                <w:sz w:val="20"/>
                <w:szCs w:val="20"/>
                <w:lang w:eastAsia="en-GB"/>
              </w:rPr>
              <w:t>-</w:t>
            </w:r>
            <w:r w:rsidR="00F20B3D" w:rsidRPr="00975480">
              <w:rPr>
                <w:rFonts w:ascii="Arial" w:hAnsi="Arial" w:cs="Arial"/>
                <w:sz w:val="20"/>
                <w:szCs w:val="20"/>
                <w:lang w:eastAsia="en-GB"/>
              </w:rPr>
              <w:t>No packaging function</w:t>
            </w:r>
          </w:p>
        </w:tc>
      </w:tr>
      <w:tr w:rsidR="006018B6" w:rsidRPr="00E87A52" w14:paraId="6D7A1844" w14:textId="77777777" w:rsidTr="00D71980">
        <w:trPr>
          <w:trHeight w:val="776"/>
        </w:trPr>
        <w:tc>
          <w:tcPr>
            <w:tcW w:w="3119" w:type="dxa"/>
            <w:shd w:val="clear" w:color="auto" w:fill="FFFFFF" w:themeFill="background1"/>
            <w:hideMark/>
          </w:tcPr>
          <w:p w14:paraId="657DF852"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Analytical bottles containing an environmental sample</w:t>
            </w:r>
          </w:p>
        </w:tc>
        <w:tc>
          <w:tcPr>
            <w:tcW w:w="1559" w:type="dxa"/>
            <w:shd w:val="clear" w:color="auto" w:fill="FFFFFF" w:themeFill="background1"/>
            <w:hideMark/>
          </w:tcPr>
          <w:p w14:paraId="2CAC5BD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6B4C698C"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themeColor="text1"/>
                <w:sz w:val="20"/>
                <w:szCs w:val="20"/>
                <w:lang w:eastAsia="en-GB"/>
              </w:rPr>
              <w:t>Analytical bottles are not obligated packaging since an environmental sample cannot be classed as goods, and do not constitute a sales unit</w:t>
            </w:r>
          </w:p>
        </w:tc>
      </w:tr>
      <w:tr w:rsidR="006018B6" w:rsidRPr="00E87A52" w14:paraId="6E2A3556" w14:textId="77777777" w:rsidTr="00D71980">
        <w:trPr>
          <w:trHeight w:val="378"/>
        </w:trPr>
        <w:tc>
          <w:tcPr>
            <w:tcW w:w="3119" w:type="dxa"/>
            <w:shd w:val="clear" w:color="auto" w:fill="FFFFFF" w:themeFill="background1"/>
            <w:hideMark/>
          </w:tcPr>
          <w:p w14:paraId="0001E503"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Barbecue foil trays (for disposable BBQ) </w:t>
            </w:r>
          </w:p>
        </w:tc>
        <w:tc>
          <w:tcPr>
            <w:tcW w:w="1559" w:type="dxa"/>
            <w:shd w:val="clear" w:color="auto" w:fill="FFFFFF" w:themeFill="background1"/>
            <w:hideMark/>
          </w:tcPr>
          <w:p w14:paraId="63BB64C0"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2715109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Integral part of product </w:t>
            </w:r>
          </w:p>
        </w:tc>
      </w:tr>
      <w:tr w:rsidR="006018B6" w:rsidRPr="00E87A52" w14:paraId="015F8DC0" w14:textId="77777777" w:rsidTr="00F235B1">
        <w:trPr>
          <w:trHeight w:val="270"/>
        </w:trPr>
        <w:tc>
          <w:tcPr>
            <w:tcW w:w="3119" w:type="dxa"/>
            <w:shd w:val="clear" w:color="auto" w:fill="FFFFFF" w:themeFill="background1"/>
            <w:hideMark/>
          </w:tcPr>
          <w:p w14:paraId="644D2531"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Barrels and kegs </w:t>
            </w:r>
          </w:p>
        </w:tc>
        <w:tc>
          <w:tcPr>
            <w:tcW w:w="1559" w:type="dxa"/>
            <w:shd w:val="clear" w:color="auto" w:fill="FFFFFF" w:themeFill="background1"/>
            <w:hideMark/>
          </w:tcPr>
          <w:p w14:paraId="7E98B9D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441F572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Obligated on first trip </w:t>
            </w:r>
          </w:p>
        </w:tc>
      </w:tr>
      <w:tr w:rsidR="006018B6" w:rsidRPr="00E87A52" w14:paraId="48ECA66E" w14:textId="77777777" w:rsidTr="00F235B1">
        <w:trPr>
          <w:trHeight w:val="810"/>
        </w:trPr>
        <w:tc>
          <w:tcPr>
            <w:tcW w:w="3119" w:type="dxa"/>
            <w:shd w:val="clear" w:color="auto" w:fill="FFFFFF" w:themeFill="background1"/>
            <w:hideMark/>
          </w:tcPr>
          <w:p w14:paraId="49CDA7A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Basket for presentation of goods </w:t>
            </w:r>
          </w:p>
        </w:tc>
        <w:tc>
          <w:tcPr>
            <w:tcW w:w="1559" w:type="dxa"/>
            <w:shd w:val="clear" w:color="auto" w:fill="FFFFFF" w:themeFill="background1"/>
            <w:hideMark/>
          </w:tcPr>
          <w:p w14:paraId="71A5DEFA"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0368074C" w14:textId="2B352303"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The presumption is that the basket performs packaging functions including containment, protection, presentation, and is obligated. </w:t>
            </w:r>
          </w:p>
        </w:tc>
      </w:tr>
      <w:tr w:rsidR="006018B6" w:rsidRPr="00E87A52" w14:paraId="64669DCE" w14:textId="77777777" w:rsidTr="00F235B1">
        <w:trPr>
          <w:trHeight w:val="540"/>
        </w:trPr>
        <w:tc>
          <w:tcPr>
            <w:tcW w:w="3119" w:type="dxa"/>
            <w:shd w:val="clear" w:color="auto" w:fill="FFFFFF" w:themeFill="background1"/>
            <w:hideMark/>
          </w:tcPr>
          <w:p w14:paraId="4F9553F2" w14:textId="20FFCA5A"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Blood bags </w:t>
            </w:r>
            <w:r w:rsidR="00960F85">
              <w:rPr>
                <w:rFonts w:ascii="Arial" w:hAnsi="Arial" w:cs="Arial"/>
                <w:color w:val="000000"/>
                <w:sz w:val="20"/>
                <w:szCs w:val="20"/>
                <w:lang w:eastAsia="en-GB"/>
              </w:rPr>
              <w:t>(human blood)</w:t>
            </w:r>
          </w:p>
        </w:tc>
        <w:tc>
          <w:tcPr>
            <w:tcW w:w="1559" w:type="dxa"/>
            <w:shd w:val="clear" w:color="auto" w:fill="FFFFFF" w:themeFill="background1"/>
            <w:hideMark/>
          </w:tcPr>
          <w:p w14:paraId="2EC250D1" w14:textId="121DC21C" w:rsidR="00F20B3D" w:rsidRPr="008502A9" w:rsidRDefault="00A870C4">
            <w:pPr>
              <w:spacing w:line="276" w:lineRule="auto"/>
              <w:rPr>
                <w:rFonts w:ascii="Arial" w:hAnsi="Arial" w:cs="Arial"/>
                <w:color w:val="000000"/>
                <w:sz w:val="20"/>
                <w:szCs w:val="20"/>
                <w:lang w:eastAsia="en-GB"/>
              </w:rPr>
            </w:pPr>
            <w:r>
              <w:rPr>
                <w:rFonts w:ascii="Arial" w:hAnsi="Arial" w:cs="Arial"/>
                <w:color w:val="000000"/>
                <w:sz w:val="20"/>
                <w:szCs w:val="20"/>
                <w:lang w:eastAsia="en-GB"/>
              </w:rPr>
              <w:t>Depends</w:t>
            </w:r>
          </w:p>
        </w:tc>
        <w:tc>
          <w:tcPr>
            <w:tcW w:w="4962" w:type="dxa"/>
            <w:shd w:val="clear" w:color="auto" w:fill="FFFFFF" w:themeFill="background1"/>
            <w:hideMark/>
          </w:tcPr>
          <w:p w14:paraId="6FA33CF6" w14:textId="64119BA0" w:rsidR="00F20B3D" w:rsidRPr="008502A9" w:rsidRDefault="00A870C4">
            <w:pPr>
              <w:spacing w:line="276" w:lineRule="auto"/>
              <w:rPr>
                <w:rFonts w:ascii="Arial" w:hAnsi="Arial" w:cs="Arial"/>
                <w:color w:val="000000"/>
                <w:sz w:val="20"/>
                <w:szCs w:val="20"/>
                <w:lang w:eastAsia="en-GB"/>
              </w:rPr>
            </w:pPr>
            <w:r>
              <w:rPr>
                <w:rFonts w:ascii="Arial" w:hAnsi="Arial" w:cs="Arial"/>
                <w:color w:val="000000"/>
                <w:sz w:val="20"/>
                <w:szCs w:val="20"/>
              </w:rPr>
              <w:t>Packaging i</w:t>
            </w:r>
            <w:r w:rsidR="00742D44">
              <w:rPr>
                <w:rFonts w:ascii="Arial" w:hAnsi="Arial" w:cs="Arial"/>
                <w:color w:val="000000"/>
                <w:sz w:val="20"/>
                <w:szCs w:val="20"/>
              </w:rPr>
              <w:t>f</w:t>
            </w:r>
            <w:r>
              <w:rPr>
                <w:rFonts w:ascii="Arial" w:hAnsi="Arial" w:cs="Arial"/>
                <w:color w:val="000000"/>
                <w:sz w:val="20"/>
                <w:szCs w:val="20"/>
              </w:rPr>
              <w:t xml:space="preserve"> </w:t>
            </w:r>
            <w:r w:rsidR="00D45687">
              <w:rPr>
                <w:rFonts w:ascii="Arial" w:hAnsi="Arial" w:cs="Arial"/>
                <w:color w:val="000000"/>
                <w:sz w:val="20"/>
                <w:szCs w:val="20"/>
              </w:rPr>
              <w:t xml:space="preserve">supplied </w:t>
            </w:r>
            <w:r w:rsidR="00742D44">
              <w:rPr>
                <w:rFonts w:ascii="Arial" w:hAnsi="Arial" w:cs="Arial"/>
                <w:color w:val="000000"/>
                <w:sz w:val="20"/>
                <w:szCs w:val="20"/>
              </w:rPr>
              <w:t xml:space="preserve">as part of a sales unit </w:t>
            </w:r>
          </w:p>
        </w:tc>
      </w:tr>
      <w:tr w:rsidR="006018B6" w:rsidRPr="00E87A52" w14:paraId="0793085F" w14:textId="77777777" w:rsidTr="00F235B1">
        <w:trPr>
          <w:trHeight w:val="540"/>
        </w:trPr>
        <w:tc>
          <w:tcPr>
            <w:tcW w:w="3119" w:type="dxa"/>
            <w:shd w:val="clear" w:color="auto" w:fill="FFFFFF" w:themeFill="background1"/>
            <w:hideMark/>
          </w:tcPr>
          <w:p w14:paraId="4FC0CC2A"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Boxed sets of books (slipcases)  </w:t>
            </w:r>
          </w:p>
        </w:tc>
        <w:tc>
          <w:tcPr>
            <w:tcW w:w="1559" w:type="dxa"/>
            <w:shd w:val="clear" w:color="auto" w:fill="FFFFFF" w:themeFill="background1"/>
            <w:hideMark/>
          </w:tcPr>
          <w:p w14:paraId="3265496A"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72BE3F6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Providing it is the intention and likelihood that books will be stored in the box </w:t>
            </w:r>
          </w:p>
        </w:tc>
      </w:tr>
      <w:tr w:rsidR="006018B6" w:rsidRPr="00E87A52" w14:paraId="789704D4" w14:textId="77777777" w:rsidTr="00F235B1">
        <w:trPr>
          <w:trHeight w:val="540"/>
        </w:trPr>
        <w:tc>
          <w:tcPr>
            <w:tcW w:w="3119" w:type="dxa"/>
            <w:shd w:val="clear" w:color="auto" w:fill="FFFFFF" w:themeFill="background1"/>
            <w:hideMark/>
          </w:tcPr>
          <w:p w14:paraId="2EB4CF9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Boxes containing tools </w:t>
            </w:r>
          </w:p>
        </w:tc>
        <w:tc>
          <w:tcPr>
            <w:tcW w:w="1559" w:type="dxa"/>
            <w:shd w:val="clear" w:color="auto" w:fill="FFFFFF" w:themeFill="background1"/>
            <w:hideMark/>
          </w:tcPr>
          <w:p w14:paraId="698CE510"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5D3C97C3"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Usually for long-term storage (for example, drill case) </w:t>
            </w:r>
          </w:p>
        </w:tc>
      </w:tr>
      <w:tr w:rsidR="006018B6" w:rsidRPr="00E87A52" w14:paraId="1857BAAA" w14:textId="77777777" w:rsidTr="00F235B1">
        <w:trPr>
          <w:trHeight w:val="625"/>
        </w:trPr>
        <w:tc>
          <w:tcPr>
            <w:tcW w:w="3119" w:type="dxa"/>
            <w:shd w:val="clear" w:color="auto" w:fill="FFFFFF" w:themeFill="background1"/>
            <w:hideMark/>
          </w:tcPr>
          <w:p w14:paraId="54A135EC"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Cash bags </w:t>
            </w:r>
          </w:p>
        </w:tc>
        <w:tc>
          <w:tcPr>
            <w:tcW w:w="1559" w:type="dxa"/>
            <w:shd w:val="clear" w:color="auto" w:fill="FFFFFF" w:themeFill="background1"/>
            <w:hideMark/>
          </w:tcPr>
          <w:p w14:paraId="479E70C8"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24597E8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Cash is not goods. Regulations only relate to packaging around goods.</w:t>
            </w:r>
          </w:p>
        </w:tc>
      </w:tr>
      <w:tr w:rsidR="006018B6" w:rsidRPr="00E87A52" w14:paraId="34380E69" w14:textId="77777777" w:rsidTr="00F235B1">
        <w:trPr>
          <w:trHeight w:val="540"/>
        </w:trPr>
        <w:tc>
          <w:tcPr>
            <w:tcW w:w="3119" w:type="dxa"/>
            <w:shd w:val="clear" w:color="auto" w:fill="FFFFFF" w:themeFill="background1"/>
            <w:hideMark/>
          </w:tcPr>
          <w:p w14:paraId="78A0D961"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Card boxes for calligraphy pens, model kits etc. </w:t>
            </w:r>
          </w:p>
        </w:tc>
        <w:tc>
          <w:tcPr>
            <w:tcW w:w="1559" w:type="dxa"/>
            <w:shd w:val="clear" w:color="auto" w:fill="FFFFFF" w:themeFill="background1"/>
            <w:hideMark/>
          </w:tcPr>
          <w:p w14:paraId="4DC0655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68FC5AE6"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Not considered long-term storage </w:t>
            </w:r>
          </w:p>
        </w:tc>
      </w:tr>
      <w:tr w:rsidR="006018B6" w:rsidRPr="0003206E" w14:paraId="5E13B0C1" w14:textId="77777777" w:rsidTr="00F235B1">
        <w:trPr>
          <w:trHeight w:val="540"/>
        </w:trPr>
        <w:tc>
          <w:tcPr>
            <w:tcW w:w="3119" w:type="dxa"/>
            <w:shd w:val="clear" w:color="auto" w:fill="FFFFFF" w:themeFill="background1"/>
            <w:hideMark/>
          </w:tcPr>
          <w:p w14:paraId="658D985A" w14:textId="77777777" w:rsidR="00F20B3D" w:rsidRPr="0003206E" w:rsidRDefault="00F20B3D">
            <w:pPr>
              <w:spacing w:line="276" w:lineRule="auto"/>
              <w:rPr>
                <w:rFonts w:ascii="Arial" w:hAnsi="Arial" w:cs="Arial"/>
                <w:sz w:val="20"/>
                <w:szCs w:val="20"/>
                <w:lang w:eastAsia="en-GB"/>
              </w:rPr>
            </w:pPr>
            <w:r w:rsidRPr="0003206E">
              <w:rPr>
                <w:rFonts w:ascii="Arial" w:hAnsi="Arial" w:cs="Arial"/>
                <w:sz w:val="20"/>
                <w:szCs w:val="20"/>
                <w:lang w:eastAsia="en-GB"/>
              </w:rPr>
              <w:t xml:space="preserve">Carrier bags </w:t>
            </w:r>
          </w:p>
        </w:tc>
        <w:tc>
          <w:tcPr>
            <w:tcW w:w="1559" w:type="dxa"/>
            <w:shd w:val="clear" w:color="auto" w:fill="FFFFFF" w:themeFill="background1"/>
            <w:hideMark/>
          </w:tcPr>
          <w:p w14:paraId="041A961B" w14:textId="2A40CB88" w:rsidR="00F20B3D" w:rsidRPr="0003206E" w:rsidRDefault="00BF6529">
            <w:pPr>
              <w:spacing w:line="276" w:lineRule="auto"/>
              <w:rPr>
                <w:rFonts w:ascii="Arial" w:hAnsi="Arial" w:cs="Arial"/>
                <w:sz w:val="20"/>
                <w:szCs w:val="20"/>
                <w:lang w:eastAsia="en-GB"/>
              </w:rPr>
            </w:pPr>
            <w:r w:rsidRPr="0003206E">
              <w:rPr>
                <w:rFonts w:ascii="Arial" w:hAnsi="Arial" w:cs="Arial"/>
                <w:sz w:val="20"/>
                <w:szCs w:val="20"/>
                <w:lang w:eastAsia="en-GB"/>
              </w:rPr>
              <w:t>Depends</w:t>
            </w:r>
          </w:p>
        </w:tc>
        <w:tc>
          <w:tcPr>
            <w:tcW w:w="4962" w:type="dxa"/>
            <w:shd w:val="clear" w:color="auto" w:fill="FFFFFF" w:themeFill="background1"/>
            <w:hideMark/>
          </w:tcPr>
          <w:p w14:paraId="48266330" w14:textId="44906285" w:rsidR="009226E2" w:rsidRPr="0003206E" w:rsidRDefault="009226E2" w:rsidP="009226E2">
            <w:pPr>
              <w:rPr>
                <w:rFonts w:ascii="Arial" w:hAnsi="Arial" w:cs="Arial"/>
                <w:sz w:val="20"/>
                <w:szCs w:val="20"/>
              </w:rPr>
            </w:pPr>
            <w:r w:rsidRPr="0003206E">
              <w:rPr>
                <w:rFonts w:ascii="Arial" w:hAnsi="Arial" w:cs="Arial"/>
                <w:sz w:val="20"/>
                <w:szCs w:val="20"/>
              </w:rPr>
              <w:t>Single or multiple use carrier bags used by customers to carry their goods</w:t>
            </w:r>
            <w:r w:rsidR="00066A63" w:rsidRPr="0003206E">
              <w:rPr>
                <w:rFonts w:ascii="Arial" w:hAnsi="Arial" w:cs="Arial"/>
                <w:sz w:val="20"/>
                <w:szCs w:val="20"/>
              </w:rPr>
              <w:t>,</w:t>
            </w:r>
            <w:r w:rsidRPr="0003206E">
              <w:rPr>
                <w:rFonts w:ascii="Arial" w:hAnsi="Arial" w:cs="Arial"/>
                <w:sz w:val="20"/>
                <w:szCs w:val="20"/>
              </w:rPr>
              <w:t xml:space="preserve"> are packaging. This includes bags that a retailer will replace when they break. </w:t>
            </w:r>
          </w:p>
          <w:p w14:paraId="30E86266" w14:textId="6CFDF153" w:rsidR="00E757EE" w:rsidRPr="0003206E" w:rsidRDefault="009226E2" w:rsidP="00066A63">
            <w:pPr>
              <w:rPr>
                <w:rFonts w:ascii="Arial" w:hAnsi="Arial" w:cs="Arial"/>
                <w:sz w:val="20"/>
                <w:szCs w:val="20"/>
                <w:lang w:eastAsia="en-GB"/>
              </w:rPr>
            </w:pPr>
            <w:r w:rsidRPr="0003206E">
              <w:rPr>
                <w:rFonts w:ascii="Arial" w:hAnsi="Arial" w:cs="Arial"/>
                <w:sz w:val="20"/>
                <w:szCs w:val="20"/>
              </w:rPr>
              <w:t>More durable</w:t>
            </w:r>
            <w:r w:rsidR="00820639" w:rsidRPr="0003206E">
              <w:rPr>
                <w:rFonts w:ascii="Arial" w:hAnsi="Arial" w:cs="Arial"/>
                <w:sz w:val="20"/>
                <w:szCs w:val="20"/>
              </w:rPr>
              <w:t xml:space="preserve"> </w:t>
            </w:r>
            <w:r w:rsidRPr="0003206E">
              <w:rPr>
                <w:rFonts w:ascii="Arial" w:hAnsi="Arial" w:cs="Arial"/>
                <w:sz w:val="20"/>
                <w:szCs w:val="20"/>
              </w:rPr>
              <w:t xml:space="preserve">bags made of stronger materials </w:t>
            </w:r>
            <w:r w:rsidR="00516AAF" w:rsidRPr="0003206E">
              <w:rPr>
                <w:rFonts w:ascii="Arial" w:hAnsi="Arial" w:cs="Arial"/>
                <w:sz w:val="20"/>
                <w:szCs w:val="20"/>
              </w:rPr>
              <w:t>such as</w:t>
            </w:r>
            <w:r w:rsidRPr="0003206E">
              <w:rPr>
                <w:rFonts w:ascii="Arial" w:hAnsi="Arial" w:cs="Arial"/>
                <w:sz w:val="20"/>
                <w:szCs w:val="20"/>
              </w:rPr>
              <w:t xml:space="preserve"> woven polypropylene, canvas, jute, or heavy-duty nylon bags</w:t>
            </w:r>
            <w:r w:rsidR="00516AAF" w:rsidRPr="0003206E">
              <w:rPr>
                <w:rFonts w:ascii="Arial" w:hAnsi="Arial" w:cs="Arial"/>
                <w:sz w:val="20"/>
                <w:szCs w:val="20"/>
              </w:rPr>
              <w:t>,</w:t>
            </w:r>
            <w:r w:rsidRPr="0003206E">
              <w:rPr>
                <w:rFonts w:ascii="Arial" w:hAnsi="Arial" w:cs="Arial"/>
                <w:sz w:val="20"/>
                <w:szCs w:val="20"/>
              </w:rPr>
              <w:t xml:space="preserve"> are </w:t>
            </w:r>
            <w:r w:rsidR="00BF498F">
              <w:rPr>
                <w:rFonts w:ascii="Arial" w:hAnsi="Arial" w:cs="Arial"/>
                <w:sz w:val="20"/>
                <w:szCs w:val="20"/>
              </w:rPr>
              <w:t xml:space="preserve">likely to be </w:t>
            </w:r>
            <w:r w:rsidRPr="0003206E">
              <w:rPr>
                <w:rFonts w:ascii="Arial" w:hAnsi="Arial" w:cs="Arial"/>
                <w:sz w:val="20"/>
                <w:szCs w:val="20"/>
              </w:rPr>
              <w:t xml:space="preserve">considered to be a product, not packaging. </w:t>
            </w:r>
          </w:p>
        </w:tc>
      </w:tr>
      <w:tr w:rsidR="006018B6" w:rsidRPr="00E87A52" w14:paraId="34C95EE1" w14:textId="77777777" w:rsidTr="00F235B1">
        <w:trPr>
          <w:trHeight w:val="1080"/>
        </w:trPr>
        <w:tc>
          <w:tcPr>
            <w:tcW w:w="3119" w:type="dxa"/>
            <w:shd w:val="clear" w:color="auto" w:fill="FFFFFF" w:themeFill="background1"/>
            <w:hideMark/>
          </w:tcPr>
          <w:p w14:paraId="3470C3D1"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Catalogues </w:t>
            </w:r>
          </w:p>
        </w:tc>
        <w:tc>
          <w:tcPr>
            <w:tcW w:w="1559" w:type="dxa"/>
            <w:shd w:val="clear" w:color="auto" w:fill="FFFFFF" w:themeFill="background1"/>
            <w:hideMark/>
          </w:tcPr>
          <w:p w14:paraId="6514EB63"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6E97133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If the catalogue is requested, then associated packaging is obligated. If it is unsolicited, it is considered to be junk mail and not obligated.</w:t>
            </w:r>
          </w:p>
        </w:tc>
      </w:tr>
      <w:tr w:rsidR="006018B6" w:rsidRPr="00E87A52" w14:paraId="7209FAD8" w14:textId="77777777" w:rsidTr="00F235B1">
        <w:trPr>
          <w:trHeight w:val="810"/>
        </w:trPr>
        <w:tc>
          <w:tcPr>
            <w:tcW w:w="3119" w:type="dxa"/>
            <w:shd w:val="clear" w:color="auto" w:fill="FFFFFF" w:themeFill="background1"/>
            <w:hideMark/>
          </w:tcPr>
          <w:p w14:paraId="2C49AA3E"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Ceramic jar containing cheese or biscuits </w:t>
            </w:r>
          </w:p>
        </w:tc>
        <w:tc>
          <w:tcPr>
            <w:tcW w:w="1559" w:type="dxa"/>
            <w:shd w:val="clear" w:color="auto" w:fill="FFFFFF" w:themeFill="background1"/>
            <w:hideMark/>
          </w:tcPr>
          <w:p w14:paraId="2114D176"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36B4538A" w14:textId="1A34CA8C" w:rsidR="00F20B3D" w:rsidRPr="008502A9" w:rsidRDefault="573785FB">
            <w:pPr>
              <w:spacing w:line="276" w:lineRule="auto"/>
              <w:rPr>
                <w:rFonts w:ascii="Arial" w:hAnsi="Arial" w:cs="Arial"/>
                <w:color w:val="000000"/>
                <w:sz w:val="20"/>
                <w:szCs w:val="20"/>
                <w:lang w:eastAsia="en-GB"/>
              </w:rPr>
            </w:pPr>
            <w:r w:rsidRPr="321A0B58">
              <w:rPr>
                <w:rFonts w:ascii="Arial" w:hAnsi="Arial" w:cs="Arial"/>
                <w:color w:val="000000" w:themeColor="text1"/>
                <w:sz w:val="20"/>
                <w:szCs w:val="20"/>
                <w:lang w:eastAsia="en-GB"/>
              </w:rPr>
              <w:t>Contains a consumable product that does not me</w:t>
            </w:r>
            <w:r w:rsidR="39D47CAA" w:rsidRPr="321A0B58">
              <w:rPr>
                <w:rFonts w:ascii="Arial" w:hAnsi="Arial" w:cs="Arial"/>
                <w:color w:val="000000" w:themeColor="text1"/>
                <w:sz w:val="20"/>
                <w:szCs w:val="20"/>
                <w:lang w:eastAsia="en-GB"/>
              </w:rPr>
              <w:t>e</w:t>
            </w:r>
            <w:r w:rsidRPr="321A0B58">
              <w:rPr>
                <w:rFonts w:ascii="Arial" w:hAnsi="Arial" w:cs="Arial"/>
                <w:color w:val="000000" w:themeColor="text1"/>
                <w:sz w:val="20"/>
                <w:szCs w:val="20"/>
                <w:lang w:eastAsia="en-GB"/>
              </w:rPr>
              <w:t>t the requirements of long-term storage. Cheese or biscuits cannot be considered to be durable products so the pots should always be obligated.</w:t>
            </w:r>
          </w:p>
          <w:p w14:paraId="3EF5AD66" w14:textId="77777777" w:rsidR="00F20B3D" w:rsidRPr="008502A9" w:rsidRDefault="00F20B3D">
            <w:pPr>
              <w:spacing w:line="276" w:lineRule="auto"/>
              <w:rPr>
                <w:rFonts w:ascii="Arial" w:hAnsi="Arial" w:cs="Arial"/>
                <w:color w:val="000000"/>
                <w:sz w:val="20"/>
                <w:szCs w:val="20"/>
                <w:lang w:eastAsia="en-GB"/>
              </w:rPr>
            </w:pPr>
          </w:p>
        </w:tc>
      </w:tr>
      <w:tr w:rsidR="006018B6" w:rsidRPr="00E87A52" w14:paraId="4928507D" w14:textId="77777777" w:rsidTr="00F235B1">
        <w:trPr>
          <w:trHeight w:val="270"/>
        </w:trPr>
        <w:tc>
          <w:tcPr>
            <w:tcW w:w="3119" w:type="dxa"/>
            <w:shd w:val="clear" w:color="auto" w:fill="FFFFFF" w:themeFill="background1"/>
            <w:hideMark/>
          </w:tcPr>
          <w:p w14:paraId="03E913AE"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CDs - plastic film </w:t>
            </w:r>
          </w:p>
        </w:tc>
        <w:tc>
          <w:tcPr>
            <w:tcW w:w="1559" w:type="dxa"/>
            <w:shd w:val="clear" w:color="auto" w:fill="FFFFFF" w:themeFill="background1"/>
            <w:hideMark/>
          </w:tcPr>
          <w:p w14:paraId="1FA49A3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08BCAC3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Protective packaging function </w:t>
            </w:r>
          </w:p>
        </w:tc>
      </w:tr>
      <w:tr w:rsidR="006018B6" w:rsidRPr="00E87A52" w14:paraId="0B63D647" w14:textId="77777777" w:rsidTr="00F235B1">
        <w:trPr>
          <w:trHeight w:val="270"/>
        </w:trPr>
        <w:tc>
          <w:tcPr>
            <w:tcW w:w="3119" w:type="dxa"/>
            <w:shd w:val="clear" w:color="auto" w:fill="FFFFFF" w:themeFill="background1"/>
            <w:hideMark/>
          </w:tcPr>
          <w:p w14:paraId="2AA4AB52"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CDs - cardboard sleeves </w:t>
            </w:r>
          </w:p>
        </w:tc>
        <w:tc>
          <w:tcPr>
            <w:tcW w:w="1559" w:type="dxa"/>
            <w:shd w:val="clear" w:color="auto" w:fill="FFFFFF" w:themeFill="background1"/>
            <w:hideMark/>
          </w:tcPr>
          <w:p w14:paraId="0A4D2F73"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4E220D44" w14:textId="77777777" w:rsidR="00F20B3D" w:rsidRPr="008502A9" w:rsidRDefault="00F20B3D">
            <w:pPr>
              <w:spacing w:line="276" w:lineRule="auto"/>
              <w:rPr>
                <w:rFonts w:ascii="Arial" w:hAnsi="Arial" w:cs="Arial"/>
                <w:color w:val="000000"/>
                <w:sz w:val="20"/>
                <w:szCs w:val="20"/>
                <w:lang w:eastAsia="en-GB"/>
              </w:rPr>
            </w:pPr>
            <w:proofErr w:type="gramStart"/>
            <w:r w:rsidRPr="008502A9">
              <w:rPr>
                <w:rFonts w:ascii="Arial" w:hAnsi="Arial" w:cs="Arial"/>
                <w:color w:val="000000"/>
                <w:sz w:val="20"/>
                <w:szCs w:val="20"/>
                <w:lang w:eastAsia="en-GB"/>
              </w:rPr>
              <w:t>Usually</w:t>
            </w:r>
            <w:proofErr w:type="gramEnd"/>
            <w:r w:rsidRPr="008502A9">
              <w:rPr>
                <w:rFonts w:ascii="Arial" w:hAnsi="Arial" w:cs="Arial"/>
                <w:color w:val="000000"/>
                <w:sz w:val="20"/>
                <w:szCs w:val="20"/>
                <w:lang w:eastAsia="en-GB"/>
              </w:rPr>
              <w:t xml:space="preserve"> long-term storage </w:t>
            </w:r>
          </w:p>
        </w:tc>
      </w:tr>
      <w:tr w:rsidR="006018B6" w:rsidRPr="00E87A52" w14:paraId="4866326D" w14:textId="77777777" w:rsidTr="00F235B1">
        <w:trPr>
          <w:trHeight w:val="270"/>
        </w:trPr>
        <w:tc>
          <w:tcPr>
            <w:tcW w:w="3119" w:type="dxa"/>
            <w:shd w:val="clear" w:color="auto" w:fill="FFFFFF" w:themeFill="background1"/>
            <w:hideMark/>
          </w:tcPr>
          <w:p w14:paraId="10201CD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CDs - lyric books/inserts </w:t>
            </w:r>
          </w:p>
        </w:tc>
        <w:tc>
          <w:tcPr>
            <w:tcW w:w="1559" w:type="dxa"/>
            <w:shd w:val="clear" w:color="auto" w:fill="FFFFFF" w:themeFill="background1"/>
            <w:hideMark/>
          </w:tcPr>
          <w:p w14:paraId="3AFF1CA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67FBF801"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Part of product</w:t>
            </w:r>
          </w:p>
        </w:tc>
      </w:tr>
      <w:tr w:rsidR="006018B6" w:rsidRPr="00E87A52" w14:paraId="5FD1704C" w14:textId="77777777" w:rsidTr="00F235B1">
        <w:trPr>
          <w:trHeight w:val="1350"/>
        </w:trPr>
        <w:tc>
          <w:tcPr>
            <w:tcW w:w="3119" w:type="dxa"/>
            <w:shd w:val="clear" w:color="auto" w:fill="FFFFFF" w:themeFill="background1"/>
            <w:hideMark/>
          </w:tcPr>
          <w:p w14:paraId="13A9674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CDs - plastic ('jewel') cases for CDs </w:t>
            </w:r>
          </w:p>
        </w:tc>
        <w:tc>
          <w:tcPr>
            <w:tcW w:w="1559" w:type="dxa"/>
            <w:shd w:val="clear" w:color="auto" w:fill="FFFFFF" w:themeFill="background1"/>
            <w:hideMark/>
          </w:tcPr>
          <w:p w14:paraId="64ECB76F"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6845FB9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Long-term storage. However, the multi-pack case with the spindle, base and hard plastic cover would all be regarded as packaging. This is because it is not regarded as long-term storage.</w:t>
            </w:r>
          </w:p>
        </w:tc>
      </w:tr>
      <w:tr w:rsidR="006018B6" w:rsidRPr="00E87A52" w14:paraId="1FC215E9" w14:textId="77777777" w:rsidTr="00F235B1">
        <w:trPr>
          <w:trHeight w:val="810"/>
        </w:trPr>
        <w:tc>
          <w:tcPr>
            <w:tcW w:w="3119" w:type="dxa"/>
            <w:shd w:val="clear" w:color="auto" w:fill="FFFFFF" w:themeFill="background1"/>
            <w:hideMark/>
          </w:tcPr>
          <w:p w14:paraId="00CE066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CDs - plastic ('jewel') case for goods other than CDs (for example, iron on patches) </w:t>
            </w:r>
          </w:p>
        </w:tc>
        <w:tc>
          <w:tcPr>
            <w:tcW w:w="1559" w:type="dxa"/>
            <w:shd w:val="clear" w:color="auto" w:fill="FFFFFF" w:themeFill="background1"/>
            <w:hideMark/>
          </w:tcPr>
          <w:p w14:paraId="7AD85B61"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5936A0C2"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Protection function - once patches are removed, case usually discarded </w:t>
            </w:r>
          </w:p>
        </w:tc>
      </w:tr>
      <w:tr w:rsidR="006018B6" w:rsidRPr="00E87A52" w14:paraId="3BC38301" w14:textId="77777777" w:rsidTr="00F235B1">
        <w:trPr>
          <w:trHeight w:val="810"/>
        </w:trPr>
        <w:tc>
          <w:tcPr>
            <w:tcW w:w="3119" w:type="dxa"/>
            <w:shd w:val="clear" w:color="auto" w:fill="FFFFFF" w:themeFill="background1"/>
            <w:hideMark/>
          </w:tcPr>
          <w:p w14:paraId="73CF408B"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CD cases for promotional goods </w:t>
            </w:r>
          </w:p>
        </w:tc>
        <w:tc>
          <w:tcPr>
            <w:tcW w:w="1559" w:type="dxa"/>
            <w:shd w:val="clear" w:color="auto" w:fill="FFFFFF" w:themeFill="background1"/>
            <w:hideMark/>
          </w:tcPr>
          <w:p w14:paraId="70EBF779"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2781DB3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Need to consider type of CD: if for time limited offer (for example, internet access), yes obligated  </w:t>
            </w:r>
          </w:p>
        </w:tc>
      </w:tr>
      <w:tr w:rsidR="006018B6" w:rsidRPr="00E87A52" w14:paraId="361BDBC4" w14:textId="77777777" w:rsidTr="00F235B1">
        <w:trPr>
          <w:trHeight w:val="1152"/>
        </w:trPr>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8595C7"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Charcoal sacks</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CFDA0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Depends</w:t>
            </w:r>
          </w:p>
        </w:tc>
        <w:tc>
          <w:tcPr>
            <w:tcW w:w="496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EBCCC8"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A standard sack for charcoal would be obligated packaging.  A paper sack that has been impregnated with a combustible material and designed to burn with the charcoal is not obligated.</w:t>
            </w:r>
          </w:p>
        </w:tc>
      </w:tr>
      <w:tr w:rsidR="006018B6" w:rsidRPr="00E87A52" w14:paraId="0864CB23" w14:textId="77777777" w:rsidTr="00F235B1">
        <w:trPr>
          <w:trHeight w:val="540"/>
        </w:trPr>
        <w:tc>
          <w:tcPr>
            <w:tcW w:w="3119" w:type="dxa"/>
            <w:shd w:val="clear" w:color="auto" w:fill="FFFFFF" w:themeFill="background1"/>
            <w:hideMark/>
          </w:tcPr>
          <w:p w14:paraId="65CAB023"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Cheese rinds/</w:t>
            </w:r>
            <w:r w:rsidRPr="00504DE9">
              <w:rPr>
                <w:rFonts w:ascii="Arial" w:hAnsi="Arial" w:cs="Arial"/>
                <w:color w:val="000000"/>
                <w:sz w:val="20"/>
                <w:szCs w:val="20"/>
                <w:lang w:eastAsia="en-GB"/>
              </w:rPr>
              <w:t>wax</w:t>
            </w:r>
            <w:r w:rsidRPr="008502A9">
              <w:rPr>
                <w:rFonts w:ascii="Arial" w:hAnsi="Arial" w:cs="Arial"/>
                <w:color w:val="000000"/>
                <w:sz w:val="20"/>
                <w:szCs w:val="20"/>
                <w:lang w:eastAsia="en-GB"/>
              </w:rPr>
              <w:t xml:space="preserve"> </w:t>
            </w:r>
          </w:p>
        </w:tc>
        <w:tc>
          <w:tcPr>
            <w:tcW w:w="1559" w:type="dxa"/>
            <w:shd w:val="clear" w:color="auto" w:fill="FFFFFF" w:themeFill="background1"/>
            <w:hideMark/>
          </w:tcPr>
          <w:p w14:paraId="2BD428E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0532C965"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Excluded by the Packaging (Essential Requirements) Regulations 2015</w:t>
            </w:r>
          </w:p>
        </w:tc>
      </w:tr>
      <w:tr w:rsidR="006018B6" w:rsidRPr="00E87A52" w14:paraId="0DDAF2F0" w14:textId="77777777" w:rsidTr="00F235B1">
        <w:trPr>
          <w:trHeight w:val="841"/>
        </w:trPr>
        <w:tc>
          <w:tcPr>
            <w:tcW w:w="3119" w:type="dxa"/>
            <w:shd w:val="clear" w:color="auto" w:fill="FFFFFF" w:themeFill="background1"/>
            <w:hideMark/>
          </w:tcPr>
          <w:p w14:paraId="1DD1ADF9" w14:textId="679ECCD9" w:rsidR="00F20B3D" w:rsidRDefault="00C51160">
            <w:pPr>
              <w:spacing w:line="276" w:lineRule="auto"/>
              <w:rPr>
                <w:rFonts w:ascii="Arial" w:hAnsi="Arial" w:cs="Arial"/>
                <w:color w:val="000000"/>
                <w:sz w:val="20"/>
                <w:szCs w:val="20"/>
                <w:lang w:eastAsia="en-GB"/>
              </w:rPr>
            </w:pPr>
            <w:r w:rsidRPr="009941D1">
              <w:rPr>
                <w:rFonts w:ascii="Arial" w:hAnsi="Arial" w:cs="Arial"/>
                <w:color w:val="000000"/>
                <w:sz w:val="20"/>
                <w:szCs w:val="20"/>
                <w:lang w:eastAsia="en-GB"/>
              </w:rPr>
              <w:t xml:space="preserve">Clothes </w:t>
            </w:r>
            <w:r w:rsidR="00F20B3D" w:rsidRPr="009941D1">
              <w:rPr>
                <w:rFonts w:ascii="Arial" w:hAnsi="Arial" w:cs="Arial"/>
                <w:color w:val="000000"/>
                <w:sz w:val="20"/>
                <w:szCs w:val="20"/>
                <w:lang w:eastAsia="en-GB"/>
              </w:rPr>
              <w:t>hangers</w:t>
            </w:r>
            <w:r w:rsidR="00F20B3D" w:rsidRPr="008502A9">
              <w:rPr>
                <w:rFonts w:ascii="Arial" w:hAnsi="Arial" w:cs="Arial"/>
                <w:color w:val="000000"/>
                <w:sz w:val="20"/>
                <w:szCs w:val="20"/>
                <w:lang w:eastAsia="en-GB"/>
              </w:rPr>
              <w:t xml:space="preserve"> </w:t>
            </w:r>
          </w:p>
          <w:p w14:paraId="100BDC09" w14:textId="77777777" w:rsidR="00F20B3D" w:rsidRPr="008502A9" w:rsidRDefault="00F20B3D" w:rsidP="00107ED9">
            <w:pPr>
              <w:spacing w:line="276" w:lineRule="auto"/>
              <w:rPr>
                <w:rFonts w:ascii="Arial" w:hAnsi="Arial" w:cs="Arial"/>
                <w:color w:val="000000"/>
                <w:sz w:val="20"/>
                <w:szCs w:val="20"/>
                <w:lang w:eastAsia="en-GB"/>
              </w:rPr>
            </w:pPr>
          </w:p>
        </w:tc>
        <w:tc>
          <w:tcPr>
            <w:tcW w:w="1559" w:type="dxa"/>
            <w:shd w:val="clear" w:color="auto" w:fill="FFFFFF" w:themeFill="background1"/>
            <w:hideMark/>
          </w:tcPr>
          <w:p w14:paraId="3205100D" w14:textId="77777777" w:rsidR="00F20B3D" w:rsidRPr="008502A9" w:rsidRDefault="00F20B3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4FE37B60" w14:textId="77777777" w:rsidR="00540797" w:rsidRPr="00624AC8" w:rsidRDefault="00540797" w:rsidP="00540797">
            <w:pPr>
              <w:pStyle w:val="bodycopy"/>
              <w:numPr>
                <w:ilvl w:val="0"/>
                <w:numId w:val="1"/>
              </w:numPr>
              <w:spacing w:after="240"/>
              <w:ind w:left="0"/>
              <w:rPr>
                <w:sz w:val="20"/>
                <w:szCs w:val="20"/>
              </w:rPr>
            </w:pPr>
            <w:r w:rsidRPr="00624AC8">
              <w:rPr>
                <w:sz w:val="20"/>
                <w:szCs w:val="20"/>
              </w:rPr>
              <w:t>Clothes hangers are not packaging if they are sold to  consumers as a product. Examples include wooden coat hangers sold in packs by a retailer to a consumer.</w:t>
            </w:r>
          </w:p>
          <w:p w14:paraId="08658ED5" w14:textId="282FA44F" w:rsidR="00711CA1" w:rsidRPr="00624AC8" w:rsidRDefault="001575B0" w:rsidP="00711CA1">
            <w:pPr>
              <w:pStyle w:val="bodycopy"/>
              <w:numPr>
                <w:ilvl w:val="0"/>
                <w:numId w:val="1"/>
              </w:numPr>
              <w:spacing w:after="240"/>
              <w:ind w:left="0"/>
              <w:rPr>
                <w:sz w:val="20"/>
                <w:szCs w:val="20"/>
              </w:rPr>
            </w:pPr>
            <w:r w:rsidRPr="00624AC8">
              <w:rPr>
                <w:sz w:val="20"/>
                <w:szCs w:val="20"/>
              </w:rPr>
              <w:t>Clothes h</w:t>
            </w:r>
            <w:r w:rsidR="00711CA1" w:rsidRPr="00624AC8">
              <w:rPr>
                <w:sz w:val="20"/>
                <w:szCs w:val="20"/>
              </w:rPr>
              <w:t xml:space="preserve">angers that perform a packaging function in relation to goods are packaging. For example, hangers used for the display of clothing in shops. </w:t>
            </w:r>
          </w:p>
          <w:p w14:paraId="57AFC9BB" w14:textId="669487DB" w:rsidR="00F30197" w:rsidRPr="001833DB" w:rsidRDefault="00540797" w:rsidP="00E06386">
            <w:pPr>
              <w:pStyle w:val="bodycopy"/>
              <w:numPr>
                <w:ilvl w:val="0"/>
                <w:numId w:val="1"/>
              </w:numPr>
              <w:spacing w:after="240"/>
              <w:ind w:left="0"/>
            </w:pPr>
            <w:r>
              <w:rPr>
                <w:sz w:val="20"/>
                <w:szCs w:val="20"/>
              </w:rPr>
              <w:t>Hang</w:t>
            </w:r>
            <w:r w:rsidR="005A715F" w:rsidRPr="00540797">
              <w:rPr>
                <w:sz w:val="20"/>
                <w:szCs w:val="20"/>
              </w:rPr>
              <w:t>ers which are reused</w:t>
            </w:r>
            <w:r>
              <w:rPr>
                <w:sz w:val="20"/>
                <w:szCs w:val="20"/>
              </w:rPr>
              <w:t xml:space="preserve"> do not pick up an obligation unless they have been imported.</w:t>
            </w:r>
          </w:p>
        </w:tc>
      </w:tr>
      <w:tr w:rsidR="00E01E96" w:rsidRPr="00E87A52" w14:paraId="20042E26" w14:textId="77777777" w:rsidTr="00F235B1">
        <w:trPr>
          <w:trHeight w:val="838"/>
        </w:trPr>
        <w:tc>
          <w:tcPr>
            <w:tcW w:w="3119" w:type="dxa"/>
          </w:tcPr>
          <w:p w14:paraId="7FDCFDE3" w14:textId="43A31B39" w:rsidR="002F7D10" w:rsidRPr="002F7D10" w:rsidRDefault="00B56673" w:rsidP="002F7D10">
            <w:pPr>
              <w:spacing w:line="276" w:lineRule="auto"/>
              <w:rPr>
                <w:rFonts w:ascii="Arial" w:hAnsi="Arial" w:cs="Arial"/>
                <w:color w:val="000000"/>
                <w:sz w:val="20"/>
                <w:szCs w:val="20"/>
                <w:lang w:eastAsia="en-GB"/>
              </w:rPr>
            </w:pPr>
            <w:r w:rsidRPr="00B56673">
              <w:rPr>
                <w:rFonts w:ascii="Arial" w:hAnsi="Arial" w:cs="Arial"/>
                <w:color w:val="000000"/>
                <w:sz w:val="20"/>
                <w:szCs w:val="20"/>
                <w:lang w:eastAsia="en-GB"/>
              </w:rPr>
              <w:t xml:space="preserve">Coffee pods or </w:t>
            </w:r>
            <w:r w:rsidR="002F7D10" w:rsidRPr="00B56673">
              <w:rPr>
                <w:rFonts w:ascii="Arial" w:hAnsi="Arial" w:cs="Arial"/>
                <w:color w:val="000000"/>
                <w:sz w:val="20"/>
                <w:szCs w:val="20"/>
                <w:lang w:eastAsia="en-GB"/>
              </w:rPr>
              <w:t>beverage capsules</w:t>
            </w:r>
          </w:p>
        </w:tc>
        <w:tc>
          <w:tcPr>
            <w:tcW w:w="1559" w:type="dxa"/>
          </w:tcPr>
          <w:p w14:paraId="5C04E4C0" w14:textId="7B291D21" w:rsidR="002F7D10" w:rsidRPr="002F7D10" w:rsidRDefault="002F7D10" w:rsidP="002F7D10">
            <w:pPr>
              <w:spacing w:line="276" w:lineRule="auto"/>
              <w:rPr>
                <w:rFonts w:ascii="Arial" w:hAnsi="Arial" w:cs="Arial"/>
                <w:color w:val="000000"/>
                <w:sz w:val="20"/>
                <w:szCs w:val="20"/>
                <w:lang w:eastAsia="en-GB"/>
              </w:rPr>
            </w:pPr>
            <w:r w:rsidRPr="00B56673">
              <w:rPr>
                <w:rFonts w:ascii="Arial" w:hAnsi="Arial" w:cs="Arial"/>
                <w:color w:val="000000"/>
                <w:sz w:val="20"/>
                <w:szCs w:val="20"/>
                <w:lang w:eastAsia="en-GB"/>
              </w:rPr>
              <w:t xml:space="preserve">Depends </w:t>
            </w:r>
          </w:p>
        </w:tc>
        <w:tc>
          <w:tcPr>
            <w:tcW w:w="4962" w:type="dxa"/>
          </w:tcPr>
          <w:p w14:paraId="42C87A2F" w14:textId="6805DC8D" w:rsidR="00E0135C" w:rsidRPr="0038604D" w:rsidRDefault="0038604D" w:rsidP="0038604D">
            <w:pPr>
              <w:pStyle w:val="NormalWeb"/>
            </w:pPr>
            <w:r w:rsidRPr="0038604D">
              <w:rPr>
                <w:rFonts w:ascii="Arial" w:hAnsi="Arial" w:cs="Arial"/>
                <w:sz w:val="20"/>
                <w:szCs w:val="20"/>
              </w:rPr>
              <w:t>A</w:t>
            </w:r>
            <w:r w:rsidR="00E0135C" w:rsidRPr="0038604D">
              <w:rPr>
                <w:rFonts w:ascii="Arial" w:hAnsi="Arial" w:cs="Arial"/>
                <w:sz w:val="20"/>
                <w:szCs w:val="20"/>
              </w:rPr>
              <w:t xml:space="preserve"> perforated coffee capsule where the coffee is discarded with the capsule is considered to be part of the product, not packaging.</w:t>
            </w:r>
            <w:r w:rsidRPr="0038604D">
              <w:t xml:space="preserve"> </w:t>
            </w:r>
          </w:p>
        </w:tc>
      </w:tr>
      <w:tr w:rsidR="006018B6" w:rsidRPr="00E87A52" w14:paraId="7293BF15" w14:textId="77777777" w:rsidTr="00D71980">
        <w:trPr>
          <w:trHeight w:val="386"/>
        </w:trPr>
        <w:tc>
          <w:tcPr>
            <w:tcW w:w="3119" w:type="dxa"/>
            <w:shd w:val="clear" w:color="auto" w:fill="FFFFFF" w:themeFill="background1"/>
            <w:hideMark/>
          </w:tcPr>
          <w:p w14:paraId="23A69929"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Collectors toys - boxes </w:t>
            </w:r>
          </w:p>
        </w:tc>
        <w:tc>
          <w:tcPr>
            <w:tcW w:w="1559" w:type="dxa"/>
            <w:shd w:val="clear" w:color="auto" w:fill="FFFFFF" w:themeFill="background1"/>
            <w:hideMark/>
          </w:tcPr>
          <w:p w14:paraId="494E87AB"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No </w:t>
            </w:r>
          </w:p>
        </w:tc>
        <w:tc>
          <w:tcPr>
            <w:tcW w:w="4962" w:type="dxa"/>
            <w:shd w:val="clear" w:color="auto" w:fill="FFFFFF" w:themeFill="background1"/>
            <w:hideMark/>
          </w:tcPr>
          <w:p w14:paraId="64B799CA"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Product intended to be kept with box for lifetime. Labels still obligated  </w:t>
            </w:r>
          </w:p>
        </w:tc>
      </w:tr>
      <w:tr w:rsidR="006018B6" w:rsidRPr="00E87A52" w14:paraId="29AC9F94" w14:textId="77777777" w:rsidTr="00F235B1">
        <w:trPr>
          <w:trHeight w:val="270"/>
        </w:trPr>
        <w:tc>
          <w:tcPr>
            <w:tcW w:w="3119" w:type="dxa"/>
            <w:shd w:val="clear" w:color="auto" w:fill="FFFFFF" w:themeFill="background1"/>
            <w:hideMark/>
          </w:tcPr>
          <w:p w14:paraId="29168DA1" w14:textId="0CCD401D"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'Cool packs' </w:t>
            </w:r>
          </w:p>
        </w:tc>
        <w:tc>
          <w:tcPr>
            <w:tcW w:w="1559" w:type="dxa"/>
            <w:shd w:val="clear" w:color="auto" w:fill="FFFFFF" w:themeFill="background1"/>
            <w:hideMark/>
          </w:tcPr>
          <w:p w14:paraId="61441CD9"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Depends </w:t>
            </w:r>
          </w:p>
        </w:tc>
        <w:tc>
          <w:tcPr>
            <w:tcW w:w="4962" w:type="dxa"/>
            <w:shd w:val="clear" w:color="auto" w:fill="FFFFFF" w:themeFill="background1"/>
            <w:hideMark/>
          </w:tcPr>
          <w:p w14:paraId="436DC6A1" w14:textId="0CF97A5A"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w:t>
            </w:r>
            <w:r w:rsidR="004D62AC" w:rsidRPr="002509D1">
              <w:rPr>
                <w:rFonts w:ascii="Arial" w:hAnsi="Arial" w:cs="Arial"/>
                <w:sz w:val="20"/>
                <w:szCs w:val="20"/>
                <w:lang w:eastAsia="en-GB"/>
              </w:rPr>
              <w:t>C</w:t>
            </w:r>
            <w:r w:rsidRPr="002509D1">
              <w:rPr>
                <w:rFonts w:ascii="Arial" w:hAnsi="Arial" w:cs="Arial"/>
                <w:sz w:val="20"/>
                <w:szCs w:val="20"/>
                <w:lang w:eastAsia="en-GB"/>
              </w:rPr>
              <w:t>ool packs' made of</w:t>
            </w:r>
            <w:r w:rsidR="005E66B1" w:rsidRPr="002509D1">
              <w:rPr>
                <w:rFonts w:ascii="Arial" w:hAnsi="Arial" w:cs="Arial"/>
                <w:sz w:val="20"/>
                <w:szCs w:val="20"/>
                <w:lang w:eastAsia="en-GB"/>
              </w:rPr>
              <w:t xml:space="preserve"> materials </w:t>
            </w:r>
            <w:r w:rsidR="004F733D" w:rsidRPr="002509D1">
              <w:rPr>
                <w:rFonts w:ascii="Arial" w:hAnsi="Arial" w:cs="Arial"/>
                <w:sz w:val="20"/>
                <w:szCs w:val="20"/>
                <w:lang w:eastAsia="en-GB"/>
              </w:rPr>
              <w:t>such as</w:t>
            </w:r>
            <w:r w:rsidR="00B6003F" w:rsidRPr="002509D1">
              <w:rPr>
                <w:rFonts w:ascii="Arial" w:hAnsi="Arial" w:cs="Arial"/>
                <w:sz w:val="20"/>
                <w:szCs w:val="20"/>
                <w:lang w:eastAsia="en-GB"/>
              </w:rPr>
              <w:t xml:space="preserve"> </w:t>
            </w:r>
            <w:r w:rsidRPr="002509D1">
              <w:rPr>
                <w:rFonts w:ascii="Arial" w:hAnsi="Arial" w:cs="Arial"/>
                <w:sz w:val="20"/>
                <w:szCs w:val="20"/>
                <w:lang w:eastAsia="en-GB"/>
              </w:rPr>
              <w:t>foam pads, liquid</w:t>
            </w:r>
            <w:r w:rsidR="0087026A" w:rsidRPr="002509D1">
              <w:rPr>
                <w:rFonts w:ascii="Arial" w:hAnsi="Arial" w:cs="Arial"/>
                <w:sz w:val="20"/>
                <w:szCs w:val="20"/>
                <w:lang w:eastAsia="en-GB"/>
              </w:rPr>
              <w:t>,</w:t>
            </w:r>
            <w:r w:rsidRPr="002509D1">
              <w:rPr>
                <w:rFonts w:ascii="Arial" w:hAnsi="Arial" w:cs="Arial"/>
                <w:sz w:val="20"/>
                <w:szCs w:val="20"/>
                <w:lang w:eastAsia="en-GB"/>
              </w:rPr>
              <w:t xml:space="preserve"> </w:t>
            </w:r>
            <w:r w:rsidR="005E66B1" w:rsidRPr="002509D1">
              <w:rPr>
                <w:rFonts w:ascii="Arial" w:hAnsi="Arial" w:cs="Arial"/>
                <w:sz w:val="20"/>
                <w:szCs w:val="20"/>
                <w:lang w:eastAsia="en-GB"/>
              </w:rPr>
              <w:t xml:space="preserve">or </w:t>
            </w:r>
            <w:r w:rsidRPr="002509D1">
              <w:rPr>
                <w:rFonts w:ascii="Arial" w:hAnsi="Arial" w:cs="Arial"/>
                <w:sz w:val="20"/>
                <w:szCs w:val="20"/>
                <w:lang w:eastAsia="en-GB"/>
              </w:rPr>
              <w:t xml:space="preserve">cardboard sleeve packaging that perform a protection function are packaging. </w:t>
            </w:r>
          </w:p>
          <w:p w14:paraId="6569DF69" w14:textId="46CDD76B" w:rsidR="006E6573" w:rsidRPr="002509D1" w:rsidRDefault="00AE41B1" w:rsidP="00861C88">
            <w:pPr>
              <w:spacing w:line="276" w:lineRule="auto"/>
              <w:rPr>
                <w:rFonts w:ascii="Arial" w:hAnsi="Arial" w:cs="Arial"/>
                <w:sz w:val="20"/>
                <w:szCs w:val="20"/>
                <w:lang w:eastAsia="en-GB"/>
              </w:rPr>
            </w:pPr>
            <w:r w:rsidRPr="002509D1">
              <w:rPr>
                <w:rFonts w:ascii="Arial" w:hAnsi="Arial" w:cs="Arial"/>
                <w:sz w:val="20"/>
                <w:szCs w:val="20"/>
              </w:rPr>
              <w:t xml:space="preserve">The weight of </w:t>
            </w:r>
            <w:r w:rsidR="00F32E8F" w:rsidRPr="002509D1">
              <w:rPr>
                <w:rFonts w:ascii="Arial" w:hAnsi="Arial" w:cs="Arial"/>
                <w:sz w:val="20"/>
                <w:szCs w:val="20"/>
              </w:rPr>
              <w:t xml:space="preserve">any </w:t>
            </w:r>
            <w:r w:rsidRPr="002509D1">
              <w:rPr>
                <w:rFonts w:ascii="Arial" w:hAnsi="Arial" w:cs="Arial"/>
                <w:sz w:val="20"/>
                <w:szCs w:val="20"/>
              </w:rPr>
              <w:t>water</w:t>
            </w:r>
            <w:r w:rsidR="00306114" w:rsidRPr="002509D1">
              <w:rPr>
                <w:rFonts w:ascii="Arial" w:hAnsi="Arial" w:cs="Arial"/>
                <w:sz w:val="20"/>
                <w:szCs w:val="20"/>
              </w:rPr>
              <w:t>/</w:t>
            </w:r>
            <w:r w:rsidRPr="002509D1">
              <w:rPr>
                <w:rFonts w:ascii="Arial" w:hAnsi="Arial" w:cs="Arial"/>
                <w:sz w:val="20"/>
                <w:szCs w:val="20"/>
              </w:rPr>
              <w:t xml:space="preserve">ice </w:t>
            </w:r>
            <w:r w:rsidR="00F32E8F" w:rsidRPr="002509D1">
              <w:rPr>
                <w:rFonts w:ascii="Arial" w:hAnsi="Arial" w:cs="Arial"/>
                <w:sz w:val="20"/>
                <w:szCs w:val="20"/>
              </w:rPr>
              <w:t>can be excluded</w:t>
            </w:r>
            <w:r w:rsidRPr="002509D1">
              <w:rPr>
                <w:rFonts w:ascii="Arial" w:hAnsi="Arial" w:cs="Arial"/>
                <w:sz w:val="20"/>
                <w:szCs w:val="20"/>
              </w:rPr>
              <w:t>.</w:t>
            </w:r>
          </w:p>
        </w:tc>
      </w:tr>
      <w:tr w:rsidR="006018B6" w:rsidRPr="00E87A52" w14:paraId="1C94A0E8" w14:textId="77777777" w:rsidTr="00F235B1">
        <w:trPr>
          <w:trHeight w:val="270"/>
        </w:trPr>
        <w:tc>
          <w:tcPr>
            <w:tcW w:w="3119" w:type="dxa"/>
            <w:shd w:val="clear" w:color="auto" w:fill="FFFFFF" w:themeFill="background1"/>
            <w:hideMark/>
          </w:tcPr>
          <w:p w14:paraId="5E72C1D6"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Cores, reels, spools </w:t>
            </w:r>
          </w:p>
        </w:tc>
        <w:tc>
          <w:tcPr>
            <w:tcW w:w="1559" w:type="dxa"/>
            <w:shd w:val="clear" w:color="auto" w:fill="FFFFFF" w:themeFill="background1"/>
            <w:hideMark/>
          </w:tcPr>
          <w:p w14:paraId="73831D1C"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Depends </w:t>
            </w:r>
          </w:p>
        </w:tc>
        <w:tc>
          <w:tcPr>
            <w:tcW w:w="4962" w:type="dxa"/>
            <w:shd w:val="clear" w:color="auto" w:fill="FFFFFF" w:themeFill="background1"/>
            <w:hideMark/>
          </w:tcPr>
          <w:p w14:paraId="0800AA5F" w14:textId="691548A2"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They </w:t>
            </w:r>
            <w:r w:rsidR="00BF296D" w:rsidRPr="002509D1">
              <w:rPr>
                <w:rFonts w:ascii="Arial" w:hAnsi="Arial" w:cs="Arial"/>
                <w:sz w:val="20"/>
                <w:szCs w:val="20"/>
                <w:lang w:eastAsia="en-GB"/>
              </w:rPr>
              <w:t>are</w:t>
            </w:r>
            <w:r w:rsidRPr="002509D1">
              <w:rPr>
                <w:rFonts w:ascii="Arial" w:hAnsi="Arial" w:cs="Arial"/>
                <w:sz w:val="20"/>
                <w:szCs w:val="20"/>
                <w:lang w:eastAsia="en-GB"/>
              </w:rPr>
              <w:t xml:space="preserve"> obligated if they </w:t>
            </w:r>
            <w:r w:rsidR="00BF296D" w:rsidRPr="002509D1">
              <w:rPr>
                <w:rFonts w:ascii="Arial" w:hAnsi="Arial" w:cs="Arial"/>
                <w:sz w:val="20"/>
                <w:szCs w:val="20"/>
                <w:lang w:eastAsia="en-GB"/>
              </w:rPr>
              <w:t>fulfil</w:t>
            </w:r>
            <w:r w:rsidRPr="002509D1">
              <w:rPr>
                <w:rFonts w:ascii="Arial" w:hAnsi="Arial" w:cs="Arial"/>
                <w:sz w:val="20"/>
                <w:szCs w:val="20"/>
                <w:lang w:eastAsia="en-GB"/>
              </w:rPr>
              <w:t xml:space="preserve"> a packaging </w:t>
            </w:r>
            <w:r w:rsidR="00BF296D" w:rsidRPr="002509D1">
              <w:rPr>
                <w:rFonts w:ascii="Arial" w:hAnsi="Arial" w:cs="Arial"/>
                <w:sz w:val="20"/>
                <w:szCs w:val="20"/>
                <w:lang w:eastAsia="en-GB"/>
              </w:rPr>
              <w:t>function</w:t>
            </w:r>
          </w:p>
        </w:tc>
      </w:tr>
      <w:tr w:rsidR="006018B6" w:rsidRPr="00E87A52" w14:paraId="5836991E" w14:textId="77777777" w:rsidTr="00F235B1">
        <w:trPr>
          <w:trHeight w:val="540"/>
        </w:trPr>
        <w:tc>
          <w:tcPr>
            <w:tcW w:w="3119" w:type="dxa"/>
            <w:shd w:val="clear" w:color="auto" w:fill="FFFFFF" w:themeFill="background1"/>
            <w:hideMark/>
          </w:tcPr>
          <w:p w14:paraId="0CEDA612" w14:textId="3E72DC56" w:rsidR="002F7D10" w:rsidRPr="002509D1" w:rsidRDefault="002F7D10" w:rsidP="00523EF7">
            <w:pPr>
              <w:spacing w:line="276" w:lineRule="auto"/>
              <w:rPr>
                <w:rFonts w:ascii="Arial" w:hAnsi="Arial" w:cs="Arial"/>
                <w:sz w:val="20"/>
                <w:szCs w:val="20"/>
                <w:lang w:eastAsia="en-GB"/>
              </w:rPr>
            </w:pPr>
            <w:r w:rsidRPr="002509D1">
              <w:rPr>
                <w:rFonts w:ascii="Arial" w:hAnsi="Arial" w:cs="Arial"/>
                <w:sz w:val="20"/>
                <w:szCs w:val="20"/>
                <w:lang w:eastAsia="en-GB"/>
              </w:rPr>
              <w:t xml:space="preserve">Cosmetics in mock cases </w:t>
            </w:r>
            <w:r w:rsidR="00523EF7" w:rsidRPr="002509D1">
              <w:rPr>
                <w:rFonts w:ascii="Arial" w:hAnsi="Arial" w:cs="Arial"/>
                <w:sz w:val="20"/>
                <w:szCs w:val="20"/>
                <w:lang w:eastAsia="en-GB"/>
              </w:rPr>
              <w:t>(T</w:t>
            </w:r>
            <w:r w:rsidR="003E1015" w:rsidRPr="002509D1">
              <w:rPr>
                <w:rFonts w:ascii="Arial" w:hAnsi="Arial" w:cs="Arial"/>
                <w:sz w:val="20"/>
                <w:szCs w:val="20"/>
                <w:lang w:eastAsia="en-GB"/>
              </w:rPr>
              <w:t>hem</w:t>
            </w:r>
            <w:r w:rsidR="00157474" w:rsidRPr="002509D1">
              <w:rPr>
                <w:rFonts w:ascii="Arial" w:hAnsi="Arial" w:cs="Arial"/>
                <w:sz w:val="20"/>
                <w:szCs w:val="20"/>
                <w:lang w:eastAsia="en-GB"/>
              </w:rPr>
              <w:t>e-based</w:t>
            </w:r>
            <w:r w:rsidR="001903E9" w:rsidRPr="002509D1">
              <w:rPr>
                <w:rFonts w:ascii="Arial" w:hAnsi="Arial" w:cs="Arial"/>
                <w:sz w:val="20"/>
                <w:szCs w:val="20"/>
                <w:lang w:eastAsia="en-GB"/>
              </w:rPr>
              <w:t xml:space="preserve"> or novelty</w:t>
            </w:r>
            <w:r w:rsidR="003E1015" w:rsidRPr="002509D1">
              <w:rPr>
                <w:rFonts w:ascii="Arial" w:hAnsi="Arial" w:cs="Arial"/>
                <w:sz w:val="20"/>
                <w:szCs w:val="20"/>
                <w:lang w:eastAsia="en-GB"/>
              </w:rPr>
              <w:t xml:space="preserve"> packaging</w:t>
            </w:r>
            <w:r w:rsidR="00523EF7" w:rsidRPr="002509D1">
              <w:rPr>
                <w:rFonts w:ascii="Arial" w:hAnsi="Arial" w:cs="Arial"/>
                <w:sz w:val="20"/>
                <w:szCs w:val="20"/>
                <w:lang w:eastAsia="en-GB"/>
              </w:rPr>
              <w:t xml:space="preserve">, such as </w:t>
            </w:r>
            <w:r w:rsidR="0021623D" w:rsidRPr="002509D1">
              <w:rPr>
                <w:rFonts w:ascii="Arial" w:hAnsi="Arial" w:cs="Arial"/>
                <w:sz w:val="20"/>
                <w:szCs w:val="20"/>
                <w:lang w:eastAsia="en-GB"/>
              </w:rPr>
              <w:t>a lip balm in animal-shaped packaging)</w:t>
            </w:r>
          </w:p>
        </w:tc>
        <w:tc>
          <w:tcPr>
            <w:tcW w:w="1559" w:type="dxa"/>
            <w:shd w:val="clear" w:color="auto" w:fill="FFFFFF" w:themeFill="background1"/>
            <w:hideMark/>
          </w:tcPr>
          <w:p w14:paraId="1408C673"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 xml:space="preserve">Yes </w:t>
            </w:r>
          </w:p>
        </w:tc>
        <w:tc>
          <w:tcPr>
            <w:tcW w:w="4962" w:type="dxa"/>
            <w:shd w:val="clear" w:color="auto" w:fill="FFFFFF" w:themeFill="background1"/>
            <w:hideMark/>
          </w:tcPr>
          <w:p w14:paraId="2FB1EF50" w14:textId="77777777" w:rsidR="002F7D10" w:rsidRPr="002509D1" w:rsidRDefault="002F7D10" w:rsidP="002F7D10">
            <w:pPr>
              <w:spacing w:line="276" w:lineRule="auto"/>
              <w:rPr>
                <w:rFonts w:ascii="Arial" w:hAnsi="Arial" w:cs="Arial"/>
                <w:sz w:val="20"/>
                <w:szCs w:val="20"/>
                <w:lang w:eastAsia="en-GB"/>
              </w:rPr>
            </w:pPr>
            <w:r w:rsidRPr="002509D1">
              <w:rPr>
                <w:rFonts w:ascii="Arial" w:hAnsi="Arial" w:cs="Arial"/>
                <w:sz w:val="20"/>
                <w:szCs w:val="20"/>
                <w:lang w:eastAsia="en-GB"/>
              </w:rPr>
              <w:t>Unlikely case would be kept after product consumed</w:t>
            </w:r>
          </w:p>
        </w:tc>
      </w:tr>
      <w:tr w:rsidR="006018B6" w:rsidRPr="00E87A52" w14:paraId="6CD0F1DD" w14:textId="77777777" w:rsidTr="00F235B1">
        <w:trPr>
          <w:trHeight w:val="540"/>
        </w:trPr>
        <w:tc>
          <w:tcPr>
            <w:tcW w:w="3119" w:type="dxa"/>
            <w:shd w:val="clear" w:color="auto" w:fill="FFFFFF" w:themeFill="background1"/>
          </w:tcPr>
          <w:p w14:paraId="419CF18F" w14:textId="21D0EDBB" w:rsidR="002F7D10" w:rsidRPr="008502A9" w:rsidRDefault="002F7D10" w:rsidP="002F7D10">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Courier bags </w:t>
            </w:r>
            <w:r w:rsidR="0031163D">
              <w:rPr>
                <w:rFonts w:ascii="Arial" w:hAnsi="Arial" w:cs="Arial"/>
                <w:color w:val="000000"/>
                <w:sz w:val="20"/>
                <w:szCs w:val="20"/>
                <w:lang w:eastAsia="en-GB"/>
              </w:rPr>
              <w:t xml:space="preserve"> </w:t>
            </w:r>
          </w:p>
          <w:p w14:paraId="2EF482A2" w14:textId="2373943D" w:rsidR="002F7D10" w:rsidRPr="008502A9" w:rsidRDefault="002F7D10" w:rsidP="00FC196D">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(The insulated bags worn by couriers, used on an on-going basis to transport </w:t>
            </w:r>
            <w:r w:rsidR="007B3AEC">
              <w:rPr>
                <w:rFonts w:ascii="Arial" w:hAnsi="Arial" w:cs="Arial"/>
                <w:color w:val="000000"/>
                <w:sz w:val="20"/>
                <w:szCs w:val="20"/>
                <w:lang w:eastAsia="en-GB"/>
              </w:rPr>
              <w:t>and deliver take</w:t>
            </w:r>
            <w:r w:rsidR="00C6393E">
              <w:rPr>
                <w:rFonts w:ascii="Arial" w:hAnsi="Arial" w:cs="Arial"/>
                <w:color w:val="000000"/>
                <w:sz w:val="20"/>
                <w:szCs w:val="20"/>
                <w:lang w:eastAsia="en-GB"/>
              </w:rPr>
              <w:t xml:space="preserve">-away </w:t>
            </w:r>
            <w:r w:rsidRPr="008502A9">
              <w:rPr>
                <w:rFonts w:ascii="Arial" w:hAnsi="Arial" w:cs="Arial"/>
                <w:color w:val="000000"/>
                <w:sz w:val="20"/>
                <w:szCs w:val="20"/>
                <w:lang w:eastAsia="en-GB"/>
              </w:rPr>
              <w:t>food).</w:t>
            </w:r>
          </w:p>
        </w:tc>
        <w:tc>
          <w:tcPr>
            <w:tcW w:w="1559" w:type="dxa"/>
            <w:shd w:val="clear" w:color="auto" w:fill="FFFFFF" w:themeFill="background1"/>
          </w:tcPr>
          <w:p w14:paraId="754458D0" w14:textId="0B868311" w:rsidR="002F7D10" w:rsidRPr="001A19B3" w:rsidRDefault="002F7D10" w:rsidP="002F7D10">
            <w:pPr>
              <w:spacing w:line="276" w:lineRule="auto"/>
              <w:rPr>
                <w:rFonts w:ascii="Arial" w:hAnsi="Arial" w:cs="Arial"/>
                <w:strike/>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tcPr>
          <w:p w14:paraId="77061EB3" w14:textId="77777777" w:rsidR="00617742" w:rsidRDefault="009D1B75" w:rsidP="00A126E7">
            <w:pPr>
              <w:spacing w:line="240" w:lineRule="auto"/>
              <w:rPr>
                <w:rFonts w:ascii="Arial" w:eastAsia="Times New Roman" w:hAnsi="Arial" w:cs="Arial"/>
                <w:sz w:val="20"/>
                <w:szCs w:val="20"/>
                <w:lang w:eastAsia="en-GB"/>
              </w:rPr>
            </w:pPr>
            <w:r w:rsidRPr="009D1B75">
              <w:rPr>
                <w:rFonts w:ascii="Arial" w:eastAsia="Times New Roman" w:hAnsi="Arial" w:cs="Arial"/>
                <w:sz w:val="20"/>
                <w:szCs w:val="20"/>
                <w:lang w:eastAsia="en-GB"/>
              </w:rPr>
              <w:t>Courier bags (used to deliver takeaway food)</w:t>
            </w:r>
            <w:r w:rsidR="007C7415">
              <w:rPr>
                <w:rFonts w:ascii="Arial" w:eastAsia="Times New Roman" w:hAnsi="Arial" w:cs="Arial"/>
                <w:sz w:val="20"/>
                <w:szCs w:val="20"/>
                <w:lang w:eastAsia="en-GB"/>
              </w:rPr>
              <w:t xml:space="preserve"> </w:t>
            </w:r>
            <w:r w:rsidRPr="009D1B75">
              <w:rPr>
                <w:rFonts w:ascii="Arial" w:eastAsia="Times New Roman" w:hAnsi="Arial" w:cs="Arial"/>
                <w:sz w:val="20"/>
                <w:szCs w:val="20"/>
                <w:lang w:eastAsia="en-GB"/>
              </w:rPr>
              <w:t>retained by the business delivering the goods</w:t>
            </w:r>
            <w:r w:rsidR="0047184F">
              <w:rPr>
                <w:rFonts w:ascii="Arial" w:eastAsia="Times New Roman" w:hAnsi="Arial" w:cs="Arial"/>
                <w:sz w:val="20"/>
                <w:szCs w:val="20"/>
                <w:lang w:eastAsia="en-GB"/>
              </w:rPr>
              <w:t>,</w:t>
            </w:r>
            <w:r w:rsidR="00270429">
              <w:rPr>
                <w:rFonts w:ascii="Arial" w:eastAsia="Times New Roman" w:hAnsi="Arial" w:cs="Arial"/>
                <w:sz w:val="20"/>
                <w:szCs w:val="20"/>
                <w:lang w:eastAsia="en-GB"/>
              </w:rPr>
              <w:t xml:space="preserve"> are </w:t>
            </w:r>
            <w:r w:rsidRPr="009D1B75">
              <w:rPr>
                <w:rFonts w:ascii="Arial" w:eastAsia="Times New Roman" w:hAnsi="Arial" w:cs="Arial"/>
                <w:sz w:val="20"/>
                <w:szCs w:val="20"/>
                <w:lang w:eastAsia="en-GB"/>
              </w:rPr>
              <w:t>not packaging.</w:t>
            </w:r>
          </w:p>
          <w:p w14:paraId="40CF53DC" w14:textId="28A667A1" w:rsidR="009D1B75" w:rsidRPr="00EB5BD7" w:rsidRDefault="009D1B75" w:rsidP="00A126E7">
            <w:pPr>
              <w:spacing w:line="240" w:lineRule="auto"/>
              <w:rPr>
                <w:rFonts w:ascii="Arial" w:eastAsia="Times New Roman" w:hAnsi="Arial" w:cs="Arial"/>
                <w:sz w:val="20"/>
                <w:szCs w:val="20"/>
                <w:lang w:eastAsia="en-GB"/>
              </w:rPr>
            </w:pPr>
            <w:r w:rsidRPr="007B3AEC">
              <w:rPr>
                <w:rFonts w:ascii="Arial" w:eastAsia="Times New Roman" w:hAnsi="Arial" w:cs="Arial"/>
                <w:sz w:val="20"/>
                <w:szCs w:val="20"/>
                <w:lang w:eastAsia="en-GB"/>
              </w:rPr>
              <w:t>Any other packaging supplied to customers with goods is obligated, for example,</w:t>
            </w:r>
            <w:r w:rsidR="001471D7">
              <w:rPr>
                <w:rFonts w:ascii="Arial" w:eastAsia="Times New Roman" w:hAnsi="Arial" w:cs="Arial"/>
                <w:sz w:val="20"/>
                <w:szCs w:val="20"/>
                <w:lang w:eastAsia="en-GB"/>
              </w:rPr>
              <w:t xml:space="preserve"> takeaway</w:t>
            </w:r>
            <w:r w:rsidRPr="007B3AEC">
              <w:rPr>
                <w:rFonts w:ascii="Arial" w:eastAsia="Times New Roman" w:hAnsi="Arial" w:cs="Arial"/>
                <w:sz w:val="20"/>
                <w:szCs w:val="20"/>
                <w:lang w:eastAsia="en-GB"/>
              </w:rPr>
              <w:t xml:space="preserve"> food packaging</w:t>
            </w:r>
            <w:r w:rsidR="001471D7">
              <w:rPr>
                <w:rFonts w:ascii="Arial" w:eastAsia="Times New Roman" w:hAnsi="Arial" w:cs="Arial"/>
                <w:sz w:val="20"/>
                <w:szCs w:val="20"/>
                <w:lang w:eastAsia="en-GB"/>
              </w:rPr>
              <w:t>.</w:t>
            </w:r>
          </w:p>
        </w:tc>
      </w:tr>
      <w:tr w:rsidR="006018B6" w:rsidRPr="00E87A52" w14:paraId="47A548BB" w14:textId="77777777" w:rsidTr="00F235B1">
        <w:trPr>
          <w:trHeight w:val="270"/>
        </w:trPr>
        <w:tc>
          <w:tcPr>
            <w:tcW w:w="3119" w:type="dxa"/>
            <w:shd w:val="clear" w:color="auto" w:fill="FFFFFF" w:themeFill="background1"/>
            <w:hideMark/>
          </w:tcPr>
          <w:p w14:paraId="26DBAE69" w14:textId="77777777" w:rsidR="002F7D10" w:rsidRPr="008502A9" w:rsidRDefault="002F7D10" w:rsidP="002F7D10">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Crayons - paper sleeves </w:t>
            </w:r>
          </w:p>
        </w:tc>
        <w:tc>
          <w:tcPr>
            <w:tcW w:w="1559" w:type="dxa"/>
            <w:shd w:val="clear" w:color="auto" w:fill="FFFFFF" w:themeFill="background1"/>
            <w:hideMark/>
          </w:tcPr>
          <w:p w14:paraId="54BEC730" w14:textId="77777777" w:rsidR="002F7D10" w:rsidRPr="008502A9" w:rsidRDefault="002F7D10" w:rsidP="002F7D10">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35EC5C7F" w14:textId="77777777" w:rsidR="002F7D10" w:rsidRPr="008502A9" w:rsidRDefault="002F7D10" w:rsidP="002F7D10">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 </w:t>
            </w:r>
          </w:p>
        </w:tc>
      </w:tr>
      <w:tr w:rsidR="006018B6" w:rsidRPr="00E87A52" w14:paraId="753D2551" w14:textId="77777777" w:rsidTr="00F235B1">
        <w:trPr>
          <w:trHeight w:val="270"/>
        </w:trPr>
        <w:tc>
          <w:tcPr>
            <w:tcW w:w="3119" w:type="dxa"/>
            <w:shd w:val="clear" w:color="auto" w:fill="FFFFFF" w:themeFill="background1"/>
          </w:tcPr>
          <w:p w14:paraId="2A3EEBA6" w14:textId="21C6222C" w:rsidR="00007426" w:rsidRPr="008502A9" w:rsidRDefault="00007426" w:rsidP="00007426">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Credit/bank card packaging </w:t>
            </w:r>
          </w:p>
        </w:tc>
        <w:tc>
          <w:tcPr>
            <w:tcW w:w="1559" w:type="dxa"/>
            <w:shd w:val="clear" w:color="auto" w:fill="FFFFFF" w:themeFill="background1"/>
          </w:tcPr>
          <w:p w14:paraId="4AE2FF85" w14:textId="4919B246" w:rsidR="00007426" w:rsidRPr="008502A9" w:rsidRDefault="00007426" w:rsidP="00007426">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tcPr>
          <w:p w14:paraId="01715E59" w14:textId="6CB81B58" w:rsidR="00007426" w:rsidRPr="008502A9" w:rsidRDefault="00007426" w:rsidP="00007426">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Not considered to be goods </w:t>
            </w:r>
          </w:p>
        </w:tc>
      </w:tr>
      <w:tr w:rsidR="006018B6" w:rsidRPr="00E87A52" w14:paraId="3192317C" w14:textId="77777777" w:rsidTr="00F235B1">
        <w:trPr>
          <w:trHeight w:val="270"/>
        </w:trPr>
        <w:tc>
          <w:tcPr>
            <w:tcW w:w="3119" w:type="dxa"/>
            <w:shd w:val="clear" w:color="auto" w:fill="FFFFFF" w:themeFill="background1"/>
          </w:tcPr>
          <w:p w14:paraId="418800B6" w14:textId="490777BD" w:rsidR="00007426" w:rsidRDefault="00007426"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Packaging associated with bank card readers </w:t>
            </w:r>
          </w:p>
        </w:tc>
        <w:tc>
          <w:tcPr>
            <w:tcW w:w="1559" w:type="dxa"/>
            <w:shd w:val="clear" w:color="auto" w:fill="FFFFFF" w:themeFill="background1"/>
          </w:tcPr>
          <w:p w14:paraId="19901791" w14:textId="5066B021" w:rsidR="00007426" w:rsidRDefault="00007426"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Yes</w:t>
            </w:r>
          </w:p>
        </w:tc>
        <w:tc>
          <w:tcPr>
            <w:tcW w:w="4962" w:type="dxa"/>
            <w:shd w:val="clear" w:color="auto" w:fill="FFFFFF" w:themeFill="background1"/>
          </w:tcPr>
          <w:p w14:paraId="47E4DA29" w14:textId="690E31E4" w:rsidR="00007426" w:rsidRPr="008502A9" w:rsidRDefault="00C85A1F"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Considered to be goods</w:t>
            </w:r>
          </w:p>
        </w:tc>
      </w:tr>
      <w:tr w:rsidR="006018B6" w:rsidRPr="00E87A52" w14:paraId="79835A47" w14:textId="77777777" w:rsidTr="00F235B1">
        <w:trPr>
          <w:trHeight w:val="270"/>
        </w:trPr>
        <w:tc>
          <w:tcPr>
            <w:tcW w:w="3119" w:type="dxa"/>
            <w:shd w:val="clear" w:color="auto" w:fill="FFFFFF" w:themeFill="background1"/>
          </w:tcPr>
          <w:p w14:paraId="3DE4E755" w14:textId="674B7581" w:rsidR="00007426" w:rsidRDefault="00007426"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Packaging associated with </w:t>
            </w:r>
            <w:r w:rsidR="00FB656F">
              <w:rPr>
                <w:rFonts w:ascii="Arial" w:hAnsi="Arial" w:cs="Arial"/>
                <w:color w:val="000000"/>
                <w:sz w:val="20"/>
                <w:szCs w:val="20"/>
                <w:lang w:eastAsia="en-GB"/>
              </w:rPr>
              <w:t xml:space="preserve">Government issued documents </w:t>
            </w:r>
            <w:r w:rsidR="001B080C">
              <w:rPr>
                <w:rFonts w:ascii="Arial" w:hAnsi="Arial" w:cs="Arial"/>
                <w:color w:val="000000"/>
                <w:sz w:val="20"/>
                <w:szCs w:val="20"/>
                <w:lang w:eastAsia="en-GB"/>
              </w:rPr>
              <w:t xml:space="preserve">(for example </w:t>
            </w:r>
            <w:r w:rsidR="00EB2ACD">
              <w:rPr>
                <w:rFonts w:ascii="Arial" w:hAnsi="Arial" w:cs="Arial"/>
                <w:color w:val="000000"/>
                <w:sz w:val="20"/>
                <w:szCs w:val="20"/>
                <w:lang w:eastAsia="en-GB"/>
              </w:rPr>
              <w:t>passports or driving licences)</w:t>
            </w:r>
          </w:p>
        </w:tc>
        <w:tc>
          <w:tcPr>
            <w:tcW w:w="1559" w:type="dxa"/>
            <w:shd w:val="clear" w:color="auto" w:fill="FFFFFF" w:themeFill="background1"/>
          </w:tcPr>
          <w:p w14:paraId="118B7F06" w14:textId="0B6939E6" w:rsidR="00007426" w:rsidRPr="008502A9" w:rsidRDefault="00007426"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No</w:t>
            </w:r>
          </w:p>
        </w:tc>
        <w:tc>
          <w:tcPr>
            <w:tcW w:w="4962" w:type="dxa"/>
            <w:shd w:val="clear" w:color="auto" w:fill="FFFFFF" w:themeFill="background1"/>
          </w:tcPr>
          <w:p w14:paraId="2F94C62C" w14:textId="51E1CD2F" w:rsidR="00007426" w:rsidRPr="008502A9" w:rsidRDefault="00007426" w:rsidP="00007426">
            <w:pPr>
              <w:spacing w:line="276" w:lineRule="auto"/>
              <w:rPr>
                <w:rFonts w:ascii="Arial" w:hAnsi="Arial" w:cs="Arial"/>
                <w:color w:val="000000"/>
                <w:sz w:val="20"/>
                <w:szCs w:val="20"/>
                <w:lang w:eastAsia="en-GB"/>
              </w:rPr>
            </w:pPr>
            <w:r>
              <w:rPr>
                <w:rFonts w:ascii="Arial" w:hAnsi="Arial" w:cs="Arial"/>
                <w:color w:val="000000"/>
                <w:sz w:val="20"/>
                <w:szCs w:val="20"/>
                <w:lang w:eastAsia="en-GB"/>
              </w:rPr>
              <w:t>Not considered to be goods</w:t>
            </w:r>
          </w:p>
        </w:tc>
      </w:tr>
      <w:tr w:rsidR="006018B6" w:rsidRPr="00E87A52" w14:paraId="5C5DB2C8" w14:textId="77777777" w:rsidTr="00F235B1">
        <w:trPr>
          <w:trHeight w:val="810"/>
        </w:trPr>
        <w:tc>
          <w:tcPr>
            <w:tcW w:w="3119" w:type="dxa"/>
            <w:shd w:val="clear" w:color="auto" w:fill="FFFFFF" w:themeFill="background1"/>
            <w:hideMark/>
          </w:tcPr>
          <w:p w14:paraId="0B33160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Cups - disposable, in which drinks are provided (for example, tea/coffee)</w:t>
            </w:r>
          </w:p>
        </w:tc>
        <w:tc>
          <w:tcPr>
            <w:tcW w:w="1559" w:type="dxa"/>
            <w:shd w:val="clear" w:color="auto" w:fill="FFFFFF" w:themeFill="background1"/>
            <w:hideMark/>
          </w:tcPr>
          <w:p w14:paraId="41E1583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7D024D55" w14:textId="68645D42"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w:t>
            </w:r>
            <w:r w:rsidR="0027194B" w:rsidRPr="004B61C2">
              <w:rPr>
                <w:rFonts w:ascii="Arial" w:hAnsi="Arial" w:cs="Arial"/>
                <w:sz w:val="20"/>
                <w:szCs w:val="20"/>
                <w:lang w:eastAsia="en-GB"/>
              </w:rPr>
              <w:t>Perform a packaging function.</w:t>
            </w:r>
          </w:p>
        </w:tc>
      </w:tr>
      <w:tr w:rsidR="006018B6" w:rsidRPr="00E87A52" w14:paraId="61DFB4CF" w14:textId="77777777" w:rsidTr="00F235B1">
        <w:trPr>
          <w:trHeight w:val="540"/>
        </w:trPr>
        <w:tc>
          <w:tcPr>
            <w:tcW w:w="3119" w:type="dxa"/>
            <w:shd w:val="clear" w:color="auto" w:fill="FFFFFF" w:themeFill="background1"/>
            <w:hideMark/>
          </w:tcPr>
          <w:p w14:paraId="11A09B12" w14:textId="5F03587E"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Cut out templates on card boxes (</w:t>
            </w:r>
            <w:r w:rsidR="005F3A8E">
              <w:rPr>
                <w:rFonts w:ascii="Arial" w:hAnsi="Arial" w:cs="Arial"/>
                <w:color w:val="000000"/>
                <w:sz w:val="20"/>
                <w:szCs w:val="20"/>
                <w:lang w:eastAsia="en-GB"/>
              </w:rPr>
              <w:t>e.g.,</w:t>
            </w:r>
            <w:r w:rsidRPr="008502A9">
              <w:rPr>
                <w:rFonts w:ascii="Arial" w:hAnsi="Arial" w:cs="Arial"/>
                <w:color w:val="000000"/>
                <w:sz w:val="20"/>
                <w:szCs w:val="20"/>
                <w:lang w:eastAsia="en-GB"/>
              </w:rPr>
              <w:t xml:space="preserve"> mask on cereal box)</w:t>
            </w:r>
          </w:p>
        </w:tc>
        <w:tc>
          <w:tcPr>
            <w:tcW w:w="1559" w:type="dxa"/>
            <w:shd w:val="clear" w:color="auto" w:fill="FFFFFF" w:themeFill="background1"/>
            <w:hideMark/>
          </w:tcPr>
          <w:p w14:paraId="5969B10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46B9D2F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box performing packaging function </w:t>
            </w:r>
          </w:p>
        </w:tc>
      </w:tr>
      <w:tr w:rsidR="006018B6" w:rsidRPr="00E87A52" w14:paraId="0A012D74" w14:textId="77777777" w:rsidTr="00F235B1">
        <w:trPr>
          <w:trHeight w:val="810"/>
        </w:trPr>
        <w:tc>
          <w:tcPr>
            <w:tcW w:w="3119" w:type="dxa"/>
            <w:shd w:val="clear" w:color="auto" w:fill="FFFFFF" w:themeFill="background1"/>
            <w:hideMark/>
          </w:tcPr>
          <w:p w14:paraId="5E2849EE"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Display stands </w:t>
            </w:r>
          </w:p>
        </w:tc>
        <w:tc>
          <w:tcPr>
            <w:tcW w:w="1559" w:type="dxa"/>
            <w:shd w:val="clear" w:color="auto" w:fill="FFFFFF" w:themeFill="background1"/>
            <w:hideMark/>
          </w:tcPr>
          <w:p w14:paraId="4AA91C6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54B39FAA"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Unless being used for a packaging function prior to being used for display (for example, for transport of goods) </w:t>
            </w:r>
          </w:p>
        </w:tc>
      </w:tr>
      <w:tr w:rsidR="006018B6" w:rsidRPr="00E87A52" w14:paraId="188FE828" w14:textId="77777777" w:rsidTr="00F235B1">
        <w:trPr>
          <w:trHeight w:val="540"/>
        </w:trPr>
        <w:tc>
          <w:tcPr>
            <w:tcW w:w="3119" w:type="dxa"/>
            <w:shd w:val="clear" w:color="auto" w:fill="FFFFFF" w:themeFill="background1"/>
            <w:hideMark/>
          </w:tcPr>
          <w:p w14:paraId="6A3975C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Dosage delivery caps (for example, medical) </w:t>
            </w:r>
          </w:p>
        </w:tc>
        <w:tc>
          <w:tcPr>
            <w:tcW w:w="1559" w:type="dxa"/>
            <w:shd w:val="clear" w:color="auto" w:fill="FFFFFF" w:themeFill="background1"/>
            <w:hideMark/>
          </w:tcPr>
          <w:p w14:paraId="396968A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Yes </w:t>
            </w:r>
          </w:p>
        </w:tc>
        <w:tc>
          <w:tcPr>
            <w:tcW w:w="4962" w:type="dxa"/>
            <w:shd w:val="clear" w:color="auto" w:fill="FFFFFF" w:themeFill="background1"/>
            <w:hideMark/>
          </w:tcPr>
          <w:p w14:paraId="1BE0C26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But only if an integral part of the container for example, forms part of the closure </w:t>
            </w:r>
          </w:p>
        </w:tc>
      </w:tr>
      <w:tr w:rsidR="006018B6" w:rsidRPr="00E87A52" w14:paraId="0CA9DAFD" w14:textId="77777777" w:rsidTr="00F235B1">
        <w:trPr>
          <w:trHeight w:val="555"/>
        </w:trPr>
        <w:tc>
          <w:tcPr>
            <w:tcW w:w="3119" w:type="dxa"/>
            <w:shd w:val="clear" w:color="auto" w:fill="FFFFFF" w:themeFill="background1"/>
          </w:tcPr>
          <w:p w14:paraId="63C9F31D"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Dry Ice</w:t>
            </w:r>
          </w:p>
        </w:tc>
        <w:tc>
          <w:tcPr>
            <w:tcW w:w="1559" w:type="dxa"/>
            <w:shd w:val="clear" w:color="auto" w:fill="FFFFFF" w:themeFill="background1"/>
          </w:tcPr>
          <w:p w14:paraId="55807C4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tcPr>
          <w:p w14:paraId="3D2D448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Dry ice is not classified as packaging</w:t>
            </w:r>
          </w:p>
        </w:tc>
      </w:tr>
      <w:tr w:rsidR="006018B6" w:rsidRPr="00E87A52" w14:paraId="22CB1FA3" w14:textId="77777777" w:rsidTr="00F235B1">
        <w:trPr>
          <w:trHeight w:val="540"/>
        </w:trPr>
        <w:tc>
          <w:tcPr>
            <w:tcW w:w="3119" w:type="dxa"/>
            <w:shd w:val="clear" w:color="auto" w:fill="FFFFFF" w:themeFill="background1"/>
            <w:hideMark/>
          </w:tcPr>
          <w:p w14:paraId="5EE1CDEF" w14:textId="631CF534" w:rsidR="00604F9E" w:rsidRPr="00624AC8" w:rsidRDefault="00604F9E" w:rsidP="00604F9E">
            <w:pPr>
              <w:spacing w:line="276" w:lineRule="auto"/>
              <w:rPr>
                <w:rFonts w:ascii="Arial" w:hAnsi="Arial" w:cs="Arial"/>
                <w:sz w:val="20"/>
                <w:szCs w:val="20"/>
              </w:rPr>
            </w:pPr>
            <w:r w:rsidRPr="00624AC8">
              <w:rPr>
                <w:rFonts w:ascii="Arial" w:hAnsi="Arial" w:cs="Arial"/>
                <w:sz w:val="20"/>
                <w:szCs w:val="20"/>
              </w:rPr>
              <w:t>Dunnage (</w:t>
            </w:r>
            <w:r w:rsidR="007C012A" w:rsidRPr="00624AC8">
              <w:rPr>
                <w:rFonts w:ascii="Arial" w:hAnsi="Arial" w:cs="Arial"/>
                <w:sz w:val="20"/>
                <w:szCs w:val="20"/>
              </w:rPr>
              <w:t xml:space="preserve">for example, </w:t>
            </w:r>
            <w:r w:rsidRPr="00624AC8">
              <w:rPr>
                <w:rFonts w:ascii="Arial" w:hAnsi="Arial" w:cs="Arial"/>
                <w:sz w:val="20"/>
                <w:szCs w:val="20"/>
              </w:rPr>
              <w:t>bearers and sticks in timber trade</w:t>
            </w:r>
            <w:r w:rsidR="007C012A" w:rsidRPr="00624AC8">
              <w:rPr>
                <w:rFonts w:ascii="Arial" w:hAnsi="Arial" w:cs="Arial"/>
                <w:sz w:val="20"/>
                <w:szCs w:val="20"/>
              </w:rPr>
              <w:t>, or packaging around goods in holds of ships</w:t>
            </w:r>
            <w:r w:rsidRPr="00624AC8">
              <w:rPr>
                <w:rFonts w:ascii="Arial" w:hAnsi="Arial" w:cs="Arial"/>
                <w:sz w:val="20"/>
                <w:szCs w:val="20"/>
              </w:rPr>
              <w:t xml:space="preserve">) </w:t>
            </w:r>
          </w:p>
        </w:tc>
        <w:tc>
          <w:tcPr>
            <w:tcW w:w="1559" w:type="dxa"/>
            <w:shd w:val="clear" w:color="auto" w:fill="FFFFFF" w:themeFill="background1"/>
            <w:hideMark/>
          </w:tcPr>
          <w:p w14:paraId="17A62637" w14:textId="77777777" w:rsidR="00604F9E" w:rsidRPr="00624AC8" w:rsidRDefault="00604F9E" w:rsidP="00604F9E">
            <w:pPr>
              <w:spacing w:line="276" w:lineRule="auto"/>
              <w:rPr>
                <w:rFonts w:ascii="Arial" w:hAnsi="Arial" w:cs="Arial"/>
                <w:sz w:val="20"/>
                <w:szCs w:val="20"/>
              </w:rPr>
            </w:pPr>
            <w:r w:rsidRPr="00624AC8">
              <w:rPr>
                <w:rFonts w:ascii="Arial" w:hAnsi="Arial" w:cs="Arial"/>
                <w:sz w:val="20"/>
                <w:szCs w:val="20"/>
              </w:rPr>
              <w:t xml:space="preserve">Yes </w:t>
            </w:r>
          </w:p>
        </w:tc>
        <w:tc>
          <w:tcPr>
            <w:tcW w:w="4962" w:type="dxa"/>
            <w:shd w:val="clear" w:color="auto" w:fill="FFFFFF" w:themeFill="background1"/>
            <w:hideMark/>
          </w:tcPr>
          <w:p w14:paraId="5C14BE08" w14:textId="7A39B847" w:rsidR="00604F9E" w:rsidRPr="00624AC8" w:rsidRDefault="00803B95" w:rsidP="00604F9E">
            <w:pPr>
              <w:spacing w:line="276" w:lineRule="auto"/>
              <w:rPr>
                <w:rFonts w:ascii="Arial" w:hAnsi="Arial" w:cs="Arial"/>
                <w:sz w:val="20"/>
                <w:szCs w:val="20"/>
              </w:rPr>
            </w:pPr>
            <w:r w:rsidRPr="00624AC8">
              <w:rPr>
                <w:rFonts w:ascii="Arial" w:hAnsi="Arial" w:cs="Arial"/>
                <w:sz w:val="20"/>
                <w:szCs w:val="20"/>
              </w:rPr>
              <w:t>Perform</w:t>
            </w:r>
            <w:r w:rsidR="0027194B">
              <w:rPr>
                <w:rFonts w:ascii="Arial" w:hAnsi="Arial" w:cs="Arial"/>
                <w:sz w:val="20"/>
                <w:szCs w:val="20"/>
              </w:rPr>
              <w:t>s</w:t>
            </w:r>
            <w:r w:rsidRPr="00624AC8">
              <w:rPr>
                <w:rFonts w:ascii="Arial" w:hAnsi="Arial" w:cs="Arial"/>
                <w:sz w:val="20"/>
                <w:szCs w:val="20"/>
              </w:rPr>
              <w:t xml:space="preserve"> a packaging function</w:t>
            </w:r>
          </w:p>
        </w:tc>
      </w:tr>
      <w:tr w:rsidR="006018B6" w:rsidRPr="00E87A52" w14:paraId="501A2919" w14:textId="77777777" w:rsidTr="00F235B1">
        <w:trPr>
          <w:trHeight w:val="270"/>
        </w:trPr>
        <w:tc>
          <w:tcPr>
            <w:tcW w:w="3119" w:type="dxa"/>
            <w:shd w:val="clear" w:color="auto" w:fill="FFFFFF" w:themeFill="background1"/>
            <w:hideMark/>
          </w:tcPr>
          <w:p w14:paraId="658964D0"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Envelopes for greeting cards </w:t>
            </w:r>
          </w:p>
        </w:tc>
        <w:tc>
          <w:tcPr>
            <w:tcW w:w="1559" w:type="dxa"/>
            <w:shd w:val="clear" w:color="auto" w:fill="FFFFFF" w:themeFill="background1"/>
            <w:noWrap/>
            <w:hideMark/>
          </w:tcPr>
          <w:p w14:paraId="62ED6D0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497CB435"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Product </w:t>
            </w:r>
          </w:p>
        </w:tc>
      </w:tr>
      <w:tr w:rsidR="00E94241" w:rsidRPr="00E87A52" w14:paraId="1AEAD0AF" w14:textId="77777777" w:rsidTr="00F235B1">
        <w:trPr>
          <w:trHeight w:val="270"/>
        </w:trPr>
        <w:tc>
          <w:tcPr>
            <w:tcW w:w="3119" w:type="dxa"/>
            <w:shd w:val="clear" w:color="auto" w:fill="FFFFFF" w:themeFill="background1"/>
          </w:tcPr>
          <w:p w14:paraId="61B7125E" w14:textId="4FED8620" w:rsidR="00E94241" w:rsidRPr="008502A9" w:rsidRDefault="00E94241" w:rsidP="00604F9E">
            <w:pPr>
              <w:spacing w:line="276" w:lineRule="auto"/>
              <w:rPr>
                <w:rFonts w:ascii="Arial" w:hAnsi="Arial" w:cs="Arial"/>
                <w:color w:val="000000"/>
                <w:sz w:val="20"/>
                <w:szCs w:val="20"/>
              </w:rPr>
            </w:pPr>
            <w:r>
              <w:rPr>
                <w:rFonts w:ascii="Arial" w:hAnsi="Arial" w:cs="Arial"/>
                <w:color w:val="000000"/>
                <w:sz w:val="20"/>
                <w:szCs w:val="20"/>
              </w:rPr>
              <w:t>Envelopes for magazine subscriptions</w:t>
            </w:r>
          </w:p>
        </w:tc>
        <w:tc>
          <w:tcPr>
            <w:tcW w:w="1559" w:type="dxa"/>
            <w:shd w:val="clear" w:color="auto" w:fill="FFFFFF" w:themeFill="background1"/>
            <w:noWrap/>
          </w:tcPr>
          <w:p w14:paraId="47488587" w14:textId="0A1E42DD" w:rsidR="00E94241" w:rsidRPr="008502A9" w:rsidRDefault="00E94241" w:rsidP="00604F9E">
            <w:pPr>
              <w:spacing w:line="276" w:lineRule="auto"/>
              <w:rPr>
                <w:rFonts w:ascii="Arial" w:hAnsi="Arial" w:cs="Arial"/>
                <w:color w:val="000000"/>
                <w:sz w:val="20"/>
                <w:szCs w:val="20"/>
              </w:rPr>
            </w:pPr>
            <w:r>
              <w:rPr>
                <w:rFonts w:ascii="Arial" w:hAnsi="Arial" w:cs="Arial"/>
                <w:color w:val="000000"/>
                <w:sz w:val="20"/>
                <w:szCs w:val="20"/>
              </w:rPr>
              <w:t>Yes</w:t>
            </w:r>
          </w:p>
        </w:tc>
        <w:tc>
          <w:tcPr>
            <w:tcW w:w="4962" w:type="dxa"/>
            <w:shd w:val="clear" w:color="auto" w:fill="FFFFFF" w:themeFill="background1"/>
          </w:tcPr>
          <w:p w14:paraId="44375CAA" w14:textId="1881CE61" w:rsidR="00E94241" w:rsidRPr="008502A9" w:rsidRDefault="000E40D5" w:rsidP="00604F9E">
            <w:pPr>
              <w:jc w:val="both"/>
              <w:rPr>
                <w:rFonts w:ascii="Arial" w:hAnsi="Arial" w:cs="Arial"/>
                <w:color w:val="000000" w:themeColor="text1"/>
                <w:sz w:val="20"/>
                <w:szCs w:val="20"/>
              </w:rPr>
            </w:pPr>
            <w:r>
              <w:rPr>
                <w:rFonts w:ascii="Arial" w:hAnsi="Arial" w:cs="Arial"/>
                <w:color w:val="000000" w:themeColor="text1"/>
                <w:sz w:val="20"/>
                <w:szCs w:val="20"/>
              </w:rPr>
              <w:t>Perform</w:t>
            </w:r>
            <w:r w:rsidR="004B108E">
              <w:rPr>
                <w:rFonts w:ascii="Arial" w:hAnsi="Arial" w:cs="Arial"/>
                <w:color w:val="000000" w:themeColor="text1"/>
                <w:sz w:val="20"/>
                <w:szCs w:val="20"/>
              </w:rPr>
              <w:t xml:space="preserve"> </w:t>
            </w:r>
            <w:r>
              <w:rPr>
                <w:rFonts w:ascii="Arial" w:hAnsi="Arial" w:cs="Arial"/>
                <w:color w:val="000000" w:themeColor="text1"/>
                <w:sz w:val="20"/>
                <w:szCs w:val="20"/>
              </w:rPr>
              <w:t>packaging function</w:t>
            </w:r>
            <w:r w:rsidR="004B108E">
              <w:rPr>
                <w:rFonts w:ascii="Arial" w:hAnsi="Arial" w:cs="Arial"/>
                <w:color w:val="000000" w:themeColor="text1"/>
                <w:sz w:val="20"/>
                <w:szCs w:val="20"/>
              </w:rPr>
              <w:t>s</w:t>
            </w:r>
            <w:r>
              <w:rPr>
                <w:rFonts w:ascii="Arial" w:hAnsi="Arial" w:cs="Arial"/>
                <w:color w:val="000000" w:themeColor="text1"/>
                <w:sz w:val="20"/>
                <w:szCs w:val="20"/>
              </w:rPr>
              <w:t xml:space="preserve"> in relation to the supply of goods</w:t>
            </w:r>
          </w:p>
        </w:tc>
      </w:tr>
      <w:tr w:rsidR="006018B6" w:rsidRPr="00E87A52" w14:paraId="2B641BC6" w14:textId="77777777" w:rsidTr="00F235B1">
        <w:trPr>
          <w:trHeight w:val="270"/>
        </w:trPr>
        <w:tc>
          <w:tcPr>
            <w:tcW w:w="3119" w:type="dxa"/>
            <w:shd w:val="clear" w:color="auto" w:fill="FFFFFF" w:themeFill="background1"/>
          </w:tcPr>
          <w:p w14:paraId="16A787BD"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Envelope peel off strips</w:t>
            </w:r>
          </w:p>
        </w:tc>
        <w:tc>
          <w:tcPr>
            <w:tcW w:w="1559" w:type="dxa"/>
            <w:shd w:val="clear" w:color="auto" w:fill="FFFFFF" w:themeFill="background1"/>
            <w:noWrap/>
          </w:tcPr>
          <w:p w14:paraId="340F2777"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tcPr>
          <w:p w14:paraId="4469D6D9" w14:textId="77777777" w:rsidR="00604F9E" w:rsidRPr="008502A9" w:rsidRDefault="00604F9E" w:rsidP="00604F9E">
            <w:pPr>
              <w:jc w:val="both"/>
              <w:rPr>
                <w:rFonts w:ascii="Arial" w:hAnsi="Arial" w:cs="Arial"/>
                <w:color w:val="000000" w:themeColor="text1"/>
                <w:sz w:val="20"/>
                <w:szCs w:val="20"/>
              </w:rPr>
            </w:pPr>
            <w:r w:rsidRPr="008502A9">
              <w:rPr>
                <w:rFonts w:ascii="Arial" w:hAnsi="Arial" w:cs="Arial"/>
                <w:color w:val="000000" w:themeColor="text1"/>
                <w:sz w:val="20"/>
                <w:szCs w:val="20"/>
              </w:rPr>
              <w:t>The peel off strip protects the adhesive on the envelope.</w:t>
            </w:r>
          </w:p>
        </w:tc>
      </w:tr>
      <w:tr w:rsidR="006018B6" w:rsidRPr="00E87A52" w14:paraId="108ED2B2" w14:textId="77777777" w:rsidTr="00F235B1">
        <w:trPr>
          <w:trHeight w:val="270"/>
        </w:trPr>
        <w:tc>
          <w:tcPr>
            <w:tcW w:w="3119" w:type="dxa"/>
            <w:shd w:val="clear" w:color="auto" w:fill="FFFFFF" w:themeFill="background1"/>
          </w:tcPr>
          <w:p w14:paraId="3A8A45B5" w14:textId="5EF432E6"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Epi Pens</w:t>
            </w:r>
            <w:r w:rsidR="00D846AF">
              <w:rPr>
                <w:rFonts w:ascii="Arial" w:hAnsi="Arial" w:cs="Arial"/>
                <w:color w:val="000000"/>
                <w:sz w:val="20"/>
                <w:szCs w:val="20"/>
              </w:rPr>
              <w:t xml:space="preserve"> – See </w:t>
            </w:r>
            <w:r w:rsidR="0010743E">
              <w:rPr>
                <w:rFonts w:ascii="Arial" w:hAnsi="Arial" w:cs="Arial"/>
                <w:color w:val="000000"/>
                <w:sz w:val="20"/>
                <w:szCs w:val="20"/>
              </w:rPr>
              <w:t>s</w:t>
            </w:r>
            <w:r w:rsidR="00D846AF">
              <w:rPr>
                <w:rFonts w:ascii="Arial" w:hAnsi="Arial" w:cs="Arial"/>
                <w:color w:val="000000"/>
                <w:sz w:val="20"/>
                <w:szCs w:val="20"/>
              </w:rPr>
              <w:t>yringes</w:t>
            </w:r>
          </w:p>
        </w:tc>
        <w:tc>
          <w:tcPr>
            <w:tcW w:w="1559" w:type="dxa"/>
            <w:shd w:val="clear" w:color="auto" w:fill="FFFFFF" w:themeFill="background1"/>
            <w:noWrap/>
          </w:tcPr>
          <w:p w14:paraId="65A1153B"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tcPr>
          <w:p w14:paraId="6FB86886" w14:textId="43E0C11B" w:rsidR="00604F9E" w:rsidRPr="008502A9" w:rsidRDefault="00604F9E" w:rsidP="00604F9E">
            <w:pPr>
              <w:jc w:val="both"/>
              <w:rPr>
                <w:rFonts w:ascii="Arial" w:hAnsi="Arial" w:cs="Arial"/>
                <w:color w:val="000000" w:themeColor="text1"/>
                <w:sz w:val="20"/>
                <w:szCs w:val="20"/>
              </w:rPr>
            </w:pPr>
            <w:r w:rsidRPr="008502A9">
              <w:rPr>
                <w:rFonts w:ascii="Arial" w:hAnsi="Arial" w:cs="Arial"/>
                <w:color w:val="000000" w:themeColor="text1"/>
                <w:sz w:val="20"/>
                <w:szCs w:val="20"/>
              </w:rPr>
              <w:t>A prefilled medical injection is designed as an integral part of the drug delivery system for a fixed number of doses or days. The Epi</w:t>
            </w:r>
            <w:r w:rsidR="00A000C0">
              <w:rPr>
                <w:rFonts w:ascii="Arial" w:hAnsi="Arial" w:cs="Arial"/>
                <w:color w:val="000000" w:themeColor="text1"/>
                <w:sz w:val="20"/>
                <w:szCs w:val="20"/>
              </w:rPr>
              <w:t>-</w:t>
            </w:r>
            <w:r w:rsidRPr="008502A9">
              <w:rPr>
                <w:rFonts w:ascii="Arial" w:hAnsi="Arial" w:cs="Arial"/>
                <w:color w:val="000000" w:themeColor="text1"/>
                <w:sz w:val="20"/>
                <w:szCs w:val="20"/>
              </w:rPr>
              <w:t>pen is not considered packaging but the glass canister containing the drug is obligated.</w:t>
            </w:r>
          </w:p>
        </w:tc>
      </w:tr>
      <w:tr w:rsidR="006018B6" w:rsidRPr="00E87A52" w14:paraId="2FC09632" w14:textId="77777777" w:rsidTr="00F235B1">
        <w:trPr>
          <w:trHeight w:val="270"/>
        </w:trPr>
        <w:tc>
          <w:tcPr>
            <w:tcW w:w="3119" w:type="dxa"/>
            <w:shd w:val="clear" w:color="auto" w:fill="FFFFFF" w:themeFill="background1"/>
          </w:tcPr>
          <w:p w14:paraId="5235AD70"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Fat balls - Net around the fat balls – bird food.</w:t>
            </w:r>
          </w:p>
        </w:tc>
        <w:tc>
          <w:tcPr>
            <w:tcW w:w="1559" w:type="dxa"/>
            <w:shd w:val="clear" w:color="auto" w:fill="FFFFFF" w:themeFill="background1"/>
            <w:noWrap/>
          </w:tcPr>
          <w:p w14:paraId="704B730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tcPr>
          <w:p w14:paraId="5AEF774C" w14:textId="4C82FC4B" w:rsidR="00604F9E" w:rsidRPr="008502A9" w:rsidRDefault="00604F9E" w:rsidP="00604F9E">
            <w:pPr>
              <w:rPr>
                <w:rFonts w:ascii="Arial" w:hAnsi="Arial" w:cs="Arial"/>
                <w:color w:val="000000"/>
                <w:sz w:val="20"/>
                <w:szCs w:val="20"/>
              </w:rPr>
            </w:pPr>
            <w:r w:rsidRPr="008502A9">
              <w:rPr>
                <w:rFonts w:ascii="Arial" w:hAnsi="Arial" w:cs="Arial"/>
                <w:color w:val="000000"/>
                <w:sz w:val="20"/>
                <w:szCs w:val="20"/>
              </w:rPr>
              <w:t xml:space="preserve">Performs a containment function </w:t>
            </w:r>
          </w:p>
        </w:tc>
      </w:tr>
      <w:tr w:rsidR="006018B6" w:rsidRPr="00E87A52" w14:paraId="70C2EA7C" w14:textId="77777777" w:rsidTr="00F235B1">
        <w:trPr>
          <w:trHeight w:val="270"/>
        </w:trPr>
        <w:tc>
          <w:tcPr>
            <w:tcW w:w="3119" w:type="dxa"/>
            <w:shd w:val="clear" w:color="auto" w:fill="FFFFFF" w:themeFill="background1"/>
            <w:hideMark/>
          </w:tcPr>
          <w:p w14:paraId="42BFAD54"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Film - rolls containing the film </w:t>
            </w:r>
          </w:p>
        </w:tc>
        <w:tc>
          <w:tcPr>
            <w:tcW w:w="1559" w:type="dxa"/>
            <w:shd w:val="clear" w:color="auto" w:fill="FFFFFF" w:themeFill="background1"/>
            <w:noWrap/>
            <w:hideMark/>
          </w:tcPr>
          <w:p w14:paraId="4E6938C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35B4B650"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Product </w:t>
            </w:r>
          </w:p>
        </w:tc>
      </w:tr>
      <w:tr w:rsidR="006018B6" w:rsidRPr="00E87A52" w14:paraId="2D58B564" w14:textId="77777777" w:rsidTr="00F235B1">
        <w:trPr>
          <w:trHeight w:val="270"/>
        </w:trPr>
        <w:tc>
          <w:tcPr>
            <w:tcW w:w="3119" w:type="dxa"/>
            <w:shd w:val="clear" w:color="auto" w:fill="FFFFFF" w:themeFill="background1"/>
            <w:hideMark/>
          </w:tcPr>
          <w:p w14:paraId="00AA8592"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Fire extinguishers </w:t>
            </w:r>
          </w:p>
        </w:tc>
        <w:tc>
          <w:tcPr>
            <w:tcW w:w="1559" w:type="dxa"/>
            <w:shd w:val="clear" w:color="auto" w:fill="FFFFFF" w:themeFill="background1"/>
            <w:noWrap/>
            <w:hideMark/>
          </w:tcPr>
          <w:p w14:paraId="28D2E285"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hideMark/>
          </w:tcPr>
          <w:p w14:paraId="3D48CFCD"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Product </w:t>
            </w:r>
          </w:p>
        </w:tc>
      </w:tr>
      <w:tr w:rsidR="006018B6" w:rsidRPr="00E87A52" w14:paraId="7053F733" w14:textId="77777777" w:rsidTr="00F235B1">
        <w:trPr>
          <w:trHeight w:val="648"/>
        </w:trPr>
        <w:tc>
          <w:tcPr>
            <w:tcW w:w="3119" w:type="dxa"/>
            <w:shd w:val="clear" w:color="auto" w:fill="FFFFFF" w:themeFill="background1"/>
            <w:hideMark/>
          </w:tcPr>
          <w:p w14:paraId="3F338B4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Fireworks</w:t>
            </w:r>
          </w:p>
        </w:tc>
        <w:tc>
          <w:tcPr>
            <w:tcW w:w="1559" w:type="dxa"/>
            <w:shd w:val="clear" w:color="auto" w:fill="FFFFFF" w:themeFill="background1"/>
            <w:noWrap/>
            <w:hideMark/>
          </w:tcPr>
          <w:p w14:paraId="377212DB"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2E4A3806"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themeColor="text1"/>
                <w:sz w:val="20"/>
                <w:szCs w:val="20"/>
              </w:rPr>
              <w:t>Any packaging around fireworks themselves i.e. box, packet, film would be regarded as packaging.</w:t>
            </w:r>
          </w:p>
        </w:tc>
      </w:tr>
      <w:tr w:rsidR="006018B6" w:rsidRPr="00E87A52" w14:paraId="4E95724F" w14:textId="77777777" w:rsidTr="00F235B1">
        <w:trPr>
          <w:trHeight w:val="270"/>
        </w:trPr>
        <w:tc>
          <w:tcPr>
            <w:tcW w:w="3119" w:type="dxa"/>
            <w:shd w:val="clear" w:color="auto" w:fill="FFFFFF" w:themeFill="background1"/>
            <w:hideMark/>
          </w:tcPr>
          <w:p w14:paraId="603F4222"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First Aid kit boxes </w:t>
            </w:r>
          </w:p>
        </w:tc>
        <w:tc>
          <w:tcPr>
            <w:tcW w:w="1559" w:type="dxa"/>
            <w:shd w:val="clear" w:color="auto" w:fill="FFFFFF" w:themeFill="background1"/>
            <w:noWrap/>
            <w:hideMark/>
          </w:tcPr>
          <w:p w14:paraId="75D8EDB0"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hideMark/>
          </w:tcPr>
          <w:p w14:paraId="1E2362E3"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Long-term storage </w:t>
            </w:r>
          </w:p>
        </w:tc>
      </w:tr>
      <w:tr w:rsidR="006018B6" w:rsidRPr="00E87A52" w14:paraId="7C37FB60" w14:textId="77777777" w:rsidTr="00F235B1">
        <w:trPr>
          <w:trHeight w:val="626"/>
        </w:trPr>
        <w:tc>
          <w:tcPr>
            <w:tcW w:w="3119" w:type="dxa"/>
            <w:shd w:val="clear" w:color="auto" w:fill="FFFFFF" w:themeFill="background1"/>
            <w:hideMark/>
          </w:tcPr>
          <w:p w14:paraId="564F245A"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Freight Containers</w:t>
            </w:r>
            <w:r w:rsidRPr="008502A9">
              <w:rPr>
                <w:rFonts w:ascii="Arial" w:hAnsi="Arial" w:cs="Arial"/>
                <w:b/>
                <w:bCs/>
                <w:sz w:val="20"/>
                <w:szCs w:val="20"/>
              </w:rPr>
              <w:t xml:space="preserve"> </w:t>
            </w:r>
            <w:r w:rsidRPr="008502A9">
              <w:rPr>
                <w:rFonts w:ascii="Arial" w:hAnsi="Arial" w:cs="Arial"/>
                <w:bCs/>
                <w:sz w:val="20"/>
                <w:szCs w:val="20"/>
              </w:rPr>
              <w:t>(road, rail, ship and air)</w:t>
            </w:r>
            <w:r w:rsidRPr="008502A9">
              <w:rPr>
                <w:rFonts w:ascii="Arial" w:hAnsi="Arial" w:cs="Arial"/>
                <w:b/>
                <w:bCs/>
                <w:sz w:val="20"/>
                <w:szCs w:val="20"/>
              </w:rPr>
              <w:t xml:space="preserve"> </w:t>
            </w:r>
          </w:p>
        </w:tc>
        <w:tc>
          <w:tcPr>
            <w:tcW w:w="1559" w:type="dxa"/>
            <w:shd w:val="clear" w:color="auto" w:fill="FFFFFF" w:themeFill="background1"/>
            <w:noWrap/>
            <w:hideMark/>
          </w:tcPr>
          <w:p w14:paraId="353280DD"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hideMark/>
          </w:tcPr>
          <w:p w14:paraId="5524B4C6" w14:textId="51B8CAC1"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Not packaging. Defined in line with the generic characteristics of a container in ISO 830.</w:t>
            </w:r>
          </w:p>
        </w:tc>
      </w:tr>
      <w:tr w:rsidR="006018B6" w:rsidRPr="00E87A52" w14:paraId="20148923" w14:textId="77777777" w:rsidTr="00F235B1">
        <w:trPr>
          <w:trHeight w:val="270"/>
        </w:trPr>
        <w:tc>
          <w:tcPr>
            <w:tcW w:w="3119" w:type="dxa"/>
            <w:shd w:val="clear" w:color="auto" w:fill="FFFFFF" w:themeFill="background1"/>
          </w:tcPr>
          <w:p w14:paraId="0AB37DDA"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Frames used within freight containers </w:t>
            </w:r>
          </w:p>
        </w:tc>
        <w:tc>
          <w:tcPr>
            <w:tcW w:w="1559" w:type="dxa"/>
            <w:shd w:val="clear" w:color="auto" w:fill="FFFFFF" w:themeFill="background1"/>
            <w:noWrap/>
          </w:tcPr>
          <w:p w14:paraId="22EFBDE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tcPr>
          <w:p w14:paraId="625633F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sz w:val="20"/>
                <w:szCs w:val="20"/>
              </w:rPr>
              <w:t>The frames are obligated tertiary packaging. They are used to facilitate the protection, handling and delivery of the goods they contain.</w:t>
            </w:r>
          </w:p>
        </w:tc>
      </w:tr>
      <w:tr w:rsidR="006018B6" w:rsidRPr="00E87A52" w14:paraId="334BB3F7" w14:textId="77777777" w:rsidTr="00F235B1">
        <w:trPr>
          <w:trHeight w:val="270"/>
        </w:trPr>
        <w:tc>
          <w:tcPr>
            <w:tcW w:w="3119" w:type="dxa"/>
            <w:shd w:val="clear" w:color="auto" w:fill="FFFFFF" w:themeFill="background1"/>
            <w:hideMark/>
          </w:tcPr>
          <w:p w14:paraId="4EDDC799"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Fumigant canisters </w:t>
            </w:r>
          </w:p>
        </w:tc>
        <w:tc>
          <w:tcPr>
            <w:tcW w:w="1559" w:type="dxa"/>
            <w:shd w:val="clear" w:color="auto" w:fill="FFFFFF" w:themeFill="background1"/>
            <w:noWrap/>
            <w:hideMark/>
          </w:tcPr>
          <w:p w14:paraId="2D3F2827"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hideMark/>
          </w:tcPr>
          <w:p w14:paraId="6AF42566"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Canister performs a packaging function </w:t>
            </w:r>
          </w:p>
        </w:tc>
      </w:tr>
      <w:tr w:rsidR="006018B6" w:rsidRPr="00E87A52" w14:paraId="68E35187" w14:textId="77777777" w:rsidTr="00F235B1">
        <w:trPr>
          <w:trHeight w:val="270"/>
        </w:trPr>
        <w:tc>
          <w:tcPr>
            <w:tcW w:w="3119" w:type="dxa"/>
            <w:shd w:val="clear" w:color="auto" w:fill="FFFFFF" w:themeFill="background1"/>
            <w:hideMark/>
          </w:tcPr>
          <w:p w14:paraId="7A43D295"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Games boxes </w:t>
            </w:r>
          </w:p>
        </w:tc>
        <w:tc>
          <w:tcPr>
            <w:tcW w:w="1559" w:type="dxa"/>
            <w:shd w:val="clear" w:color="auto" w:fill="FFFFFF" w:themeFill="background1"/>
            <w:noWrap/>
            <w:hideMark/>
          </w:tcPr>
          <w:p w14:paraId="16F2A5C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hideMark/>
          </w:tcPr>
          <w:p w14:paraId="75CD87E5"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Long-term storage </w:t>
            </w:r>
          </w:p>
        </w:tc>
      </w:tr>
      <w:tr w:rsidR="006018B6" w:rsidRPr="00E87A52" w14:paraId="38C3C3E0" w14:textId="77777777" w:rsidTr="00F235B1">
        <w:trPr>
          <w:trHeight w:val="810"/>
        </w:trPr>
        <w:tc>
          <w:tcPr>
            <w:tcW w:w="3119" w:type="dxa"/>
            <w:shd w:val="clear" w:color="auto" w:fill="FFFFFF" w:themeFill="background1"/>
            <w:hideMark/>
          </w:tcPr>
          <w:p w14:paraId="73BB9343"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Gas cylinders </w:t>
            </w:r>
          </w:p>
        </w:tc>
        <w:tc>
          <w:tcPr>
            <w:tcW w:w="1559" w:type="dxa"/>
            <w:shd w:val="clear" w:color="auto" w:fill="FFFFFF" w:themeFill="background1"/>
            <w:noWrap/>
            <w:hideMark/>
          </w:tcPr>
          <w:p w14:paraId="7E0D6EC4"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hideMark/>
          </w:tcPr>
          <w:p w14:paraId="645F581A"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Commercial and industrial cylinders included by Directive amendment 2013/2/EU from 1 October 2013.  Fire extinguishers are not packaging.</w:t>
            </w:r>
          </w:p>
        </w:tc>
      </w:tr>
      <w:tr w:rsidR="006018B6" w:rsidRPr="000E3535" w14:paraId="7608A649" w14:textId="77777777" w:rsidTr="00F235B1">
        <w:trPr>
          <w:trHeight w:val="270"/>
        </w:trPr>
        <w:tc>
          <w:tcPr>
            <w:tcW w:w="3119" w:type="dxa"/>
            <w:shd w:val="clear" w:color="auto" w:fill="FFFFFF" w:themeFill="background1"/>
            <w:hideMark/>
          </w:tcPr>
          <w:p w14:paraId="493E2777"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Gift voucher envelopes </w:t>
            </w:r>
          </w:p>
        </w:tc>
        <w:tc>
          <w:tcPr>
            <w:tcW w:w="1559" w:type="dxa"/>
            <w:shd w:val="clear" w:color="auto" w:fill="FFFFFF" w:themeFill="background1"/>
            <w:noWrap/>
            <w:hideMark/>
          </w:tcPr>
          <w:p w14:paraId="707CD7D2"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00707A1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As card envelopes, product </w:t>
            </w:r>
          </w:p>
        </w:tc>
      </w:tr>
      <w:tr w:rsidR="006018B6" w:rsidRPr="00E87A52" w14:paraId="368B9A6B" w14:textId="77777777" w:rsidTr="00F235B1">
        <w:trPr>
          <w:trHeight w:val="270"/>
        </w:trPr>
        <w:tc>
          <w:tcPr>
            <w:tcW w:w="3119" w:type="dxa"/>
            <w:shd w:val="clear" w:color="auto" w:fill="FFFFFF" w:themeFill="background1"/>
            <w:hideMark/>
          </w:tcPr>
          <w:p w14:paraId="44E027D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Gift card packaging</w:t>
            </w:r>
          </w:p>
        </w:tc>
        <w:tc>
          <w:tcPr>
            <w:tcW w:w="1559" w:type="dxa"/>
            <w:shd w:val="clear" w:color="auto" w:fill="FFFFFF" w:themeFill="background1"/>
            <w:noWrap/>
            <w:hideMark/>
          </w:tcPr>
          <w:p w14:paraId="666663D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hideMark/>
          </w:tcPr>
          <w:p w14:paraId="267A2289" w14:textId="2A58E935" w:rsidR="00604F9E" w:rsidRPr="008502A9" w:rsidRDefault="00604F9E" w:rsidP="00563C6D">
            <w:pPr>
              <w:rPr>
                <w:rFonts w:ascii="Arial" w:hAnsi="Arial" w:cs="Arial"/>
                <w:color w:val="000000"/>
                <w:sz w:val="20"/>
                <w:szCs w:val="20"/>
              </w:rPr>
            </w:pPr>
            <w:r w:rsidRPr="008502A9">
              <w:rPr>
                <w:rFonts w:ascii="Arial" w:hAnsi="Arial" w:cs="Arial"/>
                <w:sz w:val="20"/>
                <w:szCs w:val="20"/>
              </w:rPr>
              <w:t xml:space="preserve">We consider the gift card is a sales unit, purchased for the value of the information contained upon it and as such, whatever the gift card is surrounded by for the purposes of containment, protection, handling, delivery and presentation will be obligated. The product will be the gift voucher/plastic card. Any information separately included regarding the experience/booking details would not be classed as packaging. </w:t>
            </w:r>
          </w:p>
        </w:tc>
      </w:tr>
      <w:tr w:rsidR="006018B6" w:rsidRPr="00E87A52" w14:paraId="6EE52BE9" w14:textId="77777777" w:rsidTr="00F235B1">
        <w:trPr>
          <w:trHeight w:val="270"/>
        </w:trPr>
        <w:tc>
          <w:tcPr>
            <w:tcW w:w="3119" w:type="dxa"/>
            <w:shd w:val="clear" w:color="auto" w:fill="FFFFFF" w:themeFill="background1"/>
          </w:tcPr>
          <w:p w14:paraId="02700716" w14:textId="73F01C4A" w:rsidR="005D1453" w:rsidRPr="008502A9" w:rsidRDefault="006A3C60" w:rsidP="00604F9E">
            <w:pPr>
              <w:spacing w:line="276" w:lineRule="auto"/>
              <w:rPr>
                <w:rFonts w:ascii="Arial" w:hAnsi="Arial" w:cs="Arial"/>
                <w:color w:val="000000"/>
                <w:sz w:val="20"/>
                <w:szCs w:val="20"/>
              </w:rPr>
            </w:pPr>
            <w:r>
              <w:rPr>
                <w:rFonts w:ascii="Arial" w:hAnsi="Arial" w:cs="Arial"/>
                <w:color w:val="000000"/>
                <w:sz w:val="20"/>
                <w:szCs w:val="20"/>
              </w:rPr>
              <w:t>J</w:t>
            </w:r>
            <w:r w:rsidR="009E5CEC">
              <w:rPr>
                <w:rFonts w:ascii="Arial" w:hAnsi="Arial" w:cs="Arial"/>
                <w:color w:val="000000"/>
                <w:sz w:val="20"/>
                <w:szCs w:val="20"/>
              </w:rPr>
              <w:t>ar con</w:t>
            </w:r>
            <w:r w:rsidR="00DD2A97">
              <w:rPr>
                <w:rFonts w:ascii="Arial" w:hAnsi="Arial" w:cs="Arial"/>
                <w:color w:val="000000"/>
                <w:sz w:val="20"/>
                <w:szCs w:val="20"/>
              </w:rPr>
              <w:t>taining candle</w:t>
            </w:r>
          </w:p>
        </w:tc>
        <w:tc>
          <w:tcPr>
            <w:tcW w:w="1559" w:type="dxa"/>
            <w:shd w:val="clear" w:color="auto" w:fill="FFFFFF" w:themeFill="background1"/>
            <w:noWrap/>
          </w:tcPr>
          <w:p w14:paraId="1ECC958F" w14:textId="7467077C" w:rsidR="005D1453" w:rsidRPr="00624AC8" w:rsidRDefault="006A3C60" w:rsidP="00604F9E">
            <w:pPr>
              <w:spacing w:line="276" w:lineRule="auto"/>
              <w:rPr>
                <w:rFonts w:ascii="Arial" w:hAnsi="Arial" w:cs="Arial"/>
                <w:sz w:val="20"/>
                <w:szCs w:val="20"/>
              </w:rPr>
            </w:pPr>
            <w:r w:rsidRPr="00624AC8">
              <w:rPr>
                <w:rFonts w:ascii="Arial" w:hAnsi="Arial" w:cs="Arial"/>
                <w:sz w:val="20"/>
                <w:szCs w:val="20"/>
              </w:rPr>
              <w:t>Depends</w:t>
            </w:r>
          </w:p>
        </w:tc>
        <w:tc>
          <w:tcPr>
            <w:tcW w:w="4962" w:type="dxa"/>
            <w:shd w:val="clear" w:color="auto" w:fill="FFFFFF" w:themeFill="background1"/>
          </w:tcPr>
          <w:p w14:paraId="2BD77C2A" w14:textId="77777777" w:rsidR="005973C3" w:rsidRPr="00624AC8" w:rsidRDefault="00D16992" w:rsidP="006D5D17">
            <w:pPr>
              <w:spacing w:line="276" w:lineRule="auto"/>
              <w:rPr>
                <w:rFonts w:ascii="Arial" w:hAnsi="Arial" w:cs="Arial"/>
                <w:sz w:val="20"/>
                <w:szCs w:val="20"/>
              </w:rPr>
            </w:pPr>
            <w:r w:rsidRPr="00624AC8">
              <w:rPr>
                <w:rFonts w:ascii="Arial" w:hAnsi="Arial" w:cs="Arial"/>
                <w:sz w:val="20"/>
                <w:szCs w:val="20"/>
              </w:rPr>
              <w:t>Generally,</w:t>
            </w:r>
            <w:r w:rsidR="006A3C60" w:rsidRPr="00624AC8">
              <w:rPr>
                <w:rFonts w:ascii="Arial" w:hAnsi="Arial" w:cs="Arial"/>
                <w:sz w:val="20"/>
                <w:szCs w:val="20"/>
              </w:rPr>
              <w:t xml:space="preserve"> </w:t>
            </w:r>
            <w:r w:rsidR="006D5D17" w:rsidRPr="00624AC8">
              <w:rPr>
                <w:rFonts w:ascii="Arial" w:hAnsi="Arial" w:cs="Arial"/>
                <w:sz w:val="20"/>
                <w:szCs w:val="20"/>
              </w:rPr>
              <w:t xml:space="preserve"> </w:t>
            </w:r>
            <w:r w:rsidR="00095FEC" w:rsidRPr="00624AC8">
              <w:rPr>
                <w:rFonts w:ascii="Arial" w:hAnsi="Arial" w:cs="Arial"/>
                <w:sz w:val="20"/>
                <w:szCs w:val="20"/>
              </w:rPr>
              <w:t xml:space="preserve">where </w:t>
            </w:r>
            <w:r w:rsidR="006D5D17" w:rsidRPr="00624AC8">
              <w:rPr>
                <w:rFonts w:ascii="Arial" w:hAnsi="Arial" w:cs="Arial"/>
                <w:sz w:val="20"/>
                <w:szCs w:val="20"/>
              </w:rPr>
              <w:t xml:space="preserve">a jar contains a candle that is designed to remain in the jar and is essential to contain the product </w:t>
            </w:r>
            <w:r w:rsidR="00C96A7F" w:rsidRPr="00624AC8">
              <w:rPr>
                <w:rFonts w:ascii="Arial" w:hAnsi="Arial" w:cs="Arial"/>
                <w:sz w:val="20"/>
                <w:szCs w:val="20"/>
              </w:rPr>
              <w:t xml:space="preserve">during use </w:t>
            </w:r>
            <w:r w:rsidR="006D5D17" w:rsidRPr="00624AC8">
              <w:rPr>
                <w:rFonts w:ascii="Arial" w:hAnsi="Arial" w:cs="Arial"/>
                <w:sz w:val="20"/>
                <w:szCs w:val="20"/>
              </w:rPr>
              <w:t>(</w:t>
            </w:r>
            <w:r w:rsidR="00646B91" w:rsidRPr="00624AC8">
              <w:rPr>
                <w:rFonts w:ascii="Arial" w:hAnsi="Arial" w:cs="Arial"/>
                <w:sz w:val="20"/>
                <w:szCs w:val="20"/>
              </w:rPr>
              <w:t>for example, because the</w:t>
            </w:r>
            <w:r w:rsidR="006D5D17" w:rsidRPr="00624AC8">
              <w:rPr>
                <w:rFonts w:ascii="Arial" w:hAnsi="Arial" w:cs="Arial"/>
                <w:sz w:val="20"/>
                <w:szCs w:val="20"/>
              </w:rPr>
              <w:t xml:space="preserve"> candle melts across the whole container to form a pool of molten wax that needs containment in use) the jar is considered to be an integral part of the product, not packaging. </w:t>
            </w:r>
          </w:p>
          <w:p w14:paraId="29925C21" w14:textId="3C7B4830" w:rsidR="005D1453" w:rsidRPr="00624AC8" w:rsidRDefault="006D5D17" w:rsidP="00EC0025">
            <w:pPr>
              <w:spacing w:line="276" w:lineRule="auto"/>
              <w:rPr>
                <w:rFonts w:ascii="Arial" w:hAnsi="Arial" w:cs="Arial"/>
                <w:sz w:val="20"/>
                <w:szCs w:val="20"/>
              </w:rPr>
            </w:pPr>
            <w:r w:rsidRPr="00624AC8">
              <w:rPr>
                <w:rFonts w:ascii="Arial" w:hAnsi="Arial" w:cs="Arial"/>
                <w:sz w:val="20"/>
                <w:szCs w:val="20"/>
              </w:rPr>
              <w:t>Any lids or labels associated with the jar are packaging.</w:t>
            </w:r>
          </w:p>
        </w:tc>
      </w:tr>
      <w:tr w:rsidR="006018B6" w:rsidRPr="00E87A52" w14:paraId="3B74D8AA" w14:textId="77777777" w:rsidTr="00F235B1">
        <w:trPr>
          <w:trHeight w:val="810"/>
        </w:trPr>
        <w:tc>
          <w:tcPr>
            <w:tcW w:w="3119" w:type="dxa"/>
            <w:shd w:val="clear" w:color="auto" w:fill="FFFFFF" w:themeFill="background1"/>
            <w:hideMark/>
          </w:tcPr>
          <w:p w14:paraId="24AFC623"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Glass containing wax beads and candle wick </w:t>
            </w:r>
          </w:p>
        </w:tc>
        <w:tc>
          <w:tcPr>
            <w:tcW w:w="1559" w:type="dxa"/>
            <w:shd w:val="clear" w:color="auto" w:fill="FFFFFF" w:themeFill="background1"/>
            <w:noWrap/>
            <w:hideMark/>
          </w:tcPr>
          <w:p w14:paraId="065104FC" w14:textId="77777777" w:rsidR="00604F9E" w:rsidRPr="00E200A2" w:rsidRDefault="00604F9E" w:rsidP="00604F9E">
            <w:pPr>
              <w:spacing w:line="276" w:lineRule="auto"/>
              <w:rPr>
                <w:rFonts w:ascii="Arial" w:hAnsi="Arial" w:cs="Arial"/>
                <w:color w:val="000000"/>
                <w:sz w:val="20"/>
                <w:szCs w:val="20"/>
              </w:rPr>
            </w:pPr>
            <w:r w:rsidRPr="00E200A2">
              <w:rPr>
                <w:rFonts w:ascii="Arial" w:hAnsi="Arial" w:cs="Arial"/>
                <w:color w:val="000000"/>
                <w:sz w:val="20"/>
                <w:szCs w:val="20"/>
              </w:rPr>
              <w:t xml:space="preserve">Depends </w:t>
            </w:r>
          </w:p>
        </w:tc>
        <w:tc>
          <w:tcPr>
            <w:tcW w:w="4962" w:type="dxa"/>
            <w:shd w:val="clear" w:color="auto" w:fill="FFFFFF" w:themeFill="background1"/>
            <w:hideMark/>
          </w:tcPr>
          <w:p w14:paraId="6D38E9F9" w14:textId="77777777" w:rsidR="00604F9E" w:rsidRPr="00E200A2" w:rsidRDefault="00604F9E" w:rsidP="00604F9E">
            <w:pPr>
              <w:spacing w:line="276" w:lineRule="auto"/>
              <w:rPr>
                <w:rFonts w:ascii="Arial" w:hAnsi="Arial" w:cs="Arial"/>
                <w:color w:val="000000"/>
                <w:sz w:val="20"/>
                <w:szCs w:val="20"/>
              </w:rPr>
            </w:pPr>
            <w:r w:rsidRPr="00E200A2">
              <w:rPr>
                <w:rFonts w:ascii="Arial" w:hAnsi="Arial" w:cs="Arial"/>
                <w:color w:val="000000"/>
                <w:sz w:val="20"/>
                <w:szCs w:val="20"/>
              </w:rPr>
              <w:t>Presumption is that glass performs packaging (presentation, containment etc.) function and is obligated</w:t>
            </w:r>
          </w:p>
        </w:tc>
      </w:tr>
      <w:tr w:rsidR="006018B6" w:rsidRPr="00E87A52" w14:paraId="162248DF" w14:textId="77777777" w:rsidTr="00F235B1">
        <w:trPr>
          <w:trHeight w:val="270"/>
        </w:trPr>
        <w:tc>
          <w:tcPr>
            <w:tcW w:w="3119" w:type="dxa"/>
            <w:shd w:val="clear" w:color="auto" w:fill="FFFFFF" w:themeFill="background1"/>
            <w:hideMark/>
          </w:tcPr>
          <w:p w14:paraId="0CA8B81E"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Grow bags  </w:t>
            </w:r>
          </w:p>
        </w:tc>
        <w:tc>
          <w:tcPr>
            <w:tcW w:w="1559" w:type="dxa"/>
            <w:shd w:val="clear" w:color="auto" w:fill="FFFFFF" w:themeFill="background1"/>
            <w:noWrap/>
            <w:hideMark/>
          </w:tcPr>
          <w:p w14:paraId="3FAC1FE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494FD16E"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Considered to be an integral part of the product </w:t>
            </w:r>
          </w:p>
        </w:tc>
      </w:tr>
      <w:tr w:rsidR="006018B6" w:rsidRPr="00E87A52" w14:paraId="0C3177F4" w14:textId="77777777" w:rsidTr="00F235B1">
        <w:trPr>
          <w:trHeight w:val="270"/>
        </w:trPr>
        <w:tc>
          <w:tcPr>
            <w:tcW w:w="3119" w:type="dxa"/>
            <w:shd w:val="clear" w:color="auto" w:fill="FFFFFF" w:themeFill="background1"/>
            <w:hideMark/>
          </w:tcPr>
          <w:p w14:paraId="3C5259AB"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Haggis skin</w:t>
            </w:r>
          </w:p>
        </w:tc>
        <w:tc>
          <w:tcPr>
            <w:tcW w:w="1559" w:type="dxa"/>
            <w:shd w:val="clear" w:color="auto" w:fill="FFFFFF" w:themeFill="background1"/>
            <w:noWrap/>
            <w:hideMark/>
          </w:tcPr>
          <w:p w14:paraId="3E46D9FA"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Yes </w:t>
            </w:r>
          </w:p>
        </w:tc>
        <w:tc>
          <w:tcPr>
            <w:tcW w:w="4962" w:type="dxa"/>
            <w:shd w:val="clear" w:color="auto" w:fill="FFFFFF" w:themeFill="background1"/>
            <w:hideMark/>
          </w:tcPr>
          <w:p w14:paraId="3F251207" w14:textId="3B85F33D" w:rsidR="00604F9E" w:rsidRPr="008502A9" w:rsidRDefault="00604F9E" w:rsidP="00604F9E">
            <w:pPr>
              <w:spacing w:line="276" w:lineRule="auto"/>
              <w:rPr>
                <w:rFonts w:ascii="Arial" w:hAnsi="Arial" w:cs="Arial"/>
                <w:color w:val="000000"/>
                <w:sz w:val="20"/>
                <w:szCs w:val="20"/>
              </w:rPr>
            </w:pPr>
            <w:r w:rsidRPr="3EE3A156">
              <w:rPr>
                <w:rFonts w:ascii="Arial" w:hAnsi="Arial" w:cs="Arial"/>
                <w:color w:val="000000" w:themeColor="text1"/>
                <w:sz w:val="20"/>
                <w:szCs w:val="20"/>
              </w:rPr>
              <w:t xml:space="preserve">Packaging </w:t>
            </w:r>
            <w:r w:rsidRPr="008502A9">
              <w:rPr>
                <w:rFonts w:ascii="Arial" w:hAnsi="Arial" w:cs="Arial"/>
                <w:sz w:val="20"/>
                <w:szCs w:val="20"/>
              </w:rPr>
              <w:t xml:space="preserve">as </w:t>
            </w:r>
            <w:r w:rsidRPr="3EE3A156">
              <w:rPr>
                <w:rFonts w:ascii="Arial" w:hAnsi="Arial" w:cs="Arial"/>
                <w:sz w:val="20"/>
                <w:szCs w:val="20"/>
              </w:rPr>
              <w:t>it is</w:t>
            </w:r>
            <w:r w:rsidRPr="008502A9">
              <w:rPr>
                <w:rFonts w:ascii="Arial" w:hAnsi="Arial" w:cs="Arial"/>
                <w:sz w:val="20"/>
                <w:szCs w:val="20"/>
              </w:rPr>
              <w:t xml:space="preserve"> not edible and the filling is the product</w:t>
            </w:r>
          </w:p>
        </w:tc>
      </w:tr>
      <w:tr w:rsidR="006018B6" w:rsidRPr="00E87A52" w14:paraId="039D74FA" w14:textId="77777777" w:rsidTr="00F235B1">
        <w:trPr>
          <w:trHeight w:val="270"/>
        </w:trPr>
        <w:tc>
          <w:tcPr>
            <w:tcW w:w="3119" w:type="dxa"/>
            <w:shd w:val="clear" w:color="auto" w:fill="FFFFFF" w:themeFill="background1"/>
            <w:hideMark/>
          </w:tcPr>
          <w:p w14:paraId="60D38436"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Hat boxes </w:t>
            </w:r>
          </w:p>
        </w:tc>
        <w:tc>
          <w:tcPr>
            <w:tcW w:w="1559" w:type="dxa"/>
            <w:shd w:val="clear" w:color="auto" w:fill="FFFFFF" w:themeFill="background1"/>
            <w:noWrap/>
            <w:hideMark/>
          </w:tcPr>
          <w:p w14:paraId="2D83EAC7"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No </w:t>
            </w:r>
          </w:p>
        </w:tc>
        <w:tc>
          <w:tcPr>
            <w:tcW w:w="4962" w:type="dxa"/>
            <w:shd w:val="clear" w:color="auto" w:fill="FFFFFF" w:themeFill="background1"/>
            <w:hideMark/>
          </w:tcPr>
          <w:p w14:paraId="38D2A1FF"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Long-term storage </w:t>
            </w:r>
          </w:p>
        </w:tc>
      </w:tr>
      <w:tr w:rsidR="006018B6" w:rsidRPr="00E87A52" w14:paraId="5CADCBA3" w14:textId="77777777" w:rsidTr="002509D1">
        <w:trPr>
          <w:trHeight w:val="990"/>
        </w:trPr>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9D5D48" w14:textId="22315270"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IBCs </w:t>
            </w:r>
            <w:r>
              <w:rPr>
                <w:rFonts w:ascii="Arial" w:hAnsi="Arial" w:cs="Arial"/>
                <w:color w:val="000000"/>
                <w:sz w:val="20"/>
                <w:szCs w:val="20"/>
              </w:rPr>
              <w:t>(Intermediate bulk containers)</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210716B"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Yes </w:t>
            </w:r>
          </w:p>
        </w:tc>
        <w:tc>
          <w:tcPr>
            <w:tcW w:w="496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357F97" w14:textId="247F724F" w:rsidR="00604F9E" w:rsidRDefault="00604F9E" w:rsidP="00604F9E">
            <w:pPr>
              <w:spacing w:line="276" w:lineRule="auto"/>
              <w:rPr>
                <w:rFonts w:ascii="Arial" w:hAnsi="Arial" w:cs="Arial"/>
                <w:color w:val="000000" w:themeColor="text1"/>
                <w:sz w:val="20"/>
                <w:szCs w:val="20"/>
              </w:rPr>
            </w:pPr>
            <w:r w:rsidRPr="000E6B2B">
              <w:rPr>
                <w:rFonts w:ascii="Arial" w:hAnsi="Arial" w:cs="Arial"/>
                <w:color w:val="000000" w:themeColor="text1"/>
                <w:sz w:val="20"/>
                <w:szCs w:val="20"/>
              </w:rPr>
              <w:t xml:space="preserve">IBCs are </w:t>
            </w:r>
            <w:r>
              <w:rPr>
                <w:rFonts w:ascii="Arial" w:hAnsi="Arial" w:cs="Arial"/>
                <w:color w:val="000000" w:themeColor="text1"/>
                <w:sz w:val="20"/>
                <w:szCs w:val="20"/>
              </w:rPr>
              <w:t>considered to be primary packaging and are obligated on their first use.</w:t>
            </w:r>
          </w:p>
          <w:p w14:paraId="1BDBDCAE" w14:textId="6E8955E9" w:rsidR="00604F9E" w:rsidRPr="008502A9" w:rsidRDefault="00604F9E" w:rsidP="00604F9E">
            <w:pPr>
              <w:spacing w:line="276" w:lineRule="auto"/>
              <w:rPr>
                <w:rFonts w:ascii="Arial" w:hAnsi="Arial" w:cs="Arial"/>
                <w:color w:val="000000"/>
                <w:sz w:val="20"/>
                <w:szCs w:val="20"/>
              </w:rPr>
            </w:pPr>
            <w:r>
              <w:rPr>
                <w:rFonts w:ascii="Arial" w:hAnsi="Arial" w:cs="Arial"/>
                <w:color w:val="000000" w:themeColor="text1"/>
                <w:sz w:val="20"/>
                <w:szCs w:val="20"/>
              </w:rPr>
              <w:t>Imported IBCs will always be obligated.</w:t>
            </w:r>
          </w:p>
        </w:tc>
      </w:tr>
      <w:tr w:rsidR="006018B6" w:rsidRPr="00E87A52" w14:paraId="7A402642" w14:textId="77777777" w:rsidTr="00F235B1">
        <w:trPr>
          <w:trHeight w:val="270"/>
        </w:trPr>
        <w:tc>
          <w:tcPr>
            <w:tcW w:w="3119" w:type="dxa"/>
            <w:shd w:val="clear" w:color="auto" w:fill="FFFFFF" w:themeFill="background1"/>
            <w:hideMark/>
          </w:tcPr>
          <w:p w14:paraId="126A108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IBC liners </w:t>
            </w:r>
          </w:p>
        </w:tc>
        <w:tc>
          <w:tcPr>
            <w:tcW w:w="1559" w:type="dxa"/>
            <w:shd w:val="clear" w:color="auto" w:fill="FFFFFF" w:themeFill="background1"/>
            <w:noWrap/>
            <w:hideMark/>
          </w:tcPr>
          <w:p w14:paraId="0A0986A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Yes </w:t>
            </w:r>
          </w:p>
        </w:tc>
        <w:tc>
          <w:tcPr>
            <w:tcW w:w="4962" w:type="dxa"/>
            <w:shd w:val="clear" w:color="auto" w:fill="FFFFFF" w:themeFill="background1"/>
            <w:hideMark/>
          </w:tcPr>
          <w:p w14:paraId="2A7F8C8F" w14:textId="3241A37F" w:rsidR="00604F9E" w:rsidRPr="008502A9" w:rsidRDefault="00604F9E" w:rsidP="00604F9E">
            <w:pPr>
              <w:spacing w:line="276" w:lineRule="auto"/>
              <w:rPr>
                <w:rFonts w:ascii="Arial" w:hAnsi="Arial" w:cs="Arial"/>
                <w:color w:val="000000"/>
                <w:sz w:val="20"/>
                <w:szCs w:val="20"/>
              </w:rPr>
            </w:pPr>
            <w:r>
              <w:rPr>
                <w:rFonts w:ascii="Arial" w:hAnsi="Arial" w:cs="Arial"/>
                <w:color w:val="000000"/>
                <w:sz w:val="20"/>
                <w:szCs w:val="20"/>
              </w:rPr>
              <w:t>Packaging</w:t>
            </w:r>
          </w:p>
        </w:tc>
      </w:tr>
      <w:tr w:rsidR="006018B6" w:rsidRPr="00E87A52" w14:paraId="5459F9AE" w14:textId="77777777" w:rsidTr="00F235B1">
        <w:trPr>
          <w:trHeight w:val="270"/>
        </w:trPr>
        <w:tc>
          <w:tcPr>
            <w:tcW w:w="3119" w:type="dxa"/>
            <w:shd w:val="clear" w:color="auto" w:fill="FFFFFF" w:themeFill="background1"/>
            <w:hideMark/>
          </w:tcPr>
          <w:p w14:paraId="0A08A9CA" w14:textId="791B9E8D"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themeColor="text1"/>
                <w:sz w:val="20"/>
                <w:szCs w:val="20"/>
              </w:rPr>
              <w:t xml:space="preserve">Inhaler - plastic holder </w:t>
            </w:r>
          </w:p>
        </w:tc>
        <w:tc>
          <w:tcPr>
            <w:tcW w:w="1559" w:type="dxa"/>
            <w:shd w:val="clear" w:color="auto" w:fill="FFFFFF" w:themeFill="background1"/>
            <w:noWrap/>
            <w:hideMark/>
          </w:tcPr>
          <w:p w14:paraId="09666EF2"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No</w:t>
            </w:r>
          </w:p>
        </w:tc>
        <w:tc>
          <w:tcPr>
            <w:tcW w:w="4962" w:type="dxa"/>
            <w:shd w:val="clear" w:color="auto" w:fill="FFFFFF" w:themeFill="background1"/>
            <w:hideMark/>
          </w:tcPr>
          <w:p w14:paraId="39BAF51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Product </w:t>
            </w:r>
          </w:p>
        </w:tc>
      </w:tr>
      <w:tr w:rsidR="006018B6" w:rsidRPr="00E87A52" w14:paraId="74DC15F1" w14:textId="77777777" w:rsidTr="00F235B1">
        <w:trPr>
          <w:trHeight w:val="270"/>
        </w:trPr>
        <w:tc>
          <w:tcPr>
            <w:tcW w:w="3119" w:type="dxa"/>
            <w:shd w:val="clear" w:color="auto" w:fill="FFFFFF" w:themeFill="background1"/>
            <w:hideMark/>
          </w:tcPr>
          <w:p w14:paraId="1ACC5F2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Inhaler - cartridge </w:t>
            </w:r>
          </w:p>
        </w:tc>
        <w:tc>
          <w:tcPr>
            <w:tcW w:w="1559" w:type="dxa"/>
            <w:shd w:val="clear" w:color="auto" w:fill="FFFFFF" w:themeFill="background1"/>
            <w:noWrap/>
            <w:hideMark/>
          </w:tcPr>
          <w:p w14:paraId="2D6A437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Yes</w:t>
            </w:r>
          </w:p>
        </w:tc>
        <w:tc>
          <w:tcPr>
            <w:tcW w:w="4962" w:type="dxa"/>
            <w:shd w:val="clear" w:color="auto" w:fill="FFFFFF" w:themeFill="background1"/>
            <w:hideMark/>
          </w:tcPr>
          <w:p w14:paraId="60AA0058"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Packaging</w:t>
            </w:r>
          </w:p>
        </w:tc>
      </w:tr>
      <w:tr w:rsidR="006018B6" w:rsidRPr="00E87A52" w14:paraId="4B12E379" w14:textId="77777777" w:rsidTr="00F235B1">
        <w:trPr>
          <w:trHeight w:val="540"/>
        </w:trPr>
        <w:tc>
          <w:tcPr>
            <w:tcW w:w="3119" w:type="dxa"/>
            <w:shd w:val="clear" w:color="auto" w:fill="FFFFFF" w:themeFill="background1"/>
            <w:hideMark/>
          </w:tcPr>
          <w:p w14:paraId="3A42C6EC"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Inhaler (asthma or nasal) - whole unit disposable </w:t>
            </w:r>
          </w:p>
        </w:tc>
        <w:tc>
          <w:tcPr>
            <w:tcW w:w="1559" w:type="dxa"/>
            <w:shd w:val="clear" w:color="auto" w:fill="FFFFFF" w:themeFill="background1"/>
            <w:noWrap/>
            <w:hideMark/>
          </w:tcPr>
          <w:p w14:paraId="2ED615B1"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Yes </w:t>
            </w:r>
          </w:p>
        </w:tc>
        <w:tc>
          <w:tcPr>
            <w:tcW w:w="4962" w:type="dxa"/>
            <w:shd w:val="clear" w:color="auto" w:fill="FFFFFF" w:themeFill="background1"/>
            <w:hideMark/>
          </w:tcPr>
          <w:p w14:paraId="660AE57D" w14:textId="77777777" w:rsidR="00604F9E" w:rsidRPr="008502A9" w:rsidRDefault="00604F9E" w:rsidP="00604F9E">
            <w:pPr>
              <w:spacing w:line="276" w:lineRule="auto"/>
              <w:rPr>
                <w:rFonts w:ascii="Arial" w:hAnsi="Arial" w:cs="Arial"/>
                <w:color w:val="000000"/>
                <w:sz w:val="20"/>
                <w:szCs w:val="20"/>
              </w:rPr>
            </w:pPr>
            <w:r w:rsidRPr="008502A9">
              <w:rPr>
                <w:rFonts w:ascii="Arial" w:hAnsi="Arial" w:cs="Arial"/>
                <w:color w:val="000000"/>
                <w:sz w:val="20"/>
                <w:szCs w:val="20"/>
              </w:rPr>
              <w:t xml:space="preserve">All packaging </w:t>
            </w:r>
          </w:p>
        </w:tc>
      </w:tr>
      <w:tr w:rsidR="006018B6" w:rsidRPr="00266858" w14:paraId="797402DA" w14:textId="77777777" w:rsidTr="00F235B1">
        <w:trPr>
          <w:trHeight w:val="983"/>
        </w:trPr>
        <w:tc>
          <w:tcPr>
            <w:tcW w:w="3119" w:type="dxa"/>
            <w:shd w:val="clear" w:color="auto" w:fill="FFFFFF" w:themeFill="background1"/>
            <w:hideMark/>
          </w:tcPr>
          <w:p w14:paraId="2EAD647C" w14:textId="502B77A5" w:rsidR="00604F9E" w:rsidRPr="004B61C2" w:rsidRDefault="00604F9E" w:rsidP="00604F9E">
            <w:pPr>
              <w:spacing w:line="276" w:lineRule="auto"/>
              <w:rPr>
                <w:rFonts w:ascii="Arial" w:hAnsi="Arial" w:cs="Arial"/>
                <w:sz w:val="20"/>
                <w:szCs w:val="20"/>
                <w:lang w:eastAsia="en-GB"/>
              </w:rPr>
            </w:pPr>
            <w:r w:rsidRPr="004B61C2">
              <w:rPr>
                <w:rFonts w:ascii="Arial" w:hAnsi="Arial" w:cs="Arial"/>
                <w:sz w:val="20"/>
                <w:szCs w:val="20"/>
                <w:lang w:eastAsia="en-GB"/>
              </w:rPr>
              <w:t xml:space="preserve">Jars </w:t>
            </w:r>
            <w:r w:rsidR="008C417A" w:rsidRPr="004B61C2">
              <w:rPr>
                <w:rFonts w:ascii="Arial" w:hAnsi="Arial" w:cs="Arial"/>
                <w:sz w:val="20"/>
                <w:szCs w:val="20"/>
                <w:lang w:eastAsia="en-GB"/>
              </w:rPr>
              <w:t>or ramekins</w:t>
            </w:r>
            <w:r w:rsidR="00DC27D0" w:rsidRPr="004B61C2">
              <w:rPr>
                <w:rFonts w:ascii="Arial" w:hAnsi="Arial" w:cs="Arial"/>
                <w:sz w:val="20"/>
                <w:szCs w:val="20"/>
                <w:lang w:eastAsia="en-GB"/>
              </w:rPr>
              <w:t xml:space="preserve"> th</w:t>
            </w:r>
            <w:r w:rsidR="0076219F" w:rsidRPr="004B61C2">
              <w:rPr>
                <w:rFonts w:ascii="Arial" w:hAnsi="Arial" w:cs="Arial"/>
                <w:sz w:val="20"/>
                <w:szCs w:val="20"/>
                <w:lang w:eastAsia="en-GB"/>
              </w:rPr>
              <w:t>at can</w:t>
            </w:r>
            <w:r w:rsidRPr="004B61C2">
              <w:rPr>
                <w:rFonts w:ascii="Arial" w:hAnsi="Arial" w:cs="Arial"/>
                <w:sz w:val="20"/>
                <w:szCs w:val="20"/>
                <w:lang w:eastAsia="en-GB"/>
              </w:rPr>
              <w:t xml:space="preserve"> be </w:t>
            </w:r>
            <w:r w:rsidR="005778DC" w:rsidRPr="004B61C2">
              <w:rPr>
                <w:rFonts w:ascii="Arial" w:hAnsi="Arial" w:cs="Arial"/>
                <w:sz w:val="20"/>
                <w:szCs w:val="20"/>
                <w:lang w:eastAsia="en-GB"/>
              </w:rPr>
              <w:t xml:space="preserve">repurposed </w:t>
            </w:r>
            <w:r w:rsidRPr="004B61C2">
              <w:rPr>
                <w:rFonts w:ascii="Arial" w:hAnsi="Arial" w:cs="Arial"/>
                <w:sz w:val="20"/>
                <w:szCs w:val="20"/>
                <w:lang w:eastAsia="en-GB"/>
              </w:rPr>
              <w:t>after use</w:t>
            </w:r>
            <w:r w:rsidR="005778DC" w:rsidRPr="004B61C2">
              <w:rPr>
                <w:rFonts w:ascii="Arial" w:hAnsi="Arial" w:cs="Arial"/>
                <w:sz w:val="20"/>
                <w:szCs w:val="20"/>
                <w:lang w:eastAsia="en-GB"/>
              </w:rPr>
              <w:t>, for example as tumblers or containers</w:t>
            </w:r>
            <w:r w:rsidR="0076219F" w:rsidRPr="004B61C2">
              <w:rPr>
                <w:rFonts w:ascii="Arial" w:hAnsi="Arial" w:cs="Arial"/>
                <w:sz w:val="20"/>
                <w:szCs w:val="20"/>
                <w:lang w:eastAsia="en-GB"/>
              </w:rPr>
              <w:t>.</w:t>
            </w:r>
          </w:p>
        </w:tc>
        <w:tc>
          <w:tcPr>
            <w:tcW w:w="1559" w:type="dxa"/>
            <w:shd w:val="clear" w:color="auto" w:fill="FFFFFF" w:themeFill="background1"/>
            <w:noWrap/>
            <w:hideMark/>
          </w:tcPr>
          <w:p w14:paraId="4CF4C67B" w14:textId="77777777" w:rsidR="00604F9E" w:rsidRPr="004B61C2" w:rsidRDefault="00604F9E" w:rsidP="00604F9E">
            <w:pPr>
              <w:spacing w:line="276" w:lineRule="auto"/>
              <w:rPr>
                <w:rFonts w:ascii="Arial" w:hAnsi="Arial" w:cs="Arial"/>
                <w:sz w:val="20"/>
                <w:szCs w:val="20"/>
                <w:lang w:eastAsia="en-GB"/>
              </w:rPr>
            </w:pPr>
            <w:r w:rsidRPr="004B61C2">
              <w:rPr>
                <w:rFonts w:ascii="Arial" w:hAnsi="Arial" w:cs="Arial"/>
                <w:sz w:val="20"/>
                <w:szCs w:val="20"/>
                <w:lang w:eastAsia="en-GB"/>
              </w:rPr>
              <w:t xml:space="preserve">Yes </w:t>
            </w:r>
          </w:p>
        </w:tc>
        <w:tc>
          <w:tcPr>
            <w:tcW w:w="4962" w:type="dxa"/>
            <w:shd w:val="clear" w:color="auto" w:fill="FFFFFF" w:themeFill="background1"/>
            <w:hideMark/>
          </w:tcPr>
          <w:p w14:paraId="345EE5CB" w14:textId="48117A48" w:rsidR="00E7130F" w:rsidRPr="004B61C2" w:rsidRDefault="00E7130F" w:rsidP="00604F9E">
            <w:pPr>
              <w:spacing w:line="276" w:lineRule="auto"/>
              <w:rPr>
                <w:rFonts w:ascii="Arial" w:hAnsi="Arial" w:cs="Arial"/>
                <w:sz w:val="20"/>
                <w:szCs w:val="20"/>
                <w:lang w:eastAsia="en-GB"/>
              </w:rPr>
            </w:pPr>
            <w:r w:rsidRPr="004B61C2">
              <w:rPr>
                <w:rFonts w:ascii="Arial" w:hAnsi="Arial" w:cs="Arial"/>
                <w:sz w:val="20"/>
                <w:szCs w:val="20"/>
                <w:lang w:eastAsia="en-GB"/>
              </w:rPr>
              <w:t>P</w:t>
            </w:r>
            <w:r w:rsidR="00AE0A84" w:rsidRPr="004B61C2">
              <w:rPr>
                <w:rFonts w:ascii="Arial" w:hAnsi="Arial" w:cs="Arial"/>
                <w:sz w:val="20"/>
                <w:szCs w:val="20"/>
                <w:lang w:eastAsia="en-GB"/>
              </w:rPr>
              <w:t>erform a packaging function</w:t>
            </w:r>
            <w:r w:rsidR="0053265C" w:rsidRPr="004B61C2">
              <w:rPr>
                <w:rFonts w:ascii="Arial" w:hAnsi="Arial" w:cs="Arial"/>
                <w:sz w:val="20"/>
                <w:szCs w:val="20"/>
                <w:lang w:eastAsia="en-GB"/>
              </w:rPr>
              <w:t>.</w:t>
            </w:r>
          </w:p>
          <w:p w14:paraId="656F49ED" w14:textId="6A69C219" w:rsidR="00604F9E" w:rsidRPr="004B61C2" w:rsidRDefault="00604F9E" w:rsidP="00604F9E">
            <w:pPr>
              <w:spacing w:line="276" w:lineRule="auto"/>
              <w:rPr>
                <w:rFonts w:ascii="Arial" w:hAnsi="Arial" w:cs="Arial"/>
                <w:sz w:val="20"/>
                <w:szCs w:val="20"/>
                <w:lang w:eastAsia="en-GB"/>
              </w:rPr>
            </w:pPr>
          </w:p>
        </w:tc>
      </w:tr>
      <w:tr w:rsidR="002509D1" w:rsidRPr="002509D1" w14:paraId="45E867B3" w14:textId="77777777" w:rsidTr="00F235B1">
        <w:trPr>
          <w:trHeight w:val="1080"/>
        </w:trPr>
        <w:tc>
          <w:tcPr>
            <w:tcW w:w="3119" w:type="dxa"/>
            <w:shd w:val="clear" w:color="auto" w:fill="FFFFFF" w:themeFill="background1"/>
            <w:hideMark/>
          </w:tcPr>
          <w:p w14:paraId="729E6BC4" w14:textId="77777777" w:rsidR="00604F9E" w:rsidRPr="002509D1" w:rsidRDefault="00604F9E" w:rsidP="00604F9E">
            <w:pPr>
              <w:spacing w:line="276" w:lineRule="auto"/>
              <w:rPr>
                <w:rFonts w:ascii="Arial" w:hAnsi="Arial" w:cs="Arial"/>
                <w:sz w:val="20"/>
                <w:szCs w:val="20"/>
                <w:lang w:eastAsia="en-GB"/>
              </w:rPr>
            </w:pPr>
            <w:r w:rsidRPr="002509D1">
              <w:rPr>
                <w:rFonts w:ascii="Arial" w:hAnsi="Arial" w:cs="Arial"/>
                <w:sz w:val="20"/>
                <w:szCs w:val="20"/>
                <w:lang w:eastAsia="en-GB"/>
              </w:rPr>
              <w:t xml:space="preserve">Jewellery/watch boxes </w:t>
            </w:r>
          </w:p>
        </w:tc>
        <w:tc>
          <w:tcPr>
            <w:tcW w:w="1559" w:type="dxa"/>
            <w:shd w:val="clear" w:color="auto" w:fill="FFFFFF" w:themeFill="background1"/>
            <w:noWrap/>
            <w:hideMark/>
          </w:tcPr>
          <w:p w14:paraId="429920BC" w14:textId="2637A223" w:rsidR="00604F9E" w:rsidRPr="002509D1" w:rsidRDefault="00BC5EBA" w:rsidP="00604F9E">
            <w:pPr>
              <w:spacing w:line="276" w:lineRule="auto"/>
              <w:rPr>
                <w:rFonts w:ascii="Arial" w:hAnsi="Arial" w:cs="Arial"/>
                <w:sz w:val="20"/>
                <w:szCs w:val="20"/>
                <w:lang w:eastAsia="en-GB"/>
              </w:rPr>
            </w:pPr>
            <w:r w:rsidRPr="002509D1">
              <w:rPr>
                <w:rFonts w:ascii="Arial" w:hAnsi="Arial" w:cs="Arial"/>
                <w:sz w:val="20"/>
                <w:szCs w:val="20"/>
                <w:lang w:eastAsia="en-GB"/>
              </w:rPr>
              <w:t xml:space="preserve"> Depends</w:t>
            </w:r>
          </w:p>
        </w:tc>
        <w:tc>
          <w:tcPr>
            <w:tcW w:w="4962" w:type="dxa"/>
            <w:shd w:val="clear" w:color="auto" w:fill="FFFFFF" w:themeFill="background1"/>
            <w:hideMark/>
          </w:tcPr>
          <w:p w14:paraId="0789A0BF" w14:textId="3F53D256" w:rsidR="00604F9E" w:rsidRPr="002509D1" w:rsidRDefault="008F5D10" w:rsidP="00604F9E">
            <w:pPr>
              <w:spacing w:line="276" w:lineRule="auto"/>
              <w:rPr>
                <w:rFonts w:ascii="Arial" w:hAnsi="Arial" w:cs="Arial"/>
                <w:sz w:val="20"/>
                <w:szCs w:val="20"/>
                <w:lang w:eastAsia="en-GB"/>
              </w:rPr>
            </w:pPr>
            <w:r w:rsidRPr="002509D1">
              <w:rPr>
                <w:rFonts w:ascii="Arial" w:hAnsi="Arial" w:cs="Arial"/>
                <w:sz w:val="20"/>
                <w:szCs w:val="20"/>
                <w:lang w:eastAsia="en-GB"/>
              </w:rPr>
              <w:t xml:space="preserve">All </w:t>
            </w:r>
            <w:r w:rsidR="003E56EE" w:rsidRPr="002509D1">
              <w:rPr>
                <w:rFonts w:ascii="Arial" w:hAnsi="Arial" w:cs="Arial"/>
                <w:sz w:val="20"/>
                <w:szCs w:val="20"/>
                <w:lang w:eastAsia="en-GB"/>
              </w:rPr>
              <w:t>jewellery/watch boxes are packaging</w:t>
            </w:r>
            <w:r w:rsidR="004941D4" w:rsidRPr="002509D1">
              <w:rPr>
                <w:rFonts w:ascii="Arial" w:hAnsi="Arial" w:cs="Arial"/>
                <w:sz w:val="20"/>
                <w:szCs w:val="20"/>
                <w:lang w:eastAsia="en-GB"/>
              </w:rPr>
              <w:t xml:space="preserve"> because </w:t>
            </w:r>
            <w:r w:rsidR="004F2C21" w:rsidRPr="002509D1">
              <w:rPr>
                <w:rFonts w:ascii="Arial" w:hAnsi="Arial" w:cs="Arial"/>
                <w:sz w:val="20"/>
                <w:szCs w:val="20"/>
                <w:lang w:eastAsia="en-GB"/>
              </w:rPr>
              <w:t>t</w:t>
            </w:r>
            <w:r w:rsidR="00604F9E" w:rsidRPr="002509D1">
              <w:rPr>
                <w:rFonts w:ascii="Arial" w:hAnsi="Arial" w:cs="Arial"/>
                <w:sz w:val="20"/>
                <w:szCs w:val="20"/>
                <w:lang w:eastAsia="en-GB"/>
              </w:rPr>
              <w:t>he</w:t>
            </w:r>
            <w:r w:rsidR="004941D4" w:rsidRPr="002509D1">
              <w:rPr>
                <w:rFonts w:ascii="Arial" w:hAnsi="Arial" w:cs="Arial"/>
                <w:sz w:val="20"/>
                <w:szCs w:val="20"/>
                <w:lang w:eastAsia="en-GB"/>
              </w:rPr>
              <w:t xml:space="preserve">y </w:t>
            </w:r>
            <w:r w:rsidR="00604F9E" w:rsidRPr="002509D1">
              <w:rPr>
                <w:rFonts w:ascii="Arial" w:hAnsi="Arial" w:cs="Arial"/>
                <w:sz w:val="20"/>
                <w:szCs w:val="20"/>
                <w:lang w:eastAsia="en-GB"/>
              </w:rPr>
              <w:t xml:space="preserve">perform a packaging function. </w:t>
            </w:r>
            <w:r w:rsidRPr="002509D1">
              <w:rPr>
                <w:rFonts w:ascii="Arial" w:hAnsi="Arial" w:cs="Arial"/>
                <w:sz w:val="20"/>
                <w:szCs w:val="20"/>
                <w:lang w:eastAsia="en-GB"/>
              </w:rPr>
              <w:t>However, i</w:t>
            </w:r>
            <w:r w:rsidR="00604F9E" w:rsidRPr="002509D1">
              <w:rPr>
                <w:rFonts w:ascii="Arial" w:hAnsi="Arial" w:cs="Arial"/>
                <w:sz w:val="20"/>
                <w:szCs w:val="20"/>
                <w:lang w:eastAsia="en-GB"/>
              </w:rPr>
              <w:t xml:space="preserve">n exceptional circumstances where the box is specifically designed </w:t>
            </w:r>
            <w:r w:rsidR="00F07CC4" w:rsidRPr="002509D1">
              <w:rPr>
                <w:rFonts w:ascii="Arial" w:hAnsi="Arial" w:cs="Arial"/>
                <w:sz w:val="20"/>
                <w:szCs w:val="20"/>
                <w:lang w:eastAsia="en-GB"/>
              </w:rPr>
              <w:t xml:space="preserve">for long term storage, some boxes may not be </w:t>
            </w:r>
            <w:r w:rsidR="00C71E82" w:rsidRPr="002509D1">
              <w:rPr>
                <w:rFonts w:ascii="Arial" w:hAnsi="Arial" w:cs="Arial"/>
                <w:sz w:val="20"/>
                <w:szCs w:val="20"/>
                <w:lang w:eastAsia="en-GB"/>
              </w:rPr>
              <w:t xml:space="preserve">classed as </w:t>
            </w:r>
            <w:r w:rsidR="00F07CC4" w:rsidRPr="002509D1">
              <w:rPr>
                <w:rFonts w:ascii="Arial" w:hAnsi="Arial" w:cs="Arial"/>
                <w:sz w:val="20"/>
                <w:szCs w:val="20"/>
                <w:lang w:eastAsia="en-GB"/>
              </w:rPr>
              <w:t>packaging</w:t>
            </w:r>
            <w:r w:rsidR="00861C88" w:rsidRPr="002509D1">
              <w:rPr>
                <w:rFonts w:ascii="Arial" w:hAnsi="Arial" w:cs="Arial"/>
                <w:sz w:val="20"/>
                <w:szCs w:val="20"/>
                <w:lang w:eastAsia="en-GB"/>
              </w:rPr>
              <w:t>.</w:t>
            </w:r>
            <w:r w:rsidR="00F07CC4" w:rsidRPr="002509D1">
              <w:rPr>
                <w:rFonts w:ascii="Arial" w:hAnsi="Arial" w:cs="Arial"/>
                <w:sz w:val="20"/>
                <w:szCs w:val="20"/>
                <w:lang w:eastAsia="en-GB"/>
              </w:rPr>
              <w:t xml:space="preserve"> </w:t>
            </w:r>
          </w:p>
        </w:tc>
      </w:tr>
      <w:tr w:rsidR="006018B6" w:rsidRPr="00E87A52" w14:paraId="5FD3A624" w14:textId="77777777" w:rsidTr="00F235B1">
        <w:trPr>
          <w:trHeight w:val="1091"/>
        </w:trPr>
        <w:tc>
          <w:tcPr>
            <w:tcW w:w="3119" w:type="dxa"/>
            <w:shd w:val="clear" w:color="auto" w:fill="FFFFFF" w:themeFill="background1"/>
            <w:hideMark/>
          </w:tcPr>
          <w:p w14:paraId="7FDF0D3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Junk mail </w:t>
            </w:r>
          </w:p>
        </w:tc>
        <w:tc>
          <w:tcPr>
            <w:tcW w:w="1559" w:type="dxa"/>
            <w:shd w:val="clear" w:color="auto" w:fill="FFFFFF" w:themeFill="background1"/>
            <w:noWrap/>
            <w:hideMark/>
          </w:tcPr>
          <w:p w14:paraId="2B0B43B0"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6A3073B4" w14:textId="2C0AB254"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Not regarded as goods and therefore associated packaging </w:t>
            </w:r>
            <w:r>
              <w:rPr>
                <w:rFonts w:ascii="Arial" w:hAnsi="Arial" w:cs="Arial"/>
                <w:color w:val="000000"/>
                <w:sz w:val="20"/>
                <w:szCs w:val="20"/>
                <w:lang w:eastAsia="en-GB"/>
              </w:rPr>
              <w:t xml:space="preserve">is </w:t>
            </w:r>
            <w:r w:rsidRPr="008502A9">
              <w:rPr>
                <w:rFonts w:ascii="Arial" w:hAnsi="Arial" w:cs="Arial"/>
                <w:color w:val="000000"/>
                <w:sz w:val="20"/>
                <w:szCs w:val="20"/>
                <w:lang w:eastAsia="en-GB"/>
              </w:rPr>
              <w:t>not obligated. If an item ordered is a sales unit (for example, paid for catalogue), this is regarded as goods and associated packaging is obligated</w:t>
            </w:r>
            <w:r>
              <w:rPr>
                <w:rFonts w:ascii="Arial" w:hAnsi="Arial" w:cs="Arial"/>
                <w:color w:val="000000"/>
                <w:sz w:val="20"/>
                <w:szCs w:val="20"/>
                <w:lang w:eastAsia="en-GB"/>
              </w:rPr>
              <w:t>.</w:t>
            </w:r>
            <w:r w:rsidRPr="008502A9">
              <w:rPr>
                <w:rFonts w:ascii="Arial" w:hAnsi="Arial" w:cs="Arial"/>
                <w:color w:val="000000"/>
                <w:sz w:val="20"/>
                <w:szCs w:val="20"/>
                <w:lang w:eastAsia="en-GB"/>
              </w:rPr>
              <w:t xml:space="preserve">  </w:t>
            </w:r>
          </w:p>
        </w:tc>
      </w:tr>
      <w:tr w:rsidR="006018B6" w:rsidRPr="00E87A52" w14:paraId="09E8B98B" w14:textId="77777777" w:rsidTr="00F235B1">
        <w:trPr>
          <w:trHeight w:val="270"/>
        </w:trPr>
        <w:tc>
          <w:tcPr>
            <w:tcW w:w="3119" w:type="dxa"/>
            <w:shd w:val="clear" w:color="auto" w:fill="FFFFFF" w:themeFill="background1"/>
            <w:hideMark/>
          </w:tcPr>
          <w:p w14:paraId="5599A68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Kebab skewer </w:t>
            </w:r>
          </w:p>
        </w:tc>
        <w:tc>
          <w:tcPr>
            <w:tcW w:w="1559" w:type="dxa"/>
            <w:shd w:val="clear" w:color="auto" w:fill="FFFFFF" w:themeFill="background1"/>
            <w:noWrap/>
            <w:hideMark/>
          </w:tcPr>
          <w:p w14:paraId="0296F8D1"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74D426F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product/sales unit </w:t>
            </w:r>
          </w:p>
        </w:tc>
      </w:tr>
      <w:tr w:rsidR="006018B6" w:rsidRPr="00E87A52" w14:paraId="1946C3D7" w14:textId="77777777" w:rsidTr="00F235B1">
        <w:trPr>
          <w:trHeight w:val="270"/>
        </w:trPr>
        <w:tc>
          <w:tcPr>
            <w:tcW w:w="3119" w:type="dxa"/>
            <w:shd w:val="clear" w:color="auto" w:fill="FFFFFF" w:themeFill="background1"/>
            <w:hideMark/>
          </w:tcPr>
          <w:p w14:paraId="4022B6D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Knives and forks - disposable </w:t>
            </w:r>
          </w:p>
        </w:tc>
        <w:tc>
          <w:tcPr>
            <w:tcW w:w="1559" w:type="dxa"/>
            <w:shd w:val="clear" w:color="auto" w:fill="FFFFFF" w:themeFill="background1"/>
            <w:noWrap/>
            <w:hideMark/>
          </w:tcPr>
          <w:p w14:paraId="0ECCB8B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5ED7D65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packaging function </w:t>
            </w:r>
          </w:p>
        </w:tc>
      </w:tr>
      <w:tr w:rsidR="006018B6" w:rsidRPr="00E87A52" w14:paraId="27952124" w14:textId="77777777" w:rsidTr="00F235B1">
        <w:trPr>
          <w:trHeight w:val="270"/>
        </w:trPr>
        <w:tc>
          <w:tcPr>
            <w:tcW w:w="3119" w:type="dxa"/>
            <w:shd w:val="clear" w:color="auto" w:fill="FFFFFF" w:themeFill="background1"/>
            <w:hideMark/>
          </w:tcPr>
          <w:p w14:paraId="4AD3C8B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Laundry/dry cleaning packaging</w:t>
            </w:r>
          </w:p>
        </w:tc>
        <w:tc>
          <w:tcPr>
            <w:tcW w:w="1559" w:type="dxa"/>
            <w:shd w:val="clear" w:color="auto" w:fill="FFFFFF" w:themeFill="background1"/>
            <w:noWrap/>
            <w:hideMark/>
          </w:tcPr>
          <w:p w14:paraId="39C85532"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55793FE5" w14:textId="25BF8FA1"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themeColor="text1"/>
                <w:sz w:val="20"/>
                <w:szCs w:val="20"/>
                <w:lang w:eastAsia="en-GB"/>
              </w:rPr>
              <w:t>All packaging</w:t>
            </w:r>
          </w:p>
        </w:tc>
      </w:tr>
      <w:tr w:rsidR="006018B6" w:rsidRPr="00E87A52" w14:paraId="08E08267" w14:textId="77777777" w:rsidTr="00F235B1">
        <w:trPr>
          <w:trHeight w:val="270"/>
        </w:trPr>
        <w:tc>
          <w:tcPr>
            <w:tcW w:w="3119" w:type="dxa"/>
            <w:shd w:val="clear" w:color="auto" w:fill="FFFFFF" w:themeFill="background1"/>
            <w:hideMark/>
          </w:tcPr>
          <w:p w14:paraId="1F25199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Lighters - disposable </w:t>
            </w:r>
          </w:p>
        </w:tc>
        <w:tc>
          <w:tcPr>
            <w:tcW w:w="1559" w:type="dxa"/>
            <w:shd w:val="clear" w:color="auto" w:fill="FFFFFF" w:themeFill="background1"/>
            <w:noWrap/>
            <w:hideMark/>
          </w:tcPr>
          <w:p w14:paraId="6D53F34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48A8A57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Whether refillable or not </w:t>
            </w:r>
          </w:p>
        </w:tc>
      </w:tr>
      <w:tr w:rsidR="006018B6" w:rsidRPr="00E87A52" w14:paraId="3A911546" w14:textId="77777777" w:rsidTr="00F235B1">
        <w:trPr>
          <w:trHeight w:val="270"/>
        </w:trPr>
        <w:tc>
          <w:tcPr>
            <w:tcW w:w="3119" w:type="dxa"/>
            <w:shd w:val="clear" w:color="auto" w:fill="FFFFFF" w:themeFill="background1"/>
            <w:hideMark/>
          </w:tcPr>
          <w:p w14:paraId="27F7576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Lipstick tubes </w:t>
            </w:r>
          </w:p>
        </w:tc>
        <w:tc>
          <w:tcPr>
            <w:tcW w:w="1559" w:type="dxa"/>
            <w:shd w:val="clear" w:color="auto" w:fill="FFFFFF" w:themeFill="background1"/>
            <w:noWrap/>
            <w:hideMark/>
          </w:tcPr>
          <w:p w14:paraId="56E1B84E"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2C685BA8" w14:textId="5EEB4BF6" w:rsidR="00604F9E" w:rsidRPr="008502A9" w:rsidRDefault="00DE4C1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Tubes perform a packaging function</w:t>
            </w:r>
          </w:p>
        </w:tc>
      </w:tr>
      <w:tr w:rsidR="006018B6" w:rsidRPr="00E87A52" w14:paraId="2EF007AD" w14:textId="77777777" w:rsidTr="00F235B1">
        <w:trPr>
          <w:trHeight w:val="270"/>
        </w:trPr>
        <w:tc>
          <w:tcPr>
            <w:tcW w:w="3119" w:type="dxa"/>
            <w:shd w:val="clear" w:color="auto" w:fill="FFFFFF" w:themeFill="background1"/>
            <w:hideMark/>
          </w:tcPr>
          <w:p w14:paraId="6AE9DEB7"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Liquid correction fluid brush </w:t>
            </w:r>
          </w:p>
        </w:tc>
        <w:tc>
          <w:tcPr>
            <w:tcW w:w="1559" w:type="dxa"/>
            <w:shd w:val="clear" w:color="auto" w:fill="FFFFFF" w:themeFill="background1"/>
            <w:noWrap/>
            <w:hideMark/>
          </w:tcPr>
          <w:p w14:paraId="29120CD7"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34835F6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Integral part of a packaging component </w:t>
            </w:r>
          </w:p>
        </w:tc>
      </w:tr>
      <w:tr w:rsidR="006018B6" w:rsidRPr="00E87A52" w14:paraId="4EC3C232" w14:textId="77777777" w:rsidTr="00F235B1">
        <w:trPr>
          <w:trHeight w:val="270"/>
        </w:trPr>
        <w:tc>
          <w:tcPr>
            <w:tcW w:w="3119" w:type="dxa"/>
            <w:shd w:val="clear" w:color="auto" w:fill="FFFFFF" w:themeFill="background1"/>
            <w:hideMark/>
          </w:tcPr>
          <w:p w14:paraId="1263C1B3" w14:textId="77777777" w:rsidR="00604F9E" w:rsidRPr="00893CE8" w:rsidRDefault="00604F9E" w:rsidP="00604F9E">
            <w:pPr>
              <w:spacing w:line="276" w:lineRule="auto"/>
            </w:pPr>
            <w:r w:rsidRPr="00893CE8">
              <w:t>L</w:t>
            </w:r>
            <w:r w:rsidRPr="00893CE8">
              <w:rPr>
                <w:rFonts w:ascii="Arial" w:hAnsi="Arial" w:cs="Arial"/>
                <w:color w:val="000000"/>
                <w:sz w:val="20"/>
                <w:szCs w:val="20"/>
                <w:lang w:eastAsia="en-GB"/>
              </w:rPr>
              <w:t xml:space="preserve">olly stick </w:t>
            </w:r>
          </w:p>
        </w:tc>
        <w:tc>
          <w:tcPr>
            <w:tcW w:w="1559" w:type="dxa"/>
            <w:shd w:val="clear" w:color="auto" w:fill="FFFFFF" w:themeFill="background1"/>
            <w:noWrap/>
            <w:hideMark/>
          </w:tcPr>
          <w:p w14:paraId="0144A9FF" w14:textId="77777777" w:rsidR="00604F9E" w:rsidRPr="00893CE8" w:rsidRDefault="00604F9E" w:rsidP="00604F9E">
            <w:pPr>
              <w:spacing w:line="276" w:lineRule="auto"/>
              <w:rPr>
                <w:rFonts w:ascii="Arial" w:hAnsi="Arial" w:cs="Arial"/>
                <w:color w:val="000000"/>
                <w:sz w:val="20"/>
                <w:szCs w:val="20"/>
                <w:lang w:eastAsia="en-GB"/>
              </w:rPr>
            </w:pPr>
            <w:r w:rsidRPr="00893CE8">
              <w:rPr>
                <w:rFonts w:ascii="Arial" w:hAnsi="Arial" w:cs="Arial"/>
                <w:color w:val="000000" w:themeColor="text1"/>
                <w:sz w:val="20"/>
                <w:szCs w:val="20"/>
                <w:lang w:eastAsia="en-GB"/>
              </w:rPr>
              <w:t>No</w:t>
            </w:r>
          </w:p>
        </w:tc>
        <w:tc>
          <w:tcPr>
            <w:tcW w:w="4962" w:type="dxa"/>
            <w:shd w:val="clear" w:color="auto" w:fill="FFFFFF" w:themeFill="background1"/>
            <w:hideMark/>
          </w:tcPr>
          <w:p w14:paraId="423A39AF" w14:textId="339E912B"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themeColor="text1"/>
                <w:sz w:val="20"/>
                <w:szCs w:val="20"/>
                <w:lang w:eastAsia="en-GB"/>
              </w:rPr>
              <w:t xml:space="preserve">Part of product/sales unit </w:t>
            </w:r>
          </w:p>
        </w:tc>
      </w:tr>
      <w:tr w:rsidR="006018B6" w:rsidRPr="00E87A52" w14:paraId="3883AEA2" w14:textId="77777777" w:rsidTr="00F235B1">
        <w:trPr>
          <w:trHeight w:val="540"/>
        </w:trPr>
        <w:tc>
          <w:tcPr>
            <w:tcW w:w="3119" w:type="dxa"/>
            <w:shd w:val="clear" w:color="auto" w:fill="FFFFFF" w:themeFill="background1"/>
            <w:hideMark/>
          </w:tcPr>
          <w:p w14:paraId="46FDD261"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Manicure set case </w:t>
            </w:r>
          </w:p>
        </w:tc>
        <w:tc>
          <w:tcPr>
            <w:tcW w:w="1559" w:type="dxa"/>
            <w:shd w:val="clear" w:color="auto" w:fill="FFFFFF" w:themeFill="background1"/>
            <w:noWrap/>
            <w:hideMark/>
          </w:tcPr>
          <w:p w14:paraId="127CA16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52483E1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If intent is for long-term storage, not packaging </w:t>
            </w:r>
          </w:p>
        </w:tc>
      </w:tr>
      <w:tr w:rsidR="006018B6" w:rsidRPr="00E87A52" w14:paraId="215F171B" w14:textId="77777777" w:rsidTr="00F235B1">
        <w:trPr>
          <w:trHeight w:val="556"/>
        </w:trPr>
        <w:tc>
          <w:tcPr>
            <w:tcW w:w="3119" w:type="dxa"/>
            <w:shd w:val="clear" w:color="auto" w:fill="FFFFFF" w:themeFill="background1"/>
            <w:hideMark/>
          </w:tcPr>
          <w:p w14:paraId="2ECF5D5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Mascara brush </w:t>
            </w:r>
          </w:p>
        </w:tc>
        <w:tc>
          <w:tcPr>
            <w:tcW w:w="1559" w:type="dxa"/>
            <w:shd w:val="clear" w:color="auto" w:fill="FFFFFF" w:themeFill="background1"/>
            <w:noWrap/>
            <w:hideMark/>
          </w:tcPr>
          <w:p w14:paraId="643D6A7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232A1B1E" w14:textId="7454D0F3" w:rsidR="00604F9E" w:rsidRPr="008502A9" w:rsidRDefault="00604F9E" w:rsidP="00604F9E">
            <w:pPr>
              <w:spacing w:line="276" w:lineRule="auto"/>
              <w:rPr>
                <w:rFonts w:ascii="Arial" w:hAnsi="Arial" w:cs="Arial"/>
                <w:color w:val="000000"/>
                <w:sz w:val="20"/>
                <w:szCs w:val="20"/>
                <w:lang w:eastAsia="en-GB"/>
              </w:rPr>
            </w:pPr>
            <w:r w:rsidRPr="6E7A621F">
              <w:rPr>
                <w:rFonts w:ascii="Arial" w:hAnsi="Arial" w:cs="Arial"/>
                <w:color w:val="000000" w:themeColor="text1"/>
                <w:sz w:val="20"/>
                <w:szCs w:val="20"/>
                <w:lang w:eastAsia="en-GB"/>
              </w:rPr>
              <w:t>Where it forms part of the lid</w:t>
            </w:r>
            <w:r w:rsidR="00FD6BE4" w:rsidRPr="6E7A621F">
              <w:rPr>
                <w:rFonts w:ascii="Arial" w:hAnsi="Arial" w:cs="Arial"/>
                <w:color w:val="000000" w:themeColor="text1"/>
                <w:sz w:val="20"/>
                <w:szCs w:val="20"/>
                <w:lang w:eastAsia="en-GB"/>
              </w:rPr>
              <w:t>.</w:t>
            </w:r>
            <w:r w:rsidRPr="6E7A621F">
              <w:rPr>
                <w:rFonts w:ascii="Arial" w:hAnsi="Arial" w:cs="Arial"/>
                <w:color w:val="000000" w:themeColor="text1"/>
                <w:sz w:val="20"/>
                <w:szCs w:val="20"/>
                <w:lang w:eastAsia="en-GB"/>
              </w:rPr>
              <w:t xml:space="preserve"> </w:t>
            </w:r>
            <w:r w:rsidR="0098369B" w:rsidRPr="6E7A621F">
              <w:rPr>
                <w:rFonts w:ascii="Arial" w:hAnsi="Arial" w:cs="Arial"/>
                <w:color w:val="000000" w:themeColor="text1"/>
                <w:sz w:val="20"/>
                <w:szCs w:val="20"/>
                <w:lang w:eastAsia="en-GB"/>
              </w:rPr>
              <w:t xml:space="preserve">Not if </w:t>
            </w:r>
            <w:r w:rsidRPr="6E7A621F">
              <w:rPr>
                <w:rFonts w:ascii="Arial" w:hAnsi="Arial" w:cs="Arial"/>
                <w:color w:val="000000" w:themeColor="text1"/>
                <w:sz w:val="20"/>
                <w:szCs w:val="20"/>
                <w:lang w:eastAsia="en-GB"/>
              </w:rPr>
              <w:t xml:space="preserve">sold as a </w:t>
            </w:r>
            <w:r w:rsidR="00563C6D">
              <w:rPr>
                <w:rFonts w:ascii="Arial" w:hAnsi="Arial" w:cs="Arial"/>
                <w:color w:val="000000" w:themeColor="text1"/>
                <w:sz w:val="20"/>
                <w:szCs w:val="20"/>
                <w:lang w:eastAsia="en-GB"/>
              </w:rPr>
              <w:t xml:space="preserve">separate </w:t>
            </w:r>
            <w:r w:rsidRPr="6E7A621F">
              <w:rPr>
                <w:rFonts w:ascii="Arial" w:hAnsi="Arial" w:cs="Arial"/>
                <w:color w:val="000000" w:themeColor="text1"/>
                <w:sz w:val="20"/>
                <w:szCs w:val="20"/>
                <w:lang w:eastAsia="en-GB"/>
              </w:rPr>
              <w:t>product</w:t>
            </w:r>
            <w:r w:rsidR="0098369B" w:rsidRPr="6E7A621F">
              <w:rPr>
                <w:rFonts w:ascii="Arial" w:hAnsi="Arial" w:cs="Arial"/>
                <w:color w:val="000000" w:themeColor="text1"/>
                <w:sz w:val="20"/>
                <w:szCs w:val="20"/>
                <w:lang w:eastAsia="en-GB"/>
              </w:rPr>
              <w:t>.</w:t>
            </w:r>
          </w:p>
        </w:tc>
      </w:tr>
      <w:tr w:rsidR="006018B6" w:rsidRPr="00E87A52" w14:paraId="76A6073A" w14:textId="77777777" w:rsidTr="00F235B1">
        <w:trPr>
          <w:trHeight w:val="270"/>
        </w:trPr>
        <w:tc>
          <w:tcPr>
            <w:tcW w:w="3119" w:type="dxa"/>
            <w:shd w:val="clear" w:color="auto" w:fill="FFFFFF" w:themeFill="background1"/>
            <w:hideMark/>
          </w:tcPr>
          <w:p w14:paraId="58062C0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Match boxes </w:t>
            </w:r>
          </w:p>
        </w:tc>
        <w:tc>
          <w:tcPr>
            <w:tcW w:w="1559" w:type="dxa"/>
            <w:shd w:val="clear" w:color="auto" w:fill="FFFFFF" w:themeFill="background1"/>
            <w:noWrap/>
            <w:hideMark/>
          </w:tcPr>
          <w:p w14:paraId="7FD4758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14AE1D48" w14:textId="4EF3DAA9"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 </w:t>
            </w:r>
            <w:r w:rsidR="0027194B" w:rsidRPr="004B61C2">
              <w:rPr>
                <w:rFonts w:ascii="Arial" w:hAnsi="Arial" w:cs="Arial"/>
                <w:sz w:val="20"/>
                <w:szCs w:val="20"/>
                <w:lang w:eastAsia="en-GB"/>
              </w:rPr>
              <w:t>Perform a packaging function.</w:t>
            </w:r>
          </w:p>
        </w:tc>
      </w:tr>
      <w:tr w:rsidR="006018B6" w:rsidRPr="00E87A52" w14:paraId="315E75B1" w14:textId="77777777" w:rsidTr="00F235B1">
        <w:trPr>
          <w:trHeight w:val="270"/>
        </w:trPr>
        <w:tc>
          <w:tcPr>
            <w:tcW w:w="3119" w:type="dxa"/>
            <w:shd w:val="clear" w:color="auto" w:fill="FFFFFF" w:themeFill="background1"/>
            <w:hideMark/>
          </w:tcPr>
          <w:p w14:paraId="5A70457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Meat packaging - absorbent paper </w:t>
            </w:r>
          </w:p>
        </w:tc>
        <w:tc>
          <w:tcPr>
            <w:tcW w:w="1559" w:type="dxa"/>
            <w:shd w:val="clear" w:color="auto" w:fill="FFFFFF" w:themeFill="background1"/>
            <w:noWrap/>
            <w:hideMark/>
          </w:tcPr>
          <w:p w14:paraId="2026AB5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 Yes </w:t>
            </w:r>
          </w:p>
        </w:tc>
        <w:tc>
          <w:tcPr>
            <w:tcW w:w="4962" w:type="dxa"/>
            <w:shd w:val="clear" w:color="auto" w:fill="FFFFFF" w:themeFill="background1"/>
            <w:hideMark/>
          </w:tcPr>
          <w:p w14:paraId="06882E22"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Forms part of sale unit </w:t>
            </w:r>
          </w:p>
        </w:tc>
      </w:tr>
      <w:tr w:rsidR="006018B6" w:rsidRPr="00E87A52" w14:paraId="47704F00" w14:textId="77777777" w:rsidTr="00F235B1">
        <w:trPr>
          <w:trHeight w:val="540"/>
        </w:trPr>
        <w:tc>
          <w:tcPr>
            <w:tcW w:w="3119" w:type="dxa"/>
            <w:shd w:val="clear" w:color="auto" w:fill="FFFFFF" w:themeFill="background1"/>
            <w:hideMark/>
          </w:tcPr>
          <w:p w14:paraId="0FD5C8A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Mobile phone top up card packaging </w:t>
            </w:r>
          </w:p>
        </w:tc>
        <w:tc>
          <w:tcPr>
            <w:tcW w:w="1559" w:type="dxa"/>
            <w:shd w:val="clear" w:color="auto" w:fill="FFFFFF" w:themeFill="background1"/>
            <w:noWrap/>
            <w:hideMark/>
          </w:tcPr>
          <w:p w14:paraId="177EFE0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7DE4A3E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Card is a sales unit and therefore packaging is obligated </w:t>
            </w:r>
          </w:p>
        </w:tc>
      </w:tr>
      <w:tr w:rsidR="006018B6" w:rsidRPr="00E87A52" w14:paraId="002EE71A" w14:textId="77777777" w:rsidTr="00F235B1">
        <w:trPr>
          <w:trHeight w:val="270"/>
        </w:trPr>
        <w:tc>
          <w:tcPr>
            <w:tcW w:w="3119" w:type="dxa"/>
            <w:shd w:val="clear" w:color="auto" w:fill="FFFFFF" w:themeFill="background1"/>
          </w:tcPr>
          <w:p w14:paraId="46EF09BF" w14:textId="48F3636B" w:rsidR="00604F9E" w:rsidRPr="008502A9"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Nitrous oxide cannisters</w:t>
            </w:r>
          </w:p>
        </w:tc>
        <w:tc>
          <w:tcPr>
            <w:tcW w:w="1559" w:type="dxa"/>
            <w:shd w:val="clear" w:color="auto" w:fill="FFFFFF" w:themeFill="background1"/>
            <w:noWrap/>
          </w:tcPr>
          <w:p w14:paraId="5B55B71C" w14:textId="39C4F2A6" w:rsidR="00604F9E" w:rsidRPr="008502A9"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Yes</w:t>
            </w:r>
          </w:p>
        </w:tc>
        <w:tc>
          <w:tcPr>
            <w:tcW w:w="4962" w:type="dxa"/>
            <w:shd w:val="clear" w:color="auto" w:fill="FFFFFF" w:themeFill="background1"/>
          </w:tcPr>
          <w:p w14:paraId="025E8C09" w14:textId="3EC4A23C" w:rsidR="00604F9E" w:rsidRPr="0027194B" w:rsidRDefault="0027194B" w:rsidP="00604F9E">
            <w:pPr>
              <w:spacing w:line="276" w:lineRule="auto"/>
              <w:rPr>
                <w:rFonts w:ascii="Arial" w:hAnsi="Arial" w:cs="Arial"/>
                <w:sz w:val="20"/>
                <w:szCs w:val="20"/>
                <w:lang w:eastAsia="en-GB"/>
              </w:rPr>
            </w:pPr>
            <w:r w:rsidRPr="004B61C2">
              <w:rPr>
                <w:rFonts w:ascii="Arial" w:hAnsi="Arial" w:cs="Arial"/>
                <w:sz w:val="20"/>
                <w:szCs w:val="20"/>
                <w:lang w:eastAsia="en-GB"/>
              </w:rPr>
              <w:t>Perform a packaging function.</w:t>
            </w:r>
          </w:p>
        </w:tc>
      </w:tr>
      <w:tr w:rsidR="006018B6" w:rsidRPr="00E87A52" w14:paraId="1F3C2FB6" w14:textId="77777777" w:rsidTr="00F235B1">
        <w:trPr>
          <w:trHeight w:val="270"/>
        </w:trPr>
        <w:tc>
          <w:tcPr>
            <w:tcW w:w="3119" w:type="dxa"/>
            <w:shd w:val="clear" w:color="auto" w:fill="FFFFFF" w:themeFill="background1"/>
            <w:hideMark/>
          </w:tcPr>
          <w:p w14:paraId="3A937F81"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Nozzles (for sealant dispensers) </w:t>
            </w:r>
          </w:p>
        </w:tc>
        <w:tc>
          <w:tcPr>
            <w:tcW w:w="1559" w:type="dxa"/>
            <w:shd w:val="clear" w:color="auto" w:fill="FFFFFF" w:themeFill="background1"/>
            <w:noWrap/>
            <w:hideMark/>
          </w:tcPr>
          <w:p w14:paraId="478F3CC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5D1C3C2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If also forming the function of a closure </w:t>
            </w:r>
          </w:p>
        </w:tc>
      </w:tr>
      <w:tr w:rsidR="006018B6" w:rsidRPr="00E87A52" w14:paraId="5A1AD7CE" w14:textId="77777777" w:rsidTr="00F235B1">
        <w:trPr>
          <w:trHeight w:val="1132"/>
        </w:trPr>
        <w:tc>
          <w:tcPr>
            <w:tcW w:w="3119" w:type="dxa"/>
            <w:shd w:val="clear" w:color="auto" w:fill="FFFFFF" w:themeFill="background1"/>
            <w:hideMark/>
          </w:tcPr>
          <w:p w14:paraId="62FF0B8B" w14:textId="6968E385" w:rsidR="00604F9E" w:rsidRPr="008502A9" w:rsidRDefault="00604F9E" w:rsidP="00604F9E">
            <w:pPr>
              <w:spacing w:line="276" w:lineRule="auto"/>
              <w:rPr>
                <w:rFonts w:ascii="Arial" w:hAnsi="Arial" w:cs="Arial"/>
                <w:color w:val="000000"/>
                <w:sz w:val="20"/>
                <w:szCs w:val="20"/>
                <w:highlight w:val="yellow"/>
                <w:lang w:eastAsia="en-GB"/>
              </w:rPr>
            </w:pPr>
            <w:r w:rsidRPr="008502A9">
              <w:rPr>
                <w:rFonts w:ascii="Arial" w:hAnsi="Arial" w:cs="Arial"/>
                <w:color w:val="000000"/>
                <w:sz w:val="20"/>
                <w:szCs w:val="20"/>
                <w:lang w:eastAsia="en-GB"/>
              </w:rPr>
              <w:t>Packaging sold as a product (</w:t>
            </w:r>
            <w:r>
              <w:rPr>
                <w:rFonts w:ascii="Arial" w:hAnsi="Arial" w:cs="Arial"/>
                <w:color w:val="000000"/>
                <w:sz w:val="20"/>
                <w:szCs w:val="20"/>
                <w:lang w:eastAsia="en-GB"/>
              </w:rPr>
              <w:t>for example</w:t>
            </w:r>
            <w:r w:rsidRPr="008502A9">
              <w:rPr>
                <w:rFonts w:ascii="Arial" w:hAnsi="Arial" w:cs="Arial"/>
                <w:color w:val="000000"/>
                <w:sz w:val="20"/>
                <w:szCs w:val="20"/>
                <w:lang w:eastAsia="en-GB"/>
              </w:rPr>
              <w:t xml:space="preserve"> </w:t>
            </w:r>
            <w:r w:rsidR="00854899">
              <w:rPr>
                <w:rFonts w:ascii="Arial" w:hAnsi="Arial" w:cs="Arial"/>
                <w:color w:val="000000"/>
                <w:sz w:val="20"/>
                <w:szCs w:val="20"/>
                <w:lang w:eastAsia="en-GB"/>
              </w:rPr>
              <w:t>padded envelopes</w:t>
            </w:r>
            <w:r w:rsidRPr="008502A9">
              <w:rPr>
                <w:rFonts w:ascii="Arial" w:hAnsi="Arial" w:cs="Arial"/>
                <w:color w:val="000000"/>
                <w:sz w:val="20"/>
                <w:szCs w:val="20"/>
                <w:lang w:eastAsia="en-GB"/>
              </w:rPr>
              <w:t>, cardboard boxes, bags and sacks)</w:t>
            </w:r>
          </w:p>
        </w:tc>
        <w:tc>
          <w:tcPr>
            <w:tcW w:w="1559" w:type="dxa"/>
            <w:shd w:val="clear" w:color="auto" w:fill="FFFFFF" w:themeFill="background1"/>
            <w:noWrap/>
            <w:hideMark/>
          </w:tcPr>
          <w:p w14:paraId="6D6AB6B3" w14:textId="77777777" w:rsidR="00604F9E" w:rsidRPr="008502A9" w:rsidRDefault="00604F9E" w:rsidP="00604F9E">
            <w:pPr>
              <w:spacing w:line="276" w:lineRule="auto"/>
              <w:rPr>
                <w:rFonts w:ascii="Arial" w:hAnsi="Arial" w:cs="Arial"/>
                <w:color w:val="000000"/>
                <w:sz w:val="20"/>
                <w:szCs w:val="20"/>
                <w:highlight w:val="yellow"/>
                <w:lang w:eastAsia="en-GB"/>
              </w:rPr>
            </w:pPr>
            <w:r w:rsidRPr="008502A9">
              <w:rPr>
                <w:rFonts w:ascii="Arial" w:hAnsi="Arial" w:cs="Arial"/>
                <w:color w:val="000000"/>
                <w:sz w:val="20"/>
                <w:szCs w:val="20"/>
                <w:lang w:eastAsia="en-GB"/>
              </w:rPr>
              <w:t>Depends</w:t>
            </w:r>
          </w:p>
        </w:tc>
        <w:tc>
          <w:tcPr>
            <w:tcW w:w="4962" w:type="dxa"/>
            <w:shd w:val="clear" w:color="auto" w:fill="FFFFFF" w:themeFill="background1"/>
            <w:hideMark/>
          </w:tcPr>
          <w:p w14:paraId="31EFDDC0" w14:textId="77777777" w:rsidR="00604F9E" w:rsidRPr="008502A9" w:rsidRDefault="00604F9E" w:rsidP="00604F9E">
            <w:pPr>
              <w:spacing w:line="276" w:lineRule="auto"/>
              <w:rPr>
                <w:rFonts w:ascii="Arial" w:hAnsi="Arial" w:cs="Arial"/>
                <w:color w:val="000000"/>
                <w:sz w:val="20"/>
                <w:szCs w:val="20"/>
                <w:highlight w:val="yellow"/>
                <w:lang w:eastAsia="en-GB"/>
              </w:rPr>
            </w:pPr>
            <w:r w:rsidRPr="008502A9">
              <w:rPr>
                <w:rFonts w:ascii="Arial" w:hAnsi="Arial" w:cs="Arial"/>
                <w:color w:val="000000" w:themeColor="text1"/>
                <w:sz w:val="20"/>
                <w:szCs w:val="20"/>
                <w:lang w:eastAsia="en-GB"/>
              </w:rPr>
              <w:t>If the product goes on to perform a packaging function and meets the packaging definition and is supplied for use as primary, secondary, tertiary or shipment packaging, it is defined as packaging</w:t>
            </w:r>
          </w:p>
        </w:tc>
      </w:tr>
      <w:tr w:rsidR="006018B6" w:rsidRPr="00E87A52" w14:paraId="21D38CBB" w14:textId="77777777" w:rsidTr="00F235B1">
        <w:trPr>
          <w:trHeight w:val="750"/>
        </w:trPr>
        <w:tc>
          <w:tcPr>
            <w:tcW w:w="3119" w:type="dxa"/>
            <w:shd w:val="clear" w:color="auto" w:fill="FFFFFF" w:themeFill="background1"/>
          </w:tcPr>
          <w:p w14:paraId="7BB71399" w14:textId="18D0A5EA" w:rsidR="00604F9E" w:rsidRPr="00A873B2" w:rsidRDefault="00604F9E" w:rsidP="00604F9E">
            <w:pPr>
              <w:spacing w:line="276" w:lineRule="auto"/>
              <w:rPr>
                <w:rFonts w:ascii="Arial" w:hAnsi="Arial" w:cs="Arial"/>
                <w:color w:val="000000"/>
                <w:sz w:val="20"/>
                <w:szCs w:val="20"/>
                <w:lang w:eastAsia="en-GB"/>
              </w:rPr>
            </w:pPr>
            <w:r w:rsidRPr="00A873B2">
              <w:rPr>
                <w:rFonts w:ascii="Arial" w:hAnsi="Arial" w:cs="Arial"/>
                <w:color w:val="000000"/>
                <w:sz w:val="20"/>
                <w:szCs w:val="20"/>
                <w:lang w:eastAsia="en-GB"/>
              </w:rPr>
              <w:t>Pallets</w:t>
            </w:r>
          </w:p>
        </w:tc>
        <w:tc>
          <w:tcPr>
            <w:tcW w:w="1559" w:type="dxa"/>
            <w:shd w:val="clear" w:color="auto" w:fill="FFFFFF" w:themeFill="background1"/>
            <w:noWrap/>
          </w:tcPr>
          <w:p w14:paraId="3977D802" w14:textId="5892AC15" w:rsidR="00604F9E" w:rsidRPr="00A873B2" w:rsidRDefault="00604F9E" w:rsidP="00604F9E">
            <w:pPr>
              <w:spacing w:line="276" w:lineRule="auto"/>
              <w:rPr>
                <w:rFonts w:ascii="Arial" w:hAnsi="Arial" w:cs="Arial"/>
                <w:color w:val="000000"/>
                <w:sz w:val="20"/>
                <w:szCs w:val="20"/>
                <w:lang w:eastAsia="en-GB"/>
              </w:rPr>
            </w:pPr>
            <w:r w:rsidRPr="00A873B2">
              <w:rPr>
                <w:rFonts w:ascii="Arial" w:hAnsi="Arial" w:cs="Arial"/>
                <w:color w:val="000000"/>
                <w:sz w:val="20"/>
                <w:szCs w:val="20"/>
                <w:lang w:eastAsia="en-GB"/>
              </w:rPr>
              <w:t>Yes</w:t>
            </w:r>
          </w:p>
        </w:tc>
        <w:tc>
          <w:tcPr>
            <w:tcW w:w="4962" w:type="dxa"/>
            <w:shd w:val="clear" w:color="auto" w:fill="FFFFFF" w:themeFill="background1"/>
          </w:tcPr>
          <w:p w14:paraId="45A68F48" w14:textId="5629D5D1" w:rsidR="00604F9E" w:rsidRPr="00A873B2" w:rsidRDefault="00604F9E" w:rsidP="00684919">
            <w:pPr>
              <w:spacing w:line="276" w:lineRule="auto"/>
              <w:rPr>
                <w:rFonts w:ascii="Arial" w:hAnsi="Arial" w:cs="Arial"/>
                <w:color w:val="000000"/>
                <w:sz w:val="20"/>
                <w:szCs w:val="20"/>
                <w:lang w:eastAsia="en-GB"/>
              </w:rPr>
            </w:pPr>
            <w:r>
              <w:rPr>
                <w:rFonts w:ascii="Arial" w:hAnsi="Arial" w:cs="Arial"/>
                <w:color w:val="000000"/>
                <w:sz w:val="20"/>
                <w:szCs w:val="20"/>
                <w:lang w:eastAsia="en-GB"/>
              </w:rPr>
              <w:t>Pallets that are reused are o</w:t>
            </w:r>
            <w:r w:rsidRPr="00A873B2">
              <w:rPr>
                <w:rFonts w:ascii="Arial" w:hAnsi="Arial" w:cs="Arial"/>
                <w:color w:val="000000"/>
                <w:sz w:val="20"/>
                <w:szCs w:val="20"/>
                <w:lang w:eastAsia="en-GB"/>
              </w:rPr>
              <w:t xml:space="preserve">bligated for </w:t>
            </w:r>
            <w:r>
              <w:rPr>
                <w:rFonts w:ascii="Arial" w:hAnsi="Arial" w:cs="Arial"/>
                <w:color w:val="000000"/>
                <w:sz w:val="20"/>
                <w:szCs w:val="20"/>
                <w:lang w:eastAsia="en-GB"/>
              </w:rPr>
              <w:t xml:space="preserve">their </w:t>
            </w:r>
            <w:r w:rsidRPr="00A873B2">
              <w:rPr>
                <w:rFonts w:ascii="Arial" w:hAnsi="Arial" w:cs="Arial"/>
                <w:color w:val="000000"/>
                <w:sz w:val="20"/>
                <w:szCs w:val="20"/>
                <w:lang w:eastAsia="en-GB"/>
              </w:rPr>
              <w:t>first use.</w:t>
            </w:r>
            <w:r w:rsidR="00684919">
              <w:rPr>
                <w:rFonts w:ascii="Arial" w:hAnsi="Arial" w:cs="Arial"/>
                <w:color w:val="000000"/>
                <w:sz w:val="20"/>
                <w:szCs w:val="20"/>
                <w:lang w:eastAsia="en-GB"/>
              </w:rPr>
              <w:t xml:space="preserve"> </w:t>
            </w:r>
            <w:r w:rsidRPr="00A873B2">
              <w:rPr>
                <w:rFonts w:ascii="Arial" w:hAnsi="Arial" w:cs="Arial"/>
                <w:color w:val="000000"/>
                <w:sz w:val="20"/>
                <w:szCs w:val="20"/>
                <w:lang w:eastAsia="en-GB"/>
              </w:rPr>
              <w:t>Imported pallets will always be obligated</w:t>
            </w:r>
            <w:r>
              <w:rPr>
                <w:rFonts w:ascii="Arial" w:hAnsi="Arial" w:cs="Arial"/>
                <w:color w:val="000000"/>
                <w:sz w:val="20"/>
                <w:szCs w:val="20"/>
                <w:lang w:eastAsia="en-GB"/>
              </w:rPr>
              <w:t>.</w:t>
            </w:r>
          </w:p>
        </w:tc>
      </w:tr>
      <w:tr w:rsidR="006018B6" w:rsidRPr="00E87A52" w14:paraId="598B0B2A" w14:textId="77777777" w:rsidTr="00F235B1">
        <w:trPr>
          <w:trHeight w:val="750"/>
        </w:trPr>
        <w:tc>
          <w:tcPr>
            <w:tcW w:w="3119" w:type="dxa"/>
            <w:shd w:val="clear" w:color="auto" w:fill="FFFFFF" w:themeFill="background1"/>
          </w:tcPr>
          <w:p w14:paraId="64B46356" w14:textId="70B95DD5" w:rsidR="00F2169D" w:rsidRPr="0042494D" w:rsidRDefault="003362CE" w:rsidP="00604F9E">
            <w:pPr>
              <w:spacing w:line="276" w:lineRule="auto"/>
              <w:rPr>
                <w:rFonts w:ascii="Arial" w:hAnsi="Arial" w:cs="Arial"/>
                <w:sz w:val="20"/>
                <w:szCs w:val="20"/>
                <w:lang w:eastAsia="en-GB"/>
              </w:rPr>
            </w:pPr>
            <w:r w:rsidRPr="0042494D">
              <w:rPr>
                <w:rFonts w:ascii="Arial" w:hAnsi="Arial" w:cs="Arial"/>
                <w:sz w:val="20"/>
                <w:szCs w:val="20"/>
                <w:lang w:eastAsia="en-GB"/>
              </w:rPr>
              <w:t>‘Do not stack’ p</w:t>
            </w:r>
            <w:r w:rsidR="00F2169D" w:rsidRPr="0042494D">
              <w:rPr>
                <w:rFonts w:ascii="Arial" w:hAnsi="Arial" w:cs="Arial"/>
                <w:sz w:val="20"/>
                <w:szCs w:val="20"/>
                <w:lang w:eastAsia="en-GB"/>
              </w:rPr>
              <w:t>allet cones</w:t>
            </w:r>
            <w:r w:rsidR="006E4E5E" w:rsidRPr="0042494D">
              <w:rPr>
                <w:rFonts w:ascii="Arial" w:hAnsi="Arial" w:cs="Arial"/>
                <w:sz w:val="20"/>
                <w:szCs w:val="20"/>
                <w:lang w:eastAsia="en-GB"/>
              </w:rPr>
              <w:t xml:space="preserve"> supplied with goods</w:t>
            </w:r>
          </w:p>
          <w:p w14:paraId="470633A4" w14:textId="7D93D26E" w:rsidR="007D5C37" w:rsidRPr="0042494D" w:rsidRDefault="007D5C37" w:rsidP="00604F9E">
            <w:pPr>
              <w:spacing w:line="276" w:lineRule="auto"/>
              <w:rPr>
                <w:rFonts w:ascii="Arial" w:hAnsi="Arial" w:cs="Arial"/>
                <w:sz w:val="20"/>
                <w:szCs w:val="20"/>
                <w:lang w:eastAsia="en-GB"/>
              </w:rPr>
            </w:pPr>
            <w:r w:rsidRPr="0042494D">
              <w:rPr>
                <w:rFonts w:ascii="Arial" w:hAnsi="Arial" w:cs="Arial"/>
                <w:sz w:val="20"/>
                <w:szCs w:val="20"/>
                <w:lang w:eastAsia="en-GB"/>
              </w:rPr>
              <w:t>(</w:t>
            </w:r>
            <w:r w:rsidR="00614C5B" w:rsidRPr="0042494D">
              <w:rPr>
                <w:rFonts w:ascii="Arial" w:hAnsi="Arial" w:cs="Arial"/>
                <w:sz w:val="20"/>
                <w:szCs w:val="20"/>
                <w:lang w:eastAsia="en-GB"/>
              </w:rPr>
              <w:t>placed or attached to the top of a pallet</w:t>
            </w:r>
            <w:r w:rsidR="002E104D" w:rsidRPr="0042494D">
              <w:rPr>
                <w:rFonts w:ascii="Arial" w:hAnsi="Arial" w:cs="Arial"/>
                <w:sz w:val="20"/>
                <w:szCs w:val="20"/>
                <w:lang w:eastAsia="en-GB"/>
              </w:rPr>
              <w:t>-</w:t>
            </w:r>
            <w:r w:rsidR="008B709F" w:rsidRPr="0042494D">
              <w:rPr>
                <w:rFonts w:ascii="Arial" w:hAnsi="Arial" w:cs="Arial"/>
                <w:sz w:val="20"/>
                <w:szCs w:val="20"/>
                <w:lang w:eastAsia="en-GB"/>
              </w:rPr>
              <w:t>load to prevent stacking)</w:t>
            </w:r>
          </w:p>
        </w:tc>
        <w:tc>
          <w:tcPr>
            <w:tcW w:w="1559" w:type="dxa"/>
            <w:shd w:val="clear" w:color="auto" w:fill="FFFFFF" w:themeFill="background1"/>
            <w:noWrap/>
          </w:tcPr>
          <w:p w14:paraId="53F7F22B" w14:textId="45A4D82B" w:rsidR="00F2169D" w:rsidRPr="0042494D" w:rsidRDefault="006E4E5E" w:rsidP="00604F9E">
            <w:pPr>
              <w:spacing w:line="276" w:lineRule="auto"/>
              <w:rPr>
                <w:rFonts w:ascii="Arial" w:hAnsi="Arial" w:cs="Arial"/>
                <w:sz w:val="20"/>
                <w:szCs w:val="20"/>
                <w:lang w:eastAsia="en-GB"/>
              </w:rPr>
            </w:pPr>
            <w:r w:rsidRPr="0042494D">
              <w:rPr>
                <w:rFonts w:ascii="Arial" w:hAnsi="Arial" w:cs="Arial"/>
                <w:sz w:val="20"/>
                <w:szCs w:val="20"/>
                <w:lang w:eastAsia="en-GB"/>
              </w:rPr>
              <w:t>Yes</w:t>
            </w:r>
          </w:p>
        </w:tc>
        <w:tc>
          <w:tcPr>
            <w:tcW w:w="4962" w:type="dxa"/>
            <w:shd w:val="clear" w:color="auto" w:fill="FFFFFF" w:themeFill="background1"/>
          </w:tcPr>
          <w:p w14:paraId="6A12426C" w14:textId="06D1CA09" w:rsidR="000C5538" w:rsidRPr="0042494D" w:rsidRDefault="003E14C2" w:rsidP="000C5538">
            <w:pPr>
              <w:spacing w:line="276" w:lineRule="auto"/>
              <w:rPr>
                <w:rFonts w:ascii="Arial" w:hAnsi="Arial" w:cs="Arial"/>
                <w:sz w:val="20"/>
                <w:szCs w:val="20"/>
                <w:lang w:eastAsia="en-GB"/>
              </w:rPr>
            </w:pPr>
            <w:r w:rsidRPr="0042494D">
              <w:rPr>
                <w:rFonts w:ascii="Arial" w:hAnsi="Arial" w:cs="Arial"/>
                <w:sz w:val="20"/>
                <w:szCs w:val="20"/>
                <w:lang w:eastAsia="en-GB"/>
              </w:rPr>
              <w:t>Perform a packaging fun</w:t>
            </w:r>
            <w:r w:rsidR="00D851D4" w:rsidRPr="0042494D">
              <w:rPr>
                <w:rFonts w:ascii="Arial" w:hAnsi="Arial" w:cs="Arial"/>
                <w:sz w:val="20"/>
                <w:szCs w:val="20"/>
                <w:lang w:eastAsia="en-GB"/>
              </w:rPr>
              <w:t>c</w:t>
            </w:r>
            <w:r w:rsidRPr="0042494D">
              <w:rPr>
                <w:rFonts w:ascii="Arial" w:hAnsi="Arial" w:cs="Arial"/>
                <w:sz w:val="20"/>
                <w:szCs w:val="20"/>
                <w:lang w:eastAsia="en-GB"/>
              </w:rPr>
              <w:t>tion</w:t>
            </w:r>
          </w:p>
        </w:tc>
      </w:tr>
      <w:tr w:rsidR="006018B6" w:rsidRPr="00E87A52" w14:paraId="1AED3D2C" w14:textId="77777777" w:rsidTr="00F235B1">
        <w:trPr>
          <w:trHeight w:val="750"/>
        </w:trPr>
        <w:tc>
          <w:tcPr>
            <w:tcW w:w="3119" w:type="dxa"/>
            <w:shd w:val="clear" w:color="auto" w:fill="FFFFFF" w:themeFill="background1"/>
          </w:tcPr>
          <w:p w14:paraId="3B5A1F24" w14:textId="63571141" w:rsidR="00604F9E" w:rsidRPr="00A873B2"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Pallet nails</w:t>
            </w:r>
          </w:p>
        </w:tc>
        <w:tc>
          <w:tcPr>
            <w:tcW w:w="1559" w:type="dxa"/>
            <w:shd w:val="clear" w:color="auto" w:fill="FFFFFF" w:themeFill="background1"/>
            <w:noWrap/>
          </w:tcPr>
          <w:p w14:paraId="0B696AC5" w14:textId="1E3DE293" w:rsidR="00604F9E" w:rsidRPr="00A873B2"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Yes</w:t>
            </w:r>
          </w:p>
        </w:tc>
        <w:tc>
          <w:tcPr>
            <w:tcW w:w="4962" w:type="dxa"/>
            <w:shd w:val="clear" w:color="auto" w:fill="FFFFFF" w:themeFill="background1"/>
          </w:tcPr>
          <w:p w14:paraId="6631AE01" w14:textId="7C750AA3" w:rsidR="00604F9E" w:rsidRPr="009948CC" w:rsidRDefault="00604F9E" w:rsidP="00604F9E">
            <w:pPr>
              <w:spacing w:line="276" w:lineRule="auto"/>
              <w:rPr>
                <w:rFonts w:ascii="Arial" w:hAnsi="Arial" w:cs="Arial"/>
                <w:color w:val="000000"/>
                <w:sz w:val="20"/>
                <w:szCs w:val="20"/>
                <w:lang w:eastAsia="en-GB"/>
              </w:rPr>
            </w:pPr>
            <w:r w:rsidRPr="009948CC">
              <w:rPr>
                <w:rStyle w:val="ui-provider"/>
                <w:rFonts w:ascii="Arial" w:hAnsi="Arial" w:cs="Arial"/>
                <w:sz w:val="20"/>
                <w:szCs w:val="20"/>
              </w:rPr>
              <w:t>Where the information is available it should be reported separately.</w:t>
            </w:r>
            <w:r>
              <w:rPr>
                <w:rStyle w:val="ui-provider"/>
                <w:rFonts w:ascii="Arial" w:hAnsi="Arial" w:cs="Arial"/>
                <w:sz w:val="20"/>
                <w:szCs w:val="20"/>
              </w:rPr>
              <w:t xml:space="preserve"> </w:t>
            </w:r>
            <w:r w:rsidRPr="009948CC">
              <w:rPr>
                <w:rStyle w:val="ui-provider"/>
                <w:rFonts w:ascii="Arial" w:hAnsi="Arial" w:cs="Arial"/>
                <w:sz w:val="20"/>
                <w:szCs w:val="20"/>
              </w:rPr>
              <w:t>If not, it should be reported as the predominant material by weight.</w:t>
            </w:r>
          </w:p>
        </w:tc>
      </w:tr>
      <w:tr w:rsidR="006018B6" w:rsidRPr="00E87A52" w14:paraId="77370F1B" w14:textId="77777777" w:rsidTr="00F235B1">
        <w:trPr>
          <w:trHeight w:val="540"/>
        </w:trPr>
        <w:tc>
          <w:tcPr>
            <w:tcW w:w="3119" w:type="dxa"/>
            <w:shd w:val="clear" w:color="auto" w:fill="FFFFFF" w:themeFill="background1"/>
            <w:hideMark/>
          </w:tcPr>
          <w:p w14:paraId="216C60A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Party poppers </w:t>
            </w:r>
          </w:p>
        </w:tc>
        <w:tc>
          <w:tcPr>
            <w:tcW w:w="1559" w:type="dxa"/>
            <w:shd w:val="clear" w:color="auto" w:fill="FFFFFF" w:themeFill="background1"/>
            <w:noWrap/>
            <w:hideMark/>
          </w:tcPr>
          <w:p w14:paraId="55C5A3E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1A2E246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Container, card top and string are all considered to be part of the product </w:t>
            </w:r>
          </w:p>
        </w:tc>
      </w:tr>
      <w:tr w:rsidR="006018B6" w:rsidRPr="00E87A52" w14:paraId="2145F39C" w14:textId="77777777" w:rsidTr="00F235B1">
        <w:trPr>
          <w:trHeight w:val="270"/>
        </w:trPr>
        <w:tc>
          <w:tcPr>
            <w:tcW w:w="3119" w:type="dxa"/>
            <w:shd w:val="clear" w:color="auto" w:fill="FFFFFF" w:themeFill="background1"/>
            <w:hideMark/>
          </w:tcPr>
          <w:p w14:paraId="164B658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PC games/software boxes </w:t>
            </w:r>
          </w:p>
        </w:tc>
        <w:tc>
          <w:tcPr>
            <w:tcW w:w="1559" w:type="dxa"/>
            <w:shd w:val="clear" w:color="auto" w:fill="FFFFFF" w:themeFill="background1"/>
            <w:noWrap/>
            <w:hideMark/>
          </w:tcPr>
          <w:p w14:paraId="658313CE"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709BBA4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Considered long-term storage </w:t>
            </w:r>
          </w:p>
        </w:tc>
      </w:tr>
      <w:tr w:rsidR="006018B6" w:rsidRPr="00E87A52" w14:paraId="4462EC27" w14:textId="77777777" w:rsidTr="00F235B1">
        <w:trPr>
          <w:trHeight w:val="270"/>
        </w:trPr>
        <w:tc>
          <w:tcPr>
            <w:tcW w:w="3119" w:type="dxa"/>
            <w:shd w:val="clear" w:color="auto" w:fill="FFFFFF" w:themeFill="background1"/>
            <w:hideMark/>
          </w:tcPr>
          <w:p w14:paraId="139F7BF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Pencil cases/purses with sweets </w:t>
            </w:r>
          </w:p>
        </w:tc>
        <w:tc>
          <w:tcPr>
            <w:tcW w:w="1559" w:type="dxa"/>
            <w:shd w:val="clear" w:color="auto" w:fill="FFFFFF" w:themeFill="background1"/>
            <w:noWrap/>
            <w:hideMark/>
          </w:tcPr>
          <w:p w14:paraId="686399D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501157D2"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Pencil cases/purses are product </w:t>
            </w:r>
          </w:p>
        </w:tc>
      </w:tr>
      <w:tr w:rsidR="006018B6" w:rsidRPr="00E87A52" w14:paraId="38F53DD8" w14:textId="77777777" w:rsidTr="00F235B1">
        <w:trPr>
          <w:trHeight w:val="270"/>
        </w:trPr>
        <w:tc>
          <w:tcPr>
            <w:tcW w:w="3119" w:type="dxa"/>
            <w:shd w:val="clear" w:color="auto" w:fill="FFFFFF" w:themeFill="background1"/>
            <w:hideMark/>
          </w:tcPr>
          <w:p w14:paraId="220A7E5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Pens - disposable </w:t>
            </w:r>
          </w:p>
        </w:tc>
        <w:tc>
          <w:tcPr>
            <w:tcW w:w="1559" w:type="dxa"/>
            <w:shd w:val="clear" w:color="auto" w:fill="FFFFFF" w:themeFill="background1"/>
            <w:noWrap/>
            <w:hideMark/>
          </w:tcPr>
          <w:p w14:paraId="079DB83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48B0929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Product </w:t>
            </w:r>
          </w:p>
        </w:tc>
      </w:tr>
      <w:tr w:rsidR="006018B6" w:rsidRPr="00E87A52" w14:paraId="1B1712E2" w14:textId="77777777" w:rsidTr="00F235B1">
        <w:trPr>
          <w:trHeight w:val="270"/>
        </w:trPr>
        <w:tc>
          <w:tcPr>
            <w:tcW w:w="3119" w:type="dxa"/>
            <w:shd w:val="clear" w:color="auto" w:fill="FFFFFF" w:themeFill="background1"/>
            <w:hideMark/>
          </w:tcPr>
          <w:p w14:paraId="335252C6" w14:textId="16F10B93" w:rsidR="00604F9E" w:rsidRPr="008502A9" w:rsidRDefault="00604F9E" w:rsidP="00604F9E">
            <w:pPr>
              <w:spacing w:line="276" w:lineRule="auto"/>
              <w:rPr>
                <w:rFonts w:ascii="Arial" w:hAnsi="Arial" w:cs="Arial"/>
                <w:color w:val="000000"/>
                <w:sz w:val="20"/>
                <w:szCs w:val="20"/>
                <w:lang w:eastAsia="en-GB"/>
              </w:rPr>
            </w:pPr>
            <w:r w:rsidRPr="0080474D">
              <w:rPr>
                <w:rFonts w:ascii="Arial" w:hAnsi="Arial" w:cs="Arial"/>
                <w:sz w:val="20"/>
                <w:szCs w:val="20"/>
                <w:lang w:eastAsia="en-GB"/>
              </w:rPr>
              <w:t xml:space="preserve">Petri dishes containing agar </w:t>
            </w:r>
            <w:r w:rsidR="00446D54" w:rsidRPr="0080474D">
              <w:rPr>
                <w:rFonts w:ascii="Arial" w:hAnsi="Arial" w:cs="Arial"/>
                <w:sz w:val="20"/>
                <w:szCs w:val="20"/>
                <w:lang w:eastAsia="en-GB"/>
              </w:rPr>
              <w:t xml:space="preserve">or </w:t>
            </w:r>
            <w:r w:rsidR="0085277A" w:rsidRPr="0080474D">
              <w:rPr>
                <w:rFonts w:ascii="Arial" w:hAnsi="Arial" w:cs="Arial"/>
                <w:sz w:val="20"/>
                <w:szCs w:val="20"/>
                <w:lang w:eastAsia="en-GB"/>
              </w:rPr>
              <w:t xml:space="preserve">other </w:t>
            </w:r>
            <w:r w:rsidR="000E6B87" w:rsidRPr="0080474D">
              <w:rPr>
                <w:rFonts w:ascii="Arial" w:hAnsi="Arial" w:cs="Arial"/>
                <w:sz w:val="20"/>
                <w:szCs w:val="20"/>
                <w:lang w:eastAsia="en-GB"/>
              </w:rPr>
              <w:t>microbiological</w:t>
            </w:r>
            <w:r w:rsidR="0080474D" w:rsidRPr="0080474D">
              <w:rPr>
                <w:rFonts w:ascii="Arial" w:hAnsi="Arial" w:cs="Arial"/>
                <w:sz w:val="20"/>
                <w:szCs w:val="20"/>
                <w:lang w:eastAsia="en-GB"/>
              </w:rPr>
              <w:t>/</w:t>
            </w:r>
            <w:r w:rsidR="00F153AE" w:rsidRPr="0080474D">
              <w:rPr>
                <w:rFonts w:ascii="Arial" w:hAnsi="Arial" w:cs="Arial"/>
                <w:sz w:val="20"/>
                <w:szCs w:val="20"/>
                <w:lang w:eastAsia="en-GB"/>
              </w:rPr>
              <w:t xml:space="preserve">culture </w:t>
            </w:r>
            <w:r w:rsidR="003B03AC" w:rsidRPr="0080474D">
              <w:rPr>
                <w:rFonts w:ascii="Arial" w:hAnsi="Arial" w:cs="Arial"/>
                <w:sz w:val="20"/>
                <w:szCs w:val="20"/>
                <w:lang w:eastAsia="en-GB"/>
              </w:rPr>
              <w:t>media</w:t>
            </w:r>
            <w:r w:rsidR="00FD6BE4" w:rsidRPr="0080474D">
              <w:rPr>
                <w:rFonts w:ascii="Arial" w:hAnsi="Arial" w:cs="Arial"/>
                <w:sz w:val="20"/>
                <w:szCs w:val="20"/>
                <w:lang w:eastAsia="en-GB"/>
              </w:rPr>
              <w:t>.</w:t>
            </w:r>
          </w:p>
        </w:tc>
        <w:tc>
          <w:tcPr>
            <w:tcW w:w="1559" w:type="dxa"/>
            <w:shd w:val="clear" w:color="auto" w:fill="FFFFFF" w:themeFill="background1"/>
            <w:noWrap/>
            <w:hideMark/>
          </w:tcPr>
          <w:p w14:paraId="783E3E7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06EF081E"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Product </w:t>
            </w:r>
          </w:p>
        </w:tc>
      </w:tr>
      <w:tr w:rsidR="006018B6" w:rsidRPr="00E87A52" w14:paraId="6E6BBD3C" w14:textId="77777777" w:rsidTr="00F235B1">
        <w:trPr>
          <w:trHeight w:val="270"/>
        </w:trPr>
        <w:tc>
          <w:tcPr>
            <w:tcW w:w="3119" w:type="dxa"/>
            <w:shd w:val="clear" w:color="auto" w:fill="FFFFFF" w:themeFill="background1"/>
            <w:hideMark/>
          </w:tcPr>
          <w:p w14:paraId="5F3C337A" w14:textId="77ED4C1D" w:rsidR="00604F9E" w:rsidRPr="008502A9" w:rsidRDefault="00604F9E" w:rsidP="00604F9E">
            <w:pPr>
              <w:spacing w:line="276" w:lineRule="auto"/>
              <w:rPr>
                <w:rFonts w:ascii="Arial" w:hAnsi="Arial" w:cs="Arial"/>
                <w:color w:val="000000"/>
                <w:sz w:val="20"/>
                <w:szCs w:val="20"/>
                <w:lang w:eastAsia="en-GB"/>
              </w:rPr>
            </w:pPr>
            <w:r w:rsidRPr="00493388">
              <w:rPr>
                <w:rFonts w:ascii="Arial" w:hAnsi="Arial" w:cs="Arial"/>
                <w:color w:val="000000"/>
                <w:sz w:val="20"/>
                <w:szCs w:val="20"/>
                <w:lang w:eastAsia="en-GB"/>
              </w:rPr>
              <w:t xml:space="preserve">Photograph wallets </w:t>
            </w:r>
          </w:p>
        </w:tc>
        <w:tc>
          <w:tcPr>
            <w:tcW w:w="1559" w:type="dxa"/>
            <w:shd w:val="clear" w:color="auto" w:fill="FFFFFF" w:themeFill="background1"/>
            <w:noWrap/>
            <w:hideMark/>
          </w:tcPr>
          <w:p w14:paraId="238FC52F"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6EF9562C" w14:textId="40891CC2"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Photograph wallets are long-term storage</w:t>
            </w:r>
            <w:r>
              <w:rPr>
                <w:rFonts w:ascii="Arial" w:hAnsi="Arial" w:cs="Arial"/>
                <w:color w:val="000000"/>
                <w:sz w:val="20"/>
                <w:szCs w:val="20"/>
                <w:lang w:eastAsia="en-GB"/>
              </w:rPr>
              <w:t>.</w:t>
            </w:r>
          </w:p>
        </w:tc>
      </w:tr>
      <w:tr w:rsidR="006018B6" w:rsidRPr="00E87A52" w14:paraId="5D326074" w14:textId="77777777" w:rsidTr="00F235B1">
        <w:trPr>
          <w:trHeight w:val="270"/>
        </w:trPr>
        <w:tc>
          <w:tcPr>
            <w:tcW w:w="3119" w:type="dxa"/>
            <w:shd w:val="clear" w:color="auto" w:fill="FFFFFF" w:themeFill="background1"/>
          </w:tcPr>
          <w:p w14:paraId="36478C53"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Outer envelope around the photograph wallet</w:t>
            </w:r>
          </w:p>
        </w:tc>
        <w:tc>
          <w:tcPr>
            <w:tcW w:w="1559" w:type="dxa"/>
            <w:shd w:val="clear" w:color="auto" w:fill="FFFFFF" w:themeFill="background1"/>
            <w:noWrap/>
          </w:tcPr>
          <w:p w14:paraId="71DF2AC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tcPr>
          <w:p w14:paraId="19794AA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The envelope used to present or deliver the wallet is packaging whether it is collected or delivered.</w:t>
            </w:r>
          </w:p>
        </w:tc>
      </w:tr>
      <w:tr w:rsidR="006018B6" w:rsidRPr="00E87A52" w14:paraId="10E6B69F" w14:textId="77777777" w:rsidTr="00F235B1">
        <w:trPr>
          <w:trHeight w:val="270"/>
        </w:trPr>
        <w:tc>
          <w:tcPr>
            <w:tcW w:w="3119" w:type="dxa"/>
            <w:shd w:val="clear" w:color="auto" w:fill="FFFFFF" w:themeFill="background1"/>
            <w:hideMark/>
          </w:tcPr>
          <w:p w14:paraId="70AB3647"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Plant ID labels </w:t>
            </w:r>
          </w:p>
        </w:tc>
        <w:tc>
          <w:tcPr>
            <w:tcW w:w="1559" w:type="dxa"/>
            <w:shd w:val="clear" w:color="auto" w:fill="FFFFFF" w:themeFill="background1"/>
            <w:noWrap/>
            <w:hideMark/>
          </w:tcPr>
          <w:p w14:paraId="734E307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19A603A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Presentation function </w:t>
            </w:r>
          </w:p>
        </w:tc>
      </w:tr>
      <w:tr w:rsidR="006018B6" w:rsidRPr="00E87A52" w14:paraId="4FA40027" w14:textId="77777777" w:rsidTr="00F235B1">
        <w:trPr>
          <w:trHeight w:val="793"/>
        </w:trPr>
        <w:tc>
          <w:tcPr>
            <w:tcW w:w="3119" w:type="dxa"/>
            <w:shd w:val="clear" w:color="auto" w:fill="FFFFFF" w:themeFill="background1"/>
            <w:hideMark/>
          </w:tcPr>
          <w:p w14:paraId="7DF8B7E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Plant pots </w:t>
            </w:r>
          </w:p>
        </w:tc>
        <w:tc>
          <w:tcPr>
            <w:tcW w:w="1559" w:type="dxa"/>
            <w:shd w:val="clear" w:color="auto" w:fill="FFFFFF" w:themeFill="background1"/>
            <w:noWrap/>
            <w:hideMark/>
          </w:tcPr>
          <w:p w14:paraId="49B3A6A1"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0C0C519F"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Except when biodegradable and intended to be planted with the plant, or when sold containing a plant intended to stay in the pot for example, a house/patio plant</w:t>
            </w:r>
          </w:p>
        </w:tc>
      </w:tr>
      <w:tr w:rsidR="006018B6" w:rsidRPr="00E87A52" w14:paraId="6F56F490" w14:textId="77777777" w:rsidTr="00F235B1">
        <w:trPr>
          <w:trHeight w:val="793"/>
        </w:trPr>
        <w:tc>
          <w:tcPr>
            <w:tcW w:w="3119" w:type="dxa"/>
            <w:shd w:val="clear" w:color="auto" w:fill="FFFFFF" w:themeFill="background1"/>
          </w:tcPr>
          <w:p w14:paraId="10815618" w14:textId="5217F59C" w:rsidR="00CF476B" w:rsidRPr="0080474D" w:rsidRDefault="00CF476B" w:rsidP="00604F9E">
            <w:pPr>
              <w:spacing w:line="276" w:lineRule="auto"/>
              <w:rPr>
                <w:rFonts w:ascii="Arial" w:hAnsi="Arial" w:cs="Arial"/>
                <w:sz w:val="20"/>
                <w:szCs w:val="20"/>
                <w:lang w:eastAsia="en-GB"/>
              </w:rPr>
            </w:pPr>
            <w:r w:rsidRPr="0080474D">
              <w:rPr>
                <w:rFonts w:ascii="Arial" w:hAnsi="Arial" w:cs="Arial"/>
                <w:sz w:val="20"/>
                <w:szCs w:val="20"/>
              </w:rPr>
              <w:t>Plant support stick or cane</w:t>
            </w:r>
            <w:r w:rsidR="00BA3101" w:rsidRPr="0080474D">
              <w:rPr>
                <w:rFonts w:ascii="Arial" w:hAnsi="Arial" w:cs="Arial"/>
                <w:sz w:val="20"/>
                <w:szCs w:val="20"/>
              </w:rPr>
              <w:t xml:space="preserve"> supplied with a potted plant</w:t>
            </w:r>
          </w:p>
        </w:tc>
        <w:tc>
          <w:tcPr>
            <w:tcW w:w="1559" w:type="dxa"/>
            <w:shd w:val="clear" w:color="auto" w:fill="FFFFFF" w:themeFill="background1"/>
            <w:noWrap/>
          </w:tcPr>
          <w:p w14:paraId="4CD0A132" w14:textId="398D58B9" w:rsidR="00CF476B" w:rsidRPr="0080474D" w:rsidRDefault="00CF476B" w:rsidP="00604F9E">
            <w:pPr>
              <w:spacing w:line="276" w:lineRule="auto"/>
              <w:rPr>
                <w:rFonts w:ascii="Arial" w:hAnsi="Arial" w:cs="Arial"/>
                <w:sz w:val="20"/>
                <w:szCs w:val="20"/>
                <w:lang w:eastAsia="en-GB"/>
              </w:rPr>
            </w:pPr>
            <w:r w:rsidRPr="0080474D">
              <w:rPr>
                <w:rFonts w:ascii="Arial" w:hAnsi="Arial" w:cs="Arial"/>
                <w:sz w:val="20"/>
                <w:szCs w:val="20"/>
                <w:lang w:eastAsia="en-GB"/>
              </w:rPr>
              <w:t>Depends</w:t>
            </w:r>
          </w:p>
        </w:tc>
        <w:tc>
          <w:tcPr>
            <w:tcW w:w="4962" w:type="dxa"/>
            <w:shd w:val="clear" w:color="auto" w:fill="FFFFFF" w:themeFill="background1"/>
          </w:tcPr>
          <w:p w14:paraId="7AC4EA21" w14:textId="415F5DE9" w:rsidR="00CF476B" w:rsidRPr="0080474D" w:rsidRDefault="002C5B8B" w:rsidP="0080474D">
            <w:pPr>
              <w:rPr>
                <w:rFonts w:ascii="Arial" w:hAnsi="Arial" w:cs="Arial"/>
                <w:sz w:val="20"/>
                <w:szCs w:val="20"/>
                <w:lang w:eastAsia="en-GB"/>
              </w:rPr>
            </w:pPr>
            <w:r w:rsidRPr="0080474D">
              <w:rPr>
                <w:rFonts w:ascii="Arial" w:hAnsi="Arial" w:cs="Arial"/>
                <w:sz w:val="20"/>
                <w:szCs w:val="20"/>
              </w:rPr>
              <w:t>A s</w:t>
            </w:r>
            <w:r w:rsidR="00835142" w:rsidRPr="0080474D">
              <w:rPr>
                <w:rFonts w:ascii="Arial" w:hAnsi="Arial" w:cs="Arial"/>
                <w:sz w:val="20"/>
                <w:szCs w:val="20"/>
              </w:rPr>
              <w:t xml:space="preserve">tick or cane </w:t>
            </w:r>
            <w:r w:rsidR="00431077" w:rsidRPr="0080474D">
              <w:rPr>
                <w:rFonts w:ascii="Arial" w:hAnsi="Arial" w:cs="Arial"/>
                <w:sz w:val="20"/>
                <w:szCs w:val="20"/>
              </w:rPr>
              <w:t xml:space="preserve">that </w:t>
            </w:r>
            <w:r w:rsidR="00466162" w:rsidRPr="0080474D">
              <w:rPr>
                <w:rFonts w:ascii="Arial" w:hAnsi="Arial" w:cs="Arial"/>
                <w:sz w:val="20"/>
                <w:szCs w:val="20"/>
              </w:rPr>
              <w:t xml:space="preserve">performs a packaging function </w:t>
            </w:r>
            <w:r w:rsidR="00431077" w:rsidRPr="0080474D">
              <w:rPr>
                <w:rFonts w:ascii="Arial" w:hAnsi="Arial" w:cs="Arial"/>
                <w:sz w:val="20"/>
                <w:szCs w:val="20"/>
              </w:rPr>
              <w:t xml:space="preserve">in relation to goods, </w:t>
            </w:r>
            <w:r w:rsidR="00835142" w:rsidRPr="0080474D">
              <w:rPr>
                <w:rFonts w:ascii="Arial" w:hAnsi="Arial" w:cs="Arial"/>
                <w:sz w:val="20"/>
                <w:szCs w:val="20"/>
              </w:rPr>
              <w:t>is p</w:t>
            </w:r>
            <w:r w:rsidR="00CF476B" w:rsidRPr="0080474D">
              <w:rPr>
                <w:rFonts w:ascii="Arial" w:hAnsi="Arial" w:cs="Arial"/>
                <w:sz w:val="20"/>
                <w:szCs w:val="20"/>
              </w:rPr>
              <w:t xml:space="preserve">ackaging if it is not </w:t>
            </w:r>
            <w:r w:rsidR="001767C9" w:rsidRPr="0080474D">
              <w:rPr>
                <w:rFonts w:ascii="Arial" w:hAnsi="Arial" w:cs="Arial"/>
                <w:sz w:val="20"/>
                <w:szCs w:val="20"/>
              </w:rPr>
              <w:t>expected</w:t>
            </w:r>
            <w:r w:rsidR="00CF476B" w:rsidRPr="0080474D">
              <w:rPr>
                <w:rFonts w:ascii="Arial" w:hAnsi="Arial" w:cs="Arial"/>
                <w:sz w:val="20"/>
                <w:szCs w:val="20"/>
              </w:rPr>
              <w:t xml:space="preserve"> to support the plant throughout its</w:t>
            </w:r>
            <w:r w:rsidR="008E7B59" w:rsidRPr="0080474D">
              <w:rPr>
                <w:rFonts w:ascii="Arial" w:hAnsi="Arial" w:cs="Arial"/>
                <w:sz w:val="20"/>
                <w:szCs w:val="20"/>
              </w:rPr>
              <w:t xml:space="preserve"> </w:t>
            </w:r>
            <w:r w:rsidR="00CF476B" w:rsidRPr="0080474D">
              <w:rPr>
                <w:rFonts w:ascii="Arial" w:hAnsi="Arial" w:cs="Arial"/>
                <w:sz w:val="20"/>
                <w:szCs w:val="20"/>
              </w:rPr>
              <w:t>lifetime</w:t>
            </w:r>
            <w:r w:rsidR="001767C9" w:rsidRPr="0080474D">
              <w:rPr>
                <w:rFonts w:ascii="Arial" w:hAnsi="Arial" w:cs="Arial"/>
                <w:sz w:val="20"/>
                <w:szCs w:val="20"/>
              </w:rPr>
              <w:t>.</w:t>
            </w:r>
            <w:r w:rsidR="00CF476B" w:rsidRPr="0080474D">
              <w:rPr>
                <w:rFonts w:ascii="Arial" w:hAnsi="Arial" w:cs="Arial"/>
                <w:sz w:val="20"/>
                <w:szCs w:val="20"/>
              </w:rPr>
              <w:t xml:space="preserve"> </w:t>
            </w:r>
          </w:p>
        </w:tc>
      </w:tr>
      <w:tr w:rsidR="006018B6" w:rsidRPr="00E87A52" w14:paraId="1879032C" w14:textId="77777777" w:rsidTr="00F235B1">
        <w:trPr>
          <w:trHeight w:val="270"/>
        </w:trPr>
        <w:tc>
          <w:tcPr>
            <w:tcW w:w="3119" w:type="dxa"/>
            <w:shd w:val="clear" w:color="auto" w:fill="FFFFFF" w:themeFill="background1"/>
            <w:hideMark/>
          </w:tcPr>
          <w:p w14:paraId="61A6A544" w14:textId="77777777" w:rsidR="00604F9E" w:rsidRPr="0073243A" w:rsidRDefault="00604F9E" w:rsidP="00604F9E">
            <w:pPr>
              <w:spacing w:line="276" w:lineRule="auto"/>
              <w:rPr>
                <w:rFonts w:ascii="Arial" w:hAnsi="Arial" w:cs="Arial"/>
                <w:color w:val="000000"/>
                <w:sz w:val="20"/>
                <w:szCs w:val="20"/>
                <w:lang w:eastAsia="en-GB"/>
              </w:rPr>
            </w:pPr>
            <w:r w:rsidRPr="0073243A">
              <w:rPr>
                <w:rFonts w:ascii="Arial" w:hAnsi="Arial" w:cs="Arial"/>
                <w:color w:val="000000"/>
                <w:sz w:val="20"/>
                <w:szCs w:val="20"/>
                <w:lang w:eastAsia="en-GB"/>
              </w:rPr>
              <w:t xml:space="preserve">Plates - disposable </w:t>
            </w:r>
          </w:p>
        </w:tc>
        <w:tc>
          <w:tcPr>
            <w:tcW w:w="1559" w:type="dxa"/>
            <w:shd w:val="clear" w:color="auto" w:fill="FFFFFF" w:themeFill="background1"/>
            <w:noWrap/>
          </w:tcPr>
          <w:p w14:paraId="511F1E62" w14:textId="060D47C9" w:rsidR="00604F9E" w:rsidRPr="0073243A" w:rsidRDefault="00604F9E" w:rsidP="00604F9E">
            <w:pPr>
              <w:spacing w:line="276" w:lineRule="auto"/>
              <w:rPr>
                <w:rFonts w:ascii="Arial" w:hAnsi="Arial" w:cs="Arial"/>
                <w:color w:val="000000"/>
                <w:sz w:val="20"/>
                <w:szCs w:val="20"/>
                <w:lang w:eastAsia="en-GB"/>
              </w:rPr>
            </w:pPr>
            <w:r w:rsidRPr="0073243A">
              <w:rPr>
                <w:rFonts w:ascii="Arial" w:hAnsi="Arial" w:cs="Arial"/>
                <w:color w:val="000000" w:themeColor="text1"/>
                <w:sz w:val="20"/>
                <w:szCs w:val="20"/>
                <w:lang w:eastAsia="en-GB"/>
              </w:rPr>
              <w:t>Depends</w:t>
            </w:r>
          </w:p>
        </w:tc>
        <w:tc>
          <w:tcPr>
            <w:tcW w:w="4962" w:type="dxa"/>
            <w:shd w:val="clear" w:color="auto" w:fill="FFFFFF" w:themeFill="background1"/>
          </w:tcPr>
          <w:p w14:paraId="31DD7908" w14:textId="77777777" w:rsidR="00604F9E" w:rsidRPr="0073243A" w:rsidRDefault="00604F9E" w:rsidP="00604F9E">
            <w:pPr>
              <w:spacing w:line="276" w:lineRule="auto"/>
              <w:rPr>
                <w:rFonts w:ascii="Arial" w:hAnsi="Arial" w:cs="Arial"/>
                <w:color w:val="000000"/>
                <w:sz w:val="20"/>
                <w:szCs w:val="20"/>
                <w:lang w:eastAsia="en-GB"/>
              </w:rPr>
            </w:pPr>
            <w:r w:rsidRPr="00937125">
              <w:rPr>
                <w:rFonts w:ascii="Arial" w:hAnsi="Arial" w:cs="Arial"/>
                <w:color w:val="000000"/>
                <w:sz w:val="20"/>
                <w:szCs w:val="20"/>
                <w:lang w:eastAsia="en-GB"/>
              </w:rPr>
              <w:t>Packaging if it performs a packaging function</w:t>
            </w:r>
          </w:p>
        </w:tc>
      </w:tr>
      <w:tr w:rsidR="006018B6" w:rsidRPr="00E87A52" w14:paraId="482290A4" w14:textId="77777777" w:rsidTr="00F235B1">
        <w:trPr>
          <w:trHeight w:val="1014"/>
        </w:trPr>
        <w:tc>
          <w:tcPr>
            <w:tcW w:w="3119" w:type="dxa"/>
            <w:shd w:val="clear" w:color="auto" w:fill="FFFFFF" w:themeFill="background1"/>
          </w:tcPr>
          <w:p w14:paraId="757B6B9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sz w:val="20"/>
                <w:szCs w:val="20"/>
              </w:rPr>
              <w:t>Postal packaging on goods/requested catalogues</w:t>
            </w:r>
          </w:p>
        </w:tc>
        <w:tc>
          <w:tcPr>
            <w:tcW w:w="1559" w:type="dxa"/>
            <w:shd w:val="clear" w:color="auto" w:fill="FFFFFF" w:themeFill="background1"/>
            <w:noWrap/>
          </w:tcPr>
          <w:p w14:paraId="1ADBCAC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tcPr>
          <w:p w14:paraId="7CFE702E"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If the contents are acquired as part of a contract (mail order goods, goods on approval, paid for or requested catalogues) they are goods and the packaging is obligated</w:t>
            </w:r>
          </w:p>
        </w:tc>
      </w:tr>
      <w:tr w:rsidR="006018B6" w:rsidRPr="00E87A52" w14:paraId="7D8873D9" w14:textId="77777777" w:rsidTr="00F235B1">
        <w:trPr>
          <w:trHeight w:val="270"/>
        </w:trPr>
        <w:tc>
          <w:tcPr>
            <w:tcW w:w="3119" w:type="dxa"/>
            <w:shd w:val="clear" w:color="auto" w:fill="FFFFFF" w:themeFill="background1"/>
          </w:tcPr>
          <w:p w14:paraId="7113CE33"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sz w:val="20"/>
                <w:szCs w:val="20"/>
              </w:rPr>
              <w:t>Postal packaging on mail/general correspondence</w:t>
            </w:r>
          </w:p>
        </w:tc>
        <w:tc>
          <w:tcPr>
            <w:tcW w:w="1559" w:type="dxa"/>
            <w:shd w:val="clear" w:color="auto" w:fill="FFFFFF" w:themeFill="background1"/>
            <w:noWrap/>
          </w:tcPr>
          <w:p w14:paraId="1FDA6694"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tcPr>
          <w:p w14:paraId="189DEC8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sz w:val="20"/>
                <w:szCs w:val="20"/>
              </w:rPr>
              <w:t>Postal packaging on mail/general correspondence</w:t>
            </w:r>
          </w:p>
        </w:tc>
      </w:tr>
      <w:tr w:rsidR="006018B6" w:rsidRPr="00E87A52" w14:paraId="3D4FDA88" w14:textId="77777777" w:rsidTr="00F235B1">
        <w:trPr>
          <w:trHeight w:val="270"/>
        </w:trPr>
        <w:tc>
          <w:tcPr>
            <w:tcW w:w="3119" w:type="dxa"/>
            <w:shd w:val="clear" w:color="auto" w:fill="FFFFFF" w:themeFill="background1"/>
            <w:hideMark/>
          </w:tcPr>
          <w:p w14:paraId="76D1467D"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Pre-packed sandwich/cake cartons</w:t>
            </w:r>
          </w:p>
        </w:tc>
        <w:tc>
          <w:tcPr>
            <w:tcW w:w="1559" w:type="dxa"/>
            <w:shd w:val="clear" w:color="auto" w:fill="FFFFFF" w:themeFill="background1"/>
            <w:noWrap/>
            <w:hideMark/>
          </w:tcPr>
          <w:p w14:paraId="558A1096"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2CAB28FA" w14:textId="7F90F1F2"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Performs </w:t>
            </w:r>
            <w:r w:rsidR="0062751A">
              <w:rPr>
                <w:rFonts w:ascii="Arial" w:hAnsi="Arial" w:cs="Arial"/>
                <w:color w:val="000000"/>
                <w:sz w:val="20"/>
                <w:szCs w:val="20"/>
                <w:lang w:eastAsia="en-GB"/>
              </w:rPr>
              <w:t>containment/</w:t>
            </w:r>
            <w:r w:rsidRPr="008502A9">
              <w:rPr>
                <w:rFonts w:ascii="Arial" w:hAnsi="Arial" w:cs="Arial"/>
                <w:color w:val="000000"/>
                <w:sz w:val="20"/>
                <w:szCs w:val="20"/>
                <w:lang w:eastAsia="en-GB"/>
              </w:rPr>
              <w:t xml:space="preserve">protection/presentation functions </w:t>
            </w:r>
          </w:p>
        </w:tc>
      </w:tr>
      <w:tr w:rsidR="006018B6" w:rsidRPr="00E87A52" w14:paraId="360537E5" w14:textId="77777777" w:rsidTr="00F235B1">
        <w:trPr>
          <w:trHeight w:val="270"/>
        </w:trPr>
        <w:tc>
          <w:tcPr>
            <w:tcW w:w="3119" w:type="dxa"/>
            <w:shd w:val="clear" w:color="auto" w:fill="FFFFFF" w:themeFill="background1"/>
            <w:hideMark/>
          </w:tcPr>
          <w:p w14:paraId="3B7F79D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Presentation packs </w:t>
            </w:r>
          </w:p>
        </w:tc>
        <w:tc>
          <w:tcPr>
            <w:tcW w:w="1559" w:type="dxa"/>
            <w:shd w:val="clear" w:color="auto" w:fill="FFFFFF" w:themeFill="background1"/>
            <w:hideMark/>
          </w:tcPr>
          <w:p w14:paraId="2471C5D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3BBF53F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Contains products </w:t>
            </w:r>
          </w:p>
        </w:tc>
      </w:tr>
      <w:tr w:rsidR="006018B6" w:rsidRPr="00E87A52" w14:paraId="06E41B1F" w14:textId="77777777" w:rsidTr="00F235B1">
        <w:trPr>
          <w:trHeight w:val="270"/>
        </w:trPr>
        <w:tc>
          <w:tcPr>
            <w:tcW w:w="3119" w:type="dxa"/>
            <w:shd w:val="clear" w:color="auto" w:fill="FFFFFF" w:themeFill="background1"/>
            <w:hideMark/>
          </w:tcPr>
          <w:p w14:paraId="013E2E20" w14:textId="59B34B97" w:rsidR="00144D35"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Printer cartridges </w:t>
            </w:r>
          </w:p>
        </w:tc>
        <w:tc>
          <w:tcPr>
            <w:tcW w:w="1559" w:type="dxa"/>
            <w:shd w:val="clear" w:color="auto" w:fill="FFFFFF" w:themeFill="background1"/>
            <w:hideMark/>
          </w:tcPr>
          <w:p w14:paraId="497C449C"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3F60FD5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 </w:t>
            </w:r>
          </w:p>
        </w:tc>
      </w:tr>
      <w:tr w:rsidR="006018B6" w:rsidRPr="00E87A52" w14:paraId="0E864F2A" w14:textId="77777777" w:rsidTr="00F235B1">
        <w:trPr>
          <w:trHeight w:val="540"/>
        </w:trPr>
        <w:tc>
          <w:tcPr>
            <w:tcW w:w="3119" w:type="dxa"/>
            <w:shd w:val="clear" w:color="auto" w:fill="FFFFFF" w:themeFill="background1"/>
            <w:hideMark/>
          </w:tcPr>
          <w:p w14:paraId="3DA47AEB" w14:textId="5E1565BA" w:rsidR="00604F9E"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P</w:t>
            </w:r>
            <w:r w:rsidRPr="008502A9">
              <w:rPr>
                <w:rFonts w:ascii="Arial" w:hAnsi="Arial" w:cs="Arial"/>
                <w:color w:val="000000"/>
                <w:sz w:val="20"/>
                <w:szCs w:val="20"/>
                <w:lang w:eastAsia="en-GB"/>
              </w:rPr>
              <w:t xml:space="preserve">romotional </w:t>
            </w:r>
            <w:r>
              <w:rPr>
                <w:rFonts w:ascii="Arial" w:hAnsi="Arial" w:cs="Arial"/>
                <w:color w:val="000000"/>
                <w:sz w:val="20"/>
                <w:szCs w:val="20"/>
                <w:lang w:eastAsia="en-GB"/>
              </w:rPr>
              <w:t xml:space="preserve">packaging </w:t>
            </w:r>
          </w:p>
          <w:p w14:paraId="77F13B4A" w14:textId="2414C1E6" w:rsidR="00604F9E" w:rsidRPr="008502A9"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For example, packaging around </w:t>
            </w:r>
            <w:r w:rsidRPr="008502A9">
              <w:rPr>
                <w:rFonts w:ascii="Arial" w:hAnsi="Arial" w:cs="Arial"/>
                <w:color w:val="000000"/>
                <w:sz w:val="20"/>
                <w:szCs w:val="20"/>
                <w:lang w:eastAsia="en-GB"/>
              </w:rPr>
              <w:t>leaflets</w:t>
            </w:r>
            <w:r>
              <w:rPr>
                <w:rFonts w:ascii="Arial" w:hAnsi="Arial" w:cs="Arial"/>
                <w:color w:val="000000"/>
                <w:sz w:val="20"/>
                <w:szCs w:val="20"/>
                <w:lang w:eastAsia="en-GB"/>
              </w:rPr>
              <w:t xml:space="preserve">, </w:t>
            </w:r>
            <w:r w:rsidRPr="008502A9">
              <w:rPr>
                <w:rFonts w:ascii="Arial" w:hAnsi="Arial" w:cs="Arial"/>
                <w:color w:val="000000"/>
                <w:sz w:val="20"/>
                <w:szCs w:val="20"/>
                <w:lang w:eastAsia="en-GB"/>
              </w:rPr>
              <w:t>poster</w:t>
            </w:r>
            <w:r>
              <w:rPr>
                <w:rFonts w:ascii="Arial" w:hAnsi="Arial" w:cs="Arial"/>
                <w:color w:val="000000"/>
                <w:sz w:val="20"/>
                <w:szCs w:val="20"/>
                <w:lang w:eastAsia="en-GB"/>
              </w:rPr>
              <w:t xml:space="preserve">s or </w:t>
            </w:r>
            <w:r w:rsidRPr="008502A9">
              <w:rPr>
                <w:rFonts w:ascii="Arial" w:hAnsi="Arial" w:cs="Arial"/>
                <w:color w:val="000000"/>
                <w:sz w:val="20"/>
                <w:szCs w:val="20"/>
                <w:lang w:eastAsia="en-GB"/>
              </w:rPr>
              <w:t>free</w:t>
            </w:r>
            <w:r>
              <w:rPr>
                <w:rFonts w:ascii="Arial" w:hAnsi="Arial" w:cs="Arial"/>
                <w:color w:val="000000"/>
                <w:sz w:val="20"/>
                <w:szCs w:val="20"/>
                <w:lang w:eastAsia="en-GB"/>
              </w:rPr>
              <w:t>bies</w:t>
            </w:r>
          </w:p>
        </w:tc>
        <w:tc>
          <w:tcPr>
            <w:tcW w:w="1559" w:type="dxa"/>
            <w:shd w:val="clear" w:color="auto" w:fill="FFFFFF" w:themeFill="background1"/>
            <w:hideMark/>
          </w:tcPr>
          <w:p w14:paraId="7C7C8D93"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379AB9DD" w14:textId="77777777" w:rsidR="00604F9E"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Packaging around promotional goods supplied is regarded as packaging</w:t>
            </w:r>
            <w:r>
              <w:rPr>
                <w:rFonts w:ascii="Arial" w:hAnsi="Arial" w:cs="Arial"/>
                <w:color w:val="000000"/>
                <w:sz w:val="20"/>
                <w:szCs w:val="20"/>
                <w:lang w:eastAsia="en-GB"/>
              </w:rPr>
              <w:t>.</w:t>
            </w:r>
          </w:p>
          <w:p w14:paraId="51503ECE" w14:textId="6767AEB3" w:rsidR="00604F9E" w:rsidRPr="008502A9" w:rsidRDefault="00604F9E" w:rsidP="00604F9E">
            <w:pPr>
              <w:spacing w:line="276" w:lineRule="auto"/>
              <w:rPr>
                <w:rFonts w:ascii="Arial" w:hAnsi="Arial" w:cs="Arial"/>
                <w:color w:val="000000"/>
                <w:sz w:val="20"/>
                <w:szCs w:val="20"/>
                <w:lang w:eastAsia="en-GB"/>
              </w:rPr>
            </w:pPr>
          </w:p>
        </w:tc>
      </w:tr>
      <w:tr w:rsidR="006018B6" w:rsidRPr="00E87A52" w14:paraId="157E2A1E" w14:textId="77777777" w:rsidTr="00F235B1">
        <w:trPr>
          <w:trHeight w:val="270"/>
        </w:trPr>
        <w:tc>
          <w:tcPr>
            <w:tcW w:w="3119" w:type="dxa"/>
            <w:shd w:val="clear" w:color="auto" w:fill="FFFFFF" w:themeFill="background1"/>
            <w:hideMark/>
          </w:tcPr>
          <w:p w14:paraId="5197A811"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Razor handle holders </w:t>
            </w:r>
          </w:p>
        </w:tc>
        <w:tc>
          <w:tcPr>
            <w:tcW w:w="1559" w:type="dxa"/>
            <w:shd w:val="clear" w:color="auto" w:fill="FFFFFF" w:themeFill="background1"/>
            <w:hideMark/>
          </w:tcPr>
          <w:p w14:paraId="42177BA7"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19EF8997"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Regarded as long-term packaging </w:t>
            </w:r>
          </w:p>
        </w:tc>
      </w:tr>
      <w:tr w:rsidR="006018B6" w:rsidRPr="00E87A52" w14:paraId="0254A2C0" w14:textId="77777777" w:rsidTr="00F235B1">
        <w:trPr>
          <w:trHeight w:val="540"/>
        </w:trPr>
        <w:tc>
          <w:tcPr>
            <w:tcW w:w="3119" w:type="dxa"/>
            <w:shd w:val="clear" w:color="auto" w:fill="FFFFFF" w:themeFill="background1"/>
            <w:hideMark/>
          </w:tcPr>
          <w:p w14:paraId="2422869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Razor blade holders </w:t>
            </w:r>
          </w:p>
        </w:tc>
        <w:tc>
          <w:tcPr>
            <w:tcW w:w="1559" w:type="dxa"/>
            <w:shd w:val="clear" w:color="auto" w:fill="FFFFFF" w:themeFill="background1"/>
            <w:hideMark/>
          </w:tcPr>
          <w:p w14:paraId="5B91D91F"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05434FAF"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The plastic tray holder containing the razor blades is packaging </w:t>
            </w:r>
          </w:p>
        </w:tc>
      </w:tr>
      <w:tr w:rsidR="006018B6" w:rsidRPr="00E87A52" w14:paraId="460099E1" w14:textId="77777777" w:rsidTr="00F235B1">
        <w:trPr>
          <w:trHeight w:val="270"/>
        </w:trPr>
        <w:tc>
          <w:tcPr>
            <w:tcW w:w="3119" w:type="dxa"/>
            <w:shd w:val="clear" w:color="auto" w:fill="FFFFFF" w:themeFill="background1"/>
            <w:hideMark/>
          </w:tcPr>
          <w:p w14:paraId="03F45FBE" w14:textId="29E2752F" w:rsidR="00604F9E" w:rsidRPr="000458E8" w:rsidRDefault="00604F9E" w:rsidP="00AB02E7">
            <w:pPr>
              <w:spacing w:line="276" w:lineRule="auto"/>
              <w:rPr>
                <w:rFonts w:ascii="Arial" w:hAnsi="Arial" w:cs="Arial"/>
                <w:sz w:val="20"/>
                <w:szCs w:val="20"/>
                <w:lang w:eastAsia="en-GB"/>
              </w:rPr>
            </w:pPr>
            <w:r w:rsidRPr="000458E8">
              <w:rPr>
                <w:rFonts w:ascii="Arial" w:hAnsi="Arial" w:cs="Arial"/>
                <w:sz w:val="20"/>
                <w:szCs w:val="20"/>
                <w:lang w:eastAsia="en-GB"/>
              </w:rPr>
              <w:t>Removal</w:t>
            </w:r>
            <w:r w:rsidR="00917794" w:rsidRPr="000458E8">
              <w:rPr>
                <w:rFonts w:ascii="Arial" w:hAnsi="Arial" w:cs="Arial"/>
                <w:sz w:val="20"/>
                <w:szCs w:val="20"/>
                <w:lang w:eastAsia="en-GB"/>
              </w:rPr>
              <w:t xml:space="preserve"> </w:t>
            </w:r>
            <w:r w:rsidRPr="000458E8">
              <w:rPr>
                <w:rFonts w:ascii="Arial" w:hAnsi="Arial" w:cs="Arial"/>
                <w:sz w:val="20"/>
                <w:szCs w:val="20"/>
                <w:lang w:eastAsia="en-GB"/>
              </w:rPr>
              <w:t>boxes</w:t>
            </w:r>
            <w:r w:rsidR="00AB02E7" w:rsidRPr="000458E8">
              <w:rPr>
                <w:rFonts w:ascii="Arial" w:hAnsi="Arial" w:cs="Arial"/>
                <w:sz w:val="20"/>
                <w:szCs w:val="20"/>
                <w:lang w:eastAsia="en-GB"/>
              </w:rPr>
              <w:t xml:space="preserve"> (Used to pack and transport possessions during moves/relocations).</w:t>
            </w:r>
          </w:p>
        </w:tc>
        <w:tc>
          <w:tcPr>
            <w:tcW w:w="1559" w:type="dxa"/>
            <w:shd w:val="clear" w:color="auto" w:fill="FFFFFF" w:themeFill="background1"/>
            <w:hideMark/>
          </w:tcPr>
          <w:p w14:paraId="5109B425"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No</w:t>
            </w:r>
          </w:p>
        </w:tc>
        <w:tc>
          <w:tcPr>
            <w:tcW w:w="4962" w:type="dxa"/>
            <w:shd w:val="clear" w:color="auto" w:fill="FFFFFF" w:themeFill="background1"/>
            <w:hideMark/>
          </w:tcPr>
          <w:p w14:paraId="7C50E225" w14:textId="40A2EDFC" w:rsidR="00604F9E" w:rsidRPr="000B69AE" w:rsidRDefault="00D20A00" w:rsidP="00604F9E">
            <w:pPr>
              <w:spacing w:line="276" w:lineRule="auto"/>
              <w:rPr>
                <w:rFonts w:ascii="Arial" w:hAnsi="Arial" w:cs="Arial"/>
                <w:sz w:val="20"/>
                <w:szCs w:val="20"/>
                <w:lang w:eastAsia="en-GB"/>
              </w:rPr>
            </w:pPr>
            <w:r w:rsidRPr="000B69AE">
              <w:rPr>
                <w:rFonts w:ascii="Arial" w:hAnsi="Arial" w:cs="Arial"/>
                <w:sz w:val="20"/>
                <w:szCs w:val="20"/>
                <w:lang w:eastAsia="en-GB"/>
              </w:rPr>
              <w:t>Do not perform a packaging function in relation to the supply of ‘goods’</w:t>
            </w:r>
            <w:r w:rsidR="00E823D5" w:rsidRPr="000B69AE">
              <w:rPr>
                <w:rFonts w:ascii="Arial" w:hAnsi="Arial" w:cs="Arial"/>
                <w:sz w:val="20"/>
                <w:szCs w:val="20"/>
                <w:lang w:eastAsia="en-GB"/>
              </w:rPr>
              <w:t>.</w:t>
            </w:r>
          </w:p>
        </w:tc>
      </w:tr>
      <w:tr w:rsidR="006018B6" w:rsidRPr="00E87A52" w14:paraId="7E9578F3" w14:textId="77777777" w:rsidTr="00F235B1">
        <w:trPr>
          <w:trHeight w:val="270"/>
        </w:trPr>
        <w:tc>
          <w:tcPr>
            <w:tcW w:w="3119" w:type="dxa"/>
            <w:shd w:val="clear" w:color="auto" w:fill="FFFFFF" w:themeFill="background1"/>
          </w:tcPr>
          <w:p w14:paraId="201C3112"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Reed diffuser bottles</w:t>
            </w:r>
          </w:p>
        </w:tc>
        <w:tc>
          <w:tcPr>
            <w:tcW w:w="1559" w:type="dxa"/>
            <w:shd w:val="clear" w:color="auto" w:fill="FFFFFF" w:themeFill="background1"/>
          </w:tcPr>
          <w:p w14:paraId="74933B54"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Yes</w:t>
            </w:r>
          </w:p>
        </w:tc>
        <w:tc>
          <w:tcPr>
            <w:tcW w:w="4962" w:type="dxa"/>
            <w:shd w:val="clear" w:color="auto" w:fill="FFFFFF" w:themeFill="background1"/>
          </w:tcPr>
          <w:p w14:paraId="4F5803C5" w14:textId="4BD100FB"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The bottle contains oil for the diffusers and is packaging</w:t>
            </w:r>
            <w:r w:rsidR="007701C3" w:rsidRPr="000B69AE">
              <w:rPr>
                <w:rFonts w:ascii="Arial" w:hAnsi="Arial" w:cs="Arial"/>
                <w:sz w:val="20"/>
                <w:szCs w:val="20"/>
                <w:lang w:eastAsia="en-GB"/>
              </w:rPr>
              <w:t>. Reeds</w:t>
            </w:r>
            <w:r w:rsidR="0098513A" w:rsidRPr="000B69AE">
              <w:rPr>
                <w:rFonts w:ascii="Arial" w:hAnsi="Arial" w:cs="Arial"/>
                <w:sz w:val="20"/>
                <w:szCs w:val="20"/>
                <w:lang w:eastAsia="en-GB"/>
              </w:rPr>
              <w:t xml:space="preserve"> are part of the product. </w:t>
            </w:r>
          </w:p>
        </w:tc>
      </w:tr>
      <w:tr w:rsidR="006018B6" w:rsidRPr="00E87A52" w14:paraId="5592C2A4" w14:textId="77777777" w:rsidTr="00F235B1">
        <w:trPr>
          <w:trHeight w:val="540"/>
        </w:trPr>
        <w:tc>
          <w:tcPr>
            <w:tcW w:w="3119" w:type="dxa"/>
            <w:shd w:val="clear" w:color="auto" w:fill="FFFFFF" w:themeFill="background1"/>
          </w:tcPr>
          <w:p w14:paraId="6CF956F2" w14:textId="6D44602A" w:rsidR="00604F9E" w:rsidRPr="008502A9" w:rsidRDefault="00604F9E" w:rsidP="00604F9E">
            <w:pPr>
              <w:spacing w:line="276" w:lineRule="auto"/>
              <w:rPr>
                <w:rFonts w:ascii="Arial" w:hAnsi="Arial" w:cs="Arial"/>
                <w:color w:val="000000"/>
                <w:sz w:val="20"/>
                <w:szCs w:val="20"/>
                <w:lang w:eastAsia="en-GB"/>
              </w:rPr>
            </w:pPr>
            <w:r>
              <w:rPr>
                <w:rFonts w:ascii="Arial" w:hAnsi="Arial" w:cs="Arial"/>
                <w:color w:val="000000"/>
                <w:sz w:val="20"/>
                <w:szCs w:val="20"/>
                <w:lang w:eastAsia="en-GB"/>
              </w:rPr>
              <w:t>Ribbon around a cake</w:t>
            </w:r>
          </w:p>
        </w:tc>
        <w:tc>
          <w:tcPr>
            <w:tcW w:w="1559" w:type="dxa"/>
            <w:shd w:val="clear" w:color="auto" w:fill="FFFFFF" w:themeFill="background1"/>
          </w:tcPr>
          <w:p w14:paraId="34896BDD" w14:textId="191EFD61"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Yes</w:t>
            </w:r>
          </w:p>
        </w:tc>
        <w:tc>
          <w:tcPr>
            <w:tcW w:w="4962" w:type="dxa"/>
            <w:shd w:val="clear" w:color="auto" w:fill="FFFFFF" w:themeFill="background1"/>
          </w:tcPr>
          <w:p w14:paraId="16FBD122" w14:textId="6409A6A8"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Performs a presentation function</w:t>
            </w:r>
          </w:p>
        </w:tc>
      </w:tr>
      <w:tr w:rsidR="006018B6" w:rsidRPr="00E87A52" w14:paraId="27BCD129" w14:textId="77777777" w:rsidTr="00F235B1">
        <w:trPr>
          <w:trHeight w:val="540"/>
        </w:trPr>
        <w:tc>
          <w:tcPr>
            <w:tcW w:w="3119" w:type="dxa"/>
            <w:shd w:val="clear" w:color="auto" w:fill="FFFFFF" w:themeFill="background1"/>
            <w:vAlign w:val="center"/>
            <w:hideMark/>
          </w:tcPr>
          <w:p w14:paraId="50F3D62E" w14:textId="0AFA71F0" w:rsidR="00604F9E" w:rsidRPr="008502A9" w:rsidRDefault="00604F9E" w:rsidP="00604F9E">
            <w:pPr>
              <w:spacing w:line="276" w:lineRule="auto"/>
              <w:rPr>
                <w:rFonts w:ascii="Arial" w:hAnsi="Arial" w:cs="Arial"/>
                <w:color w:val="000000"/>
                <w:sz w:val="20"/>
                <w:szCs w:val="20"/>
                <w:lang w:eastAsia="en-GB"/>
              </w:rPr>
            </w:pPr>
            <w:r w:rsidRPr="2B15384F">
              <w:rPr>
                <w:rFonts w:ascii="Arial" w:hAnsi="Arial" w:cs="Arial"/>
                <w:color w:val="000000" w:themeColor="text1"/>
                <w:sz w:val="20"/>
                <w:szCs w:val="20"/>
                <w:lang w:eastAsia="en-GB"/>
              </w:rPr>
              <w:t>Roll cages</w:t>
            </w:r>
            <w:r>
              <w:rPr>
                <w:rFonts w:ascii="Arial" w:hAnsi="Arial" w:cs="Arial"/>
                <w:color w:val="000000" w:themeColor="text1"/>
                <w:sz w:val="20"/>
                <w:szCs w:val="20"/>
                <w:lang w:eastAsia="en-GB"/>
              </w:rPr>
              <w:t>/trolleys</w:t>
            </w:r>
            <w:r w:rsidRPr="2B15384F">
              <w:rPr>
                <w:rFonts w:ascii="Arial" w:hAnsi="Arial" w:cs="Arial"/>
                <w:color w:val="000000" w:themeColor="text1"/>
                <w:sz w:val="20"/>
                <w:szCs w:val="20"/>
                <w:lang w:eastAsia="en-GB"/>
              </w:rPr>
              <w:t xml:space="preserve"> </w:t>
            </w:r>
          </w:p>
        </w:tc>
        <w:tc>
          <w:tcPr>
            <w:tcW w:w="1559" w:type="dxa"/>
            <w:shd w:val="clear" w:color="auto" w:fill="FFFFFF" w:themeFill="background1"/>
            <w:hideMark/>
          </w:tcPr>
          <w:p w14:paraId="6F184A86" w14:textId="77777777" w:rsidR="00604F9E" w:rsidRPr="000B69AE" w:rsidRDefault="00604F9E" w:rsidP="00604F9E">
            <w:pPr>
              <w:spacing w:line="276" w:lineRule="auto"/>
              <w:rPr>
                <w:rFonts w:ascii="Arial" w:hAnsi="Arial" w:cs="Arial"/>
                <w:sz w:val="20"/>
                <w:szCs w:val="20"/>
                <w:lang w:eastAsia="en-GB"/>
              </w:rPr>
            </w:pPr>
          </w:p>
          <w:p w14:paraId="356C7D86"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Yes</w:t>
            </w:r>
          </w:p>
        </w:tc>
        <w:tc>
          <w:tcPr>
            <w:tcW w:w="4962" w:type="dxa"/>
            <w:shd w:val="clear" w:color="auto" w:fill="FFFFFF" w:themeFill="background1"/>
            <w:hideMark/>
          </w:tcPr>
          <w:p w14:paraId="056B3319" w14:textId="241CE802" w:rsidR="00604F9E" w:rsidRPr="000B69AE" w:rsidRDefault="00604F9E" w:rsidP="00604F9E">
            <w:pPr>
              <w:spacing w:line="276" w:lineRule="auto"/>
              <w:rPr>
                <w:rFonts w:ascii="Arial" w:hAnsi="Arial" w:cs="Arial"/>
                <w:sz w:val="20"/>
                <w:szCs w:val="20"/>
              </w:rPr>
            </w:pPr>
            <w:r w:rsidRPr="000B69AE">
              <w:rPr>
                <w:rFonts w:ascii="Arial" w:hAnsi="Arial" w:cs="Arial"/>
                <w:sz w:val="20"/>
                <w:szCs w:val="20"/>
              </w:rPr>
              <w:t>Roll cages are considered to be packaging and are obligated on their first use.</w:t>
            </w:r>
          </w:p>
          <w:p w14:paraId="1E185D37" w14:textId="7DA6D190" w:rsidR="00604F9E" w:rsidRPr="000B69AE" w:rsidRDefault="00604F9E" w:rsidP="00604F9E">
            <w:pPr>
              <w:spacing w:line="276" w:lineRule="auto"/>
              <w:rPr>
                <w:rFonts w:ascii="Arial" w:hAnsi="Arial" w:cs="Arial"/>
                <w:sz w:val="20"/>
                <w:szCs w:val="20"/>
              </w:rPr>
            </w:pPr>
            <w:r w:rsidRPr="000B69AE">
              <w:rPr>
                <w:rFonts w:ascii="Arial" w:hAnsi="Arial" w:cs="Arial"/>
                <w:sz w:val="20"/>
                <w:szCs w:val="20"/>
              </w:rPr>
              <w:t>Imported roll cages/trolleys will always be obligated.</w:t>
            </w:r>
          </w:p>
        </w:tc>
      </w:tr>
      <w:tr w:rsidR="006018B6" w:rsidRPr="00E87A52" w14:paraId="59EC8406" w14:textId="77777777" w:rsidTr="00F235B1">
        <w:trPr>
          <w:trHeight w:val="270"/>
        </w:trPr>
        <w:tc>
          <w:tcPr>
            <w:tcW w:w="3119" w:type="dxa"/>
            <w:shd w:val="clear" w:color="auto" w:fill="FFFFFF" w:themeFill="background1"/>
            <w:hideMark/>
          </w:tcPr>
          <w:p w14:paraId="11B0E4FE" w14:textId="5FD66324"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Roll</w:t>
            </w:r>
            <w:r w:rsidR="00954EB1">
              <w:rPr>
                <w:rFonts w:ascii="Arial" w:hAnsi="Arial" w:cs="Arial"/>
                <w:color w:val="000000"/>
                <w:sz w:val="20"/>
                <w:szCs w:val="20"/>
                <w:lang w:eastAsia="en-GB"/>
              </w:rPr>
              <w:t>-</w:t>
            </w:r>
            <w:r w:rsidRPr="008502A9">
              <w:rPr>
                <w:rFonts w:ascii="Arial" w:hAnsi="Arial" w:cs="Arial"/>
                <w:color w:val="000000"/>
                <w:sz w:val="20"/>
                <w:szCs w:val="20"/>
                <w:lang w:eastAsia="en-GB"/>
              </w:rPr>
              <w:t xml:space="preserve">on deodorant </w:t>
            </w:r>
          </w:p>
        </w:tc>
        <w:tc>
          <w:tcPr>
            <w:tcW w:w="1559" w:type="dxa"/>
            <w:shd w:val="clear" w:color="auto" w:fill="FFFFFF" w:themeFill="background1"/>
            <w:hideMark/>
          </w:tcPr>
          <w:p w14:paraId="4A4DA89C"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Yes</w:t>
            </w:r>
          </w:p>
        </w:tc>
        <w:tc>
          <w:tcPr>
            <w:tcW w:w="4962" w:type="dxa"/>
            <w:shd w:val="clear" w:color="auto" w:fill="FFFFFF" w:themeFill="background1"/>
            <w:hideMark/>
          </w:tcPr>
          <w:p w14:paraId="204A3553" w14:textId="55CF9E2A" w:rsidR="00604F9E" w:rsidRPr="000B69AE" w:rsidRDefault="007F1E9C" w:rsidP="00604F9E">
            <w:pPr>
              <w:spacing w:line="276" w:lineRule="auto"/>
              <w:rPr>
                <w:rFonts w:ascii="Arial" w:hAnsi="Arial" w:cs="Arial"/>
                <w:sz w:val="20"/>
                <w:szCs w:val="20"/>
                <w:lang w:eastAsia="en-GB"/>
              </w:rPr>
            </w:pPr>
            <w:r w:rsidRPr="000B69AE">
              <w:rPr>
                <w:rFonts w:ascii="Arial" w:hAnsi="Arial" w:cs="Arial"/>
                <w:sz w:val="20"/>
                <w:szCs w:val="20"/>
                <w:lang w:eastAsia="en-GB"/>
              </w:rPr>
              <w:t>P</w:t>
            </w:r>
            <w:r w:rsidR="002372D3" w:rsidRPr="000B69AE">
              <w:rPr>
                <w:rFonts w:ascii="Arial" w:hAnsi="Arial" w:cs="Arial"/>
                <w:sz w:val="20"/>
                <w:szCs w:val="20"/>
                <w:lang w:eastAsia="en-GB"/>
              </w:rPr>
              <w:t xml:space="preserve">erforms </w:t>
            </w:r>
            <w:r w:rsidR="00F36FDE" w:rsidRPr="000B69AE">
              <w:rPr>
                <w:rFonts w:ascii="Arial" w:hAnsi="Arial" w:cs="Arial"/>
                <w:sz w:val="20"/>
                <w:szCs w:val="20"/>
                <w:lang w:eastAsia="en-GB"/>
              </w:rPr>
              <w:t xml:space="preserve">a </w:t>
            </w:r>
            <w:r w:rsidR="002372D3" w:rsidRPr="000B69AE">
              <w:rPr>
                <w:rFonts w:ascii="Arial" w:hAnsi="Arial" w:cs="Arial"/>
                <w:sz w:val="20"/>
                <w:szCs w:val="20"/>
                <w:lang w:eastAsia="en-GB"/>
              </w:rPr>
              <w:t xml:space="preserve">packaging function </w:t>
            </w:r>
          </w:p>
        </w:tc>
      </w:tr>
      <w:tr w:rsidR="006018B6" w:rsidRPr="00E87A52" w14:paraId="7CAFBCBF" w14:textId="77777777" w:rsidTr="00F235B1">
        <w:trPr>
          <w:trHeight w:val="413"/>
        </w:trPr>
        <w:tc>
          <w:tcPr>
            <w:tcW w:w="3119" w:type="dxa"/>
            <w:shd w:val="clear" w:color="auto" w:fill="FFFFFF" w:themeFill="background1"/>
            <w:hideMark/>
          </w:tcPr>
          <w:p w14:paraId="6191AFF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Room deodorisers (plastic outer for re-filling)</w:t>
            </w:r>
          </w:p>
        </w:tc>
        <w:tc>
          <w:tcPr>
            <w:tcW w:w="1559" w:type="dxa"/>
            <w:shd w:val="clear" w:color="auto" w:fill="FFFFFF" w:themeFill="background1"/>
            <w:hideMark/>
          </w:tcPr>
          <w:p w14:paraId="2D18BC79"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 xml:space="preserve">No </w:t>
            </w:r>
          </w:p>
        </w:tc>
        <w:tc>
          <w:tcPr>
            <w:tcW w:w="4962" w:type="dxa"/>
            <w:shd w:val="clear" w:color="auto" w:fill="FFFFFF" w:themeFill="background1"/>
            <w:hideMark/>
          </w:tcPr>
          <w:p w14:paraId="29033FB5" w14:textId="7BB62E28" w:rsidR="00604F9E" w:rsidRPr="000B69AE" w:rsidRDefault="000B69AE" w:rsidP="00604F9E">
            <w:pPr>
              <w:spacing w:line="276" w:lineRule="auto"/>
              <w:rPr>
                <w:rFonts w:ascii="Arial" w:hAnsi="Arial" w:cs="Arial"/>
                <w:sz w:val="20"/>
                <w:szCs w:val="20"/>
                <w:lang w:eastAsia="en-GB"/>
              </w:rPr>
            </w:pPr>
            <w:r w:rsidRPr="000B69AE">
              <w:rPr>
                <w:rFonts w:ascii="Arial" w:hAnsi="Arial" w:cs="Arial"/>
                <w:sz w:val="20"/>
                <w:szCs w:val="20"/>
                <w:lang w:eastAsia="en-GB"/>
              </w:rPr>
              <w:t>P</w:t>
            </w:r>
            <w:r w:rsidR="00604F9E" w:rsidRPr="000B69AE">
              <w:rPr>
                <w:rFonts w:ascii="Arial" w:hAnsi="Arial" w:cs="Arial"/>
                <w:sz w:val="20"/>
                <w:szCs w:val="20"/>
                <w:lang w:eastAsia="en-GB"/>
              </w:rPr>
              <w:t xml:space="preserve">art of product </w:t>
            </w:r>
          </w:p>
        </w:tc>
      </w:tr>
      <w:tr w:rsidR="006018B6" w:rsidRPr="00E87A52" w14:paraId="39EC4CBB" w14:textId="77777777" w:rsidTr="000B69AE">
        <w:trPr>
          <w:trHeight w:val="77"/>
        </w:trPr>
        <w:tc>
          <w:tcPr>
            <w:tcW w:w="3119" w:type="dxa"/>
            <w:shd w:val="clear" w:color="auto" w:fill="FFFFFF" w:themeFill="background1"/>
            <w:hideMark/>
          </w:tcPr>
          <w:p w14:paraId="7CE8DBD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Saline bags </w:t>
            </w:r>
          </w:p>
        </w:tc>
        <w:tc>
          <w:tcPr>
            <w:tcW w:w="1559" w:type="dxa"/>
            <w:shd w:val="clear" w:color="auto" w:fill="FFFFFF" w:themeFill="background1"/>
            <w:hideMark/>
          </w:tcPr>
          <w:p w14:paraId="0C472CC4"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 xml:space="preserve">Yes </w:t>
            </w:r>
          </w:p>
        </w:tc>
        <w:tc>
          <w:tcPr>
            <w:tcW w:w="4962" w:type="dxa"/>
            <w:shd w:val="clear" w:color="auto" w:fill="FFFFFF" w:themeFill="background1"/>
            <w:hideMark/>
          </w:tcPr>
          <w:p w14:paraId="218D0457"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 xml:space="preserve">Sales unit containing product </w:t>
            </w:r>
          </w:p>
        </w:tc>
      </w:tr>
      <w:tr w:rsidR="006018B6" w:rsidRPr="00E87A52" w14:paraId="24DE4301" w14:textId="77777777" w:rsidTr="00F235B1">
        <w:trPr>
          <w:trHeight w:val="284"/>
        </w:trPr>
        <w:tc>
          <w:tcPr>
            <w:tcW w:w="3119" w:type="dxa"/>
            <w:shd w:val="clear" w:color="auto" w:fill="FFFFFF" w:themeFill="background1"/>
            <w:hideMark/>
          </w:tcPr>
          <w:p w14:paraId="3948749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Santa Claus cards (replies from Royal Mail) - associated packaging</w:t>
            </w:r>
          </w:p>
        </w:tc>
        <w:tc>
          <w:tcPr>
            <w:tcW w:w="1559" w:type="dxa"/>
            <w:shd w:val="clear" w:color="auto" w:fill="FFFFFF" w:themeFill="background1"/>
            <w:hideMark/>
          </w:tcPr>
          <w:p w14:paraId="2BAD3905"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 xml:space="preserve">No </w:t>
            </w:r>
          </w:p>
        </w:tc>
        <w:tc>
          <w:tcPr>
            <w:tcW w:w="4962" w:type="dxa"/>
            <w:shd w:val="clear" w:color="auto" w:fill="FFFFFF" w:themeFill="background1"/>
            <w:hideMark/>
          </w:tcPr>
          <w:p w14:paraId="2F7133D5" w14:textId="77777777" w:rsidR="00604F9E" w:rsidRPr="000B69AE" w:rsidRDefault="00604F9E" w:rsidP="00604F9E">
            <w:pPr>
              <w:spacing w:line="276" w:lineRule="auto"/>
              <w:rPr>
                <w:rFonts w:ascii="Arial" w:hAnsi="Arial" w:cs="Arial"/>
                <w:sz w:val="20"/>
                <w:szCs w:val="20"/>
                <w:lang w:eastAsia="en-GB"/>
              </w:rPr>
            </w:pPr>
            <w:r w:rsidRPr="000B69AE">
              <w:rPr>
                <w:rFonts w:ascii="Arial" w:hAnsi="Arial" w:cs="Arial"/>
                <w:sz w:val="20"/>
                <w:szCs w:val="20"/>
                <w:lang w:eastAsia="en-GB"/>
              </w:rPr>
              <w:t xml:space="preserve">Not considered goods </w:t>
            </w:r>
          </w:p>
        </w:tc>
      </w:tr>
      <w:tr w:rsidR="006018B6" w:rsidRPr="00E87A52" w14:paraId="5E3955C5" w14:textId="77777777" w:rsidTr="00F235B1">
        <w:trPr>
          <w:trHeight w:val="270"/>
        </w:trPr>
        <w:tc>
          <w:tcPr>
            <w:tcW w:w="3119" w:type="dxa"/>
            <w:shd w:val="clear" w:color="auto" w:fill="FFFFFF" w:themeFill="background1"/>
            <w:hideMark/>
          </w:tcPr>
          <w:p w14:paraId="7DBD41E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Sausage skins </w:t>
            </w:r>
          </w:p>
        </w:tc>
        <w:tc>
          <w:tcPr>
            <w:tcW w:w="1559" w:type="dxa"/>
            <w:shd w:val="clear" w:color="auto" w:fill="FFFFFF" w:themeFill="background1"/>
            <w:hideMark/>
          </w:tcPr>
          <w:p w14:paraId="6096DC4A"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168DEFE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 </w:t>
            </w:r>
          </w:p>
        </w:tc>
      </w:tr>
      <w:tr w:rsidR="006018B6" w:rsidRPr="00E87A52" w14:paraId="51CA1053" w14:textId="77777777" w:rsidTr="00F235B1">
        <w:trPr>
          <w:trHeight w:val="907"/>
        </w:trPr>
        <w:tc>
          <w:tcPr>
            <w:tcW w:w="3119" w:type="dxa"/>
            <w:shd w:val="clear" w:color="auto" w:fill="FFFFFF" w:themeFill="background1"/>
            <w:hideMark/>
          </w:tcPr>
          <w:p w14:paraId="589C5323" w14:textId="5880FB8A"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Security tags </w:t>
            </w:r>
          </w:p>
        </w:tc>
        <w:tc>
          <w:tcPr>
            <w:tcW w:w="1559" w:type="dxa"/>
            <w:shd w:val="clear" w:color="auto" w:fill="FFFFFF" w:themeFill="background1"/>
            <w:hideMark/>
          </w:tcPr>
          <w:p w14:paraId="002E4720"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0A6B4F33"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Tags which do not perform any packaging functions are not obligated. If they act as a closure (for example, label on CD opening), they are obligated</w:t>
            </w:r>
          </w:p>
        </w:tc>
      </w:tr>
      <w:tr w:rsidR="006018B6" w:rsidRPr="00E87A52" w14:paraId="7F68A1E8" w14:textId="77777777" w:rsidTr="00F235B1">
        <w:trPr>
          <w:trHeight w:val="270"/>
        </w:trPr>
        <w:tc>
          <w:tcPr>
            <w:tcW w:w="3119" w:type="dxa"/>
            <w:shd w:val="clear" w:color="auto" w:fill="FFFFFF" w:themeFill="background1"/>
            <w:hideMark/>
          </w:tcPr>
          <w:p w14:paraId="4FE11C3B"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Silica gel bags (desiccants) </w:t>
            </w:r>
          </w:p>
        </w:tc>
        <w:tc>
          <w:tcPr>
            <w:tcW w:w="1559" w:type="dxa"/>
            <w:shd w:val="clear" w:color="auto" w:fill="FFFFFF" w:themeFill="background1"/>
            <w:hideMark/>
          </w:tcPr>
          <w:p w14:paraId="0A04D70F"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76BB02D5"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Protection function, therefore obligated </w:t>
            </w:r>
          </w:p>
        </w:tc>
      </w:tr>
      <w:tr w:rsidR="006018B6" w:rsidRPr="00E87A52" w14:paraId="649B2180" w14:textId="77777777" w:rsidTr="00F235B1">
        <w:trPr>
          <w:trHeight w:val="270"/>
        </w:trPr>
        <w:tc>
          <w:tcPr>
            <w:tcW w:w="3119" w:type="dxa"/>
            <w:shd w:val="clear" w:color="auto" w:fill="FFFFFF" w:themeFill="background1"/>
          </w:tcPr>
          <w:p w14:paraId="6C183D49"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Silage Wrap</w:t>
            </w:r>
          </w:p>
        </w:tc>
        <w:tc>
          <w:tcPr>
            <w:tcW w:w="1559" w:type="dxa"/>
            <w:shd w:val="clear" w:color="auto" w:fill="FFFFFF" w:themeFill="background1"/>
          </w:tcPr>
          <w:p w14:paraId="78F40B08" w14:textId="77777777" w:rsidR="00604F9E" w:rsidRPr="008502A9" w:rsidRDefault="00604F9E" w:rsidP="00604F9E">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tcPr>
          <w:p w14:paraId="4558394D" w14:textId="77777777" w:rsidR="00604F9E" w:rsidRPr="008502A9" w:rsidRDefault="00604F9E" w:rsidP="00604F9E">
            <w:pPr>
              <w:jc w:val="both"/>
              <w:rPr>
                <w:rFonts w:ascii="Arial" w:hAnsi="Arial" w:cs="Arial"/>
                <w:iCs/>
                <w:sz w:val="20"/>
                <w:szCs w:val="20"/>
                <w:shd w:val="clear" w:color="auto" w:fill="FFFFFF"/>
              </w:rPr>
            </w:pPr>
            <w:r w:rsidRPr="008502A9">
              <w:rPr>
                <w:rFonts w:ascii="Arial" w:hAnsi="Arial" w:cs="Arial"/>
                <w:iCs/>
                <w:sz w:val="20"/>
                <w:szCs w:val="20"/>
              </w:rPr>
              <w:t>Silage wrap is a system/vessel which enables the process of fermentation to take place and is integral to the process. Silage is made either by placing cut green vegetation in a</w:t>
            </w:r>
            <w:r w:rsidRPr="008502A9">
              <w:rPr>
                <w:rStyle w:val="apple-converted-space"/>
                <w:rFonts w:ascii="Arial" w:hAnsi="Arial" w:cs="Arial"/>
                <w:iCs/>
                <w:sz w:val="20"/>
                <w:szCs w:val="20"/>
              </w:rPr>
              <w:t> </w:t>
            </w:r>
            <w:r w:rsidRPr="008502A9">
              <w:rPr>
                <w:rFonts w:ascii="Arial" w:hAnsi="Arial" w:cs="Arial"/>
                <w:iCs/>
                <w:sz w:val="20"/>
                <w:szCs w:val="20"/>
              </w:rPr>
              <w:t>silo</w:t>
            </w:r>
            <w:r w:rsidRPr="008502A9">
              <w:rPr>
                <w:rStyle w:val="apple-converted-space"/>
                <w:rFonts w:ascii="Arial" w:hAnsi="Arial" w:cs="Arial"/>
                <w:iCs/>
                <w:sz w:val="20"/>
                <w:szCs w:val="20"/>
              </w:rPr>
              <w:t> </w:t>
            </w:r>
            <w:r w:rsidRPr="008502A9">
              <w:rPr>
                <w:rFonts w:ascii="Arial" w:hAnsi="Arial" w:cs="Arial"/>
                <w:iCs/>
                <w:sz w:val="20"/>
                <w:szCs w:val="20"/>
              </w:rPr>
              <w:t>or pit, by piling it in a large heap and compressing it down so as to leave as little oxygen as possible and then covering it with a plastic sheet, or by wrapping large round bales tightly in plastic film. Therefore, silage wrap’s primary function is to produce the product.</w:t>
            </w:r>
          </w:p>
        </w:tc>
      </w:tr>
      <w:tr w:rsidR="006018B6" w:rsidRPr="00E87A52" w14:paraId="2973504C" w14:textId="77777777" w:rsidTr="00F235B1">
        <w:trPr>
          <w:trHeight w:val="270"/>
        </w:trPr>
        <w:tc>
          <w:tcPr>
            <w:tcW w:w="3119" w:type="dxa"/>
            <w:shd w:val="clear" w:color="auto" w:fill="FFFFFF" w:themeFill="background1"/>
          </w:tcPr>
          <w:p w14:paraId="38922D58" w14:textId="11DF2256"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Sim card packaging</w:t>
            </w:r>
          </w:p>
        </w:tc>
        <w:tc>
          <w:tcPr>
            <w:tcW w:w="1559" w:type="dxa"/>
            <w:shd w:val="clear" w:color="auto" w:fill="FFFFFF" w:themeFill="background1"/>
          </w:tcPr>
          <w:p w14:paraId="5AE26C79" w14:textId="3834EC39"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Yes</w:t>
            </w:r>
          </w:p>
        </w:tc>
        <w:tc>
          <w:tcPr>
            <w:tcW w:w="4962" w:type="dxa"/>
            <w:shd w:val="clear" w:color="auto" w:fill="FFFFFF" w:themeFill="background1"/>
          </w:tcPr>
          <w:p w14:paraId="3B684030" w14:textId="1A3F3F49" w:rsidR="00F077AA" w:rsidRPr="008502A9" w:rsidRDefault="001655D8" w:rsidP="00F077AA">
            <w:pPr>
              <w:jc w:val="both"/>
              <w:rPr>
                <w:rFonts w:ascii="Arial" w:hAnsi="Arial" w:cs="Arial"/>
                <w:iCs/>
                <w:sz w:val="20"/>
                <w:szCs w:val="20"/>
              </w:rPr>
            </w:pPr>
            <w:r>
              <w:rPr>
                <w:rFonts w:ascii="Arial" w:hAnsi="Arial" w:cs="Arial"/>
                <w:iCs/>
                <w:sz w:val="20"/>
                <w:szCs w:val="20"/>
              </w:rPr>
              <w:t>Sim card is a product</w:t>
            </w:r>
          </w:p>
        </w:tc>
      </w:tr>
      <w:tr w:rsidR="006018B6" w:rsidRPr="00E87A52" w14:paraId="2CD0D751" w14:textId="77777777" w:rsidTr="00F235B1">
        <w:trPr>
          <w:trHeight w:val="270"/>
        </w:trPr>
        <w:tc>
          <w:tcPr>
            <w:tcW w:w="3119" w:type="dxa"/>
            <w:shd w:val="clear" w:color="auto" w:fill="FFFFFF" w:themeFill="background1"/>
            <w:hideMark/>
          </w:tcPr>
          <w:p w14:paraId="2E61263C"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Skip bags (pre-paid) </w:t>
            </w:r>
          </w:p>
        </w:tc>
        <w:tc>
          <w:tcPr>
            <w:tcW w:w="1559" w:type="dxa"/>
            <w:shd w:val="clear" w:color="auto" w:fill="FFFFFF" w:themeFill="background1"/>
            <w:hideMark/>
          </w:tcPr>
          <w:p w14:paraId="60049380"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2A9B8F2F"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Not part of a sales unit </w:t>
            </w:r>
          </w:p>
        </w:tc>
      </w:tr>
      <w:tr w:rsidR="006018B6" w:rsidRPr="00E87A52" w14:paraId="6AECFFC8" w14:textId="77777777" w:rsidTr="00F235B1">
        <w:trPr>
          <w:trHeight w:val="277"/>
        </w:trPr>
        <w:tc>
          <w:tcPr>
            <w:tcW w:w="3119" w:type="dxa"/>
            <w:shd w:val="clear" w:color="auto" w:fill="FFFFFF" w:themeFill="background1"/>
            <w:hideMark/>
          </w:tcPr>
          <w:p w14:paraId="62E0FEB6"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Spectacle cases </w:t>
            </w:r>
          </w:p>
        </w:tc>
        <w:tc>
          <w:tcPr>
            <w:tcW w:w="1559" w:type="dxa"/>
            <w:shd w:val="clear" w:color="auto" w:fill="FFFFFF" w:themeFill="background1"/>
            <w:hideMark/>
          </w:tcPr>
          <w:p w14:paraId="6C98867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326BC18D"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Long-term storage </w:t>
            </w:r>
          </w:p>
        </w:tc>
      </w:tr>
      <w:tr w:rsidR="006018B6" w:rsidRPr="00E87A52" w14:paraId="538FA3FC" w14:textId="77777777" w:rsidTr="00F235B1">
        <w:trPr>
          <w:trHeight w:val="375"/>
        </w:trPr>
        <w:tc>
          <w:tcPr>
            <w:tcW w:w="3119" w:type="dxa"/>
            <w:shd w:val="clear" w:color="auto" w:fill="FFFFFF" w:themeFill="background1"/>
            <w:hideMark/>
          </w:tcPr>
          <w:p w14:paraId="211D9963"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Spoons/leaflets with medicines </w:t>
            </w:r>
          </w:p>
        </w:tc>
        <w:tc>
          <w:tcPr>
            <w:tcW w:w="1559" w:type="dxa"/>
            <w:shd w:val="clear" w:color="auto" w:fill="FFFFFF" w:themeFill="background1"/>
            <w:hideMark/>
          </w:tcPr>
          <w:p w14:paraId="07923D04"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103B71F6"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packaging functions </w:t>
            </w:r>
          </w:p>
        </w:tc>
      </w:tr>
      <w:tr w:rsidR="006018B6" w:rsidRPr="00E87A52" w14:paraId="279B104D" w14:textId="77777777" w:rsidTr="00F235B1">
        <w:trPr>
          <w:trHeight w:val="669"/>
        </w:trPr>
        <w:tc>
          <w:tcPr>
            <w:tcW w:w="3119" w:type="dxa"/>
            <w:shd w:val="clear" w:color="auto" w:fill="FFFFFF" w:themeFill="background1"/>
            <w:hideMark/>
          </w:tcPr>
          <w:p w14:paraId="4892EE8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Sterile medical packaging </w:t>
            </w:r>
          </w:p>
        </w:tc>
        <w:tc>
          <w:tcPr>
            <w:tcW w:w="1559" w:type="dxa"/>
            <w:shd w:val="clear" w:color="auto" w:fill="FFFFFF" w:themeFill="background1"/>
            <w:hideMark/>
          </w:tcPr>
          <w:p w14:paraId="47D5DE80"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72C5C171" w14:textId="52766711"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Protection function, therefore packaging. The fact that it's sterile does not remove the potential for being obligated.</w:t>
            </w:r>
          </w:p>
        </w:tc>
      </w:tr>
      <w:tr w:rsidR="006018B6" w:rsidRPr="00E87A52" w14:paraId="01B14BE6" w14:textId="77777777" w:rsidTr="00F235B1">
        <w:trPr>
          <w:trHeight w:val="703"/>
        </w:trPr>
        <w:tc>
          <w:tcPr>
            <w:tcW w:w="3119" w:type="dxa"/>
            <w:shd w:val="clear" w:color="auto" w:fill="FFFFFF" w:themeFill="background1"/>
            <w:hideMark/>
          </w:tcPr>
          <w:p w14:paraId="02CD2461"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Stillages (for example, metal open crates used in the automotive industry)</w:t>
            </w:r>
          </w:p>
        </w:tc>
        <w:tc>
          <w:tcPr>
            <w:tcW w:w="1559" w:type="dxa"/>
            <w:shd w:val="clear" w:color="auto" w:fill="FFFFFF" w:themeFill="background1"/>
            <w:hideMark/>
          </w:tcPr>
          <w:p w14:paraId="12F95EE1"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03B995B7"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Tertiary (or transit) packaging on first trip (not a road/rail/ship container) </w:t>
            </w:r>
          </w:p>
        </w:tc>
      </w:tr>
      <w:tr w:rsidR="006018B6" w:rsidRPr="00E87A52" w14:paraId="2F79D9EA" w14:textId="77777777" w:rsidTr="00F235B1">
        <w:trPr>
          <w:trHeight w:val="270"/>
        </w:trPr>
        <w:tc>
          <w:tcPr>
            <w:tcW w:w="3119" w:type="dxa"/>
            <w:shd w:val="clear" w:color="auto" w:fill="FFFFFF" w:themeFill="background1"/>
            <w:hideMark/>
          </w:tcPr>
          <w:p w14:paraId="09B975CC"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Storm matches - boxes </w:t>
            </w:r>
          </w:p>
        </w:tc>
        <w:tc>
          <w:tcPr>
            <w:tcW w:w="1559" w:type="dxa"/>
            <w:shd w:val="clear" w:color="auto" w:fill="FFFFFF" w:themeFill="background1"/>
            <w:hideMark/>
          </w:tcPr>
          <w:p w14:paraId="2AE8D247"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40D7BCFC"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Match box performs packaging functions </w:t>
            </w:r>
          </w:p>
        </w:tc>
      </w:tr>
      <w:tr w:rsidR="006018B6" w:rsidRPr="00E87A52" w14:paraId="7E8DFBCB" w14:textId="77777777" w:rsidTr="00A000C0">
        <w:trPr>
          <w:trHeight w:val="635"/>
        </w:trPr>
        <w:tc>
          <w:tcPr>
            <w:tcW w:w="3119" w:type="dxa"/>
            <w:tcBorders>
              <w:bottom w:val="single" w:sz="4" w:space="0" w:color="auto"/>
            </w:tcBorders>
            <w:shd w:val="clear" w:color="auto" w:fill="FFFFFF" w:themeFill="background1"/>
            <w:hideMark/>
          </w:tcPr>
          <w:p w14:paraId="70A9B761" w14:textId="399A01CB" w:rsidR="00AF620A" w:rsidRPr="008502A9" w:rsidRDefault="00F077AA" w:rsidP="001405F2">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Sunglasses - tags and labels (for example, UV rating; care instructions etc.)</w:t>
            </w:r>
          </w:p>
        </w:tc>
        <w:tc>
          <w:tcPr>
            <w:tcW w:w="1559" w:type="dxa"/>
            <w:tcBorders>
              <w:bottom w:val="single" w:sz="4" w:space="0" w:color="auto"/>
            </w:tcBorders>
            <w:shd w:val="clear" w:color="auto" w:fill="FFFFFF" w:themeFill="background1"/>
            <w:hideMark/>
          </w:tcPr>
          <w:p w14:paraId="39ECE81E"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tcBorders>
              <w:bottom w:val="single" w:sz="4" w:space="0" w:color="auto"/>
            </w:tcBorders>
            <w:shd w:val="clear" w:color="auto" w:fill="FFFFFF" w:themeFill="background1"/>
            <w:hideMark/>
          </w:tcPr>
          <w:p w14:paraId="5091A5AF"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Presentation packaging function </w:t>
            </w:r>
          </w:p>
        </w:tc>
      </w:tr>
      <w:tr w:rsidR="00B2697D" w:rsidRPr="00200DF6" w14:paraId="750FF4B1" w14:textId="77777777" w:rsidTr="0051307A">
        <w:trPr>
          <w:trHeight w:val="851"/>
        </w:trPr>
        <w:tc>
          <w:tcPr>
            <w:tcW w:w="3119" w:type="dxa"/>
            <w:tcBorders>
              <w:top w:val="single" w:sz="4" w:space="0" w:color="auto"/>
              <w:left w:val="single" w:sz="4" w:space="0" w:color="auto"/>
              <w:bottom w:val="nil"/>
              <w:right w:val="single" w:sz="4" w:space="0" w:color="auto"/>
            </w:tcBorders>
            <w:shd w:val="clear" w:color="auto" w:fill="FFFFFF" w:themeFill="background1"/>
            <w:hideMark/>
          </w:tcPr>
          <w:p w14:paraId="3D5F1CB6" w14:textId="0D9BD16B" w:rsidR="00933963"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Syringes</w:t>
            </w:r>
            <w:r w:rsidR="00747BD1">
              <w:rPr>
                <w:rFonts w:ascii="Arial" w:hAnsi="Arial" w:cs="Arial"/>
                <w:color w:val="000000"/>
                <w:sz w:val="20"/>
                <w:szCs w:val="20"/>
                <w:lang w:eastAsia="en-GB"/>
              </w:rPr>
              <w:t>:</w:t>
            </w:r>
            <w:r w:rsidR="00F75E45">
              <w:rPr>
                <w:rFonts w:ascii="Arial" w:hAnsi="Arial" w:cs="Arial"/>
                <w:sz w:val="20"/>
                <w:szCs w:val="20"/>
                <w:lang w:eastAsia="en-GB"/>
              </w:rPr>
              <w:t xml:space="preserve"> </w:t>
            </w:r>
          </w:p>
          <w:p w14:paraId="4E4ED4DA" w14:textId="7C09159C"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sz w:val="20"/>
                <w:szCs w:val="20"/>
                <w:lang w:eastAsia="en-GB"/>
              </w:rPr>
              <w:t>Empty</w:t>
            </w:r>
            <w:r w:rsidR="0087148E">
              <w:rPr>
                <w:rFonts w:ascii="Arial" w:hAnsi="Arial" w:cs="Arial"/>
                <w:sz w:val="20"/>
                <w:szCs w:val="20"/>
                <w:lang w:eastAsia="en-GB"/>
              </w:rPr>
              <w:t xml:space="preserve">, </w:t>
            </w:r>
            <w:r w:rsidRPr="008502A9">
              <w:rPr>
                <w:rFonts w:ascii="Arial" w:hAnsi="Arial" w:cs="Arial"/>
                <w:sz w:val="20"/>
                <w:szCs w:val="20"/>
                <w:lang w:eastAsia="en-GB"/>
              </w:rPr>
              <w:t>used for drawing up</w:t>
            </w:r>
            <w:r w:rsidR="00F75E45">
              <w:rPr>
                <w:rFonts w:ascii="Arial" w:hAnsi="Arial" w:cs="Arial"/>
                <w:sz w:val="20"/>
                <w:szCs w:val="20"/>
                <w:lang w:eastAsia="en-GB"/>
              </w:rPr>
              <w:t>.</w:t>
            </w:r>
          </w:p>
        </w:tc>
        <w:tc>
          <w:tcPr>
            <w:tcW w:w="1559" w:type="dxa"/>
            <w:tcBorders>
              <w:top w:val="single" w:sz="4" w:space="0" w:color="auto"/>
              <w:left w:val="single" w:sz="4" w:space="0" w:color="auto"/>
              <w:bottom w:val="nil"/>
              <w:right w:val="single" w:sz="4" w:space="0" w:color="auto"/>
            </w:tcBorders>
            <w:shd w:val="clear" w:color="auto" w:fill="FFFFFF" w:themeFill="background1"/>
            <w:hideMark/>
          </w:tcPr>
          <w:p w14:paraId="2AC7E87C" w14:textId="77777777" w:rsidR="00933963" w:rsidRPr="008502A9" w:rsidRDefault="00933963" w:rsidP="00F077AA">
            <w:pPr>
              <w:spacing w:line="276" w:lineRule="auto"/>
              <w:rPr>
                <w:rFonts w:ascii="Arial" w:hAnsi="Arial" w:cs="Arial"/>
                <w:color w:val="000000"/>
                <w:sz w:val="20"/>
                <w:szCs w:val="20"/>
                <w:lang w:eastAsia="en-GB"/>
              </w:rPr>
            </w:pPr>
          </w:p>
          <w:p w14:paraId="663BFC4C" w14:textId="2D4259E8"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tcBorders>
              <w:top w:val="single" w:sz="4" w:space="0" w:color="auto"/>
              <w:left w:val="single" w:sz="4" w:space="0" w:color="auto"/>
              <w:bottom w:val="nil"/>
              <w:right w:val="single" w:sz="4" w:space="0" w:color="auto"/>
            </w:tcBorders>
            <w:shd w:val="clear" w:color="auto" w:fill="FFFFFF" w:themeFill="background1"/>
            <w:hideMark/>
          </w:tcPr>
          <w:p w14:paraId="3F313BD7" w14:textId="77777777" w:rsidR="00F351B7" w:rsidRPr="008502A9" w:rsidRDefault="00F351B7" w:rsidP="00F077AA">
            <w:pPr>
              <w:spacing w:line="276" w:lineRule="auto"/>
              <w:rPr>
                <w:rFonts w:ascii="Arial" w:hAnsi="Arial" w:cs="Arial"/>
                <w:color w:val="000000"/>
                <w:sz w:val="20"/>
                <w:szCs w:val="20"/>
                <w:lang w:eastAsia="en-GB"/>
              </w:rPr>
            </w:pPr>
          </w:p>
          <w:p w14:paraId="0DA459A6" w14:textId="67BF4C4C" w:rsidR="00F077AA" w:rsidRPr="008502A9" w:rsidRDefault="00F077AA" w:rsidP="00F75E45">
            <w:pPr>
              <w:spacing w:line="276" w:lineRule="auto"/>
              <w:rPr>
                <w:rFonts w:ascii="Arial" w:hAnsi="Arial" w:cs="Arial"/>
                <w:color w:val="000000"/>
                <w:sz w:val="20"/>
                <w:szCs w:val="20"/>
                <w:lang w:eastAsia="en-GB"/>
              </w:rPr>
            </w:pPr>
            <w:r w:rsidRPr="00CC5707">
              <w:rPr>
                <w:rFonts w:ascii="Arial" w:hAnsi="Arial" w:cs="Arial"/>
                <w:color w:val="000000"/>
                <w:sz w:val="20"/>
                <w:szCs w:val="20"/>
                <w:lang w:eastAsia="en-GB"/>
              </w:rPr>
              <w:t>Product (although wrapping around syringe will be packaging)</w:t>
            </w:r>
          </w:p>
        </w:tc>
      </w:tr>
      <w:tr w:rsidR="00B2697D" w:rsidRPr="00200DF6" w14:paraId="06CD637E" w14:textId="77777777" w:rsidTr="00A000C0">
        <w:trPr>
          <w:trHeight w:val="795"/>
        </w:trPr>
        <w:tc>
          <w:tcPr>
            <w:tcW w:w="3119" w:type="dxa"/>
            <w:tcBorders>
              <w:top w:val="nil"/>
              <w:left w:val="single" w:sz="4" w:space="0" w:color="auto"/>
              <w:bottom w:val="nil"/>
              <w:right w:val="single" w:sz="4" w:space="0" w:color="auto"/>
            </w:tcBorders>
            <w:shd w:val="clear" w:color="auto" w:fill="FFFFFF" w:themeFill="background1"/>
          </w:tcPr>
          <w:p w14:paraId="4A537C22" w14:textId="77777777" w:rsidR="00F36FDE" w:rsidRDefault="00F36FDE" w:rsidP="00F36FDE">
            <w:pPr>
              <w:spacing w:line="276" w:lineRule="auto"/>
              <w:rPr>
                <w:rFonts w:ascii="Arial" w:hAnsi="Arial" w:cs="Arial"/>
                <w:sz w:val="20"/>
                <w:szCs w:val="20"/>
                <w:lang w:eastAsia="en-GB"/>
              </w:rPr>
            </w:pPr>
            <w:r w:rsidRPr="008502A9">
              <w:rPr>
                <w:rFonts w:ascii="Arial" w:hAnsi="Arial" w:cs="Arial"/>
                <w:sz w:val="20"/>
                <w:szCs w:val="20"/>
                <w:lang w:eastAsia="en-GB"/>
              </w:rPr>
              <w:t>Pre-packed with medicine</w:t>
            </w:r>
            <w:r>
              <w:rPr>
                <w:rFonts w:ascii="Arial" w:hAnsi="Arial" w:cs="Arial"/>
                <w:sz w:val="20"/>
                <w:szCs w:val="20"/>
                <w:lang w:eastAsia="en-GB"/>
              </w:rPr>
              <w:t>.</w:t>
            </w:r>
          </w:p>
          <w:p w14:paraId="66488492" w14:textId="77777777" w:rsidR="00F36FDE" w:rsidRPr="008502A9" w:rsidRDefault="00F36FDE" w:rsidP="00F077AA">
            <w:pPr>
              <w:spacing w:line="276" w:lineRule="auto"/>
              <w:rPr>
                <w:rFonts w:ascii="Arial" w:hAnsi="Arial" w:cs="Arial"/>
                <w:color w:val="000000"/>
                <w:sz w:val="20"/>
                <w:szCs w:val="20"/>
                <w:lang w:eastAsia="en-GB"/>
              </w:rPr>
            </w:pPr>
          </w:p>
        </w:tc>
        <w:tc>
          <w:tcPr>
            <w:tcW w:w="1559" w:type="dxa"/>
            <w:tcBorders>
              <w:top w:val="nil"/>
              <w:left w:val="single" w:sz="4" w:space="0" w:color="auto"/>
              <w:bottom w:val="nil"/>
              <w:right w:val="single" w:sz="4" w:space="0" w:color="auto"/>
            </w:tcBorders>
            <w:shd w:val="clear" w:color="auto" w:fill="FFFFFF" w:themeFill="background1"/>
          </w:tcPr>
          <w:p w14:paraId="0712CDC1" w14:textId="7EB5B255" w:rsidR="00F36FDE" w:rsidRPr="008502A9" w:rsidRDefault="00F36FDE"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tcBorders>
              <w:top w:val="nil"/>
              <w:left w:val="single" w:sz="4" w:space="0" w:color="auto"/>
              <w:bottom w:val="nil"/>
              <w:right w:val="single" w:sz="4" w:space="0" w:color="auto"/>
            </w:tcBorders>
            <w:shd w:val="clear" w:color="auto" w:fill="FFFFFF" w:themeFill="background1"/>
          </w:tcPr>
          <w:p w14:paraId="776C0A20" w14:textId="1B8760DD" w:rsidR="00F36FDE" w:rsidRPr="008502A9" w:rsidRDefault="00F36FDE" w:rsidP="00F36FDE">
            <w:pPr>
              <w:spacing w:line="276" w:lineRule="auto"/>
              <w:rPr>
                <w:rFonts w:ascii="Arial" w:hAnsi="Arial" w:cs="Arial"/>
                <w:color w:val="000000"/>
                <w:sz w:val="20"/>
                <w:szCs w:val="20"/>
                <w:lang w:eastAsia="en-GB"/>
              </w:rPr>
            </w:pPr>
            <w:r w:rsidRPr="00CC5707">
              <w:rPr>
                <w:rFonts w:ascii="Arial" w:hAnsi="Arial" w:cs="Arial"/>
                <w:color w:val="000000"/>
                <w:sz w:val="20"/>
                <w:szCs w:val="20"/>
                <w:lang w:eastAsia="en-GB"/>
              </w:rPr>
              <w:t>Syringe and any labels, wrapping and so on, will be packaging – performs delivery and protection function (see Epi</w:t>
            </w:r>
            <w:r>
              <w:rPr>
                <w:rFonts w:ascii="Arial" w:hAnsi="Arial" w:cs="Arial"/>
                <w:color w:val="000000"/>
                <w:sz w:val="20"/>
                <w:szCs w:val="20"/>
                <w:lang w:eastAsia="en-GB"/>
              </w:rPr>
              <w:t>-</w:t>
            </w:r>
            <w:r w:rsidRPr="00CC5707">
              <w:rPr>
                <w:rFonts w:ascii="Arial" w:hAnsi="Arial" w:cs="Arial"/>
                <w:color w:val="000000"/>
                <w:sz w:val="20"/>
                <w:szCs w:val="20"/>
                <w:lang w:eastAsia="en-GB"/>
              </w:rPr>
              <w:t>pen)</w:t>
            </w:r>
          </w:p>
        </w:tc>
      </w:tr>
      <w:tr w:rsidR="00B2697D" w:rsidRPr="00200DF6" w14:paraId="6E9C3AD8" w14:textId="77777777" w:rsidTr="0051307A">
        <w:trPr>
          <w:trHeight w:val="80"/>
        </w:trPr>
        <w:tc>
          <w:tcPr>
            <w:tcW w:w="3119" w:type="dxa"/>
            <w:tcBorders>
              <w:top w:val="nil"/>
              <w:left w:val="single" w:sz="4" w:space="0" w:color="auto"/>
              <w:bottom w:val="single" w:sz="4" w:space="0" w:color="auto"/>
              <w:right w:val="single" w:sz="4" w:space="0" w:color="auto"/>
            </w:tcBorders>
            <w:shd w:val="clear" w:color="auto" w:fill="FFFFFF" w:themeFill="background1"/>
          </w:tcPr>
          <w:p w14:paraId="1AF7B065" w14:textId="7E1A66B2" w:rsidR="00F36FDE" w:rsidRPr="008502A9" w:rsidRDefault="00F36FDE" w:rsidP="00F077AA">
            <w:pPr>
              <w:spacing w:line="276" w:lineRule="auto"/>
              <w:rPr>
                <w:rFonts w:ascii="Arial" w:hAnsi="Arial" w:cs="Arial"/>
                <w:sz w:val="20"/>
                <w:szCs w:val="20"/>
                <w:lang w:eastAsia="en-GB"/>
              </w:rPr>
            </w:pPr>
            <w:r w:rsidRPr="008502A9">
              <w:rPr>
                <w:rFonts w:ascii="Arial" w:hAnsi="Arial" w:cs="Arial"/>
                <w:sz w:val="20"/>
                <w:szCs w:val="20"/>
                <w:lang w:eastAsia="en-GB"/>
              </w:rPr>
              <w:t>Plastic needle caps</w:t>
            </w:r>
            <w:r>
              <w:rPr>
                <w:rFonts w:ascii="Arial" w:hAnsi="Arial" w:cs="Arial"/>
                <w:sz w:val="20"/>
                <w:szCs w:val="20"/>
                <w:lang w:eastAsia="en-GB"/>
              </w:rPr>
              <w:t>.</w:t>
            </w:r>
          </w:p>
        </w:tc>
        <w:tc>
          <w:tcPr>
            <w:tcW w:w="1559" w:type="dxa"/>
            <w:tcBorders>
              <w:top w:val="nil"/>
              <w:left w:val="single" w:sz="4" w:space="0" w:color="auto"/>
              <w:bottom w:val="single" w:sz="4" w:space="0" w:color="auto"/>
              <w:right w:val="single" w:sz="4" w:space="0" w:color="auto"/>
            </w:tcBorders>
            <w:shd w:val="clear" w:color="auto" w:fill="FFFFFF" w:themeFill="background1"/>
          </w:tcPr>
          <w:p w14:paraId="2B36D887" w14:textId="08EBA62F" w:rsidR="00F36FDE" w:rsidRPr="008502A9" w:rsidRDefault="00F36FDE" w:rsidP="00F077AA">
            <w:pPr>
              <w:spacing w:line="276" w:lineRule="auto"/>
              <w:rPr>
                <w:rFonts w:ascii="Arial" w:hAnsi="Arial" w:cs="Arial"/>
                <w:color w:val="000000"/>
                <w:sz w:val="20"/>
                <w:szCs w:val="20"/>
                <w:lang w:eastAsia="en-GB"/>
              </w:rPr>
            </w:pPr>
            <w:r w:rsidRPr="008502A9">
              <w:rPr>
                <w:rFonts w:ascii="Arial" w:hAnsi="Arial" w:cs="Arial"/>
                <w:sz w:val="20"/>
                <w:szCs w:val="20"/>
                <w:lang w:eastAsia="en-GB"/>
              </w:rPr>
              <w:t>No</w:t>
            </w:r>
          </w:p>
        </w:tc>
        <w:tc>
          <w:tcPr>
            <w:tcW w:w="4962" w:type="dxa"/>
            <w:tcBorders>
              <w:top w:val="nil"/>
              <w:left w:val="single" w:sz="4" w:space="0" w:color="auto"/>
              <w:bottom w:val="single" w:sz="4" w:space="0" w:color="auto"/>
              <w:right w:val="single" w:sz="4" w:space="0" w:color="auto"/>
            </w:tcBorders>
            <w:shd w:val="clear" w:color="auto" w:fill="FFFFFF" w:themeFill="background1"/>
          </w:tcPr>
          <w:p w14:paraId="721D719B" w14:textId="77777777" w:rsidR="00F36FDE" w:rsidRPr="00CC5707" w:rsidRDefault="00F36FDE" w:rsidP="00F36FDE">
            <w:pPr>
              <w:spacing w:line="276" w:lineRule="auto"/>
              <w:rPr>
                <w:rFonts w:ascii="Arial" w:hAnsi="Arial" w:cs="Arial"/>
                <w:color w:val="000000"/>
                <w:sz w:val="20"/>
                <w:szCs w:val="20"/>
                <w:lang w:eastAsia="en-GB"/>
              </w:rPr>
            </w:pPr>
            <w:r w:rsidRPr="008502A9">
              <w:rPr>
                <w:rFonts w:ascii="Arial" w:hAnsi="Arial" w:cs="Arial"/>
                <w:sz w:val="20"/>
                <w:szCs w:val="20"/>
                <w:lang w:eastAsia="en-GB"/>
              </w:rPr>
              <w:t>Part of the product (syringe)</w:t>
            </w:r>
          </w:p>
        </w:tc>
      </w:tr>
      <w:tr w:rsidR="006018B6" w:rsidRPr="00E87A52" w14:paraId="62260DE8" w14:textId="77777777" w:rsidTr="00A000C0">
        <w:trPr>
          <w:trHeight w:val="680"/>
        </w:trPr>
        <w:tc>
          <w:tcPr>
            <w:tcW w:w="3119" w:type="dxa"/>
            <w:tcBorders>
              <w:top w:val="single" w:sz="4" w:space="0" w:color="auto"/>
            </w:tcBorders>
            <w:shd w:val="clear" w:color="auto" w:fill="FFFFFF" w:themeFill="background1"/>
          </w:tcPr>
          <w:p w14:paraId="002B1DC5"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Tampon Applicator</w:t>
            </w:r>
          </w:p>
        </w:tc>
        <w:tc>
          <w:tcPr>
            <w:tcW w:w="1559" w:type="dxa"/>
            <w:tcBorders>
              <w:top w:val="single" w:sz="4" w:space="0" w:color="auto"/>
            </w:tcBorders>
            <w:shd w:val="clear" w:color="auto" w:fill="FFFFFF" w:themeFill="background1"/>
          </w:tcPr>
          <w:p w14:paraId="1121BE9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tcBorders>
              <w:top w:val="single" w:sz="4" w:space="0" w:color="auto"/>
            </w:tcBorders>
            <w:shd w:val="clear" w:color="auto" w:fill="FFFFFF" w:themeFill="background1"/>
          </w:tcPr>
          <w:p w14:paraId="5699B79E"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The applicator is considered part of the product and not packaging.</w:t>
            </w:r>
          </w:p>
        </w:tc>
      </w:tr>
      <w:tr w:rsidR="006018B6" w:rsidRPr="00E87A52" w14:paraId="1390C946" w14:textId="77777777" w:rsidTr="00F235B1">
        <w:trPr>
          <w:trHeight w:val="768"/>
        </w:trPr>
        <w:tc>
          <w:tcPr>
            <w:tcW w:w="3119" w:type="dxa"/>
            <w:shd w:val="clear" w:color="auto" w:fill="FFFFFF" w:themeFill="background1"/>
            <w:hideMark/>
          </w:tcPr>
          <w:p w14:paraId="68F063B5"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Tea bags </w:t>
            </w:r>
          </w:p>
        </w:tc>
        <w:tc>
          <w:tcPr>
            <w:tcW w:w="1559" w:type="dxa"/>
            <w:shd w:val="clear" w:color="auto" w:fill="FFFFFF" w:themeFill="background1"/>
            <w:hideMark/>
          </w:tcPr>
          <w:p w14:paraId="692DFC34"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243154D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Integral part of product, including string in drawstring teabags. String, label and staple attached to ordinary teabags are obligated </w:t>
            </w:r>
          </w:p>
        </w:tc>
      </w:tr>
      <w:tr w:rsidR="006018B6" w:rsidRPr="00E87A52" w14:paraId="69535F07" w14:textId="77777777" w:rsidTr="00F235B1">
        <w:trPr>
          <w:trHeight w:val="229"/>
        </w:trPr>
        <w:tc>
          <w:tcPr>
            <w:tcW w:w="3119" w:type="dxa"/>
            <w:shd w:val="clear" w:color="auto" w:fill="FFFFFF" w:themeFill="background1"/>
            <w:hideMark/>
          </w:tcPr>
          <w:p w14:paraId="34863E00" w14:textId="77777777" w:rsidR="00F077AA" w:rsidRPr="00B573E3" w:rsidRDefault="00F077AA" w:rsidP="00F077AA">
            <w:pPr>
              <w:spacing w:line="276" w:lineRule="auto"/>
              <w:rPr>
                <w:rFonts w:ascii="Arial" w:hAnsi="Arial" w:cs="Arial"/>
                <w:color w:val="000000"/>
                <w:sz w:val="20"/>
                <w:szCs w:val="20"/>
                <w:lang w:eastAsia="en-GB"/>
              </w:rPr>
            </w:pPr>
            <w:r w:rsidRPr="00B573E3">
              <w:rPr>
                <w:rFonts w:ascii="Arial" w:hAnsi="Arial" w:cs="Arial"/>
                <w:color w:val="000000"/>
                <w:sz w:val="20"/>
                <w:szCs w:val="20"/>
                <w:lang w:eastAsia="en-GB"/>
              </w:rPr>
              <w:t xml:space="preserve">Tea lights - foil cups </w:t>
            </w:r>
          </w:p>
        </w:tc>
        <w:tc>
          <w:tcPr>
            <w:tcW w:w="1559" w:type="dxa"/>
            <w:shd w:val="clear" w:color="auto" w:fill="FFFFFF" w:themeFill="background1"/>
            <w:hideMark/>
          </w:tcPr>
          <w:p w14:paraId="1D0548FD" w14:textId="77777777" w:rsidR="00F077AA" w:rsidRPr="00B573E3" w:rsidRDefault="00F077AA" w:rsidP="00F077AA">
            <w:pPr>
              <w:spacing w:line="276" w:lineRule="auto"/>
              <w:rPr>
                <w:rFonts w:ascii="Arial" w:hAnsi="Arial" w:cs="Arial"/>
                <w:color w:val="000000"/>
                <w:sz w:val="20"/>
                <w:szCs w:val="20"/>
                <w:lang w:eastAsia="en-GB"/>
              </w:rPr>
            </w:pPr>
            <w:r w:rsidRPr="00B573E3">
              <w:rPr>
                <w:rFonts w:ascii="Arial" w:hAnsi="Arial" w:cs="Arial"/>
                <w:color w:val="000000"/>
                <w:sz w:val="20"/>
                <w:szCs w:val="20"/>
                <w:lang w:eastAsia="en-GB"/>
              </w:rPr>
              <w:t xml:space="preserve"> No </w:t>
            </w:r>
          </w:p>
        </w:tc>
        <w:tc>
          <w:tcPr>
            <w:tcW w:w="4962" w:type="dxa"/>
            <w:shd w:val="clear" w:color="auto" w:fill="FFFFFF" w:themeFill="background1"/>
            <w:hideMark/>
          </w:tcPr>
          <w:p w14:paraId="6ECDD438" w14:textId="77777777" w:rsidR="00F077AA" w:rsidRPr="00B573E3" w:rsidRDefault="00F077AA" w:rsidP="00F077AA">
            <w:pPr>
              <w:spacing w:line="276" w:lineRule="auto"/>
              <w:rPr>
                <w:rFonts w:ascii="Arial" w:hAnsi="Arial" w:cs="Arial"/>
                <w:color w:val="000000"/>
                <w:sz w:val="20"/>
                <w:szCs w:val="20"/>
                <w:lang w:eastAsia="en-GB"/>
              </w:rPr>
            </w:pPr>
            <w:r w:rsidRPr="00B573E3">
              <w:rPr>
                <w:rFonts w:ascii="Arial" w:hAnsi="Arial" w:cs="Arial"/>
                <w:color w:val="000000"/>
                <w:sz w:val="20"/>
                <w:szCs w:val="20"/>
                <w:lang w:eastAsia="en-GB"/>
              </w:rPr>
              <w:t xml:space="preserve">Integral part of product </w:t>
            </w:r>
          </w:p>
        </w:tc>
      </w:tr>
      <w:tr w:rsidR="006018B6" w:rsidRPr="00E87A52" w14:paraId="5A322522" w14:textId="77777777" w:rsidTr="00F235B1">
        <w:trPr>
          <w:trHeight w:val="695"/>
        </w:trPr>
        <w:tc>
          <w:tcPr>
            <w:tcW w:w="3119" w:type="dxa"/>
            <w:shd w:val="clear" w:color="auto" w:fill="FFFFFF" w:themeFill="background1"/>
            <w:hideMark/>
          </w:tcPr>
          <w:p w14:paraId="3E7184F5"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Tea caddies</w:t>
            </w:r>
          </w:p>
        </w:tc>
        <w:tc>
          <w:tcPr>
            <w:tcW w:w="1559" w:type="dxa"/>
            <w:shd w:val="clear" w:color="auto" w:fill="FFFFFF" w:themeFill="background1"/>
            <w:hideMark/>
          </w:tcPr>
          <w:p w14:paraId="240676AF"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2703DC96"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Contains a consumable product that does not meet the requirements of long-term storage</w:t>
            </w:r>
          </w:p>
        </w:tc>
      </w:tr>
      <w:tr w:rsidR="006018B6" w:rsidRPr="00E87A52" w14:paraId="424BA426" w14:textId="77777777" w:rsidTr="00F235B1">
        <w:trPr>
          <w:trHeight w:val="695"/>
        </w:trPr>
        <w:tc>
          <w:tcPr>
            <w:tcW w:w="3119" w:type="dxa"/>
            <w:shd w:val="clear" w:color="auto" w:fill="FFFFFF" w:themeFill="background1"/>
          </w:tcPr>
          <w:p w14:paraId="50C75D7F"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themeColor="text1"/>
                <w:sz w:val="20"/>
                <w:szCs w:val="20"/>
                <w:lang w:eastAsia="en-GB"/>
              </w:rPr>
              <w:t>Teat supplied separately with baby milk</w:t>
            </w:r>
          </w:p>
        </w:tc>
        <w:tc>
          <w:tcPr>
            <w:tcW w:w="1559" w:type="dxa"/>
            <w:shd w:val="clear" w:color="auto" w:fill="FFFFFF" w:themeFill="background1"/>
          </w:tcPr>
          <w:p w14:paraId="0B5AAA4E"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tcPr>
          <w:p w14:paraId="30442BA8"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sz w:val="20"/>
                <w:szCs w:val="20"/>
              </w:rPr>
              <w:t>If the teat is supplied separately and is not the main closure as they also come with a lid, which you take off and put on the teat.  This is analogous to a nozzle, which is only packaging when it’s forming the closure.</w:t>
            </w:r>
          </w:p>
        </w:tc>
      </w:tr>
      <w:tr w:rsidR="006018B6" w:rsidRPr="00E87A52" w14:paraId="2AC5D916" w14:textId="77777777" w:rsidTr="00F235B1">
        <w:trPr>
          <w:trHeight w:val="270"/>
        </w:trPr>
        <w:tc>
          <w:tcPr>
            <w:tcW w:w="3119" w:type="dxa"/>
            <w:shd w:val="clear" w:color="auto" w:fill="FFFFFF" w:themeFill="background1"/>
            <w:hideMark/>
          </w:tcPr>
          <w:p w14:paraId="6AE510A8"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Toner cartridges </w:t>
            </w:r>
          </w:p>
        </w:tc>
        <w:tc>
          <w:tcPr>
            <w:tcW w:w="1559" w:type="dxa"/>
            <w:shd w:val="clear" w:color="auto" w:fill="FFFFFF" w:themeFill="background1"/>
            <w:hideMark/>
          </w:tcPr>
          <w:p w14:paraId="70BCE87A"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w:t>
            </w:r>
          </w:p>
        </w:tc>
        <w:tc>
          <w:tcPr>
            <w:tcW w:w="4962" w:type="dxa"/>
            <w:shd w:val="clear" w:color="auto" w:fill="FFFFFF" w:themeFill="background1"/>
            <w:hideMark/>
          </w:tcPr>
          <w:p w14:paraId="1A2F7C72"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 </w:t>
            </w:r>
          </w:p>
        </w:tc>
      </w:tr>
      <w:tr w:rsidR="006018B6" w:rsidRPr="00E87A52" w14:paraId="062E0C82" w14:textId="77777777" w:rsidTr="00F235B1">
        <w:trPr>
          <w:trHeight w:val="540"/>
        </w:trPr>
        <w:tc>
          <w:tcPr>
            <w:tcW w:w="3119" w:type="dxa"/>
            <w:shd w:val="clear" w:color="auto" w:fill="FFFFFF" w:themeFill="background1"/>
            <w:hideMark/>
          </w:tcPr>
          <w:p w14:paraId="0325F943"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Toys in boxes and trays (for example, small figures)  </w:t>
            </w:r>
          </w:p>
        </w:tc>
        <w:tc>
          <w:tcPr>
            <w:tcW w:w="1559" w:type="dxa"/>
            <w:shd w:val="clear" w:color="auto" w:fill="FFFFFF" w:themeFill="background1"/>
            <w:hideMark/>
          </w:tcPr>
          <w:p w14:paraId="62D831C4"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1AFA0F6A"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Boxes and trays considered to be disposed after opening </w:t>
            </w:r>
          </w:p>
        </w:tc>
      </w:tr>
      <w:tr w:rsidR="006018B6" w:rsidRPr="00E87A52" w14:paraId="268E92C7" w14:textId="77777777" w:rsidTr="00F235B1">
        <w:trPr>
          <w:trHeight w:val="540"/>
        </w:trPr>
        <w:tc>
          <w:tcPr>
            <w:tcW w:w="3119" w:type="dxa"/>
            <w:shd w:val="clear" w:color="auto" w:fill="FFFFFF" w:themeFill="background1"/>
            <w:hideMark/>
          </w:tcPr>
          <w:p w14:paraId="2FA29724" w14:textId="7772905A"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Totes (plastic crates)</w:t>
            </w:r>
            <w:r w:rsidR="00877D83">
              <w:rPr>
                <w:rFonts w:ascii="Arial" w:hAnsi="Arial" w:cs="Arial"/>
                <w:color w:val="000000"/>
                <w:sz w:val="20"/>
                <w:szCs w:val="20"/>
                <w:lang w:eastAsia="en-GB"/>
              </w:rPr>
              <w:t xml:space="preserve"> </w:t>
            </w:r>
            <w:r w:rsidRPr="008502A9">
              <w:rPr>
                <w:rFonts w:ascii="Arial" w:hAnsi="Arial" w:cs="Arial"/>
                <w:color w:val="000000"/>
                <w:sz w:val="20"/>
                <w:szCs w:val="20"/>
                <w:lang w:eastAsia="en-GB"/>
              </w:rPr>
              <w:t xml:space="preserve"> </w:t>
            </w:r>
          </w:p>
        </w:tc>
        <w:tc>
          <w:tcPr>
            <w:tcW w:w="1559" w:type="dxa"/>
            <w:shd w:val="clear" w:color="auto" w:fill="FFFFFF" w:themeFill="background1"/>
            <w:hideMark/>
          </w:tcPr>
          <w:p w14:paraId="0B8D179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14340A0B" w14:textId="009E2CE3" w:rsidR="00F077AA" w:rsidRDefault="00EF7B93" w:rsidP="00F077AA">
            <w:pPr>
              <w:spacing w:line="276" w:lineRule="auto"/>
              <w:rPr>
                <w:rFonts w:ascii="Arial" w:hAnsi="Arial" w:cs="Arial"/>
                <w:color w:val="000000" w:themeColor="text1"/>
                <w:sz w:val="20"/>
                <w:szCs w:val="20"/>
                <w:lang w:eastAsia="en-GB"/>
              </w:rPr>
            </w:pPr>
            <w:r>
              <w:rPr>
                <w:rFonts w:ascii="Arial" w:hAnsi="Arial" w:cs="Arial"/>
                <w:color w:val="000000" w:themeColor="text1"/>
                <w:sz w:val="20"/>
                <w:szCs w:val="20"/>
                <w:lang w:eastAsia="en-GB"/>
              </w:rPr>
              <w:t xml:space="preserve">Where reusable, </w:t>
            </w:r>
            <w:r w:rsidR="007B183A">
              <w:rPr>
                <w:rFonts w:ascii="Arial" w:hAnsi="Arial" w:cs="Arial"/>
                <w:color w:val="000000" w:themeColor="text1"/>
                <w:sz w:val="20"/>
                <w:szCs w:val="20"/>
                <w:lang w:eastAsia="en-GB"/>
              </w:rPr>
              <w:t>f</w:t>
            </w:r>
            <w:r w:rsidR="00F077AA" w:rsidRPr="008502A9">
              <w:rPr>
                <w:rFonts w:ascii="Arial" w:hAnsi="Arial" w:cs="Arial"/>
                <w:color w:val="000000" w:themeColor="text1"/>
                <w:sz w:val="20"/>
                <w:szCs w:val="20"/>
                <w:lang w:eastAsia="en-GB"/>
              </w:rPr>
              <w:t xml:space="preserve">or first </w:t>
            </w:r>
            <w:r w:rsidR="0036278B">
              <w:rPr>
                <w:rFonts w:ascii="Arial" w:hAnsi="Arial" w:cs="Arial"/>
                <w:color w:val="000000" w:themeColor="text1"/>
                <w:sz w:val="20"/>
                <w:szCs w:val="20"/>
                <w:lang w:eastAsia="en-GB"/>
              </w:rPr>
              <w:t xml:space="preserve">supply </w:t>
            </w:r>
            <w:r w:rsidR="00F077AA" w:rsidRPr="008502A9">
              <w:rPr>
                <w:rFonts w:ascii="Arial" w:hAnsi="Arial" w:cs="Arial"/>
                <w:color w:val="000000" w:themeColor="text1"/>
                <w:sz w:val="20"/>
                <w:szCs w:val="20"/>
                <w:lang w:eastAsia="en-GB"/>
              </w:rPr>
              <w:t>only</w:t>
            </w:r>
            <w:r w:rsidR="007B183A">
              <w:rPr>
                <w:rFonts w:ascii="Arial" w:hAnsi="Arial" w:cs="Arial"/>
                <w:color w:val="000000" w:themeColor="text1"/>
                <w:sz w:val="20"/>
                <w:szCs w:val="20"/>
                <w:lang w:eastAsia="en-GB"/>
              </w:rPr>
              <w:t>.</w:t>
            </w:r>
            <w:r w:rsidR="00F077AA">
              <w:rPr>
                <w:rFonts w:ascii="Arial" w:hAnsi="Arial" w:cs="Arial"/>
                <w:color w:val="000000" w:themeColor="text1"/>
                <w:sz w:val="20"/>
                <w:szCs w:val="20"/>
                <w:lang w:eastAsia="en-GB"/>
              </w:rPr>
              <w:t xml:space="preserve"> </w:t>
            </w:r>
          </w:p>
          <w:p w14:paraId="3ECF020D" w14:textId="4610F92D" w:rsidR="00F077AA" w:rsidRPr="00A62F4A" w:rsidRDefault="00F077AA" w:rsidP="00F077AA">
            <w:pPr>
              <w:spacing w:line="276" w:lineRule="auto"/>
              <w:rPr>
                <w:rFonts w:ascii="Arial" w:hAnsi="Arial" w:cs="Arial"/>
                <w:color w:val="000000" w:themeColor="text1"/>
                <w:sz w:val="20"/>
                <w:szCs w:val="20"/>
                <w:lang w:eastAsia="en-GB"/>
              </w:rPr>
            </w:pPr>
          </w:p>
        </w:tc>
      </w:tr>
      <w:tr w:rsidR="006018B6" w:rsidRPr="00E87A52" w14:paraId="4419857C" w14:textId="77777777" w:rsidTr="00F235B1">
        <w:trPr>
          <w:trHeight w:val="525"/>
        </w:trPr>
        <w:tc>
          <w:tcPr>
            <w:tcW w:w="3119" w:type="dxa"/>
            <w:shd w:val="clear" w:color="auto" w:fill="FFFFFF" w:themeFill="background1"/>
            <w:hideMark/>
          </w:tcPr>
          <w:p w14:paraId="46A19EE7" w14:textId="2B3F75CA" w:rsidR="00F077AA" w:rsidRPr="008502A9" w:rsidRDefault="00681B2E"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Reusable </w:t>
            </w:r>
            <w:r w:rsidR="00F077AA" w:rsidRPr="008502A9">
              <w:rPr>
                <w:rFonts w:ascii="Arial" w:hAnsi="Arial" w:cs="Arial"/>
                <w:color w:val="000000"/>
                <w:sz w:val="20"/>
                <w:szCs w:val="20"/>
                <w:lang w:eastAsia="en-GB"/>
              </w:rPr>
              <w:t xml:space="preserve">Trays - bread and bakery </w:t>
            </w:r>
          </w:p>
        </w:tc>
        <w:tc>
          <w:tcPr>
            <w:tcW w:w="1559" w:type="dxa"/>
            <w:shd w:val="clear" w:color="auto" w:fill="FFFFFF" w:themeFill="background1"/>
            <w:hideMark/>
          </w:tcPr>
          <w:p w14:paraId="4159F01D"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25611D9A" w14:textId="10DF1D1B" w:rsidR="00EE4DCA" w:rsidRDefault="00F077AA" w:rsidP="00F077AA">
            <w:pPr>
              <w:spacing w:line="276" w:lineRule="auto"/>
              <w:rPr>
                <w:rFonts w:ascii="Arial" w:hAnsi="Arial" w:cs="Arial"/>
                <w:sz w:val="20"/>
                <w:szCs w:val="20"/>
              </w:rPr>
            </w:pPr>
            <w:r w:rsidRPr="008502A9">
              <w:rPr>
                <w:rFonts w:ascii="Arial" w:hAnsi="Arial" w:cs="Arial"/>
                <w:sz w:val="20"/>
                <w:szCs w:val="20"/>
              </w:rPr>
              <w:t>When supplied with goods</w:t>
            </w:r>
            <w:r w:rsidR="0070683A">
              <w:rPr>
                <w:rFonts w:ascii="Arial" w:hAnsi="Arial" w:cs="Arial"/>
                <w:sz w:val="20"/>
                <w:szCs w:val="20"/>
              </w:rPr>
              <w:t>.</w:t>
            </w:r>
            <w:r w:rsidR="005C380E">
              <w:rPr>
                <w:rFonts w:ascii="Arial" w:hAnsi="Arial" w:cs="Arial"/>
                <w:sz w:val="20"/>
                <w:szCs w:val="20"/>
              </w:rPr>
              <w:t xml:space="preserve"> </w:t>
            </w:r>
          </w:p>
          <w:p w14:paraId="591CE211" w14:textId="77777777" w:rsidR="00F077AA" w:rsidRPr="008502A9" w:rsidRDefault="00F077AA" w:rsidP="00CB0316">
            <w:pPr>
              <w:spacing w:line="276" w:lineRule="auto"/>
              <w:rPr>
                <w:rFonts w:ascii="Arial" w:hAnsi="Arial" w:cs="Arial"/>
                <w:color w:val="000000"/>
                <w:sz w:val="20"/>
                <w:szCs w:val="20"/>
                <w:lang w:eastAsia="en-GB"/>
              </w:rPr>
            </w:pPr>
          </w:p>
        </w:tc>
      </w:tr>
      <w:tr w:rsidR="006018B6" w:rsidRPr="00E87A52" w14:paraId="4204D7E6" w14:textId="77777777" w:rsidTr="00F235B1">
        <w:trPr>
          <w:trHeight w:val="270"/>
        </w:trPr>
        <w:tc>
          <w:tcPr>
            <w:tcW w:w="3119" w:type="dxa"/>
            <w:shd w:val="clear" w:color="auto" w:fill="FFFFFF" w:themeFill="background1"/>
            <w:hideMark/>
          </w:tcPr>
          <w:p w14:paraId="2222C1B0"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Trays - disposable food tray</w:t>
            </w:r>
          </w:p>
        </w:tc>
        <w:tc>
          <w:tcPr>
            <w:tcW w:w="1559" w:type="dxa"/>
            <w:shd w:val="clear" w:color="auto" w:fill="FFFFFF" w:themeFill="background1"/>
            <w:hideMark/>
          </w:tcPr>
          <w:p w14:paraId="2A6D360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Yes </w:t>
            </w:r>
          </w:p>
        </w:tc>
        <w:tc>
          <w:tcPr>
            <w:tcW w:w="4962" w:type="dxa"/>
            <w:shd w:val="clear" w:color="auto" w:fill="FFFFFF" w:themeFill="background1"/>
            <w:hideMark/>
          </w:tcPr>
          <w:p w14:paraId="3ABEBA7B"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Protects and presents food </w:t>
            </w:r>
          </w:p>
        </w:tc>
      </w:tr>
      <w:tr w:rsidR="006018B6" w:rsidRPr="00E87A52" w14:paraId="35F92E2F" w14:textId="77777777" w:rsidTr="00F235B1">
        <w:trPr>
          <w:trHeight w:val="270"/>
        </w:trPr>
        <w:tc>
          <w:tcPr>
            <w:tcW w:w="3119" w:type="dxa"/>
            <w:shd w:val="clear" w:color="auto" w:fill="FFFFFF" w:themeFill="background1"/>
            <w:hideMark/>
          </w:tcPr>
          <w:p w14:paraId="4EDB7CE1"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Tray - durable food tray </w:t>
            </w:r>
          </w:p>
        </w:tc>
        <w:tc>
          <w:tcPr>
            <w:tcW w:w="1559" w:type="dxa"/>
            <w:shd w:val="clear" w:color="auto" w:fill="FFFFFF" w:themeFill="background1"/>
            <w:noWrap/>
            <w:hideMark/>
          </w:tcPr>
          <w:p w14:paraId="555293E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5C01391E"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packaging function </w:t>
            </w:r>
          </w:p>
        </w:tc>
      </w:tr>
      <w:tr w:rsidR="006018B6" w:rsidRPr="00E87A52" w14:paraId="695BD7C6" w14:textId="77777777" w:rsidTr="00F235B1">
        <w:trPr>
          <w:trHeight w:val="540"/>
        </w:trPr>
        <w:tc>
          <w:tcPr>
            <w:tcW w:w="3119" w:type="dxa"/>
            <w:shd w:val="clear" w:color="auto" w:fill="FFFFFF" w:themeFill="background1"/>
            <w:hideMark/>
          </w:tcPr>
          <w:p w14:paraId="336D8556" w14:textId="2302200E" w:rsidR="00F077AA" w:rsidRPr="002D21A5" w:rsidRDefault="00F077AA" w:rsidP="00F077AA">
            <w:pPr>
              <w:spacing w:line="276" w:lineRule="auto"/>
              <w:rPr>
                <w:rFonts w:ascii="Arial" w:hAnsi="Arial" w:cs="Arial"/>
                <w:color w:val="000000"/>
                <w:sz w:val="20"/>
                <w:szCs w:val="20"/>
                <w:lang w:eastAsia="en-GB"/>
              </w:rPr>
            </w:pPr>
            <w:r w:rsidRPr="002D21A5">
              <w:rPr>
                <w:rFonts w:ascii="Arial" w:hAnsi="Arial" w:cs="Arial"/>
                <w:color w:val="000000"/>
                <w:sz w:val="20"/>
                <w:szCs w:val="20"/>
                <w:lang w:eastAsia="en-GB"/>
              </w:rPr>
              <w:t xml:space="preserve">Urine bags </w:t>
            </w:r>
          </w:p>
        </w:tc>
        <w:tc>
          <w:tcPr>
            <w:tcW w:w="1559" w:type="dxa"/>
            <w:shd w:val="clear" w:color="auto" w:fill="FFFFFF" w:themeFill="background1"/>
            <w:noWrap/>
            <w:hideMark/>
          </w:tcPr>
          <w:p w14:paraId="0BA0F9EE" w14:textId="793A0D1E" w:rsidR="00F077AA" w:rsidRPr="00624AC8" w:rsidRDefault="00C506F1" w:rsidP="00F077AA">
            <w:pPr>
              <w:spacing w:line="276" w:lineRule="auto"/>
              <w:rPr>
                <w:rFonts w:ascii="Arial" w:hAnsi="Arial" w:cs="Arial"/>
                <w:sz w:val="20"/>
                <w:szCs w:val="20"/>
                <w:lang w:eastAsia="en-GB"/>
              </w:rPr>
            </w:pPr>
            <w:r w:rsidRPr="00624AC8">
              <w:rPr>
                <w:rFonts w:ascii="Arial" w:hAnsi="Arial" w:cs="Arial"/>
                <w:sz w:val="20"/>
                <w:szCs w:val="20"/>
                <w:lang w:eastAsia="en-GB"/>
              </w:rPr>
              <w:t>D</w:t>
            </w:r>
            <w:r w:rsidR="00C14483" w:rsidRPr="00624AC8">
              <w:rPr>
                <w:rFonts w:ascii="Arial" w:hAnsi="Arial" w:cs="Arial"/>
                <w:sz w:val="20"/>
                <w:szCs w:val="20"/>
                <w:lang w:eastAsia="en-GB"/>
              </w:rPr>
              <w:t xml:space="preserve">epends </w:t>
            </w:r>
          </w:p>
        </w:tc>
        <w:tc>
          <w:tcPr>
            <w:tcW w:w="4962" w:type="dxa"/>
            <w:shd w:val="clear" w:color="auto" w:fill="FFFFFF" w:themeFill="background1"/>
            <w:hideMark/>
          </w:tcPr>
          <w:p w14:paraId="39A0D017" w14:textId="1ADBFE79" w:rsidR="00F077AA" w:rsidRPr="00624AC8" w:rsidRDefault="00CD1CA9" w:rsidP="00F077AA">
            <w:pPr>
              <w:spacing w:line="276" w:lineRule="auto"/>
              <w:rPr>
                <w:rFonts w:ascii="Arial" w:hAnsi="Arial" w:cs="Arial"/>
                <w:sz w:val="20"/>
                <w:szCs w:val="20"/>
                <w:lang w:eastAsia="en-GB"/>
              </w:rPr>
            </w:pPr>
            <w:r w:rsidRPr="00624AC8">
              <w:rPr>
                <w:rFonts w:ascii="Arial" w:hAnsi="Arial" w:cs="Arial"/>
                <w:sz w:val="20"/>
                <w:szCs w:val="20"/>
                <w:lang w:eastAsia="en-GB"/>
              </w:rPr>
              <w:t xml:space="preserve">If the contents are </w:t>
            </w:r>
            <w:r w:rsidR="00455CBB" w:rsidRPr="00624AC8">
              <w:rPr>
                <w:rFonts w:ascii="Arial" w:hAnsi="Arial" w:cs="Arial"/>
                <w:sz w:val="20"/>
                <w:szCs w:val="20"/>
                <w:lang w:eastAsia="en-GB"/>
              </w:rPr>
              <w:t xml:space="preserve">not defined as ‘goods’, the bags will not be packaging. </w:t>
            </w:r>
            <w:r w:rsidR="00F077AA" w:rsidRPr="00624AC8">
              <w:rPr>
                <w:rFonts w:ascii="Arial" w:hAnsi="Arial" w:cs="Arial"/>
                <w:sz w:val="20"/>
                <w:szCs w:val="20"/>
                <w:lang w:eastAsia="en-GB"/>
              </w:rPr>
              <w:t xml:space="preserve"> </w:t>
            </w:r>
            <w:r w:rsidR="00C14483" w:rsidRPr="00624AC8">
              <w:rPr>
                <w:rFonts w:ascii="Arial" w:hAnsi="Arial" w:cs="Arial"/>
                <w:sz w:val="20"/>
                <w:szCs w:val="20"/>
                <w:lang w:eastAsia="en-GB"/>
              </w:rPr>
              <w:t>(See blood bags)</w:t>
            </w:r>
          </w:p>
        </w:tc>
      </w:tr>
      <w:tr w:rsidR="006018B6" w:rsidRPr="00E87A52" w14:paraId="3292807B" w14:textId="77777777" w:rsidTr="00F235B1">
        <w:trPr>
          <w:trHeight w:val="300"/>
        </w:trPr>
        <w:tc>
          <w:tcPr>
            <w:tcW w:w="3119" w:type="dxa"/>
            <w:shd w:val="clear" w:color="auto" w:fill="FFFFFF" w:themeFill="background1"/>
          </w:tcPr>
          <w:p w14:paraId="250104F1" w14:textId="1F71C3A8"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Vapes</w:t>
            </w:r>
          </w:p>
        </w:tc>
        <w:tc>
          <w:tcPr>
            <w:tcW w:w="1559" w:type="dxa"/>
            <w:shd w:val="clear" w:color="auto" w:fill="FFFFFF" w:themeFill="background1"/>
            <w:noWrap/>
          </w:tcPr>
          <w:p w14:paraId="332744F4" w14:textId="173F015E"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No</w:t>
            </w:r>
          </w:p>
        </w:tc>
        <w:tc>
          <w:tcPr>
            <w:tcW w:w="4962" w:type="dxa"/>
            <w:shd w:val="clear" w:color="auto" w:fill="FFFFFF" w:themeFill="background1"/>
          </w:tcPr>
          <w:p w14:paraId="048D0F59" w14:textId="76699C61"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Product</w:t>
            </w:r>
          </w:p>
        </w:tc>
      </w:tr>
      <w:tr w:rsidR="006018B6" w:rsidRPr="00E87A52" w14:paraId="392B9A21" w14:textId="77777777" w:rsidTr="00F235B1">
        <w:trPr>
          <w:trHeight w:val="300"/>
        </w:trPr>
        <w:tc>
          <w:tcPr>
            <w:tcW w:w="3119" w:type="dxa"/>
            <w:shd w:val="clear" w:color="auto" w:fill="FFFFFF" w:themeFill="background1"/>
          </w:tcPr>
          <w:p w14:paraId="37392850" w14:textId="401A23E1" w:rsidR="00F077AA" w:rsidRPr="008502A9" w:rsidRDefault="00F077AA" w:rsidP="00F077AA">
            <w:pPr>
              <w:spacing w:line="276" w:lineRule="auto"/>
              <w:rPr>
                <w:rFonts w:ascii="Arial" w:hAnsi="Arial" w:cs="Arial"/>
                <w:color w:val="000000"/>
                <w:sz w:val="20"/>
                <w:szCs w:val="20"/>
                <w:lang w:eastAsia="en-GB"/>
              </w:rPr>
            </w:pPr>
            <w:r w:rsidRPr="12B831DD">
              <w:rPr>
                <w:rFonts w:ascii="Arial" w:hAnsi="Arial" w:cs="Arial"/>
                <w:color w:val="000000" w:themeColor="text1"/>
                <w:sz w:val="20"/>
                <w:szCs w:val="20"/>
                <w:lang w:eastAsia="en-GB"/>
              </w:rPr>
              <w:t>Vape refills</w:t>
            </w:r>
          </w:p>
        </w:tc>
        <w:tc>
          <w:tcPr>
            <w:tcW w:w="1559" w:type="dxa"/>
            <w:shd w:val="clear" w:color="auto" w:fill="FFFFFF" w:themeFill="background1"/>
            <w:noWrap/>
          </w:tcPr>
          <w:p w14:paraId="26CC5098" w14:textId="269345A4" w:rsidR="00F077AA" w:rsidRPr="008502A9"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Depends</w:t>
            </w:r>
          </w:p>
        </w:tc>
        <w:tc>
          <w:tcPr>
            <w:tcW w:w="4962" w:type="dxa"/>
            <w:shd w:val="clear" w:color="auto" w:fill="FFFFFF" w:themeFill="background1"/>
          </w:tcPr>
          <w:p w14:paraId="0330CEDC" w14:textId="2842BE83" w:rsidR="00F077AA" w:rsidRDefault="00F077AA" w:rsidP="00F077AA">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If the refill has any electrical components the refill will be part of the product. </w:t>
            </w:r>
          </w:p>
          <w:p w14:paraId="073C8E4B" w14:textId="424C2173" w:rsidR="00F077AA" w:rsidRPr="008502A9" w:rsidRDefault="00F077AA" w:rsidP="00F077AA">
            <w:pPr>
              <w:spacing w:line="276" w:lineRule="auto"/>
              <w:rPr>
                <w:rFonts w:ascii="Arial" w:hAnsi="Arial" w:cs="Arial"/>
                <w:color w:val="000000"/>
                <w:sz w:val="20"/>
                <w:szCs w:val="20"/>
                <w:lang w:eastAsia="en-GB"/>
              </w:rPr>
            </w:pPr>
            <w:r w:rsidRPr="12B831DD">
              <w:rPr>
                <w:rFonts w:ascii="Arial" w:hAnsi="Arial" w:cs="Arial"/>
                <w:color w:val="000000" w:themeColor="text1"/>
                <w:sz w:val="20"/>
                <w:szCs w:val="20"/>
                <w:lang w:eastAsia="en-GB"/>
              </w:rPr>
              <w:t>Refills without electrical components are packaging.</w:t>
            </w:r>
          </w:p>
        </w:tc>
      </w:tr>
      <w:tr w:rsidR="006018B6" w:rsidRPr="00E87A52" w14:paraId="62198EBF" w14:textId="77777777" w:rsidTr="00F235B1">
        <w:trPr>
          <w:trHeight w:val="300"/>
        </w:trPr>
        <w:tc>
          <w:tcPr>
            <w:tcW w:w="3119" w:type="dxa"/>
            <w:shd w:val="clear" w:color="auto" w:fill="FFFFFF" w:themeFill="background1"/>
            <w:hideMark/>
          </w:tcPr>
          <w:p w14:paraId="0371A378"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Vending toys ('egg' container)</w:t>
            </w:r>
          </w:p>
        </w:tc>
        <w:tc>
          <w:tcPr>
            <w:tcW w:w="1559" w:type="dxa"/>
            <w:shd w:val="clear" w:color="auto" w:fill="FFFFFF" w:themeFill="background1"/>
            <w:noWrap/>
            <w:hideMark/>
          </w:tcPr>
          <w:p w14:paraId="3998F295"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3B9F1C9D" w14:textId="58F0D473" w:rsidR="00F077AA" w:rsidRPr="008502A9" w:rsidRDefault="00AA3A69" w:rsidP="00F077AA">
            <w:pPr>
              <w:spacing w:line="276" w:lineRule="auto"/>
              <w:rPr>
                <w:rFonts w:ascii="Arial" w:hAnsi="Arial" w:cs="Arial"/>
                <w:color w:val="000000"/>
                <w:sz w:val="20"/>
                <w:szCs w:val="20"/>
                <w:lang w:eastAsia="en-GB"/>
              </w:rPr>
            </w:pPr>
            <w:r w:rsidRPr="004B61C2">
              <w:rPr>
                <w:rFonts w:ascii="Arial" w:hAnsi="Arial" w:cs="Arial"/>
                <w:sz w:val="20"/>
                <w:szCs w:val="20"/>
                <w:lang w:eastAsia="en-GB"/>
              </w:rPr>
              <w:t>Perform a packaging function.</w:t>
            </w:r>
          </w:p>
        </w:tc>
      </w:tr>
      <w:tr w:rsidR="006018B6" w:rsidRPr="00E87A52" w14:paraId="309379E0" w14:textId="77777777" w:rsidTr="00F235B1">
        <w:trPr>
          <w:trHeight w:val="270"/>
        </w:trPr>
        <w:tc>
          <w:tcPr>
            <w:tcW w:w="3119" w:type="dxa"/>
            <w:shd w:val="clear" w:color="auto" w:fill="FFFFFF" w:themeFill="background1"/>
            <w:hideMark/>
          </w:tcPr>
          <w:p w14:paraId="09861BD1"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sz w:val="20"/>
                <w:szCs w:val="20"/>
                <w:lang w:eastAsia="en-GB"/>
              </w:rPr>
              <w:t>Vial (pre-packed with medicine)</w:t>
            </w:r>
          </w:p>
        </w:tc>
        <w:tc>
          <w:tcPr>
            <w:tcW w:w="1559" w:type="dxa"/>
            <w:shd w:val="clear" w:color="auto" w:fill="FFFFFF" w:themeFill="background1"/>
            <w:noWrap/>
            <w:hideMark/>
          </w:tcPr>
          <w:p w14:paraId="78E5E003"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hideMark/>
          </w:tcPr>
          <w:p w14:paraId="25CFD10C"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sz w:val="20"/>
                <w:szCs w:val="20"/>
                <w:lang w:eastAsia="en-GB"/>
              </w:rPr>
              <w:t>Glass vial containing medicines, all included as packaging including metal crimp lid and rubber/plastic valve.</w:t>
            </w:r>
          </w:p>
        </w:tc>
      </w:tr>
      <w:tr w:rsidR="006018B6" w:rsidRPr="00E87A52" w14:paraId="308CA59E" w14:textId="77777777" w:rsidTr="00F235B1">
        <w:trPr>
          <w:trHeight w:val="270"/>
        </w:trPr>
        <w:tc>
          <w:tcPr>
            <w:tcW w:w="3119" w:type="dxa"/>
            <w:shd w:val="clear" w:color="auto" w:fill="FFFFFF" w:themeFill="background1"/>
            <w:hideMark/>
          </w:tcPr>
          <w:p w14:paraId="24B748EA"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Video card boxes </w:t>
            </w:r>
          </w:p>
        </w:tc>
        <w:tc>
          <w:tcPr>
            <w:tcW w:w="1559" w:type="dxa"/>
            <w:shd w:val="clear" w:color="auto" w:fill="FFFFFF" w:themeFill="background1"/>
            <w:noWrap/>
            <w:hideMark/>
          </w:tcPr>
          <w:p w14:paraId="2674F7E0"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70560F0F"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Long-term storage </w:t>
            </w:r>
          </w:p>
        </w:tc>
      </w:tr>
      <w:tr w:rsidR="006018B6" w:rsidRPr="00E87A52" w14:paraId="316D481D" w14:textId="77777777" w:rsidTr="00F235B1">
        <w:trPr>
          <w:trHeight w:val="361"/>
        </w:trPr>
        <w:tc>
          <w:tcPr>
            <w:tcW w:w="3119" w:type="dxa"/>
            <w:shd w:val="clear" w:color="auto" w:fill="FFFFFF" w:themeFill="background1"/>
            <w:hideMark/>
          </w:tcPr>
          <w:p w14:paraId="1EBA58EB"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Water filter cartridges (containing membrane)</w:t>
            </w:r>
          </w:p>
        </w:tc>
        <w:tc>
          <w:tcPr>
            <w:tcW w:w="1559" w:type="dxa"/>
            <w:shd w:val="clear" w:color="auto" w:fill="FFFFFF" w:themeFill="background1"/>
            <w:noWrap/>
            <w:hideMark/>
          </w:tcPr>
          <w:p w14:paraId="6DF203E3"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No </w:t>
            </w:r>
          </w:p>
        </w:tc>
        <w:tc>
          <w:tcPr>
            <w:tcW w:w="4962" w:type="dxa"/>
            <w:shd w:val="clear" w:color="auto" w:fill="FFFFFF" w:themeFill="background1"/>
            <w:hideMark/>
          </w:tcPr>
          <w:p w14:paraId="788C1778"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Part of product </w:t>
            </w:r>
          </w:p>
        </w:tc>
      </w:tr>
      <w:tr w:rsidR="006018B6" w:rsidRPr="00E87A52" w14:paraId="482BAB20" w14:textId="77777777" w:rsidTr="00F235B1">
        <w:trPr>
          <w:trHeight w:val="270"/>
        </w:trPr>
        <w:tc>
          <w:tcPr>
            <w:tcW w:w="3119" w:type="dxa"/>
            <w:shd w:val="clear" w:color="auto" w:fill="FFFFFF" w:themeFill="background1"/>
          </w:tcPr>
          <w:p w14:paraId="48743B34"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Wooden bucket with shower goods </w:t>
            </w:r>
          </w:p>
        </w:tc>
        <w:tc>
          <w:tcPr>
            <w:tcW w:w="1559" w:type="dxa"/>
            <w:shd w:val="clear" w:color="auto" w:fill="FFFFFF" w:themeFill="background1"/>
            <w:noWrap/>
          </w:tcPr>
          <w:p w14:paraId="2E101C59"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Yes</w:t>
            </w:r>
          </w:p>
        </w:tc>
        <w:tc>
          <w:tcPr>
            <w:tcW w:w="4962" w:type="dxa"/>
            <w:shd w:val="clear" w:color="auto" w:fill="FFFFFF" w:themeFill="background1"/>
          </w:tcPr>
          <w:p w14:paraId="3B1C4FBC" w14:textId="48F02AD4"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Shower goods are consumable products and not durable goods. </w:t>
            </w:r>
            <w:r w:rsidRPr="00624AC8">
              <w:rPr>
                <w:rFonts w:ascii="Arial" w:hAnsi="Arial" w:cs="Arial"/>
                <w:sz w:val="20"/>
                <w:szCs w:val="20"/>
                <w:lang w:eastAsia="en-GB"/>
              </w:rPr>
              <w:t>See Jars</w:t>
            </w:r>
            <w:r w:rsidR="005C09C6" w:rsidRPr="00624AC8">
              <w:rPr>
                <w:rFonts w:ascii="Arial" w:hAnsi="Arial" w:cs="Arial"/>
                <w:sz w:val="20"/>
                <w:szCs w:val="20"/>
                <w:lang w:eastAsia="en-GB"/>
              </w:rPr>
              <w:t>/ramekins</w:t>
            </w:r>
            <w:r w:rsidR="004A6419" w:rsidRPr="00624AC8">
              <w:rPr>
                <w:rFonts w:ascii="Arial" w:hAnsi="Arial" w:cs="Arial"/>
                <w:sz w:val="20"/>
                <w:szCs w:val="20"/>
                <w:lang w:eastAsia="en-GB"/>
              </w:rPr>
              <w:t>.</w:t>
            </w:r>
          </w:p>
        </w:tc>
      </w:tr>
      <w:tr w:rsidR="006018B6" w:rsidRPr="00E87A52" w14:paraId="49E63745" w14:textId="77777777" w:rsidTr="00F235B1">
        <w:trPr>
          <w:trHeight w:val="555"/>
        </w:trPr>
        <w:tc>
          <w:tcPr>
            <w:tcW w:w="3119" w:type="dxa"/>
            <w:shd w:val="clear" w:color="auto" w:fill="FFFFFF" w:themeFill="background1"/>
            <w:hideMark/>
          </w:tcPr>
          <w:p w14:paraId="4E50BD92"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Wrapping paper </w:t>
            </w:r>
          </w:p>
        </w:tc>
        <w:tc>
          <w:tcPr>
            <w:tcW w:w="1559" w:type="dxa"/>
            <w:shd w:val="clear" w:color="auto" w:fill="FFFFFF" w:themeFill="background1"/>
            <w:noWrap/>
            <w:hideMark/>
          </w:tcPr>
          <w:p w14:paraId="0A8566CE" w14:textId="77777777"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 xml:space="preserve">Depends </w:t>
            </w:r>
          </w:p>
        </w:tc>
        <w:tc>
          <w:tcPr>
            <w:tcW w:w="4962" w:type="dxa"/>
            <w:shd w:val="clear" w:color="auto" w:fill="FFFFFF" w:themeFill="background1"/>
            <w:hideMark/>
          </w:tcPr>
          <w:p w14:paraId="3AC59B5E" w14:textId="02061FE2" w:rsidR="00F077AA" w:rsidRPr="008502A9" w:rsidRDefault="00F077AA" w:rsidP="00F077AA">
            <w:pPr>
              <w:spacing w:line="276" w:lineRule="auto"/>
              <w:rPr>
                <w:rFonts w:ascii="Arial" w:hAnsi="Arial" w:cs="Arial"/>
                <w:color w:val="000000"/>
                <w:sz w:val="20"/>
                <w:szCs w:val="20"/>
                <w:lang w:eastAsia="en-GB"/>
              </w:rPr>
            </w:pPr>
            <w:r w:rsidRPr="008502A9">
              <w:rPr>
                <w:rFonts w:ascii="Arial" w:hAnsi="Arial" w:cs="Arial"/>
                <w:color w:val="000000"/>
                <w:sz w:val="20"/>
                <w:szCs w:val="20"/>
                <w:lang w:eastAsia="en-GB"/>
              </w:rPr>
              <w:t>No when sold as a product. Yes</w:t>
            </w:r>
            <w:r>
              <w:rPr>
                <w:rFonts w:ascii="Arial" w:hAnsi="Arial" w:cs="Arial"/>
                <w:color w:val="000000"/>
                <w:sz w:val="20"/>
                <w:szCs w:val="20"/>
                <w:lang w:eastAsia="en-GB"/>
              </w:rPr>
              <w:t>,</w:t>
            </w:r>
            <w:r w:rsidRPr="008502A9">
              <w:rPr>
                <w:rFonts w:ascii="Arial" w:hAnsi="Arial" w:cs="Arial"/>
                <w:color w:val="000000"/>
                <w:sz w:val="20"/>
                <w:szCs w:val="20"/>
                <w:lang w:eastAsia="en-GB"/>
              </w:rPr>
              <w:t xml:space="preserve"> when used to wrap goods for supply </w:t>
            </w:r>
          </w:p>
        </w:tc>
      </w:tr>
    </w:tbl>
    <w:p w14:paraId="79BFCF03" w14:textId="77777777" w:rsidR="004A6419" w:rsidRDefault="004A6419"/>
    <w:p w14:paraId="55BB6E58" w14:textId="47B805B5" w:rsidR="001C6464" w:rsidRPr="00A872C6" w:rsidRDefault="002649B8">
      <w:pPr>
        <w:rPr>
          <w:rFonts w:ascii="Arial" w:eastAsiaTheme="majorEastAsia" w:hAnsi="Arial" w:cstheme="majorBidi"/>
          <w:b/>
          <w:color w:val="008631"/>
        </w:rPr>
      </w:pPr>
      <w:hyperlink w:anchor="CONTENTS" w:history="1">
        <w:r w:rsidRPr="003A123B">
          <w:rPr>
            <w:rStyle w:val="Hyperlink"/>
            <w:rFonts w:ascii="Arial" w:eastAsiaTheme="majorEastAsia" w:hAnsi="Arial" w:cstheme="majorBidi"/>
            <w:b/>
            <w:u w:val="none"/>
          </w:rPr>
          <w:t>RETURN TO CONTENTS PAGE</w:t>
        </w:r>
      </w:hyperlink>
      <w:r w:rsidR="00951462" w:rsidRPr="00A872C6">
        <w:rPr>
          <w:rFonts w:ascii="Arial" w:eastAsiaTheme="majorEastAsia" w:hAnsi="Arial" w:cstheme="majorBidi"/>
          <w:b/>
          <w:color w:val="008631"/>
        </w:rPr>
        <w:t xml:space="preserve"> </w:t>
      </w:r>
      <w:r w:rsidR="001C6464" w:rsidRPr="00A872C6">
        <w:rPr>
          <w:rFonts w:ascii="Arial" w:eastAsiaTheme="majorEastAsia" w:hAnsi="Arial" w:cstheme="majorBidi"/>
          <w:b/>
          <w:color w:val="008631"/>
        </w:rPr>
        <w:br w:type="page"/>
      </w:r>
    </w:p>
    <w:p w14:paraId="46EEE93F" w14:textId="70D00A68" w:rsidR="00E377FE" w:rsidRPr="006E0C89" w:rsidRDefault="00A85D7A" w:rsidP="00B21E81">
      <w:pPr>
        <w:rPr>
          <w:rFonts w:ascii="Arial" w:eastAsiaTheme="majorEastAsia" w:hAnsi="Arial" w:cstheme="majorBidi"/>
          <w:b/>
          <w:color w:val="008631"/>
          <w:sz w:val="32"/>
          <w:szCs w:val="32"/>
        </w:rPr>
      </w:pPr>
      <w:bookmarkStart w:id="64" w:name="App4_Labels"/>
      <w:r>
        <w:rPr>
          <w:rFonts w:ascii="Arial" w:eastAsiaTheme="majorEastAsia" w:hAnsi="Arial" w:cstheme="majorBidi"/>
          <w:b/>
          <w:color w:val="008631"/>
          <w:sz w:val="32"/>
          <w:szCs w:val="32"/>
        </w:rPr>
        <w:t xml:space="preserve">Appendix </w:t>
      </w:r>
      <w:r w:rsidR="001B2598">
        <w:rPr>
          <w:rFonts w:ascii="Arial" w:eastAsiaTheme="majorEastAsia" w:hAnsi="Arial" w:cstheme="majorBidi"/>
          <w:b/>
          <w:color w:val="008631"/>
          <w:sz w:val="32"/>
          <w:szCs w:val="32"/>
        </w:rPr>
        <w:t>4</w:t>
      </w:r>
      <w:r>
        <w:rPr>
          <w:rFonts w:ascii="Arial" w:eastAsiaTheme="majorEastAsia" w:hAnsi="Arial" w:cstheme="majorBidi"/>
          <w:b/>
          <w:color w:val="008631"/>
          <w:sz w:val="32"/>
          <w:szCs w:val="32"/>
        </w:rPr>
        <w:t>:</w:t>
      </w:r>
      <w:r w:rsidR="00E377FE" w:rsidRPr="006E0C89">
        <w:rPr>
          <w:rFonts w:ascii="Arial" w:eastAsiaTheme="majorEastAsia" w:hAnsi="Arial" w:cstheme="majorBidi"/>
          <w:b/>
          <w:color w:val="008631"/>
          <w:sz w:val="32"/>
          <w:szCs w:val="32"/>
        </w:rPr>
        <w:t xml:space="preserve"> Label</w:t>
      </w:r>
      <w:r w:rsidR="00E66012">
        <w:rPr>
          <w:rFonts w:ascii="Arial" w:eastAsiaTheme="majorEastAsia" w:hAnsi="Arial" w:cstheme="majorBidi"/>
          <w:b/>
          <w:color w:val="008631"/>
          <w:sz w:val="32"/>
          <w:szCs w:val="32"/>
        </w:rPr>
        <w:t xml:space="preserve"> examples</w:t>
      </w:r>
      <w:r w:rsidR="00E377FE" w:rsidRPr="006E0C89">
        <w:rPr>
          <w:rFonts w:ascii="Arial" w:eastAsiaTheme="majorEastAsia" w:hAnsi="Arial" w:cstheme="majorBidi"/>
          <w:b/>
          <w:color w:val="008631"/>
          <w:sz w:val="32"/>
          <w:szCs w:val="32"/>
        </w:rPr>
        <w:t xml:space="preserve">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1417"/>
        <w:gridCol w:w="3402"/>
      </w:tblGrid>
      <w:tr w:rsidR="001903E9" w:rsidRPr="008D5C44" w14:paraId="5E3B0B4D" w14:textId="77777777" w:rsidTr="00255180">
        <w:trPr>
          <w:trHeight w:val="285"/>
        </w:trPr>
        <w:tc>
          <w:tcPr>
            <w:tcW w:w="4253" w:type="dxa"/>
            <w:shd w:val="clear" w:color="auto" w:fill="008000"/>
            <w:hideMark/>
          </w:tcPr>
          <w:bookmarkEnd w:id="64"/>
          <w:p w14:paraId="567701DB" w14:textId="77777777" w:rsidR="00E377FE" w:rsidRPr="004C62C6" w:rsidRDefault="00E377FE" w:rsidP="00E3355A">
            <w:pPr>
              <w:spacing w:line="276" w:lineRule="auto"/>
              <w:rPr>
                <w:rFonts w:ascii="Arial" w:hAnsi="Arial" w:cs="Arial"/>
                <w:b/>
                <w:bCs/>
                <w:color w:val="FFFFFF" w:themeColor="background1"/>
                <w:sz w:val="24"/>
                <w:szCs w:val="24"/>
                <w:lang w:eastAsia="en-GB"/>
              </w:rPr>
            </w:pPr>
            <w:r w:rsidRPr="004C62C6">
              <w:rPr>
                <w:rFonts w:ascii="Arial" w:hAnsi="Arial" w:cs="Arial"/>
                <w:b/>
                <w:bCs/>
                <w:color w:val="FFFFFF" w:themeColor="background1"/>
                <w:sz w:val="24"/>
                <w:szCs w:val="24"/>
                <w:lang w:eastAsia="en-GB"/>
              </w:rPr>
              <w:t xml:space="preserve">Label </w:t>
            </w:r>
          </w:p>
        </w:tc>
        <w:tc>
          <w:tcPr>
            <w:tcW w:w="1417" w:type="dxa"/>
            <w:shd w:val="clear" w:color="auto" w:fill="008000"/>
            <w:hideMark/>
          </w:tcPr>
          <w:p w14:paraId="2E8F24F2" w14:textId="77777777" w:rsidR="00E377FE" w:rsidRPr="004C62C6" w:rsidRDefault="00E377FE" w:rsidP="00E3355A">
            <w:pPr>
              <w:spacing w:line="276" w:lineRule="auto"/>
              <w:rPr>
                <w:rFonts w:ascii="Arial" w:hAnsi="Arial" w:cs="Arial"/>
                <w:b/>
                <w:bCs/>
                <w:color w:val="FFFFFF" w:themeColor="background1"/>
                <w:sz w:val="24"/>
                <w:szCs w:val="24"/>
                <w:lang w:eastAsia="en-GB"/>
              </w:rPr>
            </w:pPr>
            <w:r w:rsidRPr="004C62C6">
              <w:rPr>
                <w:rFonts w:ascii="Arial" w:hAnsi="Arial" w:cs="Arial"/>
                <w:b/>
                <w:bCs/>
                <w:color w:val="FFFFFF" w:themeColor="background1"/>
                <w:sz w:val="24"/>
                <w:szCs w:val="24"/>
                <w:lang w:eastAsia="en-GB"/>
              </w:rPr>
              <w:t>Obligated</w:t>
            </w:r>
          </w:p>
        </w:tc>
        <w:tc>
          <w:tcPr>
            <w:tcW w:w="3402" w:type="dxa"/>
            <w:shd w:val="clear" w:color="auto" w:fill="008000"/>
            <w:hideMark/>
          </w:tcPr>
          <w:p w14:paraId="44893174" w14:textId="77777777" w:rsidR="00E377FE" w:rsidRPr="004C62C6" w:rsidRDefault="00E377FE" w:rsidP="00E3355A">
            <w:pPr>
              <w:spacing w:line="276" w:lineRule="auto"/>
              <w:rPr>
                <w:rFonts w:ascii="Arial" w:hAnsi="Arial" w:cs="Arial"/>
                <w:b/>
                <w:bCs/>
                <w:color w:val="FFFFFF" w:themeColor="background1"/>
                <w:sz w:val="24"/>
                <w:szCs w:val="24"/>
                <w:lang w:eastAsia="en-GB"/>
              </w:rPr>
            </w:pPr>
            <w:r w:rsidRPr="004C62C6">
              <w:rPr>
                <w:rFonts w:ascii="Arial" w:hAnsi="Arial" w:cs="Arial"/>
                <w:b/>
                <w:bCs/>
                <w:color w:val="FFFFFF" w:themeColor="background1"/>
                <w:sz w:val="24"/>
                <w:szCs w:val="24"/>
                <w:lang w:eastAsia="en-GB"/>
              </w:rPr>
              <w:t>Comments</w:t>
            </w:r>
          </w:p>
        </w:tc>
      </w:tr>
      <w:tr w:rsidR="001903E9" w:rsidRPr="008D5C44" w14:paraId="417DB50E" w14:textId="77777777" w:rsidTr="00255180">
        <w:trPr>
          <w:trHeight w:val="415"/>
        </w:trPr>
        <w:tc>
          <w:tcPr>
            <w:tcW w:w="4253" w:type="dxa"/>
            <w:shd w:val="clear" w:color="auto" w:fill="FFFFFF" w:themeFill="background1"/>
            <w:hideMark/>
          </w:tcPr>
          <w:p w14:paraId="1A2D72D9" w14:textId="79DE6842" w:rsidR="00E377FE" w:rsidRPr="008D5C44" w:rsidRDefault="00E377FE" w:rsidP="00E3355A">
            <w:pPr>
              <w:widowControl w:val="0"/>
              <w:autoSpaceDE w:val="0"/>
              <w:autoSpaceDN w:val="0"/>
              <w:adjustRightInd w:val="0"/>
              <w:outlineLvl w:val="0"/>
              <w:rPr>
                <w:rFonts w:ascii="Arial" w:hAnsi="Arial" w:cs="Arial"/>
                <w:bCs/>
                <w:sz w:val="20"/>
                <w:szCs w:val="20"/>
              </w:rPr>
            </w:pPr>
            <w:r w:rsidRPr="008D5C44">
              <w:rPr>
                <w:rFonts w:ascii="Arial" w:hAnsi="Arial" w:cs="Arial"/>
                <w:bCs/>
                <w:sz w:val="20"/>
                <w:szCs w:val="20"/>
              </w:rPr>
              <w:t xml:space="preserve">Barcode </w:t>
            </w:r>
            <w:r w:rsidR="00E94F1B">
              <w:rPr>
                <w:rFonts w:ascii="Arial" w:hAnsi="Arial" w:cs="Arial"/>
                <w:bCs/>
                <w:sz w:val="20"/>
                <w:szCs w:val="20"/>
              </w:rPr>
              <w:t>only</w:t>
            </w:r>
          </w:p>
        </w:tc>
        <w:tc>
          <w:tcPr>
            <w:tcW w:w="1417" w:type="dxa"/>
            <w:shd w:val="clear" w:color="auto" w:fill="FFFFFF" w:themeFill="background1"/>
          </w:tcPr>
          <w:p w14:paraId="5C9BBB8F" w14:textId="77777777" w:rsidR="00E377FE" w:rsidRPr="00A85D7A" w:rsidRDefault="00E377FE" w:rsidP="00E3355A">
            <w:pPr>
              <w:widowControl w:val="0"/>
              <w:autoSpaceDE w:val="0"/>
              <w:autoSpaceDN w:val="0"/>
              <w:adjustRightInd w:val="0"/>
              <w:rPr>
                <w:rFonts w:ascii="Arial" w:hAnsi="Arial" w:cs="Arial"/>
                <w:sz w:val="20"/>
                <w:szCs w:val="20"/>
              </w:rPr>
            </w:pPr>
            <w:r w:rsidRPr="00A85D7A">
              <w:rPr>
                <w:rFonts w:ascii="Arial" w:hAnsi="Arial" w:cs="Arial"/>
                <w:sz w:val="20"/>
                <w:szCs w:val="20"/>
              </w:rPr>
              <w:t>No</w:t>
            </w:r>
          </w:p>
        </w:tc>
        <w:tc>
          <w:tcPr>
            <w:tcW w:w="3402" w:type="dxa"/>
            <w:shd w:val="clear" w:color="auto" w:fill="FFFFFF" w:themeFill="background1"/>
          </w:tcPr>
          <w:p w14:paraId="5D7736C9" w14:textId="77777777" w:rsidR="00E377FE" w:rsidRPr="008D5C44" w:rsidRDefault="00E377FE" w:rsidP="00E3355A">
            <w:pPr>
              <w:rPr>
                <w:rFonts w:ascii="Arial" w:hAnsi="Arial" w:cs="Arial"/>
                <w:sz w:val="20"/>
                <w:szCs w:val="20"/>
              </w:rPr>
            </w:pPr>
            <w:r w:rsidRPr="008D5C44">
              <w:rPr>
                <w:rFonts w:ascii="Arial" w:hAnsi="Arial" w:cs="Arial"/>
                <w:sz w:val="20"/>
                <w:szCs w:val="20"/>
              </w:rPr>
              <w:t>No packaging function</w:t>
            </w:r>
          </w:p>
        </w:tc>
      </w:tr>
      <w:tr w:rsidR="001903E9" w:rsidRPr="008D5C44" w14:paraId="78420616" w14:textId="77777777" w:rsidTr="00255180">
        <w:trPr>
          <w:trHeight w:val="143"/>
        </w:trPr>
        <w:tc>
          <w:tcPr>
            <w:tcW w:w="4253" w:type="dxa"/>
            <w:shd w:val="clear" w:color="auto" w:fill="FFFFFF" w:themeFill="background1"/>
          </w:tcPr>
          <w:p w14:paraId="0E97B37B" w14:textId="77777777" w:rsidR="00E377FE" w:rsidRPr="008D5C44" w:rsidRDefault="00E377FE" w:rsidP="00E3355A">
            <w:pPr>
              <w:widowControl w:val="0"/>
              <w:autoSpaceDE w:val="0"/>
              <w:autoSpaceDN w:val="0"/>
              <w:adjustRightInd w:val="0"/>
              <w:outlineLvl w:val="0"/>
              <w:rPr>
                <w:rFonts w:ascii="Arial" w:hAnsi="Arial" w:cs="Arial"/>
                <w:bCs/>
                <w:sz w:val="20"/>
                <w:szCs w:val="20"/>
              </w:rPr>
            </w:pPr>
            <w:r w:rsidRPr="008D5C44">
              <w:rPr>
                <w:rFonts w:ascii="Arial" w:hAnsi="Arial" w:cs="Arial"/>
                <w:bCs/>
                <w:sz w:val="20"/>
                <w:szCs w:val="20"/>
              </w:rPr>
              <w:t>Barcode plus number</w:t>
            </w:r>
          </w:p>
        </w:tc>
        <w:tc>
          <w:tcPr>
            <w:tcW w:w="1417" w:type="dxa"/>
            <w:shd w:val="clear" w:color="auto" w:fill="FFFFFF" w:themeFill="background1"/>
          </w:tcPr>
          <w:p w14:paraId="6CCD1D8B" w14:textId="77777777" w:rsidR="00E377FE" w:rsidRPr="008D5C44" w:rsidRDefault="00E377FE" w:rsidP="00E3355A">
            <w:pPr>
              <w:widowControl w:val="0"/>
              <w:autoSpaceDE w:val="0"/>
              <w:autoSpaceDN w:val="0"/>
              <w:adjustRightInd w:val="0"/>
              <w:rPr>
                <w:rFonts w:ascii="Arial" w:hAnsi="Arial" w:cs="Arial"/>
                <w:sz w:val="20"/>
                <w:szCs w:val="20"/>
                <w:lang w:eastAsia="en-GB"/>
              </w:rPr>
            </w:pPr>
            <w:r w:rsidRPr="008D5C44">
              <w:rPr>
                <w:rFonts w:ascii="Arial" w:hAnsi="Arial" w:cs="Arial"/>
                <w:sz w:val="20"/>
                <w:szCs w:val="20"/>
                <w:lang w:eastAsia="en-GB"/>
              </w:rPr>
              <w:t>No</w:t>
            </w:r>
          </w:p>
        </w:tc>
        <w:tc>
          <w:tcPr>
            <w:tcW w:w="3402" w:type="dxa"/>
            <w:shd w:val="clear" w:color="auto" w:fill="FFFFFF" w:themeFill="background1"/>
          </w:tcPr>
          <w:p w14:paraId="13F34F9D" w14:textId="2B98F8D9" w:rsidR="00E377FE" w:rsidRPr="008D5C44" w:rsidRDefault="00E377FE" w:rsidP="00E3355A">
            <w:pPr>
              <w:rPr>
                <w:rFonts w:ascii="Arial" w:hAnsi="Arial" w:cs="Arial"/>
                <w:sz w:val="20"/>
                <w:szCs w:val="20"/>
                <w:lang w:eastAsia="en-GB"/>
              </w:rPr>
            </w:pPr>
            <w:r w:rsidRPr="008D5C44">
              <w:rPr>
                <w:rFonts w:ascii="Arial" w:hAnsi="Arial" w:cs="Arial"/>
                <w:sz w:val="20"/>
                <w:szCs w:val="20"/>
                <w:lang w:eastAsia="en-GB"/>
              </w:rPr>
              <w:t>No packaging function</w:t>
            </w:r>
          </w:p>
        </w:tc>
      </w:tr>
      <w:tr w:rsidR="001903E9" w:rsidRPr="008D5C44" w14:paraId="012B3D12" w14:textId="77777777" w:rsidTr="00255180">
        <w:trPr>
          <w:trHeight w:val="143"/>
        </w:trPr>
        <w:tc>
          <w:tcPr>
            <w:tcW w:w="4253" w:type="dxa"/>
            <w:shd w:val="clear" w:color="auto" w:fill="FFFFFF" w:themeFill="background1"/>
          </w:tcPr>
          <w:p w14:paraId="33853296" w14:textId="21E10B85" w:rsidR="005C5D10" w:rsidRPr="006E0C89" w:rsidRDefault="005C5D10" w:rsidP="005C5D10">
            <w:pPr>
              <w:widowControl w:val="0"/>
              <w:autoSpaceDE w:val="0"/>
              <w:autoSpaceDN w:val="0"/>
              <w:adjustRightInd w:val="0"/>
              <w:outlineLvl w:val="0"/>
              <w:rPr>
                <w:rFonts w:ascii="Arial" w:hAnsi="Arial" w:cs="Arial"/>
                <w:bCs/>
                <w:sz w:val="20"/>
                <w:szCs w:val="20"/>
              </w:rPr>
            </w:pPr>
            <w:r w:rsidRPr="006E0C89">
              <w:rPr>
                <w:rFonts w:ascii="Arial" w:hAnsi="Arial" w:cs="Arial"/>
                <w:bCs/>
                <w:sz w:val="20"/>
                <w:szCs w:val="20"/>
              </w:rPr>
              <w:t xml:space="preserve">Barcode plus </w:t>
            </w:r>
            <w:r>
              <w:rPr>
                <w:rFonts w:ascii="Arial" w:hAnsi="Arial" w:cs="Arial"/>
                <w:bCs/>
                <w:sz w:val="20"/>
                <w:szCs w:val="20"/>
              </w:rPr>
              <w:t xml:space="preserve">product </w:t>
            </w:r>
            <w:r w:rsidRPr="006E0C89">
              <w:rPr>
                <w:rFonts w:ascii="Arial" w:hAnsi="Arial" w:cs="Arial"/>
                <w:bCs/>
                <w:sz w:val="20"/>
                <w:szCs w:val="20"/>
              </w:rPr>
              <w:t>expiry date</w:t>
            </w:r>
          </w:p>
        </w:tc>
        <w:tc>
          <w:tcPr>
            <w:tcW w:w="1417" w:type="dxa"/>
            <w:shd w:val="clear" w:color="auto" w:fill="FFFFFF" w:themeFill="background1"/>
          </w:tcPr>
          <w:p w14:paraId="17F27B56" w14:textId="3B22DCD4" w:rsidR="005C5D10" w:rsidRPr="006E0C89" w:rsidRDefault="005C5D10" w:rsidP="005C5D10">
            <w:pPr>
              <w:widowControl w:val="0"/>
              <w:autoSpaceDE w:val="0"/>
              <w:autoSpaceDN w:val="0"/>
              <w:adjustRightInd w:val="0"/>
              <w:rPr>
                <w:rFonts w:ascii="Arial" w:hAnsi="Arial" w:cs="Arial"/>
                <w:bCs/>
                <w:sz w:val="20"/>
                <w:szCs w:val="20"/>
              </w:rPr>
            </w:pPr>
            <w:r>
              <w:rPr>
                <w:rFonts w:ascii="Arial" w:hAnsi="Arial" w:cs="Arial"/>
                <w:bCs/>
                <w:sz w:val="20"/>
                <w:szCs w:val="20"/>
              </w:rPr>
              <w:t>No</w:t>
            </w:r>
          </w:p>
        </w:tc>
        <w:tc>
          <w:tcPr>
            <w:tcW w:w="3402" w:type="dxa"/>
            <w:shd w:val="clear" w:color="auto" w:fill="FFFFFF" w:themeFill="background1"/>
          </w:tcPr>
          <w:p w14:paraId="4C7259B9" w14:textId="6329BAF0" w:rsidR="005C5D10" w:rsidRPr="006E0C89" w:rsidRDefault="005C5D10" w:rsidP="005C5D10">
            <w:pPr>
              <w:rPr>
                <w:rFonts w:ascii="Arial" w:hAnsi="Arial" w:cs="Arial"/>
                <w:bCs/>
                <w:sz w:val="20"/>
                <w:szCs w:val="20"/>
              </w:rPr>
            </w:pPr>
            <w:r w:rsidRPr="008D5C44">
              <w:rPr>
                <w:rFonts w:ascii="Arial" w:hAnsi="Arial" w:cs="Arial"/>
                <w:sz w:val="20"/>
                <w:szCs w:val="20"/>
                <w:lang w:eastAsia="en-GB"/>
              </w:rPr>
              <w:t>No packaging function</w:t>
            </w:r>
          </w:p>
        </w:tc>
      </w:tr>
      <w:tr w:rsidR="001903E9" w:rsidRPr="008D5C44" w14:paraId="6937B09B" w14:textId="77777777" w:rsidTr="00255180">
        <w:trPr>
          <w:trHeight w:val="270"/>
        </w:trPr>
        <w:tc>
          <w:tcPr>
            <w:tcW w:w="4253" w:type="dxa"/>
            <w:shd w:val="clear" w:color="auto" w:fill="FFFFFF" w:themeFill="background1"/>
          </w:tcPr>
          <w:p w14:paraId="17F061D8" w14:textId="04F87107" w:rsidR="005C5D10" w:rsidRPr="008D5C44" w:rsidRDefault="005C5D10" w:rsidP="005C5D10">
            <w:pPr>
              <w:spacing w:line="276" w:lineRule="auto"/>
              <w:rPr>
                <w:rFonts w:ascii="Arial" w:hAnsi="Arial" w:cs="Arial"/>
                <w:sz w:val="20"/>
                <w:szCs w:val="20"/>
                <w:lang w:eastAsia="en-GB"/>
              </w:rPr>
            </w:pPr>
            <w:r w:rsidRPr="008D5C44">
              <w:rPr>
                <w:rFonts w:ascii="Arial" w:hAnsi="Arial" w:cs="Arial"/>
                <w:sz w:val="20"/>
                <w:szCs w:val="20"/>
                <w:lang w:eastAsia="en-GB"/>
              </w:rPr>
              <w:t>Handle with Care labels</w:t>
            </w:r>
            <w:r w:rsidR="0075650F">
              <w:rPr>
                <w:rFonts w:ascii="Arial" w:hAnsi="Arial" w:cs="Arial"/>
                <w:sz w:val="20"/>
                <w:szCs w:val="20"/>
                <w:lang w:eastAsia="en-GB"/>
              </w:rPr>
              <w:t xml:space="preserve"> (or tape)</w:t>
            </w:r>
          </w:p>
        </w:tc>
        <w:tc>
          <w:tcPr>
            <w:tcW w:w="1417" w:type="dxa"/>
            <w:shd w:val="clear" w:color="auto" w:fill="FFFFFF" w:themeFill="background1"/>
            <w:noWrap/>
          </w:tcPr>
          <w:p w14:paraId="7BE66C03" w14:textId="3C43765E" w:rsidR="005C5D10" w:rsidRPr="008D5C44" w:rsidRDefault="005C5D10" w:rsidP="005C5D10">
            <w:pPr>
              <w:spacing w:line="276" w:lineRule="auto"/>
              <w:rPr>
                <w:rFonts w:ascii="Arial" w:hAnsi="Arial" w:cs="Arial"/>
                <w:color w:val="000000"/>
                <w:sz w:val="20"/>
                <w:szCs w:val="20"/>
                <w:lang w:eastAsia="en-GB"/>
              </w:rPr>
            </w:pPr>
            <w:r w:rsidRPr="008D5C44">
              <w:rPr>
                <w:rFonts w:ascii="Arial" w:hAnsi="Arial" w:cs="Arial"/>
                <w:color w:val="000000"/>
                <w:sz w:val="20"/>
                <w:szCs w:val="20"/>
                <w:lang w:eastAsia="en-GB"/>
              </w:rPr>
              <w:t>Yes</w:t>
            </w:r>
            <w:r w:rsidR="0098635B">
              <w:rPr>
                <w:rFonts w:ascii="Arial" w:hAnsi="Arial" w:cs="Arial"/>
                <w:color w:val="000000"/>
                <w:sz w:val="20"/>
                <w:szCs w:val="20"/>
                <w:lang w:eastAsia="en-GB"/>
              </w:rPr>
              <w:t xml:space="preserve"> </w:t>
            </w:r>
          </w:p>
        </w:tc>
        <w:tc>
          <w:tcPr>
            <w:tcW w:w="3402" w:type="dxa"/>
            <w:shd w:val="clear" w:color="auto" w:fill="FFFFFF" w:themeFill="background1"/>
          </w:tcPr>
          <w:p w14:paraId="51CAB968" w14:textId="655C57D5" w:rsidR="005C5D10" w:rsidRPr="008D5C44" w:rsidRDefault="00135B05" w:rsidP="005C5D10">
            <w:pPr>
              <w:spacing w:line="276" w:lineRule="auto"/>
              <w:rPr>
                <w:rFonts w:ascii="Arial" w:hAnsi="Arial" w:cs="Arial"/>
                <w:color w:val="000000"/>
                <w:sz w:val="20"/>
                <w:szCs w:val="20"/>
                <w:lang w:eastAsia="en-GB"/>
              </w:rPr>
            </w:pPr>
            <w:r>
              <w:rPr>
                <w:rFonts w:ascii="Arial" w:hAnsi="Arial" w:cs="Arial"/>
                <w:color w:val="000000"/>
                <w:sz w:val="20"/>
                <w:szCs w:val="20"/>
                <w:lang w:eastAsia="en-GB"/>
              </w:rPr>
              <w:t xml:space="preserve">This </w:t>
            </w:r>
            <w:r w:rsidR="005C5D10" w:rsidRPr="008D5C44">
              <w:rPr>
                <w:rFonts w:ascii="Arial" w:hAnsi="Arial" w:cs="Arial"/>
                <w:color w:val="000000"/>
                <w:sz w:val="20"/>
                <w:szCs w:val="20"/>
                <w:lang w:eastAsia="en-GB"/>
              </w:rPr>
              <w:t>label is</w:t>
            </w:r>
            <w:r w:rsidR="0040259E">
              <w:rPr>
                <w:rFonts w:ascii="Arial" w:hAnsi="Arial" w:cs="Arial"/>
                <w:color w:val="000000"/>
                <w:sz w:val="20"/>
                <w:szCs w:val="20"/>
                <w:lang w:eastAsia="en-GB"/>
              </w:rPr>
              <w:t xml:space="preserve"> </w:t>
            </w:r>
            <w:r>
              <w:rPr>
                <w:rFonts w:ascii="Arial" w:hAnsi="Arial" w:cs="Arial"/>
                <w:color w:val="000000"/>
                <w:sz w:val="20"/>
                <w:szCs w:val="20"/>
                <w:lang w:eastAsia="en-GB"/>
              </w:rPr>
              <w:t xml:space="preserve">performing a </w:t>
            </w:r>
            <w:r w:rsidR="0040259E">
              <w:rPr>
                <w:rFonts w:ascii="Arial" w:hAnsi="Arial" w:cs="Arial"/>
                <w:color w:val="000000"/>
                <w:sz w:val="20"/>
                <w:szCs w:val="20"/>
                <w:lang w:eastAsia="en-GB"/>
              </w:rPr>
              <w:t>protection and presentation function</w:t>
            </w:r>
            <w:r w:rsidR="005C5D10" w:rsidRPr="008D5C44">
              <w:rPr>
                <w:rFonts w:ascii="Arial" w:hAnsi="Arial" w:cs="Arial"/>
                <w:color w:val="000000"/>
                <w:sz w:val="20"/>
                <w:szCs w:val="20"/>
                <w:lang w:eastAsia="en-GB"/>
              </w:rPr>
              <w:t xml:space="preserve"> </w:t>
            </w:r>
          </w:p>
        </w:tc>
      </w:tr>
      <w:tr w:rsidR="001903E9" w:rsidRPr="008D5C44" w14:paraId="5799D325" w14:textId="77777777" w:rsidTr="00255180">
        <w:trPr>
          <w:trHeight w:val="454"/>
        </w:trPr>
        <w:tc>
          <w:tcPr>
            <w:tcW w:w="4253" w:type="dxa"/>
            <w:shd w:val="clear" w:color="auto" w:fill="FFFFFF" w:themeFill="background1"/>
            <w:hideMark/>
          </w:tcPr>
          <w:p w14:paraId="54F52D4E" w14:textId="6C0E2436" w:rsidR="005C5D10" w:rsidRDefault="005C5D10" w:rsidP="001354A5">
            <w:pPr>
              <w:spacing w:line="276" w:lineRule="auto"/>
              <w:rPr>
                <w:rFonts w:ascii="Arial" w:hAnsi="Arial" w:cs="Arial"/>
                <w:sz w:val="20"/>
                <w:szCs w:val="20"/>
                <w:lang w:eastAsia="en-GB"/>
              </w:rPr>
            </w:pPr>
            <w:r w:rsidRPr="008D5C44">
              <w:rPr>
                <w:rFonts w:ascii="Arial" w:hAnsi="Arial" w:cs="Arial"/>
                <w:sz w:val="20"/>
                <w:szCs w:val="20"/>
                <w:lang w:eastAsia="en-GB"/>
              </w:rPr>
              <w:t xml:space="preserve">Hazchem label  </w:t>
            </w:r>
          </w:p>
          <w:p w14:paraId="60B15F38" w14:textId="69AFF6D5" w:rsidR="003B463E" w:rsidRPr="008D5C44" w:rsidRDefault="003B463E" w:rsidP="001354A5">
            <w:pPr>
              <w:spacing w:line="276" w:lineRule="auto"/>
              <w:rPr>
                <w:rFonts w:ascii="Arial" w:hAnsi="Arial" w:cs="Arial"/>
                <w:color w:val="000000"/>
                <w:sz w:val="20"/>
                <w:szCs w:val="20"/>
                <w:lang w:eastAsia="en-GB"/>
              </w:rPr>
            </w:pPr>
          </w:p>
        </w:tc>
        <w:tc>
          <w:tcPr>
            <w:tcW w:w="1417" w:type="dxa"/>
            <w:shd w:val="clear" w:color="auto" w:fill="FFFFFF" w:themeFill="background1"/>
            <w:noWrap/>
            <w:hideMark/>
          </w:tcPr>
          <w:p w14:paraId="0F9ECB27" w14:textId="77777777" w:rsidR="005C5D10" w:rsidRPr="008D5C44" w:rsidRDefault="005C5D10" w:rsidP="005C5D10">
            <w:pPr>
              <w:spacing w:line="276" w:lineRule="auto"/>
              <w:rPr>
                <w:rFonts w:ascii="Arial" w:hAnsi="Arial" w:cs="Arial"/>
                <w:color w:val="000000"/>
                <w:sz w:val="20"/>
                <w:szCs w:val="20"/>
                <w:lang w:eastAsia="en-GB"/>
              </w:rPr>
            </w:pPr>
            <w:r w:rsidRPr="008D5C44">
              <w:rPr>
                <w:rFonts w:ascii="Arial" w:hAnsi="Arial" w:cs="Arial"/>
                <w:color w:val="000000"/>
                <w:sz w:val="20"/>
                <w:szCs w:val="20"/>
                <w:lang w:eastAsia="en-GB"/>
              </w:rPr>
              <w:t>No</w:t>
            </w:r>
          </w:p>
          <w:p w14:paraId="59E4488B" w14:textId="77777777" w:rsidR="005C5D10" w:rsidRPr="008D5C44" w:rsidRDefault="005C5D10" w:rsidP="005C5D10">
            <w:pPr>
              <w:spacing w:line="276" w:lineRule="auto"/>
              <w:rPr>
                <w:rFonts w:ascii="Arial" w:hAnsi="Arial" w:cs="Arial"/>
                <w:color w:val="000000"/>
                <w:sz w:val="20"/>
                <w:szCs w:val="20"/>
                <w:lang w:eastAsia="en-GB"/>
              </w:rPr>
            </w:pPr>
          </w:p>
        </w:tc>
        <w:tc>
          <w:tcPr>
            <w:tcW w:w="3402" w:type="dxa"/>
            <w:shd w:val="clear" w:color="auto" w:fill="FFFFFF" w:themeFill="background1"/>
            <w:hideMark/>
          </w:tcPr>
          <w:p w14:paraId="4F96647C" w14:textId="5FA52FD2" w:rsidR="00EA3F90" w:rsidRPr="008D5C44" w:rsidRDefault="005C5D10" w:rsidP="001354A5">
            <w:pPr>
              <w:spacing w:line="276" w:lineRule="auto"/>
              <w:rPr>
                <w:rFonts w:ascii="Arial" w:hAnsi="Arial" w:cs="Arial"/>
                <w:color w:val="000000"/>
                <w:sz w:val="20"/>
                <w:szCs w:val="20"/>
                <w:lang w:eastAsia="en-GB"/>
              </w:rPr>
            </w:pPr>
            <w:r w:rsidRPr="008D5C44">
              <w:rPr>
                <w:rFonts w:ascii="Arial" w:hAnsi="Arial" w:cs="Arial"/>
                <w:color w:val="000000"/>
                <w:sz w:val="20"/>
                <w:szCs w:val="20"/>
                <w:lang w:eastAsia="en-GB"/>
              </w:rPr>
              <w:t xml:space="preserve">No packaging function </w:t>
            </w:r>
          </w:p>
        </w:tc>
      </w:tr>
      <w:tr w:rsidR="00465BAF" w:rsidRPr="008D5C44" w14:paraId="6A6F95BF" w14:textId="77777777" w:rsidTr="00255180">
        <w:trPr>
          <w:trHeight w:val="454"/>
        </w:trPr>
        <w:tc>
          <w:tcPr>
            <w:tcW w:w="4253" w:type="dxa"/>
            <w:shd w:val="clear" w:color="auto" w:fill="FFFFFF" w:themeFill="background1"/>
          </w:tcPr>
          <w:p w14:paraId="6BE38602" w14:textId="7344AEFA"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Fire safety label</w:t>
            </w:r>
          </w:p>
        </w:tc>
        <w:tc>
          <w:tcPr>
            <w:tcW w:w="1417" w:type="dxa"/>
            <w:shd w:val="clear" w:color="auto" w:fill="FFFFFF" w:themeFill="background1"/>
            <w:noWrap/>
          </w:tcPr>
          <w:p w14:paraId="1298ED38" w14:textId="4ACF84B7"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No</w:t>
            </w:r>
          </w:p>
        </w:tc>
        <w:tc>
          <w:tcPr>
            <w:tcW w:w="3402" w:type="dxa"/>
            <w:shd w:val="clear" w:color="auto" w:fill="FFFFFF" w:themeFill="background1"/>
          </w:tcPr>
          <w:p w14:paraId="0FD145CD" w14:textId="5546214B"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 xml:space="preserve">No packaging function </w:t>
            </w:r>
          </w:p>
        </w:tc>
      </w:tr>
      <w:tr w:rsidR="00465BAF" w:rsidRPr="008D5C44" w14:paraId="59CFABB9" w14:textId="77777777" w:rsidTr="00255180">
        <w:trPr>
          <w:trHeight w:val="270"/>
        </w:trPr>
        <w:tc>
          <w:tcPr>
            <w:tcW w:w="4253" w:type="dxa"/>
            <w:shd w:val="clear" w:color="auto" w:fill="FFFFFF" w:themeFill="background1"/>
          </w:tcPr>
          <w:p w14:paraId="727CEA60" w14:textId="4EEDCF6E"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Label with description/picture of product and/or company name</w:t>
            </w:r>
          </w:p>
        </w:tc>
        <w:tc>
          <w:tcPr>
            <w:tcW w:w="1417" w:type="dxa"/>
            <w:shd w:val="clear" w:color="auto" w:fill="FFFFFF" w:themeFill="background1"/>
            <w:noWrap/>
          </w:tcPr>
          <w:p w14:paraId="3D385E09" w14:textId="77777777"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Yes</w:t>
            </w:r>
          </w:p>
        </w:tc>
        <w:tc>
          <w:tcPr>
            <w:tcW w:w="3402" w:type="dxa"/>
            <w:shd w:val="clear" w:color="auto" w:fill="FFFFFF" w:themeFill="background1"/>
          </w:tcPr>
          <w:p w14:paraId="367C4E2C" w14:textId="77777777"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Presentation function</w:t>
            </w:r>
          </w:p>
        </w:tc>
      </w:tr>
      <w:tr w:rsidR="00465BAF" w:rsidRPr="008D5C44" w14:paraId="5EF1FCC3" w14:textId="77777777" w:rsidTr="00255180">
        <w:trPr>
          <w:trHeight w:val="270"/>
        </w:trPr>
        <w:tc>
          <w:tcPr>
            <w:tcW w:w="4253" w:type="dxa"/>
            <w:shd w:val="clear" w:color="auto" w:fill="FFFFFF" w:themeFill="background1"/>
          </w:tcPr>
          <w:p w14:paraId="662DAD15" w14:textId="282831F8"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Labels that include an address that aids delivery.</w:t>
            </w:r>
          </w:p>
        </w:tc>
        <w:tc>
          <w:tcPr>
            <w:tcW w:w="1417" w:type="dxa"/>
            <w:shd w:val="clear" w:color="auto" w:fill="FFFFFF" w:themeFill="background1"/>
            <w:noWrap/>
          </w:tcPr>
          <w:p w14:paraId="0155F000" w14:textId="539702BC"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Yes</w:t>
            </w:r>
          </w:p>
        </w:tc>
        <w:tc>
          <w:tcPr>
            <w:tcW w:w="3402" w:type="dxa"/>
            <w:shd w:val="clear" w:color="auto" w:fill="FFFFFF" w:themeFill="background1"/>
          </w:tcPr>
          <w:p w14:paraId="58E4DCA8" w14:textId="1035C50B"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Delivery packaging function</w:t>
            </w:r>
          </w:p>
        </w:tc>
      </w:tr>
      <w:tr w:rsidR="00465BAF" w:rsidRPr="008D5C44" w14:paraId="21378273" w14:textId="77777777" w:rsidTr="00255180">
        <w:trPr>
          <w:trHeight w:val="270"/>
        </w:trPr>
        <w:tc>
          <w:tcPr>
            <w:tcW w:w="4253" w:type="dxa"/>
            <w:shd w:val="clear" w:color="auto" w:fill="FFFFFF" w:themeFill="background1"/>
          </w:tcPr>
          <w:p w14:paraId="24B691F2" w14:textId="34872EFA"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 xml:space="preserve">Label with crossed out wheelie bin symbol only (e.g., WEEE symbol) </w:t>
            </w:r>
          </w:p>
        </w:tc>
        <w:tc>
          <w:tcPr>
            <w:tcW w:w="1417" w:type="dxa"/>
            <w:shd w:val="clear" w:color="auto" w:fill="FFFFFF" w:themeFill="background1"/>
            <w:noWrap/>
          </w:tcPr>
          <w:p w14:paraId="0B09B999" w14:textId="0E2D2395"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No</w:t>
            </w:r>
          </w:p>
        </w:tc>
        <w:tc>
          <w:tcPr>
            <w:tcW w:w="3402" w:type="dxa"/>
            <w:shd w:val="clear" w:color="auto" w:fill="FFFFFF" w:themeFill="background1"/>
          </w:tcPr>
          <w:p w14:paraId="0F21DD67" w14:textId="2EAE2430"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No packaging function</w:t>
            </w:r>
          </w:p>
        </w:tc>
      </w:tr>
      <w:tr w:rsidR="00465BAF" w:rsidRPr="008D5C44" w14:paraId="02A0DBAA" w14:textId="77777777" w:rsidTr="00255180">
        <w:trPr>
          <w:trHeight w:val="270"/>
        </w:trPr>
        <w:tc>
          <w:tcPr>
            <w:tcW w:w="4253" w:type="dxa"/>
            <w:shd w:val="clear" w:color="auto" w:fill="FFFFFF" w:themeFill="background1"/>
          </w:tcPr>
          <w:p w14:paraId="0EFBCBD3" w14:textId="6727545A"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Pharmacy labels</w:t>
            </w:r>
            <w:r w:rsidR="000964CA" w:rsidRPr="00DF7194">
              <w:rPr>
                <w:rFonts w:ascii="Arial" w:hAnsi="Arial" w:cs="Arial"/>
                <w:sz w:val="20"/>
                <w:szCs w:val="20"/>
                <w:lang w:eastAsia="en-GB"/>
              </w:rPr>
              <w:t xml:space="preserve"> </w:t>
            </w:r>
            <w:r w:rsidR="00910BA8" w:rsidRPr="00DF7194">
              <w:rPr>
                <w:rFonts w:ascii="Arial" w:hAnsi="Arial" w:cs="Arial"/>
                <w:sz w:val="20"/>
                <w:szCs w:val="20"/>
                <w:lang w:eastAsia="en-GB"/>
              </w:rPr>
              <w:t xml:space="preserve">providing </w:t>
            </w:r>
            <w:r w:rsidRPr="00DF7194">
              <w:rPr>
                <w:rFonts w:ascii="Arial" w:hAnsi="Arial" w:cs="Arial"/>
                <w:sz w:val="20"/>
                <w:szCs w:val="20"/>
              </w:rPr>
              <w:t>dosage instructions for the patient at the point of dispensing</w:t>
            </w:r>
            <w:r w:rsidRPr="00DF7194">
              <w:rPr>
                <w:rFonts w:ascii="Arial" w:hAnsi="Arial" w:cs="Arial"/>
                <w:sz w:val="20"/>
                <w:szCs w:val="20"/>
                <w:u w:val="single"/>
              </w:rPr>
              <w:t>.</w:t>
            </w:r>
            <w:r w:rsidRPr="00DF7194">
              <w:rPr>
                <w:rFonts w:ascii="Arial" w:hAnsi="Arial" w:cs="Arial"/>
                <w:sz w:val="20"/>
                <w:szCs w:val="20"/>
              </w:rPr>
              <w:t xml:space="preserve"> </w:t>
            </w:r>
          </w:p>
        </w:tc>
        <w:tc>
          <w:tcPr>
            <w:tcW w:w="1417" w:type="dxa"/>
            <w:shd w:val="clear" w:color="auto" w:fill="FFFFFF" w:themeFill="background1"/>
            <w:noWrap/>
          </w:tcPr>
          <w:p w14:paraId="6CC71B8A" w14:textId="77777777"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No</w:t>
            </w:r>
          </w:p>
        </w:tc>
        <w:tc>
          <w:tcPr>
            <w:tcW w:w="3402" w:type="dxa"/>
            <w:shd w:val="clear" w:color="auto" w:fill="FFFFFF" w:themeFill="background1"/>
          </w:tcPr>
          <w:p w14:paraId="2D787EAF" w14:textId="1EF12080" w:rsidR="00465BAF" w:rsidRPr="00DF7194" w:rsidRDefault="00465BAF" w:rsidP="00465BAF">
            <w:pPr>
              <w:spacing w:line="276" w:lineRule="auto"/>
              <w:rPr>
                <w:rFonts w:ascii="Arial" w:hAnsi="Arial" w:cs="Arial"/>
                <w:sz w:val="20"/>
                <w:szCs w:val="20"/>
                <w:lang w:eastAsia="en-GB"/>
              </w:rPr>
            </w:pPr>
            <w:r w:rsidRPr="00DF7194">
              <w:rPr>
                <w:rFonts w:ascii="Arial" w:hAnsi="Arial" w:cs="Arial"/>
                <w:sz w:val="20"/>
                <w:szCs w:val="20"/>
                <w:lang w:eastAsia="en-GB"/>
              </w:rPr>
              <w:t>No packaging function</w:t>
            </w:r>
          </w:p>
        </w:tc>
      </w:tr>
      <w:tr w:rsidR="00465BAF" w:rsidRPr="008D5C44" w14:paraId="585A43D6" w14:textId="77777777" w:rsidTr="00255180">
        <w:trPr>
          <w:trHeight w:val="270"/>
        </w:trPr>
        <w:tc>
          <w:tcPr>
            <w:tcW w:w="4253" w:type="dxa"/>
            <w:shd w:val="clear" w:color="auto" w:fill="FFFFFF" w:themeFill="background1"/>
          </w:tcPr>
          <w:p w14:paraId="4E7DBFBA" w14:textId="5CE76F55"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Buy one get one free (BOGOF) sticker</w:t>
            </w:r>
          </w:p>
        </w:tc>
        <w:tc>
          <w:tcPr>
            <w:tcW w:w="1417" w:type="dxa"/>
            <w:shd w:val="clear" w:color="auto" w:fill="FFFFFF" w:themeFill="background1"/>
            <w:noWrap/>
          </w:tcPr>
          <w:p w14:paraId="4931113F" w14:textId="4421E62D"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Yes</w:t>
            </w:r>
          </w:p>
        </w:tc>
        <w:tc>
          <w:tcPr>
            <w:tcW w:w="3402" w:type="dxa"/>
            <w:shd w:val="clear" w:color="auto" w:fill="FFFFFF" w:themeFill="background1"/>
          </w:tcPr>
          <w:p w14:paraId="7A6F6D15" w14:textId="0D23D345"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Presentation function</w:t>
            </w:r>
          </w:p>
        </w:tc>
      </w:tr>
      <w:tr w:rsidR="00465BAF" w:rsidRPr="008D5C44" w14:paraId="42D78CEB" w14:textId="77777777" w:rsidTr="00255180">
        <w:trPr>
          <w:trHeight w:val="270"/>
        </w:trPr>
        <w:tc>
          <w:tcPr>
            <w:tcW w:w="4253" w:type="dxa"/>
            <w:shd w:val="clear" w:color="auto" w:fill="FFFFFF" w:themeFill="background1"/>
          </w:tcPr>
          <w:p w14:paraId="0D752371" w14:textId="4E702D68"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Not for resale sticker</w:t>
            </w:r>
          </w:p>
        </w:tc>
        <w:tc>
          <w:tcPr>
            <w:tcW w:w="1417" w:type="dxa"/>
            <w:shd w:val="clear" w:color="auto" w:fill="FFFFFF" w:themeFill="background1"/>
            <w:noWrap/>
          </w:tcPr>
          <w:p w14:paraId="61DD6570" w14:textId="0D6353E3"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Yes</w:t>
            </w:r>
          </w:p>
        </w:tc>
        <w:tc>
          <w:tcPr>
            <w:tcW w:w="3402" w:type="dxa"/>
            <w:shd w:val="clear" w:color="auto" w:fill="FFFFFF" w:themeFill="background1"/>
          </w:tcPr>
          <w:p w14:paraId="05896D28" w14:textId="2DD710A6" w:rsidR="00465BAF" w:rsidRPr="00CB7796" w:rsidRDefault="00465BAF" w:rsidP="00465BAF">
            <w:pPr>
              <w:spacing w:line="276" w:lineRule="auto"/>
              <w:rPr>
                <w:rFonts w:ascii="Arial" w:hAnsi="Arial" w:cs="Arial"/>
                <w:sz w:val="20"/>
                <w:szCs w:val="20"/>
                <w:lang w:eastAsia="en-GB"/>
              </w:rPr>
            </w:pPr>
            <w:r w:rsidRPr="00CB7796">
              <w:rPr>
                <w:rFonts w:ascii="Arial" w:hAnsi="Arial" w:cs="Arial"/>
                <w:sz w:val="20"/>
                <w:szCs w:val="20"/>
                <w:lang w:eastAsia="en-GB"/>
              </w:rPr>
              <w:t>Presentation function</w:t>
            </w:r>
          </w:p>
        </w:tc>
      </w:tr>
    </w:tbl>
    <w:p w14:paraId="123704F5" w14:textId="77777777" w:rsidR="00951462" w:rsidRPr="008D5C44" w:rsidRDefault="00951462" w:rsidP="00E377FE">
      <w:pPr>
        <w:widowControl w:val="0"/>
        <w:autoSpaceDE w:val="0"/>
        <w:autoSpaceDN w:val="0"/>
        <w:adjustRightInd w:val="0"/>
        <w:spacing w:line="276" w:lineRule="auto"/>
        <w:jc w:val="both"/>
        <w:outlineLvl w:val="0"/>
        <w:rPr>
          <w:rFonts w:ascii="Arial" w:hAnsi="Arial" w:cs="Arial"/>
          <w:b/>
          <w:bCs/>
          <w:color w:val="646400"/>
          <w:spacing w:val="-17"/>
          <w:sz w:val="35"/>
          <w:szCs w:val="35"/>
        </w:rPr>
      </w:pPr>
    </w:p>
    <w:p w14:paraId="5AF8EBD2" w14:textId="55CB9690" w:rsidR="00DA6EAF" w:rsidRPr="00911042" w:rsidRDefault="002649B8">
      <w:pPr>
        <w:rPr>
          <w:rFonts w:ascii="Arial" w:hAnsi="Arial" w:cs="Arial"/>
          <w:b/>
          <w:bCs/>
          <w:color w:val="646400"/>
          <w:spacing w:val="-17"/>
          <w:sz w:val="35"/>
          <w:szCs w:val="35"/>
        </w:rPr>
      </w:pPr>
      <w:hyperlink w:anchor="CONTENTS" w:history="1">
        <w:r w:rsidRPr="003A123B">
          <w:rPr>
            <w:rStyle w:val="Hyperlink"/>
            <w:rFonts w:ascii="Arial" w:eastAsiaTheme="majorEastAsia" w:hAnsi="Arial" w:cstheme="majorBidi"/>
            <w:b/>
            <w:u w:val="none"/>
          </w:rPr>
          <w:t>RETURN TO CONTENTS PAGE</w:t>
        </w:r>
      </w:hyperlink>
      <w:r w:rsidR="00DA6EAF" w:rsidRPr="00911042">
        <w:rPr>
          <w:rFonts w:ascii="Arial" w:hAnsi="Arial" w:cs="Arial"/>
          <w:b/>
          <w:bCs/>
          <w:color w:val="646400"/>
          <w:spacing w:val="-17"/>
          <w:sz w:val="35"/>
          <w:szCs w:val="35"/>
        </w:rPr>
        <w:br w:type="page"/>
      </w:r>
    </w:p>
    <w:p w14:paraId="1A7BC7C2" w14:textId="6791068F" w:rsidR="00E377FE" w:rsidRPr="006E0C89" w:rsidRDefault="00B03F77" w:rsidP="00951462">
      <w:pPr>
        <w:rPr>
          <w:rFonts w:ascii="Arial" w:eastAsiaTheme="majorEastAsia" w:hAnsi="Arial" w:cs="Arial"/>
          <w:b/>
          <w:color w:val="008631"/>
          <w:sz w:val="32"/>
          <w:szCs w:val="32"/>
        </w:rPr>
      </w:pPr>
      <w:bookmarkStart w:id="65" w:name="App5_PackagingMaterials"/>
      <w:r w:rsidRPr="00B03F77">
        <w:rPr>
          <w:rFonts w:ascii="Arial" w:eastAsiaTheme="majorEastAsia" w:hAnsi="Arial" w:cs="Arial"/>
          <w:b/>
          <w:color w:val="008631"/>
          <w:sz w:val="32"/>
          <w:szCs w:val="32"/>
        </w:rPr>
        <w:t xml:space="preserve">Appendix </w:t>
      </w:r>
      <w:r w:rsidR="001B2598">
        <w:rPr>
          <w:rFonts w:ascii="Arial" w:eastAsiaTheme="majorEastAsia" w:hAnsi="Arial" w:cs="Arial"/>
          <w:b/>
          <w:color w:val="008631"/>
          <w:sz w:val="32"/>
          <w:szCs w:val="32"/>
        </w:rPr>
        <w:t>5</w:t>
      </w:r>
      <w:r w:rsidRPr="00B03F77">
        <w:rPr>
          <w:rFonts w:ascii="Arial" w:eastAsiaTheme="majorEastAsia" w:hAnsi="Arial" w:cs="Arial"/>
          <w:b/>
          <w:color w:val="008631"/>
          <w:sz w:val="32"/>
          <w:szCs w:val="32"/>
        </w:rPr>
        <w:t>:</w:t>
      </w:r>
      <w:r w:rsidR="00E377FE" w:rsidRPr="00B03F77">
        <w:rPr>
          <w:rFonts w:ascii="Arial" w:eastAsiaTheme="majorEastAsia" w:hAnsi="Arial" w:cs="Arial"/>
          <w:b/>
          <w:color w:val="008631"/>
          <w:sz w:val="32"/>
          <w:szCs w:val="32"/>
        </w:rPr>
        <w:t xml:space="preserve"> Packaging </w:t>
      </w:r>
      <w:r w:rsidR="00FC0BB6">
        <w:rPr>
          <w:rFonts w:ascii="Arial" w:eastAsiaTheme="majorEastAsia" w:hAnsi="Arial" w:cs="Arial"/>
          <w:b/>
          <w:color w:val="008631"/>
          <w:sz w:val="32"/>
          <w:szCs w:val="32"/>
        </w:rPr>
        <w:t>m</w:t>
      </w:r>
      <w:r w:rsidR="00E377FE" w:rsidRPr="00B03F77">
        <w:rPr>
          <w:rFonts w:ascii="Arial" w:eastAsiaTheme="majorEastAsia" w:hAnsi="Arial" w:cs="Arial"/>
          <w:b/>
          <w:color w:val="008631"/>
          <w:sz w:val="32"/>
          <w:szCs w:val="32"/>
        </w:rPr>
        <w:t>aterial</w:t>
      </w:r>
      <w:r w:rsidR="00480389">
        <w:rPr>
          <w:rFonts w:ascii="Arial" w:eastAsiaTheme="majorEastAsia" w:hAnsi="Arial" w:cs="Arial"/>
          <w:b/>
          <w:color w:val="008631"/>
          <w:sz w:val="32"/>
          <w:szCs w:val="32"/>
        </w:rPr>
        <w:t xml:space="preserve"> </w:t>
      </w:r>
      <w:r w:rsidR="00CF73C9">
        <w:rPr>
          <w:rFonts w:ascii="Arial" w:eastAsiaTheme="majorEastAsia" w:hAnsi="Arial" w:cs="Arial"/>
          <w:b/>
          <w:color w:val="008631"/>
          <w:sz w:val="32"/>
          <w:szCs w:val="32"/>
        </w:rPr>
        <w:t>examples</w:t>
      </w:r>
      <w:r w:rsidR="00FC02DA">
        <w:rPr>
          <w:rFonts w:ascii="Arial" w:eastAsiaTheme="majorEastAsia" w:hAnsi="Arial" w:cs="Arial"/>
          <w:b/>
          <w:color w:val="008631"/>
          <w:sz w:val="32"/>
          <w:szCs w:val="32"/>
        </w:rPr>
        <w:t xml:space="preserve"> and how to report them</w:t>
      </w:r>
      <w:r w:rsidR="00B1326C">
        <w:rPr>
          <w:rFonts w:ascii="Arial" w:eastAsiaTheme="majorEastAsia" w:hAnsi="Arial" w:cs="Arial"/>
          <w:b/>
          <w:color w:val="008631"/>
          <w:sz w:val="32"/>
          <w:szCs w:val="32"/>
        </w:rPr>
        <w:t>.</w:t>
      </w:r>
    </w:p>
    <w:bookmarkEnd w:id="65"/>
    <w:p w14:paraId="0EDD5324" w14:textId="66B4935D" w:rsidR="007F2827" w:rsidRPr="00072629" w:rsidRDefault="4B37699D" w:rsidP="007F2827">
      <w:pPr>
        <w:rPr>
          <w:rFonts w:ascii="Arial" w:hAnsi="Arial" w:cs="Arial"/>
          <w:spacing w:val="-2"/>
        </w:rPr>
      </w:pPr>
      <w:r w:rsidRPr="00072629">
        <w:rPr>
          <w:rFonts w:ascii="Arial" w:hAnsi="Arial" w:cs="Arial"/>
          <w:spacing w:val="-2"/>
        </w:rPr>
        <w:t xml:space="preserve">The materials included in the table below should be </w:t>
      </w:r>
      <w:r w:rsidR="4E660EE0" w:rsidRPr="00072629">
        <w:rPr>
          <w:rFonts w:ascii="Arial" w:hAnsi="Arial" w:cs="Arial"/>
          <w:spacing w:val="-2"/>
        </w:rPr>
        <w:t>reported</w:t>
      </w:r>
      <w:r w:rsidRPr="00072629">
        <w:rPr>
          <w:rFonts w:ascii="Arial" w:hAnsi="Arial" w:cs="Arial"/>
          <w:spacing w:val="-2"/>
        </w:rPr>
        <w:t xml:space="preserve"> as the material identified in the ‘Packaging Material’ column.</w:t>
      </w:r>
      <w:r w:rsidR="007379B5" w:rsidRPr="00072629">
        <w:rPr>
          <w:rFonts w:ascii="Arial" w:hAnsi="Arial" w:cs="Arial"/>
          <w:spacing w:val="-2"/>
        </w:rPr>
        <w:t xml:space="preserve"> </w:t>
      </w:r>
      <w:r w:rsidR="00224BA5" w:rsidRPr="00072629">
        <w:rPr>
          <w:rFonts w:ascii="Arial" w:hAnsi="Arial" w:cs="Arial"/>
          <w:spacing w:val="-2"/>
        </w:rPr>
        <w:t>This list is not exhaustive</w:t>
      </w:r>
      <w:r w:rsidR="008615FD" w:rsidRPr="00072629">
        <w:rPr>
          <w:rFonts w:ascii="Arial" w:hAnsi="Arial" w:cs="Arial"/>
          <w:spacing w:val="-2"/>
        </w:rPr>
        <w:t>. Other material</w:t>
      </w:r>
      <w:r w:rsidR="007C4DD0" w:rsidRPr="00072629">
        <w:rPr>
          <w:rFonts w:ascii="Arial" w:hAnsi="Arial" w:cs="Arial"/>
          <w:spacing w:val="-2"/>
        </w:rPr>
        <w:t xml:space="preserve">s </w:t>
      </w:r>
      <w:r w:rsidR="008615FD" w:rsidRPr="00072629">
        <w:rPr>
          <w:rFonts w:ascii="Arial" w:hAnsi="Arial" w:cs="Arial"/>
          <w:spacing w:val="-2"/>
        </w:rPr>
        <w:t>not listed here</w:t>
      </w:r>
      <w:r w:rsidR="005806B0" w:rsidRPr="00072629">
        <w:rPr>
          <w:rFonts w:ascii="Arial" w:hAnsi="Arial" w:cs="Arial"/>
          <w:spacing w:val="-2"/>
        </w:rPr>
        <w:t xml:space="preserve"> that are used as packaging </w:t>
      </w:r>
      <w:r w:rsidR="00A54C36" w:rsidRPr="00072629">
        <w:rPr>
          <w:rFonts w:ascii="Arial" w:hAnsi="Arial" w:cs="Arial"/>
          <w:spacing w:val="-2"/>
        </w:rPr>
        <w:t>must be reported as appropriate.</w:t>
      </w:r>
      <w:r w:rsidR="007C4DD0" w:rsidRPr="00072629">
        <w:rPr>
          <w:rFonts w:ascii="Arial" w:hAnsi="Arial" w:cs="Arial"/>
          <w:spacing w:val="-2"/>
        </w:rPr>
        <w:t xml:space="preserve"> </w:t>
      </w:r>
    </w:p>
    <w:p w14:paraId="39E4D22B" w14:textId="49A27486" w:rsidR="00010A76" w:rsidRPr="00072629" w:rsidRDefault="008C7482" w:rsidP="007F2827">
      <w:pPr>
        <w:rPr>
          <w:rFonts w:ascii="Arial" w:hAnsi="Arial" w:cs="Arial"/>
        </w:rPr>
      </w:pPr>
      <w:r w:rsidRPr="00BC0500">
        <w:rPr>
          <w:rFonts w:ascii="Arial" w:hAnsi="Arial" w:cs="Arial"/>
          <w:color w:val="000000" w:themeColor="text1"/>
        </w:rPr>
        <w:t xml:space="preserve">There is additional guidance </w:t>
      </w:r>
      <w:r w:rsidR="00010A76" w:rsidRPr="00BC0500">
        <w:rPr>
          <w:rFonts w:ascii="Arial" w:hAnsi="Arial" w:cs="Arial"/>
          <w:color w:val="000000" w:themeColor="text1"/>
        </w:rPr>
        <w:t>a</w:t>
      </w:r>
      <w:r w:rsidR="009B521D" w:rsidRPr="00BC0500">
        <w:rPr>
          <w:rFonts w:ascii="Arial" w:hAnsi="Arial" w:cs="Arial"/>
          <w:color w:val="000000" w:themeColor="text1"/>
        </w:rPr>
        <w:t xml:space="preserve">bout packaging material types </w:t>
      </w:r>
      <w:r w:rsidRPr="00BC0500">
        <w:rPr>
          <w:rFonts w:ascii="Arial" w:hAnsi="Arial" w:cs="Arial"/>
          <w:color w:val="000000" w:themeColor="text1"/>
        </w:rPr>
        <w:t xml:space="preserve">at  </w:t>
      </w:r>
      <w:hyperlink r:id="rId56" w:anchor="packaging-material-and-weight-data" w:history="1">
        <w:r w:rsidRPr="00072629">
          <w:rPr>
            <w:rStyle w:val="Hyperlink"/>
            <w:rFonts w:ascii="Arial" w:hAnsi="Arial" w:cs="Arial"/>
          </w:rPr>
          <w:t>Packaging data: what to collect for extended producer responsibility - GOV.UK (www.gov.uk)</w:t>
        </w:r>
      </w:hyperlink>
    </w:p>
    <w:p w14:paraId="76FF94CE" w14:textId="10291C0B" w:rsidR="009D3795" w:rsidRPr="00072629" w:rsidRDefault="009D3795" w:rsidP="007F2827">
      <w:pPr>
        <w:rPr>
          <w:rFonts w:ascii="Arial" w:hAnsi="Arial" w:cs="Arial"/>
          <w:spacing w:val="-2"/>
        </w:rPr>
      </w:pPr>
      <w:r w:rsidRPr="00BC0500">
        <w:rPr>
          <w:rFonts w:ascii="Arial" w:hAnsi="Arial" w:cs="Arial"/>
          <w:color w:val="000000" w:themeColor="text1"/>
          <w:spacing w:val="-2"/>
        </w:rPr>
        <w:t>This refers to the packaging material, not the packaging material sub-categor</w:t>
      </w:r>
      <w:r w:rsidR="008B0DA7" w:rsidRPr="00BC0500">
        <w:rPr>
          <w:rFonts w:ascii="Arial" w:hAnsi="Arial" w:cs="Arial"/>
          <w:color w:val="000000" w:themeColor="text1"/>
          <w:spacing w:val="-2"/>
        </w:rPr>
        <w:t xml:space="preserve">ies which are required to be reported by </w:t>
      </w:r>
      <w:r w:rsidR="008B0DA7" w:rsidRPr="00095AE9">
        <w:rPr>
          <w:rFonts w:ascii="Arial" w:hAnsi="Arial" w:cs="Arial"/>
          <w:color w:val="000000" w:themeColor="text1"/>
          <w:spacing w:val="-2"/>
        </w:rPr>
        <w:t>liable</w:t>
      </w:r>
      <w:r w:rsidR="008B0DA7" w:rsidRPr="00BC0500">
        <w:rPr>
          <w:rFonts w:ascii="Arial" w:hAnsi="Arial" w:cs="Arial"/>
          <w:color w:val="000000" w:themeColor="text1"/>
          <w:spacing w:val="-2"/>
        </w:rPr>
        <w:t xml:space="preserve"> large producers from January 2025 onwards</w:t>
      </w:r>
      <w:r w:rsidRPr="00BC0500">
        <w:rPr>
          <w:rFonts w:ascii="Arial" w:hAnsi="Arial" w:cs="Arial"/>
          <w:color w:val="000000" w:themeColor="text1"/>
          <w:spacing w:val="-2"/>
        </w:rPr>
        <w:t xml:space="preserve">. For information about packaging </w:t>
      </w:r>
      <w:r w:rsidR="008B0DA7" w:rsidRPr="00BC0500">
        <w:rPr>
          <w:rFonts w:ascii="Arial" w:hAnsi="Arial" w:cs="Arial"/>
          <w:color w:val="000000" w:themeColor="text1"/>
          <w:spacing w:val="-2"/>
        </w:rPr>
        <w:t xml:space="preserve">sub-categories please refer to </w:t>
      </w:r>
      <w:r w:rsidR="004C3849" w:rsidRPr="00BC0500">
        <w:rPr>
          <w:rFonts w:ascii="Arial" w:hAnsi="Arial" w:cs="Arial"/>
          <w:color w:val="000000" w:themeColor="text1"/>
          <w:spacing w:val="-2"/>
        </w:rPr>
        <w:t>guida</w:t>
      </w:r>
      <w:r w:rsidR="0054585B" w:rsidRPr="00BC0500">
        <w:rPr>
          <w:rFonts w:ascii="Arial" w:hAnsi="Arial" w:cs="Arial"/>
          <w:color w:val="000000" w:themeColor="text1"/>
          <w:spacing w:val="-2"/>
        </w:rPr>
        <w:t xml:space="preserve">nce at </w:t>
      </w:r>
      <w:hyperlink r:id="rId57" w:history="1">
        <w:r w:rsidR="006043D9" w:rsidRPr="00072629">
          <w:rPr>
            <w:rStyle w:val="Hyperlink"/>
            <w:rFonts w:ascii="Arial" w:hAnsi="Arial" w:cs="Arial"/>
            <w:spacing w:val="-2"/>
          </w:rPr>
          <w:t>Recyclability assessment methodology: how to assess your packaging waste - GOV.UK</w:t>
        </w:r>
      </w:hyperlink>
      <w:r w:rsidR="0024475C" w:rsidRPr="00072629">
        <w:rPr>
          <w:rFonts w:ascii="Arial" w:hAnsi="Arial" w:cs="Arial"/>
        </w:rPr>
        <w:t>.</w:t>
      </w:r>
    </w:p>
    <w:tbl>
      <w:tblPr>
        <w:tblW w:w="9875" w:type="dxa"/>
        <w:tblInd w:w="-5" w:type="dxa"/>
        <w:tblLook w:val="04A0" w:firstRow="1" w:lastRow="0" w:firstColumn="1" w:lastColumn="0" w:noHBand="0" w:noVBand="1"/>
      </w:tblPr>
      <w:tblGrid>
        <w:gridCol w:w="4107"/>
        <w:gridCol w:w="5503"/>
        <w:gridCol w:w="9"/>
        <w:gridCol w:w="10"/>
        <w:gridCol w:w="236"/>
        <w:gridCol w:w="10"/>
      </w:tblGrid>
      <w:tr w:rsidR="002C7749" w:rsidRPr="000A11B7" w14:paraId="5EE77289" w14:textId="77777777" w:rsidTr="00F00077">
        <w:trPr>
          <w:gridAfter w:val="4"/>
          <w:wAfter w:w="265" w:type="dxa"/>
          <w:trHeight w:val="315"/>
        </w:trPr>
        <w:tc>
          <w:tcPr>
            <w:tcW w:w="4107" w:type="dxa"/>
            <w:tcBorders>
              <w:top w:val="single" w:sz="4" w:space="0" w:color="auto"/>
              <w:left w:val="single" w:sz="4" w:space="0" w:color="auto"/>
              <w:bottom w:val="single" w:sz="4" w:space="0" w:color="auto"/>
              <w:right w:val="single" w:sz="4" w:space="0" w:color="auto"/>
            </w:tcBorders>
            <w:shd w:val="clear" w:color="auto" w:fill="008000"/>
            <w:hideMark/>
          </w:tcPr>
          <w:p w14:paraId="19EC4966" w14:textId="77777777" w:rsidR="000A11B7" w:rsidRPr="000A11B7" w:rsidRDefault="000A11B7" w:rsidP="00C33BEF">
            <w:pPr>
              <w:spacing w:after="0" w:line="240" w:lineRule="auto"/>
              <w:rPr>
                <w:rFonts w:ascii="Arial" w:eastAsia="Times New Roman" w:hAnsi="Arial" w:cs="Arial"/>
                <w:b/>
                <w:bCs/>
                <w:color w:val="FFFFFF"/>
                <w:sz w:val="24"/>
                <w:szCs w:val="24"/>
                <w:lang w:eastAsia="en-GB"/>
              </w:rPr>
            </w:pPr>
            <w:r w:rsidRPr="000A11B7">
              <w:rPr>
                <w:rFonts w:ascii="Arial" w:eastAsia="Times New Roman" w:hAnsi="Arial" w:cs="Arial"/>
                <w:b/>
                <w:bCs/>
                <w:color w:val="FFFFFF"/>
                <w:sz w:val="24"/>
                <w:szCs w:val="24"/>
                <w:lang w:eastAsia="en-GB"/>
              </w:rPr>
              <w:t>Material</w:t>
            </w:r>
          </w:p>
        </w:tc>
        <w:tc>
          <w:tcPr>
            <w:tcW w:w="5503" w:type="dxa"/>
            <w:tcBorders>
              <w:top w:val="single" w:sz="4" w:space="0" w:color="auto"/>
              <w:left w:val="nil"/>
              <w:bottom w:val="single" w:sz="4" w:space="0" w:color="auto"/>
              <w:right w:val="single" w:sz="4" w:space="0" w:color="auto"/>
            </w:tcBorders>
            <w:shd w:val="clear" w:color="auto" w:fill="008000"/>
            <w:hideMark/>
          </w:tcPr>
          <w:p w14:paraId="18C8801C" w14:textId="77777777" w:rsidR="000A11B7" w:rsidRPr="000A11B7" w:rsidRDefault="000A11B7" w:rsidP="00C33BEF">
            <w:pPr>
              <w:spacing w:after="0" w:line="240" w:lineRule="auto"/>
              <w:rPr>
                <w:rFonts w:ascii="Arial" w:eastAsia="Times New Roman" w:hAnsi="Arial" w:cs="Arial"/>
                <w:b/>
                <w:bCs/>
                <w:color w:val="FFFFFF"/>
                <w:sz w:val="24"/>
                <w:szCs w:val="24"/>
                <w:lang w:eastAsia="en-GB"/>
              </w:rPr>
            </w:pPr>
            <w:r w:rsidRPr="000A11B7">
              <w:rPr>
                <w:rFonts w:ascii="Arial" w:eastAsia="Times New Roman" w:hAnsi="Arial" w:cs="Arial"/>
                <w:b/>
                <w:bCs/>
                <w:color w:val="FFFFFF"/>
                <w:sz w:val="24"/>
                <w:szCs w:val="24"/>
                <w:lang w:eastAsia="en-GB"/>
              </w:rPr>
              <w:t>Packaging Material</w:t>
            </w:r>
          </w:p>
        </w:tc>
      </w:tr>
      <w:tr w:rsidR="00DF4CD1" w:rsidRPr="000A11B7" w14:paraId="3F33CACB" w14:textId="77777777" w:rsidTr="00F00077">
        <w:trPr>
          <w:gridAfter w:val="4"/>
          <w:wAfter w:w="265" w:type="dxa"/>
          <w:trHeight w:val="655"/>
        </w:trPr>
        <w:tc>
          <w:tcPr>
            <w:tcW w:w="4107" w:type="dxa"/>
            <w:tcBorders>
              <w:top w:val="nil"/>
              <w:left w:val="single" w:sz="4" w:space="0" w:color="auto"/>
              <w:bottom w:val="single" w:sz="4" w:space="0" w:color="auto"/>
              <w:right w:val="single" w:sz="4" w:space="0" w:color="auto"/>
            </w:tcBorders>
            <w:hideMark/>
          </w:tcPr>
          <w:p w14:paraId="26DEB56D" w14:textId="77777777" w:rsidR="000A11B7" w:rsidRDefault="000A11B7"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Biodegradable packaging – starch-based material</w:t>
            </w:r>
          </w:p>
          <w:p w14:paraId="7021CCBB" w14:textId="60DC52D1" w:rsidR="00D64365" w:rsidRPr="00207CCB" w:rsidRDefault="00D64365" w:rsidP="00C33BEF">
            <w:pPr>
              <w:spacing w:after="0" w:line="240" w:lineRule="auto"/>
              <w:rPr>
                <w:rFonts w:ascii="Arial" w:eastAsia="Times New Roman" w:hAnsi="Arial" w:cs="Arial"/>
                <w:color w:val="000000"/>
                <w:sz w:val="20"/>
                <w:szCs w:val="20"/>
                <w:lang w:eastAsia="en-GB"/>
              </w:rPr>
            </w:pPr>
          </w:p>
        </w:tc>
        <w:tc>
          <w:tcPr>
            <w:tcW w:w="5503" w:type="dxa"/>
            <w:tcBorders>
              <w:top w:val="nil"/>
              <w:left w:val="nil"/>
              <w:bottom w:val="single" w:sz="4" w:space="0" w:color="auto"/>
              <w:right w:val="single" w:sz="4" w:space="0" w:color="auto"/>
            </w:tcBorders>
            <w:hideMark/>
          </w:tcPr>
          <w:p w14:paraId="5BB80F67" w14:textId="77777777" w:rsidR="000A11B7" w:rsidRPr="00207CCB" w:rsidRDefault="000A11B7"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 xml:space="preserve">Paper/board (unless it contains other materials including fibre, in which case it should be reported under the ‘fibre-based composite’ category. </w:t>
            </w:r>
          </w:p>
        </w:tc>
      </w:tr>
      <w:tr w:rsidR="00DF4CD1" w:rsidRPr="000A11B7" w14:paraId="3F7E403A" w14:textId="77777777" w:rsidTr="00F00077">
        <w:trPr>
          <w:gridAfter w:val="4"/>
          <w:wAfter w:w="265" w:type="dxa"/>
          <w:trHeight w:val="524"/>
        </w:trPr>
        <w:tc>
          <w:tcPr>
            <w:tcW w:w="4107" w:type="dxa"/>
            <w:tcBorders>
              <w:top w:val="nil"/>
              <w:left w:val="single" w:sz="4" w:space="0" w:color="auto"/>
              <w:bottom w:val="single" w:sz="4" w:space="0" w:color="auto"/>
              <w:right w:val="single" w:sz="4" w:space="0" w:color="auto"/>
            </w:tcBorders>
            <w:hideMark/>
          </w:tcPr>
          <w:p w14:paraId="40F7A88F" w14:textId="140192FD" w:rsidR="000A11B7" w:rsidRPr="007C6F42" w:rsidRDefault="000A11B7" w:rsidP="00C33BEF">
            <w:pPr>
              <w:spacing w:after="0" w:line="240" w:lineRule="auto"/>
              <w:rPr>
                <w:rFonts w:ascii="Arial" w:eastAsia="Times New Roman" w:hAnsi="Arial" w:cs="Arial"/>
                <w:color w:val="000000"/>
                <w:sz w:val="20"/>
                <w:szCs w:val="20"/>
                <w:highlight w:val="yellow"/>
                <w:lang w:eastAsia="en-GB"/>
              </w:rPr>
            </w:pPr>
            <w:r w:rsidRPr="00214940">
              <w:rPr>
                <w:rFonts w:ascii="Arial" w:eastAsia="Times New Roman" w:hAnsi="Arial" w:cs="Arial"/>
                <w:color w:val="000000"/>
                <w:sz w:val="20"/>
                <w:szCs w:val="20"/>
                <w:lang w:eastAsia="en-GB"/>
              </w:rPr>
              <w:t xml:space="preserve">Biodegradable plastics </w:t>
            </w:r>
            <w:r w:rsidRPr="00E348F8">
              <w:rPr>
                <w:rFonts w:ascii="Arial" w:eastAsia="Times New Roman" w:hAnsi="Arial" w:cs="Arial"/>
                <w:color w:val="000000"/>
                <w:sz w:val="20"/>
                <w:szCs w:val="20"/>
                <w:lang w:eastAsia="en-GB"/>
              </w:rPr>
              <w:t>– compostable plastics made of plant-based products</w:t>
            </w:r>
            <w:r w:rsidR="004A7976">
              <w:rPr>
                <w:rFonts w:ascii="Arial" w:eastAsia="Times New Roman" w:hAnsi="Arial" w:cs="Arial"/>
                <w:color w:val="000000"/>
                <w:sz w:val="20"/>
                <w:szCs w:val="20"/>
                <w:lang w:eastAsia="en-GB"/>
              </w:rPr>
              <w:t xml:space="preserve"> </w:t>
            </w:r>
          </w:p>
        </w:tc>
        <w:tc>
          <w:tcPr>
            <w:tcW w:w="5503" w:type="dxa"/>
            <w:tcBorders>
              <w:top w:val="nil"/>
              <w:left w:val="nil"/>
              <w:bottom w:val="single" w:sz="4" w:space="0" w:color="auto"/>
              <w:right w:val="single" w:sz="4" w:space="0" w:color="auto"/>
            </w:tcBorders>
            <w:hideMark/>
          </w:tcPr>
          <w:p w14:paraId="780A557B" w14:textId="787553EF" w:rsidR="000A11B7" w:rsidRPr="007C6F42" w:rsidRDefault="000A11B7" w:rsidP="00C33BEF">
            <w:pPr>
              <w:spacing w:after="0" w:line="240" w:lineRule="auto"/>
              <w:rPr>
                <w:rFonts w:ascii="Arial" w:eastAsia="Times New Roman" w:hAnsi="Arial" w:cs="Arial"/>
                <w:color w:val="000000"/>
                <w:sz w:val="20"/>
                <w:szCs w:val="20"/>
                <w:highlight w:val="yellow"/>
                <w:lang w:eastAsia="en-GB"/>
              </w:rPr>
            </w:pPr>
            <w:r w:rsidRPr="00214940">
              <w:rPr>
                <w:rFonts w:ascii="Arial" w:eastAsia="Times New Roman" w:hAnsi="Arial" w:cs="Arial"/>
                <w:color w:val="000000"/>
                <w:sz w:val="20"/>
                <w:szCs w:val="20"/>
                <w:lang w:eastAsia="en-GB"/>
              </w:rPr>
              <w:t>Other</w:t>
            </w:r>
          </w:p>
        </w:tc>
      </w:tr>
      <w:tr w:rsidR="00A871C5" w:rsidRPr="000A11B7" w14:paraId="0B9169B4" w14:textId="77777777" w:rsidTr="00F00077">
        <w:trPr>
          <w:gridAfter w:val="3"/>
          <w:wAfter w:w="25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tcPr>
          <w:p w14:paraId="64956402" w14:textId="363AB32A" w:rsidR="004324CE" w:rsidRPr="006C1437" w:rsidRDefault="008E464D" w:rsidP="00C33BEF">
            <w:pPr>
              <w:spacing w:after="0" w:line="240" w:lineRule="auto"/>
              <w:rPr>
                <w:rFonts w:ascii="Arial" w:eastAsia="Times New Roman" w:hAnsi="Arial" w:cs="Arial"/>
                <w:sz w:val="20"/>
                <w:szCs w:val="20"/>
                <w:lang w:eastAsia="en-GB"/>
              </w:rPr>
            </w:pPr>
            <w:r w:rsidRPr="006C1437">
              <w:rPr>
                <w:rFonts w:ascii="Arial" w:eastAsia="Times New Roman" w:hAnsi="Arial" w:cs="Arial"/>
                <w:sz w:val="20"/>
                <w:szCs w:val="20"/>
                <w:lang w:eastAsia="en-GB"/>
              </w:rPr>
              <w:t>B</w:t>
            </w:r>
            <w:r w:rsidR="00A871C5" w:rsidRPr="006C1437">
              <w:rPr>
                <w:rFonts w:ascii="Arial" w:eastAsia="Times New Roman" w:hAnsi="Arial" w:cs="Arial"/>
                <w:sz w:val="20"/>
                <w:szCs w:val="20"/>
                <w:lang w:eastAsia="en-GB"/>
              </w:rPr>
              <w:t>io</w:t>
            </w:r>
            <w:r w:rsidR="004266B5" w:rsidRPr="004E57A3">
              <w:rPr>
                <w:rFonts w:ascii="Arial" w:eastAsia="Times New Roman" w:hAnsi="Arial" w:cs="Arial"/>
                <w:sz w:val="20"/>
                <w:szCs w:val="20"/>
                <w:lang w:eastAsia="en-GB"/>
              </w:rPr>
              <w:t>-</w:t>
            </w:r>
            <w:r w:rsidR="00EA32C4" w:rsidRPr="004E57A3">
              <w:rPr>
                <w:rFonts w:ascii="Arial" w:eastAsia="Times New Roman" w:hAnsi="Arial" w:cs="Arial"/>
                <w:sz w:val="20"/>
                <w:szCs w:val="20"/>
                <w:lang w:eastAsia="en-GB"/>
              </w:rPr>
              <w:t xml:space="preserve">based </w:t>
            </w:r>
            <w:r w:rsidR="00A871C5" w:rsidRPr="006C1437">
              <w:rPr>
                <w:rFonts w:ascii="Arial" w:eastAsia="Times New Roman" w:hAnsi="Arial" w:cs="Arial"/>
                <w:sz w:val="20"/>
                <w:szCs w:val="20"/>
                <w:lang w:eastAsia="en-GB"/>
              </w:rPr>
              <w:t xml:space="preserve">plastic </w:t>
            </w:r>
          </w:p>
          <w:p w14:paraId="4E09D7A6" w14:textId="3D1BDA62" w:rsidR="00A871C5" w:rsidRDefault="00A871C5" w:rsidP="00C33BEF">
            <w:pPr>
              <w:spacing w:after="0" w:line="240" w:lineRule="auto"/>
              <w:rPr>
                <w:rFonts w:ascii="Arial" w:eastAsia="Times New Roman" w:hAnsi="Arial" w:cs="Arial"/>
                <w:sz w:val="20"/>
                <w:szCs w:val="20"/>
                <w:lang w:eastAsia="en-GB"/>
              </w:rPr>
            </w:pPr>
            <w:r w:rsidRPr="006C1437">
              <w:rPr>
                <w:rFonts w:ascii="Arial" w:eastAsia="Times New Roman" w:hAnsi="Arial" w:cs="Arial"/>
                <w:sz w:val="20"/>
                <w:szCs w:val="20"/>
                <w:lang w:eastAsia="en-GB"/>
              </w:rPr>
              <w:t>(</w:t>
            </w:r>
            <w:proofErr w:type="spellStart"/>
            <w:r w:rsidRPr="006C1437">
              <w:rPr>
                <w:rFonts w:ascii="Arial" w:eastAsia="Times New Roman" w:hAnsi="Arial" w:cs="Arial"/>
                <w:sz w:val="20"/>
                <w:szCs w:val="20"/>
                <w:lang w:eastAsia="en-GB"/>
              </w:rPr>
              <w:t>Non fossil</w:t>
            </w:r>
            <w:proofErr w:type="spellEnd"/>
            <w:r w:rsidR="00C02D9D">
              <w:rPr>
                <w:rFonts w:ascii="Arial" w:eastAsia="Times New Roman" w:hAnsi="Arial" w:cs="Arial"/>
                <w:sz w:val="20"/>
                <w:szCs w:val="20"/>
                <w:lang w:eastAsia="en-GB"/>
              </w:rPr>
              <w:t>-</w:t>
            </w:r>
            <w:r w:rsidRPr="006C1437">
              <w:rPr>
                <w:rFonts w:ascii="Arial" w:eastAsia="Times New Roman" w:hAnsi="Arial" w:cs="Arial"/>
                <w:sz w:val="20"/>
                <w:szCs w:val="20"/>
                <w:lang w:eastAsia="en-GB"/>
              </w:rPr>
              <w:t>fuel derived plastic)</w:t>
            </w:r>
          </w:p>
          <w:p w14:paraId="260B9EDA" w14:textId="3CAB6E0C" w:rsidR="002F529C" w:rsidRPr="00214940" w:rsidRDefault="002F529C" w:rsidP="00C33BEF">
            <w:pPr>
              <w:spacing w:after="0" w:line="240" w:lineRule="auto"/>
              <w:rPr>
                <w:rFonts w:ascii="Arial" w:eastAsia="Times New Roman" w:hAnsi="Arial" w:cs="Arial"/>
                <w:color w:val="000000"/>
                <w:sz w:val="20"/>
                <w:szCs w:val="20"/>
                <w:lang w:eastAsia="en-GB"/>
              </w:rPr>
            </w:pPr>
          </w:p>
        </w:tc>
        <w:tc>
          <w:tcPr>
            <w:tcW w:w="5512" w:type="dxa"/>
            <w:gridSpan w:val="2"/>
            <w:tcBorders>
              <w:top w:val="nil"/>
              <w:left w:val="nil"/>
              <w:bottom w:val="single" w:sz="4" w:space="0" w:color="auto"/>
              <w:right w:val="single" w:sz="4" w:space="0" w:color="auto"/>
            </w:tcBorders>
            <w:shd w:val="clear" w:color="auto" w:fill="FFFFFF" w:themeFill="background1"/>
          </w:tcPr>
          <w:p w14:paraId="26D9C619" w14:textId="7095A7E2" w:rsidR="00A871C5" w:rsidRPr="00214940" w:rsidRDefault="00A871C5" w:rsidP="008B7C9B">
            <w:pPr>
              <w:spacing w:after="0" w:line="240" w:lineRule="auto"/>
              <w:rPr>
                <w:rFonts w:ascii="Arial" w:hAnsi="Arial" w:cs="Arial"/>
                <w:color w:val="000000"/>
                <w:sz w:val="20"/>
                <w:szCs w:val="20"/>
                <w:lang w:eastAsia="en-GB"/>
              </w:rPr>
            </w:pPr>
            <w:r w:rsidRPr="008B7C9B">
              <w:rPr>
                <w:rFonts w:ascii="Arial" w:eastAsia="Times New Roman" w:hAnsi="Arial" w:cs="Arial"/>
                <w:sz w:val="20"/>
                <w:szCs w:val="20"/>
                <w:lang w:eastAsia="en-GB"/>
              </w:rPr>
              <w:t>Plastic</w:t>
            </w:r>
            <w:r w:rsidR="008B7C9B">
              <w:rPr>
                <w:rFonts w:ascii="Arial" w:eastAsia="Times New Roman" w:hAnsi="Arial" w:cs="Arial"/>
                <w:sz w:val="20"/>
                <w:szCs w:val="20"/>
                <w:lang w:eastAsia="en-GB"/>
              </w:rPr>
              <w:t xml:space="preserve"> - </w:t>
            </w:r>
            <w:r w:rsidRPr="006C1437">
              <w:rPr>
                <w:rFonts w:ascii="Arial" w:hAnsi="Arial" w:cs="Arial"/>
                <w:sz w:val="20"/>
                <w:szCs w:val="20"/>
                <w:lang w:eastAsia="en-GB"/>
              </w:rPr>
              <w:t>Non fossil</w:t>
            </w:r>
            <w:r w:rsidR="00C02D9D">
              <w:rPr>
                <w:rFonts w:ascii="Arial" w:hAnsi="Arial" w:cs="Arial"/>
                <w:sz w:val="20"/>
                <w:szCs w:val="20"/>
                <w:lang w:eastAsia="en-GB"/>
              </w:rPr>
              <w:t>-</w:t>
            </w:r>
            <w:r w:rsidRPr="006C1437">
              <w:rPr>
                <w:rFonts w:ascii="Arial" w:hAnsi="Arial" w:cs="Arial"/>
                <w:sz w:val="20"/>
                <w:szCs w:val="20"/>
                <w:lang w:eastAsia="en-GB"/>
              </w:rPr>
              <w:t xml:space="preserve">fuel derived plastic should be classified as plastic for the purposes of the Packaging Regulations. </w:t>
            </w:r>
          </w:p>
        </w:tc>
      </w:tr>
      <w:tr w:rsidR="002C7749" w:rsidRPr="000A11B7" w14:paraId="69667C6F"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6972C450"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Chipboard</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72E229B2"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r>
      <w:tr w:rsidR="002C7749" w:rsidRPr="000A11B7" w14:paraId="682254D5" w14:textId="77777777" w:rsidTr="00F00077">
        <w:trPr>
          <w:gridAfter w:val="2"/>
          <w:wAfter w:w="246" w:type="dxa"/>
          <w:trHeight w:val="1048"/>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1BC0A863" w14:textId="2B9254A0"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Composite packaging materials - multi</w:t>
            </w:r>
            <w:r w:rsidRPr="003747EB">
              <w:rPr>
                <w:rFonts w:ascii="Arial" w:eastAsia="Times New Roman" w:hAnsi="Arial" w:cs="Arial"/>
                <w:color w:val="000000"/>
                <w:sz w:val="20"/>
                <w:szCs w:val="20"/>
                <w:lang w:eastAsia="en-GB"/>
              </w:rPr>
              <w:t xml:space="preserve">-layered </w:t>
            </w:r>
            <w:r w:rsidRPr="00207CCB">
              <w:rPr>
                <w:rFonts w:ascii="Arial" w:eastAsia="Times New Roman" w:hAnsi="Arial" w:cs="Arial"/>
                <w:color w:val="000000"/>
                <w:sz w:val="20"/>
                <w:szCs w:val="20"/>
                <w:lang w:eastAsia="en-GB"/>
              </w:rPr>
              <w:t xml:space="preserve">sheets or </w:t>
            </w:r>
            <w:r w:rsidRPr="000948FC">
              <w:rPr>
                <w:rFonts w:ascii="Arial" w:eastAsia="Times New Roman" w:hAnsi="Arial" w:cs="Arial"/>
                <w:color w:val="000000"/>
                <w:sz w:val="20"/>
                <w:szCs w:val="20"/>
                <w:lang w:eastAsia="en-GB"/>
              </w:rPr>
              <w:t>laminates</w:t>
            </w:r>
            <w:r w:rsidRPr="00207CCB">
              <w:rPr>
                <w:rFonts w:ascii="Arial" w:eastAsia="Times New Roman" w:hAnsi="Arial" w:cs="Arial"/>
                <w:color w:val="000000"/>
                <w:sz w:val="20"/>
                <w:szCs w:val="20"/>
                <w:lang w:eastAsia="en-GB"/>
              </w:rPr>
              <w:t xml:space="preserve"> of dissimilar materials which are bonded together and cannot be separated by hand</w:t>
            </w:r>
            <w:r>
              <w:rPr>
                <w:rFonts w:ascii="Arial" w:eastAsia="Times New Roman" w:hAnsi="Arial" w:cs="Arial"/>
                <w:color w:val="000000"/>
                <w:sz w:val="20"/>
                <w:szCs w:val="20"/>
                <w:lang w:eastAsia="en-GB"/>
              </w:rPr>
              <w:t>.</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49088D52"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Record the whole weight of the item in the predominant material by weight (unless it includes fibre in which case it should be reported under the ‘fibre-based composite’ category)</w:t>
            </w:r>
          </w:p>
        </w:tc>
      </w:tr>
      <w:tr w:rsidR="002C7749" w:rsidRPr="000A11B7" w14:paraId="44E93DA8"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081D6B9D"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Cork</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6BB61FA7"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r>
      <w:tr w:rsidR="002C7749" w:rsidRPr="000A11B7" w14:paraId="2DA7D3E8"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42EF36C4"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Cotton</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6E14C3C8"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r>
      <w:tr w:rsidR="002C7749" w:rsidRPr="000A11B7" w14:paraId="178B7FBD"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1A7935B0"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Flax based products</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370D6293"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r>
      <w:tr w:rsidR="002C7749" w:rsidRPr="000A11B7" w14:paraId="062BDFFB" w14:textId="77777777" w:rsidTr="00F00077">
        <w:trPr>
          <w:gridAfter w:val="2"/>
          <w:wAfter w:w="246" w:type="dxa"/>
          <w:trHeight w:val="245"/>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5DB0436F"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Glue</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4E17E7FE" w14:textId="5ED3C753" w:rsidR="00A871C5" w:rsidRPr="00E80927" w:rsidRDefault="00A871C5" w:rsidP="00C33BEF">
            <w:pPr>
              <w:spacing w:after="0" w:line="240" w:lineRule="auto"/>
              <w:rPr>
                <w:rFonts w:ascii="Arial" w:eastAsia="Times New Roman" w:hAnsi="Arial" w:cs="Arial"/>
                <w:strike/>
                <w:color w:val="000000"/>
                <w:sz w:val="20"/>
                <w:szCs w:val="20"/>
                <w:lang w:eastAsia="en-GB"/>
              </w:rPr>
            </w:pPr>
            <w:r>
              <w:rPr>
                <w:rFonts w:ascii="Arial" w:hAnsi="Arial" w:cs="Arial"/>
                <w:color w:val="000000"/>
                <w:sz w:val="20"/>
                <w:szCs w:val="20"/>
              </w:rPr>
              <w:t>Other</w:t>
            </w:r>
          </w:p>
        </w:tc>
      </w:tr>
      <w:tr w:rsidR="002C7749" w:rsidRPr="000A11B7" w14:paraId="14A77A92"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5C3C5874"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Hardboard</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121A43CB" w14:textId="004663C9"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r>
      <w:tr w:rsidR="002C7749" w:rsidRPr="000A11B7" w14:paraId="6E143E8C" w14:textId="77777777" w:rsidTr="00F00077">
        <w:trPr>
          <w:gridAfter w:val="2"/>
          <w:wAfter w:w="246" w:type="dxa"/>
          <w:trHeight w:val="247"/>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7815F2E0"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Ink</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7D137248" w14:textId="4B1E6866" w:rsidR="00A871C5" w:rsidRPr="00207CCB" w:rsidRDefault="00A871C5" w:rsidP="00C33BEF">
            <w:pPr>
              <w:spacing w:after="0" w:line="240" w:lineRule="auto"/>
              <w:rPr>
                <w:rFonts w:ascii="Arial" w:eastAsia="Times New Roman" w:hAnsi="Arial" w:cs="Arial"/>
                <w:color w:val="000000"/>
                <w:sz w:val="20"/>
                <w:szCs w:val="20"/>
                <w:lang w:eastAsia="en-GB"/>
              </w:rPr>
            </w:pPr>
            <w:r>
              <w:rPr>
                <w:rFonts w:ascii="Arial" w:hAnsi="Arial" w:cs="Arial"/>
                <w:color w:val="000000"/>
                <w:sz w:val="20"/>
                <w:szCs w:val="20"/>
              </w:rPr>
              <w:t>Other</w:t>
            </w:r>
          </w:p>
        </w:tc>
      </w:tr>
      <w:tr w:rsidR="002C7749" w:rsidRPr="000A11B7" w14:paraId="6C2206BB"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19B06D95" w14:textId="2D533C1F"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MDF (medium density fibreboard</w:t>
            </w:r>
            <w:r>
              <w:rPr>
                <w:rFonts w:ascii="Arial" w:eastAsia="Times New Roman" w:hAnsi="Arial" w:cs="Arial"/>
                <w:color w:val="000000"/>
                <w:sz w:val="20"/>
                <w:szCs w:val="20"/>
                <w:lang w:eastAsia="en-GB"/>
              </w:rPr>
              <w:t>)</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2068B630"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r>
      <w:tr w:rsidR="002C7749" w:rsidRPr="000A11B7" w14:paraId="0C32F476" w14:textId="77777777" w:rsidTr="00F00077">
        <w:trPr>
          <w:gridAfter w:val="2"/>
          <w:wAfter w:w="246"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70693615"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Nitrile</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0F4CB11A"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r>
      <w:tr w:rsidR="002C7749" w:rsidRPr="000A11B7" w14:paraId="00F0DA43" w14:textId="77777777" w:rsidTr="00F00077">
        <w:trPr>
          <w:gridAfter w:val="2"/>
          <w:wAfter w:w="246" w:type="dxa"/>
          <w:trHeight w:val="28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C72DF4" w14:textId="76713C5A" w:rsidR="00A871C5" w:rsidRPr="00CA6756" w:rsidRDefault="00A871C5" w:rsidP="00C33BEF">
            <w:pPr>
              <w:spacing w:after="0" w:line="240" w:lineRule="auto"/>
              <w:rPr>
                <w:rFonts w:ascii="Arial" w:eastAsia="Times New Roman" w:hAnsi="Arial" w:cs="Arial"/>
                <w:color w:val="000000"/>
                <w:sz w:val="20"/>
                <w:szCs w:val="20"/>
                <w:lang w:eastAsia="en-GB"/>
              </w:rPr>
            </w:pPr>
            <w:r w:rsidRPr="00CA6756">
              <w:rPr>
                <w:rFonts w:ascii="Arial" w:eastAsia="Times New Roman" w:hAnsi="Arial" w:cs="Arial"/>
                <w:color w:val="000000"/>
                <w:sz w:val="20"/>
                <w:szCs w:val="20"/>
                <w:lang w:eastAsia="en-GB"/>
              </w:rPr>
              <w:t xml:space="preserve">Oxy-degradable plastics </w:t>
            </w:r>
            <w:r w:rsidRPr="00013C4D">
              <w:rPr>
                <w:rFonts w:ascii="Arial" w:eastAsia="Times New Roman" w:hAnsi="Arial" w:cs="Arial"/>
                <w:color w:val="000000"/>
                <w:sz w:val="20"/>
                <w:szCs w:val="20"/>
                <w:lang w:eastAsia="en-GB"/>
              </w:rPr>
              <w:t>– made of petrochemicals</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193AD457" w14:textId="77777777" w:rsidR="00A871C5" w:rsidRPr="00560991" w:rsidRDefault="00A871C5" w:rsidP="00C33BEF">
            <w:pPr>
              <w:spacing w:after="0" w:line="240" w:lineRule="auto"/>
              <w:rPr>
                <w:rFonts w:ascii="Arial" w:eastAsia="Times New Roman" w:hAnsi="Arial" w:cs="Arial"/>
                <w:color w:val="000000"/>
                <w:sz w:val="20"/>
                <w:szCs w:val="20"/>
                <w:lang w:eastAsia="en-GB"/>
              </w:rPr>
            </w:pPr>
            <w:r w:rsidRPr="00560991">
              <w:rPr>
                <w:rFonts w:ascii="Arial" w:eastAsia="Times New Roman" w:hAnsi="Arial" w:cs="Arial"/>
                <w:color w:val="000000"/>
                <w:sz w:val="20"/>
                <w:szCs w:val="20"/>
                <w:lang w:eastAsia="en-GB"/>
              </w:rPr>
              <w:t>Plastic</w:t>
            </w:r>
          </w:p>
        </w:tc>
      </w:tr>
      <w:tr w:rsidR="002C7749" w:rsidRPr="000A11B7" w14:paraId="6631B8A4" w14:textId="77777777" w:rsidTr="00F00077">
        <w:trPr>
          <w:gridAfter w:val="2"/>
          <w:wAfter w:w="246" w:type="dxa"/>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F1E8D9"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Particle board, OSB</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057EA2A1"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r>
      <w:tr w:rsidR="002C7749" w:rsidRPr="000A11B7" w14:paraId="319FAE41" w14:textId="77777777" w:rsidTr="00F00077">
        <w:trPr>
          <w:gridAfter w:val="2"/>
          <w:wAfter w:w="246" w:type="dxa"/>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854BFA"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Plywood</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40C07044"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r>
      <w:tr w:rsidR="007C6F42" w:rsidRPr="000A11B7" w14:paraId="3FB61710" w14:textId="77777777" w:rsidTr="00F00077">
        <w:trPr>
          <w:gridAfter w:val="2"/>
          <w:wAfter w:w="246" w:type="dxa"/>
          <w:trHeight w:val="450"/>
        </w:trPr>
        <w:tc>
          <w:tcPr>
            <w:tcW w:w="410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55ECCD60" w14:textId="2F10A79F" w:rsidR="00A871C5" w:rsidRPr="007C6E2F" w:rsidRDefault="00A871C5" w:rsidP="00C33BEF">
            <w:pPr>
              <w:spacing w:after="0" w:line="240" w:lineRule="auto"/>
              <w:rPr>
                <w:rFonts w:ascii="Arial" w:eastAsia="Times New Roman" w:hAnsi="Arial" w:cs="Arial"/>
                <w:color w:val="000000"/>
                <w:sz w:val="20"/>
                <w:szCs w:val="20"/>
                <w:lang w:eastAsia="en-GB"/>
              </w:rPr>
            </w:pPr>
            <w:r w:rsidRPr="007C6E2F">
              <w:rPr>
                <w:rFonts w:ascii="Arial" w:eastAsia="Times New Roman" w:hAnsi="Arial" w:cs="Arial"/>
                <w:color w:val="000000"/>
                <w:sz w:val="20"/>
                <w:szCs w:val="20"/>
                <w:lang w:eastAsia="en-GB"/>
              </w:rPr>
              <w:t xml:space="preserve">Plastics chemically similar to normal petrochemical derived plastic </w:t>
            </w:r>
          </w:p>
        </w:tc>
        <w:tc>
          <w:tcPr>
            <w:tcW w:w="5522" w:type="dxa"/>
            <w:gridSpan w:val="3"/>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88FCCF0" w14:textId="336BB63E" w:rsidR="00A871C5" w:rsidRPr="007C6E2F" w:rsidRDefault="00F00077" w:rsidP="00C33BEF">
            <w:pPr>
              <w:spacing w:after="0" w:line="240" w:lineRule="auto"/>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Plastic</w:t>
            </w:r>
          </w:p>
        </w:tc>
      </w:tr>
      <w:tr w:rsidR="008C1777" w:rsidRPr="000A11B7" w14:paraId="2910986C" w14:textId="77777777" w:rsidTr="00426506">
        <w:trPr>
          <w:trHeight w:val="60"/>
        </w:trPr>
        <w:tc>
          <w:tcPr>
            <w:tcW w:w="4107" w:type="dxa"/>
            <w:vMerge/>
            <w:tcBorders>
              <w:top w:val="single" w:sz="4" w:space="0" w:color="auto"/>
              <w:left w:val="single" w:sz="4" w:space="0" w:color="auto"/>
              <w:bottom w:val="single" w:sz="4" w:space="0" w:color="auto"/>
              <w:right w:val="single" w:sz="4" w:space="0" w:color="auto"/>
            </w:tcBorders>
            <w:hideMark/>
          </w:tcPr>
          <w:p w14:paraId="479F8EAA" w14:textId="77777777" w:rsidR="00A871C5" w:rsidRPr="00207CCB" w:rsidRDefault="00A871C5" w:rsidP="00C33BEF">
            <w:pPr>
              <w:spacing w:after="0" w:line="240" w:lineRule="auto"/>
              <w:rPr>
                <w:rFonts w:ascii="Arial" w:eastAsia="Times New Roman" w:hAnsi="Arial" w:cs="Arial"/>
                <w:color w:val="000000"/>
                <w:sz w:val="20"/>
                <w:szCs w:val="20"/>
                <w:lang w:eastAsia="en-GB"/>
              </w:rPr>
            </w:pPr>
          </w:p>
        </w:tc>
        <w:tc>
          <w:tcPr>
            <w:tcW w:w="5522" w:type="dxa"/>
            <w:gridSpan w:val="3"/>
            <w:vMerge/>
            <w:tcBorders>
              <w:top w:val="single" w:sz="4" w:space="0" w:color="auto"/>
              <w:left w:val="single" w:sz="4" w:space="0" w:color="auto"/>
              <w:bottom w:val="single" w:sz="4" w:space="0" w:color="auto"/>
              <w:right w:val="single" w:sz="4" w:space="0" w:color="auto"/>
            </w:tcBorders>
          </w:tcPr>
          <w:p w14:paraId="4F30DF08" w14:textId="77777777" w:rsidR="00A871C5" w:rsidRPr="00207CCB" w:rsidRDefault="00A871C5" w:rsidP="00C33BEF">
            <w:pPr>
              <w:spacing w:after="0" w:line="240" w:lineRule="auto"/>
              <w:rPr>
                <w:rFonts w:ascii="Arial" w:eastAsia="Times New Roman" w:hAnsi="Arial" w:cs="Arial"/>
                <w:color w:val="000000"/>
                <w:sz w:val="20"/>
                <w:szCs w:val="20"/>
                <w:lang w:eastAsia="en-GB"/>
              </w:rPr>
            </w:pPr>
          </w:p>
        </w:tc>
        <w:tc>
          <w:tcPr>
            <w:tcW w:w="246" w:type="dxa"/>
            <w:gridSpan w:val="2"/>
            <w:tcBorders>
              <w:top w:val="nil"/>
              <w:left w:val="single" w:sz="4" w:space="0" w:color="auto"/>
              <w:bottom w:val="nil"/>
              <w:right w:val="nil"/>
            </w:tcBorders>
            <w:noWrap/>
            <w:vAlign w:val="bottom"/>
          </w:tcPr>
          <w:p w14:paraId="20E9167E" w14:textId="77777777" w:rsidR="00A871C5" w:rsidRPr="000A11B7" w:rsidRDefault="00A871C5" w:rsidP="00C33BEF">
            <w:pPr>
              <w:spacing w:after="0" w:line="240" w:lineRule="auto"/>
              <w:rPr>
                <w:rFonts w:ascii="Arial" w:eastAsia="Times New Roman" w:hAnsi="Arial" w:cs="Arial"/>
                <w:color w:val="000000"/>
                <w:lang w:eastAsia="en-GB"/>
              </w:rPr>
            </w:pPr>
          </w:p>
        </w:tc>
      </w:tr>
      <w:tr w:rsidR="002C7749" w:rsidRPr="000A11B7" w14:paraId="237B1227" w14:textId="77777777" w:rsidTr="00F00077">
        <w:trPr>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B426FF"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Rubber</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2648F495"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c>
          <w:tcPr>
            <w:tcW w:w="246" w:type="dxa"/>
            <w:gridSpan w:val="2"/>
            <w:vAlign w:val="center"/>
            <w:hideMark/>
          </w:tcPr>
          <w:p w14:paraId="57DBB9FD"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r w:rsidR="002C7749" w:rsidRPr="000A11B7" w14:paraId="50CBD589" w14:textId="77777777" w:rsidTr="00F00077">
        <w:trPr>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742395"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Sawn timber</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5985D48F"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Wood</w:t>
            </w:r>
          </w:p>
        </w:tc>
        <w:tc>
          <w:tcPr>
            <w:tcW w:w="246" w:type="dxa"/>
            <w:gridSpan w:val="2"/>
            <w:vAlign w:val="center"/>
            <w:hideMark/>
          </w:tcPr>
          <w:p w14:paraId="7E384C16"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r w:rsidR="002C7749" w:rsidRPr="000A11B7" w14:paraId="04A0230C" w14:textId="77777777" w:rsidTr="00F00077">
        <w:trPr>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CBD830"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Silicone</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45318719"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c>
          <w:tcPr>
            <w:tcW w:w="246" w:type="dxa"/>
            <w:gridSpan w:val="2"/>
            <w:vAlign w:val="center"/>
            <w:hideMark/>
          </w:tcPr>
          <w:p w14:paraId="1818A5DF"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r w:rsidR="002C7749" w:rsidRPr="000A11B7" w14:paraId="7557D20E" w14:textId="77777777" w:rsidTr="00F00077">
        <w:trPr>
          <w:gridAfter w:val="1"/>
          <w:wAfter w:w="10" w:type="dxa"/>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0E6D3E55" w14:textId="2E94A558" w:rsidR="00AB10C8"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Sugarcane based</w:t>
            </w:r>
            <w:r>
              <w:rPr>
                <w:rFonts w:ascii="Arial" w:eastAsia="Times New Roman" w:hAnsi="Arial" w:cs="Arial"/>
                <w:color w:val="000000"/>
                <w:sz w:val="20"/>
                <w:szCs w:val="20"/>
                <w:lang w:eastAsia="en-GB"/>
              </w:rPr>
              <w:t xml:space="preserve"> paper</w:t>
            </w:r>
            <w:r w:rsidRPr="00207CCB">
              <w:rPr>
                <w:rFonts w:ascii="Arial" w:eastAsia="Times New Roman" w:hAnsi="Arial" w:cs="Arial"/>
                <w:color w:val="000000"/>
                <w:sz w:val="20"/>
                <w:szCs w:val="20"/>
                <w:lang w:eastAsia="en-GB"/>
              </w:rPr>
              <w:t xml:space="preserve"> products</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0FFCF47C" w14:textId="3C0AAE0B" w:rsidR="00A871C5" w:rsidRPr="00013C4D" w:rsidRDefault="00A871C5" w:rsidP="00C33BEF">
            <w:pPr>
              <w:spacing w:after="0" w:line="240" w:lineRule="auto"/>
              <w:rPr>
                <w:rFonts w:ascii="Arial" w:eastAsia="Times New Roman" w:hAnsi="Arial" w:cs="Arial"/>
                <w:color w:val="000000"/>
                <w:sz w:val="20"/>
                <w:szCs w:val="20"/>
                <w:lang w:eastAsia="en-GB"/>
              </w:rPr>
            </w:pPr>
            <w:r w:rsidRPr="00013C4D">
              <w:rPr>
                <w:rFonts w:ascii="Arial" w:eastAsia="Times New Roman" w:hAnsi="Arial" w:cs="Arial"/>
                <w:color w:val="000000"/>
                <w:sz w:val="20"/>
                <w:szCs w:val="20"/>
                <w:lang w:eastAsia="en-GB"/>
              </w:rPr>
              <w:t>Paper/board</w:t>
            </w:r>
          </w:p>
        </w:tc>
        <w:tc>
          <w:tcPr>
            <w:tcW w:w="236" w:type="dxa"/>
            <w:vAlign w:val="center"/>
            <w:hideMark/>
          </w:tcPr>
          <w:p w14:paraId="763BF5F6"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r w:rsidR="002C7749" w:rsidRPr="000A11B7" w14:paraId="2E37AD2A" w14:textId="77777777" w:rsidTr="00F00077">
        <w:trPr>
          <w:trHeight w:val="300"/>
        </w:trPr>
        <w:tc>
          <w:tcPr>
            <w:tcW w:w="4107" w:type="dxa"/>
            <w:tcBorders>
              <w:top w:val="nil"/>
              <w:left w:val="single" w:sz="4" w:space="0" w:color="auto"/>
              <w:bottom w:val="single" w:sz="4" w:space="0" w:color="auto"/>
              <w:right w:val="single" w:sz="4" w:space="0" w:color="auto"/>
            </w:tcBorders>
            <w:shd w:val="clear" w:color="auto" w:fill="FFFFFF" w:themeFill="background1"/>
            <w:hideMark/>
          </w:tcPr>
          <w:p w14:paraId="45224E4F"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Vermiculite</w:t>
            </w:r>
          </w:p>
        </w:tc>
        <w:tc>
          <w:tcPr>
            <w:tcW w:w="5522" w:type="dxa"/>
            <w:gridSpan w:val="3"/>
            <w:tcBorders>
              <w:top w:val="nil"/>
              <w:left w:val="nil"/>
              <w:bottom w:val="single" w:sz="4" w:space="0" w:color="auto"/>
              <w:right w:val="single" w:sz="4" w:space="0" w:color="auto"/>
            </w:tcBorders>
            <w:shd w:val="clear" w:color="auto" w:fill="FFFFFF" w:themeFill="background1"/>
            <w:hideMark/>
          </w:tcPr>
          <w:p w14:paraId="502303D7"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c>
          <w:tcPr>
            <w:tcW w:w="246" w:type="dxa"/>
            <w:gridSpan w:val="2"/>
            <w:vAlign w:val="center"/>
            <w:hideMark/>
          </w:tcPr>
          <w:p w14:paraId="6A573275"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r w:rsidR="002C7749" w:rsidRPr="000A11B7" w14:paraId="0355C62A" w14:textId="77777777" w:rsidTr="00F00077">
        <w:trPr>
          <w:trHeight w:val="300"/>
        </w:trPr>
        <w:tc>
          <w:tcPr>
            <w:tcW w:w="41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FAE4FF"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Wax (EXCEPT for cheese production)</w:t>
            </w:r>
          </w:p>
        </w:tc>
        <w:tc>
          <w:tcPr>
            <w:tcW w:w="5522" w:type="dxa"/>
            <w:gridSpan w:val="3"/>
            <w:tcBorders>
              <w:top w:val="single" w:sz="4" w:space="0" w:color="auto"/>
              <w:left w:val="nil"/>
              <w:bottom w:val="single" w:sz="4" w:space="0" w:color="auto"/>
              <w:right w:val="single" w:sz="4" w:space="0" w:color="auto"/>
            </w:tcBorders>
            <w:shd w:val="clear" w:color="auto" w:fill="FFFFFF" w:themeFill="background1"/>
            <w:hideMark/>
          </w:tcPr>
          <w:p w14:paraId="3C2FE214" w14:textId="77777777" w:rsidR="00A871C5" w:rsidRPr="00207CCB" w:rsidRDefault="00A871C5" w:rsidP="00C33BEF">
            <w:pPr>
              <w:spacing w:after="0" w:line="240" w:lineRule="auto"/>
              <w:rPr>
                <w:rFonts w:ascii="Arial" w:eastAsia="Times New Roman" w:hAnsi="Arial" w:cs="Arial"/>
                <w:color w:val="000000"/>
                <w:sz w:val="20"/>
                <w:szCs w:val="20"/>
                <w:lang w:eastAsia="en-GB"/>
              </w:rPr>
            </w:pPr>
            <w:r w:rsidRPr="00207CCB">
              <w:rPr>
                <w:rFonts w:ascii="Arial" w:eastAsia="Times New Roman" w:hAnsi="Arial" w:cs="Arial"/>
                <w:color w:val="000000"/>
                <w:sz w:val="20"/>
                <w:szCs w:val="20"/>
                <w:lang w:eastAsia="en-GB"/>
              </w:rPr>
              <w:t>Other</w:t>
            </w:r>
          </w:p>
        </w:tc>
        <w:tc>
          <w:tcPr>
            <w:tcW w:w="246" w:type="dxa"/>
            <w:gridSpan w:val="2"/>
            <w:vAlign w:val="center"/>
            <w:hideMark/>
          </w:tcPr>
          <w:p w14:paraId="1400F222" w14:textId="77777777" w:rsidR="00A871C5" w:rsidRPr="000A11B7" w:rsidRDefault="00A871C5" w:rsidP="00C33BEF">
            <w:pPr>
              <w:spacing w:after="0" w:line="240" w:lineRule="auto"/>
              <w:rPr>
                <w:rFonts w:ascii="Times New Roman" w:eastAsia="Times New Roman" w:hAnsi="Times New Roman" w:cs="Times New Roman"/>
                <w:sz w:val="20"/>
                <w:szCs w:val="20"/>
                <w:lang w:eastAsia="en-GB"/>
              </w:rPr>
            </w:pPr>
          </w:p>
        </w:tc>
      </w:tr>
    </w:tbl>
    <w:p w14:paraId="0C3DEBFD" w14:textId="77777777" w:rsidR="004E57A3" w:rsidRDefault="004E57A3"/>
    <w:p w14:paraId="3FC87328" w14:textId="3FE77685" w:rsidR="00B520F9" w:rsidRPr="00CA12B1" w:rsidRDefault="00951462">
      <w:pPr>
        <w:rPr>
          <w:rFonts w:ascii="Arial" w:eastAsiaTheme="majorEastAsia" w:hAnsi="Arial" w:cs="Arial"/>
          <w:b/>
          <w:color w:val="008631"/>
          <w:sz w:val="20"/>
          <w:szCs w:val="20"/>
        </w:rPr>
      </w:pPr>
      <w:hyperlink w:anchor="CONTENTS" w:history="1">
        <w:r w:rsidRPr="00CA12B1">
          <w:rPr>
            <w:rStyle w:val="Hyperlink"/>
            <w:rFonts w:ascii="Arial" w:eastAsiaTheme="majorEastAsia" w:hAnsi="Arial" w:cs="Arial"/>
            <w:b/>
            <w:sz w:val="20"/>
            <w:szCs w:val="20"/>
            <w:u w:val="none"/>
          </w:rPr>
          <w:t>RETURN TO CONTENTS PAGE</w:t>
        </w:r>
      </w:hyperlink>
      <w:r w:rsidR="00B520F9" w:rsidRPr="00CA12B1">
        <w:rPr>
          <w:rFonts w:ascii="Arial" w:eastAsiaTheme="majorEastAsia" w:hAnsi="Arial" w:cs="Arial"/>
          <w:b/>
          <w:color w:val="008631"/>
          <w:sz w:val="20"/>
          <w:szCs w:val="20"/>
        </w:rPr>
        <w:br w:type="page"/>
      </w:r>
    </w:p>
    <w:p w14:paraId="4A15BD4A" w14:textId="321649AB" w:rsidR="007B0ADF" w:rsidRDefault="007B0ADF" w:rsidP="007B0ADF">
      <w:pPr>
        <w:rPr>
          <w:rFonts w:ascii="Arial" w:eastAsiaTheme="majorEastAsia" w:hAnsi="Arial" w:cstheme="majorBidi"/>
          <w:b/>
          <w:color w:val="008631"/>
          <w:sz w:val="32"/>
          <w:szCs w:val="32"/>
        </w:rPr>
      </w:pPr>
      <w:bookmarkStart w:id="66" w:name="App7_StreetBinPackaging"/>
      <w:r>
        <w:rPr>
          <w:rFonts w:ascii="Arial" w:eastAsiaTheme="majorEastAsia" w:hAnsi="Arial" w:cstheme="majorBidi"/>
          <w:b/>
          <w:color w:val="008631"/>
          <w:sz w:val="32"/>
          <w:szCs w:val="32"/>
        </w:rPr>
        <w:t xml:space="preserve">Appendix </w:t>
      </w:r>
      <w:r w:rsidR="00F30C6E">
        <w:rPr>
          <w:rFonts w:ascii="Arial" w:eastAsiaTheme="majorEastAsia" w:hAnsi="Arial" w:cstheme="majorBidi"/>
          <w:b/>
          <w:color w:val="008631"/>
          <w:sz w:val="32"/>
          <w:szCs w:val="32"/>
        </w:rPr>
        <w:t>6</w:t>
      </w:r>
      <w:r>
        <w:rPr>
          <w:rFonts w:ascii="Arial" w:eastAsiaTheme="majorEastAsia" w:hAnsi="Arial" w:cstheme="majorBidi"/>
          <w:b/>
          <w:color w:val="008631"/>
          <w:sz w:val="32"/>
          <w:szCs w:val="32"/>
        </w:rPr>
        <w:t xml:space="preserve">: </w:t>
      </w:r>
      <w:r w:rsidR="00B829DB">
        <w:rPr>
          <w:rFonts w:ascii="Arial" w:eastAsiaTheme="majorEastAsia" w:hAnsi="Arial" w:cstheme="majorBidi"/>
          <w:b/>
          <w:color w:val="008631"/>
          <w:sz w:val="32"/>
          <w:szCs w:val="32"/>
        </w:rPr>
        <w:t xml:space="preserve">Commonly </w:t>
      </w:r>
      <w:r>
        <w:rPr>
          <w:rFonts w:ascii="Arial" w:eastAsiaTheme="majorEastAsia" w:hAnsi="Arial" w:cstheme="majorBidi"/>
          <w:b/>
          <w:color w:val="008631"/>
          <w:sz w:val="32"/>
          <w:szCs w:val="32"/>
        </w:rPr>
        <w:t>bin</w:t>
      </w:r>
      <w:r w:rsidR="003D123B">
        <w:rPr>
          <w:rFonts w:ascii="Arial" w:eastAsiaTheme="majorEastAsia" w:hAnsi="Arial" w:cstheme="majorBidi"/>
          <w:b/>
          <w:color w:val="008631"/>
          <w:sz w:val="32"/>
          <w:szCs w:val="32"/>
        </w:rPr>
        <w:t>ned</w:t>
      </w:r>
      <w:r>
        <w:rPr>
          <w:rFonts w:ascii="Arial" w:eastAsiaTheme="majorEastAsia" w:hAnsi="Arial" w:cstheme="majorBidi"/>
          <w:b/>
          <w:color w:val="008631"/>
          <w:sz w:val="32"/>
          <w:szCs w:val="32"/>
        </w:rPr>
        <w:t xml:space="preserve"> packaging</w:t>
      </w:r>
    </w:p>
    <w:bookmarkEnd w:id="66"/>
    <w:p w14:paraId="471D663B" w14:textId="63E33A79" w:rsidR="00DA6EAF" w:rsidRPr="0024475C" w:rsidRDefault="00AF0EE7" w:rsidP="00DD3514">
      <w:pPr>
        <w:rPr>
          <w:rFonts w:ascii="Arial" w:hAnsi="Arial" w:cs="Arial"/>
          <w:color w:val="0070C0"/>
        </w:rPr>
      </w:pPr>
      <w:r w:rsidRPr="004D3F6D">
        <w:rPr>
          <w:rFonts w:ascii="Arial" w:hAnsi="Arial" w:cs="Arial"/>
          <w:color w:val="000000" w:themeColor="text1"/>
        </w:rPr>
        <w:t xml:space="preserve">The </w:t>
      </w:r>
      <w:r w:rsidR="00AD19A8" w:rsidRPr="004D3F6D">
        <w:rPr>
          <w:rFonts w:ascii="Arial" w:hAnsi="Arial" w:cs="Arial"/>
          <w:color w:val="000000" w:themeColor="text1"/>
        </w:rPr>
        <w:t xml:space="preserve">full </w:t>
      </w:r>
      <w:r w:rsidRPr="004D3F6D">
        <w:rPr>
          <w:rFonts w:ascii="Arial" w:hAnsi="Arial" w:cs="Arial"/>
          <w:color w:val="000000" w:themeColor="text1"/>
        </w:rPr>
        <w:t xml:space="preserve">list of commonly binned packaging is at </w:t>
      </w:r>
      <w:hyperlink r:id="rId58" w:anchor="packaging-that-commonly-ends-up-in-public-bins" w:history="1">
        <w:r w:rsidR="00F45981" w:rsidRPr="0024475C">
          <w:rPr>
            <w:rStyle w:val="Hyperlink"/>
            <w:rFonts w:ascii="Arial" w:hAnsi="Arial" w:cs="Arial"/>
          </w:rPr>
          <w:t>Packaging data: what to collect for extended producer responsibility - GOV.UK</w:t>
        </w:r>
      </w:hyperlink>
      <w:r w:rsidR="00E40A29" w:rsidRPr="0024475C">
        <w:rPr>
          <w:rFonts w:ascii="Arial" w:hAnsi="Arial" w:cs="Arial"/>
          <w:color w:val="0070C0"/>
        </w:rPr>
        <w:t xml:space="preserve">. </w:t>
      </w:r>
      <w:r w:rsidR="00D653B2" w:rsidRPr="004D3F6D">
        <w:rPr>
          <w:rFonts w:ascii="Arial" w:hAnsi="Arial" w:cs="Arial"/>
          <w:color w:val="000000" w:themeColor="text1"/>
        </w:rPr>
        <w:t xml:space="preserve">The Scheme </w:t>
      </w:r>
      <w:r w:rsidR="00160E82" w:rsidRPr="004D3F6D">
        <w:rPr>
          <w:rFonts w:ascii="Arial" w:hAnsi="Arial" w:cs="Arial"/>
          <w:color w:val="000000" w:themeColor="text1"/>
        </w:rPr>
        <w:t>Administrator</w:t>
      </w:r>
      <w:r w:rsidR="00D653B2" w:rsidRPr="004D3F6D">
        <w:rPr>
          <w:rFonts w:ascii="Arial" w:hAnsi="Arial" w:cs="Arial"/>
          <w:color w:val="000000" w:themeColor="text1"/>
        </w:rPr>
        <w:t xml:space="preserve"> (</w:t>
      </w:r>
      <w:r w:rsidR="00977AC0">
        <w:rPr>
          <w:rFonts w:ascii="Arial" w:hAnsi="Arial" w:cs="Arial"/>
          <w:color w:val="000000" w:themeColor="text1"/>
        </w:rPr>
        <w:t>PackUK</w:t>
      </w:r>
      <w:r w:rsidR="00D653B2" w:rsidRPr="004D3F6D">
        <w:rPr>
          <w:rFonts w:ascii="Arial" w:hAnsi="Arial" w:cs="Arial"/>
          <w:color w:val="000000" w:themeColor="text1"/>
        </w:rPr>
        <w:t xml:space="preserve">) </w:t>
      </w:r>
      <w:r w:rsidR="007274A6" w:rsidRPr="004D3F6D">
        <w:rPr>
          <w:rFonts w:ascii="Arial" w:hAnsi="Arial" w:cs="Arial"/>
          <w:color w:val="000000" w:themeColor="text1"/>
        </w:rPr>
        <w:t xml:space="preserve">is responsible for </w:t>
      </w:r>
      <w:r w:rsidR="00160E82" w:rsidRPr="004D3F6D">
        <w:rPr>
          <w:rFonts w:ascii="Arial" w:hAnsi="Arial" w:cs="Arial"/>
          <w:color w:val="000000" w:themeColor="text1"/>
        </w:rPr>
        <w:t>maintaining</w:t>
      </w:r>
      <w:r w:rsidR="007274A6" w:rsidRPr="004D3F6D">
        <w:rPr>
          <w:rFonts w:ascii="Arial" w:hAnsi="Arial" w:cs="Arial"/>
          <w:color w:val="000000" w:themeColor="text1"/>
        </w:rPr>
        <w:t xml:space="preserve"> and publishing this list</w:t>
      </w:r>
      <w:r w:rsidR="00160E82" w:rsidRPr="004D3F6D">
        <w:rPr>
          <w:rFonts w:ascii="Arial" w:hAnsi="Arial" w:cs="Arial"/>
          <w:color w:val="000000" w:themeColor="text1"/>
        </w:rPr>
        <w:t>.</w:t>
      </w:r>
    </w:p>
    <w:p w14:paraId="35362E39" w14:textId="0A562E34" w:rsidR="00DD3514" w:rsidRPr="0024475C" w:rsidRDefault="00A81973" w:rsidP="00BB6D9F">
      <w:pPr>
        <w:rPr>
          <w:rStyle w:val="Hyperlink"/>
          <w:rFonts w:ascii="Arial" w:eastAsia="Calibri" w:hAnsi="Arial" w:cs="Arial"/>
        </w:rPr>
      </w:pPr>
      <w:r w:rsidRPr="0024475C">
        <w:rPr>
          <w:rFonts w:ascii="Arial" w:hAnsi="Arial" w:cs="Arial"/>
        </w:rPr>
        <w:t xml:space="preserve">The table </w:t>
      </w:r>
      <w:r w:rsidR="008E1303" w:rsidRPr="0024475C">
        <w:rPr>
          <w:rFonts w:ascii="Arial" w:hAnsi="Arial" w:cs="Arial"/>
        </w:rPr>
        <w:t xml:space="preserve">below </w:t>
      </w:r>
      <w:r w:rsidR="00185BBC" w:rsidRPr="0024475C">
        <w:rPr>
          <w:rFonts w:ascii="Arial" w:hAnsi="Arial" w:cs="Arial"/>
        </w:rPr>
        <w:t xml:space="preserve">provides additional clarity about </w:t>
      </w:r>
      <w:r w:rsidR="00E821C7" w:rsidRPr="0024475C">
        <w:rPr>
          <w:rFonts w:ascii="Arial" w:hAnsi="Arial" w:cs="Arial"/>
        </w:rPr>
        <w:t xml:space="preserve">whether the </w:t>
      </w:r>
      <w:r w:rsidR="00AD19A8" w:rsidRPr="0024475C">
        <w:rPr>
          <w:rFonts w:ascii="Arial" w:hAnsi="Arial" w:cs="Arial"/>
        </w:rPr>
        <w:t xml:space="preserve">Regulators </w:t>
      </w:r>
      <w:r w:rsidR="00E821C7" w:rsidRPr="0024475C">
        <w:rPr>
          <w:rFonts w:ascii="Arial" w:hAnsi="Arial" w:cs="Arial"/>
        </w:rPr>
        <w:t>consider</w:t>
      </w:r>
      <w:r w:rsidR="008076E4" w:rsidRPr="0024475C">
        <w:rPr>
          <w:rFonts w:ascii="Arial" w:hAnsi="Arial" w:cs="Arial"/>
        </w:rPr>
        <w:t xml:space="preserve"> </w:t>
      </w:r>
      <w:r w:rsidR="00185BBC" w:rsidRPr="0024475C">
        <w:rPr>
          <w:rFonts w:ascii="Arial" w:hAnsi="Arial" w:cs="Arial"/>
        </w:rPr>
        <w:t xml:space="preserve">the </w:t>
      </w:r>
      <w:r w:rsidR="005C0AC1" w:rsidRPr="0024475C">
        <w:rPr>
          <w:rFonts w:ascii="Arial" w:hAnsi="Arial" w:cs="Arial"/>
        </w:rPr>
        <w:t xml:space="preserve">packaging </w:t>
      </w:r>
      <w:r w:rsidR="00185BBC" w:rsidRPr="0024475C">
        <w:rPr>
          <w:rFonts w:ascii="Arial" w:hAnsi="Arial" w:cs="Arial"/>
        </w:rPr>
        <w:t xml:space="preserve">of </w:t>
      </w:r>
      <w:r w:rsidR="001A31B5" w:rsidRPr="0024475C">
        <w:rPr>
          <w:rFonts w:ascii="Arial" w:hAnsi="Arial" w:cs="Arial"/>
        </w:rPr>
        <w:t>specifi</w:t>
      </w:r>
      <w:r w:rsidR="00AB2648" w:rsidRPr="0024475C">
        <w:rPr>
          <w:rFonts w:ascii="Arial" w:hAnsi="Arial" w:cs="Arial"/>
        </w:rPr>
        <w:t>c</w:t>
      </w:r>
      <w:r w:rsidR="001A31B5" w:rsidRPr="0024475C">
        <w:rPr>
          <w:rFonts w:ascii="Arial" w:hAnsi="Arial" w:cs="Arial"/>
        </w:rPr>
        <w:t xml:space="preserve"> items</w:t>
      </w:r>
      <w:r w:rsidR="00D14599" w:rsidRPr="0024475C">
        <w:rPr>
          <w:rFonts w:ascii="Arial" w:hAnsi="Arial" w:cs="Arial"/>
        </w:rPr>
        <w:t xml:space="preserve"> </w:t>
      </w:r>
      <w:r w:rsidR="008E1303" w:rsidRPr="0024475C">
        <w:rPr>
          <w:rFonts w:ascii="Arial" w:hAnsi="Arial" w:cs="Arial"/>
        </w:rPr>
        <w:t xml:space="preserve">to be </w:t>
      </w:r>
      <w:r w:rsidR="005C0AC1" w:rsidRPr="0024475C">
        <w:rPr>
          <w:rFonts w:ascii="Arial" w:hAnsi="Arial" w:cs="Arial"/>
        </w:rPr>
        <w:t xml:space="preserve">commonly </w:t>
      </w:r>
      <w:r w:rsidR="008E1303" w:rsidRPr="0024475C">
        <w:rPr>
          <w:rFonts w:ascii="Arial" w:hAnsi="Arial" w:cs="Arial"/>
        </w:rPr>
        <w:t>binned</w:t>
      </w:r>
      <w:r w:rsidR="002E7F78" w:rsidRPr="0024475C">
        <w:rPr>
          <w:rFonts w:ascii="Arial" w:hAnsi="Arial" w:cs="Arial"/>
        </w:rPr>
        <w:t>.</w:t>
      </w:r>
      <w:r w:rsidR="005C0AC1" w:rsidRPr="0024475C">
        <w:rPr>
          <w:rFonts w:ascii="Arial" w:hAnsi="Arial" w:cs="Arial"/>
        </w:rPr>
        <w:t xml:space="preserve"> </w:t>
      </w:r>
    </w:p>
    <w:tbl>
      <w:tblPr>
        <w:tblW w:w="9747" w:type="dxa"/>
        <w:tblCellMar>
          <w:left w:w="0" w:type="dxa"/>
          <w:right w:w="0" w:type="dxa"/>
        </w:tblCellMar>
        <w:tblLook w:val="04A0" w:firstRow="1" w:lastRow="0" w:firstColumn="1" w:lastColumn="0" w:noHBand="0" w:noVBand="1"/>
      </w:tblPr>
      <w:tblGrid>
        <w:gridCol w:w="2830"/>
        <w:gridCol w:w="6917"/>
      </w:tblGrid>
      <w:tr w:rsidR="008E7A87" w:rsidRPr="00B61572" w14:paraId="0468353B" w14:textId="77777777" w:rsidTr="00982504">
        <w:trPr>
          <w:trHeight w:val="281"/>
        </w:trPr>
        <w:tc>
          <w:tcPr>
            <w:tcW w:w="2830" w:type="dxa"/>
            <w:tcBorders>
              <w:top w:val="single" w:sz="4" w:space="0" w:color="auto"/>
              <w:left w:val="single" w:sz="4" w:space="0" w:color="auto"/>
              <w:bottom w:val="single" w:sz="4" w:space="0" w:color="auto"/>
              <w:right w:val="single" w:sz="4" w:space="0" w:color="auto"/>
            </w:tcBorders>
            <w:shd w:val="clear" w:color="auto" w:fill="008000"/>
            <w:noWrap/>
            <w:tcMar>
              <w:top w:w="0" w:type="dxa"/>
              <w:left w:w="108" w:type="dxa"/>
              <w:bottom w:w="0" w:type="dxa"/>
              <w:right w:w="108" w:type="dxa"/>
            </w:tcMar>
            <w:vAlign w:val="center"/>
            <w:hideMark/>
          </w:tcPr>
          <w:p w14:paraId="773FB741" w14:textId="77777777" w:rsidR="008E7A87" w:rsidRPr="007C2569" w:rsidRDefault="008E7A87" w:rsidP="00982504">
            <w:pPr>
              <w:rPr>
                <w:rFonts w:ascii="Arial" w:eastAsia="Times New Roman" w:hAnsi="Arial" w:cs="Arial"/>
                <w:color w:val="000000"/>
                <w:sz w:val="20"/>
                <w:szCs w:val="20"/>
                <w:lang w:eastAsia="en-GB"/>
              </w:rPr>
            </w:pPr>
            <w:r w:rsidRPr="00B61572">
              <w:rPr>
                <w:rFonts w:ascii="Arial" w:eastAsia="Times New Roman" w:hAnsi="Arial" w:cs="Arial"/>
                <w:b/>
                <w:bCs/>
                <w:color w:val="FFFFFF" w:themeColor="background1"/>
                <w:lang w:eastAsia="en-GB"/>
              </w:rPr>
              <w:t>Item</w:t>
            </w:r>
          </w:p>
        </w:tc>
        <w:tc>
          <w:tcPr>
            <w:tcW w:w="6917" w:type="dxa"/>
            <w:tcBorders>
              <w:top w:val="single" w:sz="4" w:space="0" w:color="auto"/>
              <w:left w:val="single" w:sz="4" w:space="0" w:color="auto"/>
              <w:bottom w:val="single" w:sz="4" w:space="0" w:color="auto"/>
              <w:right w:val="single" w:sz="4" w:space="0" w:color="auto"/>
            </w:tcBorders>
            <w:shd w:val="clear" w:color="auto" w:fill="008000"/>
            <w:tcMar>
              <w:top w:w="0" w:type="dxa"/>
              <w:left w:w="108" w:type="dxa"/>
              <w:bottom w:w="0" w:type="dxa"/>
              <w:right w:w="108" w:type="dxa"/>
            </w:tcMar>
            <w:vAlign w:val="center"/>
            <w:hideMark/>
          </w:tcPr>
          <w:p w14:paraId="62662A0E" w14:textId="77777777" w:rsidR="008E7A87" w:rsidRPr="00B61572" w:rsidRDefault="008E7A87" w:rsidP="00982504">
            <w:pPr>
              <w:rPr>
                <w:rFonts w:ascii="Arial" w:eastAsia="Times New Roman" w:hAnsi="Arial" w:cs="Arial"/>
                <w:b/>
                <w:bCs/>
                <w:color w:val="FFFFFF" w:themeColor="background1"/>
                <w:lang w:eastAsia="en-GB"/>
              </w:rPr>
            </w:pPr>
            <w:r>
              <w:rPr>
                <w:rFonts w:ascii="Arial" w:eastAsia="Times New Roman" w:hAnsi="Arial" w:cs="Arial"/>
                <w:b/>
                <w:bCs/>
                <w:color w:val="FFFFFF" w:themeColor="background1"/>
                <w:lang w:eastAsia="en-GB"/>
              </w:rPr>
              <w:t xml:space="preserve">Categorised as commonly binned? </w:t>
            </w:r>
          </w:p>
        </w:tc>
      </w:tr>
      <w:tr w:rsidR="008E7A87" w:rsidRPr="007C2569" w14:paraId="1E17AD0B" w14:textId="77777777" w:rsidTr="00982504">
        <w:trPr>
          <w:trHeight w:val="281"/>
        </w:trPr>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CEB941" w14:textId="5A29CA64" w:rsidR="008E7A87" w:rsidRPr="007C2569" w:rsidRDefault="008E7A87" w:rsidP="0098250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 xml:space="preserve">Cereal </w:t>
            </w:r>
            <w:r w:rsidR="002E370F">
              <w:rPr>
                <w:rFonts w:ascii="Arial" w:eastAsia="Times New Roman" w:hAnsi="Arial" w:cs="Arial"/>
                <w:color w:val="000000"/>
                <w:sz w:val="20"/>
                <w:szCs w:val="20"/>
                <w:lang w:eastAsia="en-GB"/>
              </w:rPr>
              <w:t>b</w:t>
            </w:r>
            <w:r w:rsidRPr="007C2569">
              <w:rPr>
                <w:rFonts w:ascii="Arial" w:eastAsia="Times New Roman" w:hAnsi="Arial" w:cs="Arial"/>
                <w:color w:val="000000"/>
                <w:sz w:val="20"/>
                <w:szCs w:val="20"/>
                <w:lang w:eastAsia="en-GB"/>
              </w:rPr>
              <w:t>ar</w:t>
            </w:r>
            <w:r w:rsidR="00084B9A">
              <w:rPr>
                <w:rFonts w:ascii="Arial" w:eastAsia="Times New Roman" w:hAnsi="Arial" w:cs="Arial"/>
                <w:color w:val="000000"/>
                <w:sz w:val="20"/>
                <w:szCs w:val="20"/>
                <w:lang w:eastAsia="en-GB"/>
              </w:rPr>
              <w:t xml:space="preserve"> packagin</w:t>
            </w:r>
            <w:r w:rsidR="002E370F">
              <w:rPr>
                <w:rFonts w:ascii="Arial" w:eastAsia="Times New Roman" w:hAnsi="Arial" w:cs="Arial"/>
                <w:color w:val="000000"/>
                <w:sz w:val="20"/>
                <w:szCs w:val="20"/>
                <w:lang w:eastAsia="en-GB"/>
              </w:rPr>
              <w:t>g</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A5BB86" w14:textId="47A85AF2" w:rsidR="008E7A87" w:rsidRPr="007C2569" w:rsidRDefault="008E7A87" w:rsidP="00982504">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 xml:space="preserve">Yes </w:t>
            </w:r>
            <w:r w:rsidR="00A620DE">
              <w:rPr>
                <w:rFonts w:ascii="Arial" w:eastAsia="Times New Roman" w:hAnsi="Arial" w:cs="Arial"/>
                <w:color w:val="000000"/>
                <w:sz w:val="20"/>
                <w:szCs w:val="20"/>
                <w:lang w:eastAsia="en-GB"/>
              </w:rPr>
              <w:t xml:space="preserve">- </w:t>
            </w:r>
            <w:r>
              <w:rPr>
                <w:rFonts w:ascii="Arial" w:eastAsia="Times New Roman" w:hAnsi="Arial" w:cs="Arial"/>
                <w:color w:val="000000"/>
                <w:sz w:val="20"/>
                <w:szCs w:val="20"/>
                <w:lang w:eastAsia="en-GB"/>
              </w:rPr>
              <w:t>c</w:t>
            </w:r>
            <w:r w:rsidRPr="007C2569">
              <w:rPr>
                <w:rFonts w:ascii="Arial" w:eastAsia="Times New Roman" w:hAnsi="Arial" w:cs="Arial"/>
                <w:color w:val="000000"/>
                <w:sz w:val="20"/>
                <w:szCs w:val="20"/>
                <w:lang w:eastAsia="en-GB"/>
              </w:rPr>
              <w:t>onfectionary</w:t>
            </w:r>
            <w:r w:rsidR="002C4CE3">
              <w:rPr>
                <w:rFonts w:ascii="Arial" w:eastAsia="Times New Roman" w:hAnsi="Arial" w:cs="Arial"/>
                <w:color w:val="000000"/>
                <w:sz w:val="20"/>
                <w:szCs w:val="20"/>
                <w:lang w:eastAsia="en-GB"/>
              </w:rPr>
              <w:t xml:space="preserve"> </w:t>
            </w:r>
            <w:r w:rsidR="00E82C4C">
              <w:rPr>
                <w:rFonts w:ascii="Arial" w:eastAsia="Times New Roman" w:hAnsi="Arial" w:cs="Arial"/>
                <w:color w:val="000000"/>
                <w:sz w:val="20"/>
                <w:szCs w:val="20"/>
                <w:lang w:eastAsia="en-GB"/>
              </w:rPr>
              <w:t>and/</w:t>
            </w:r>
            <w:r w:rsidR="002C4CE3">
              <w:rPr>
                <w:rFonts w:ascii="Arial" w:eastAsia="Times New Roman" w:hAnsi="Arial" w:cs="Arial"/>
                <w:color w:val="000000"/>
                <w:sz w:val="20"/>
                <w:szCs w:val="20"/>
                <w:lang w:eastAsia="en-GB"/>
              </w:rPr>
              <w:t>or a single portion of food</w:t>
            </w:r>
          </w:p>
        </w:tc>
      </w:tr>
      <w:tr w:rsidR="008E7A87" w:rsidRPr="007C2569" w14:paraId="0C74C403" w14:textId="77777777" w:rsidTr="00982504">
        <w:trPr>
          <w:trHeight w:val="554"/>
        </w:trPr>
        <w:tc>
          <w:tcPr>
            <w:tcW w:w="283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63CAA" w14:textId="5233D5FE" w:rsidR="008E7A87" w:rsidRPr="007C2569" w:rsidRDefault="008E7A87" w:rsidP="0098250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Yoghurt</w:t>
            </w:r>
            <w:r>
              <w:rPr>
                <w:rFonts w:ascii="Arial" w:eastAsia="Times New Roman" w:hAnsi="Arial" w:cs="Arial"/>
                <w:color w:val="000000"/>
                <w:sz w:val="20"/>
                <w:szCs w:val="20"/>
                <w:lang w:eastAsia="en-GB"/>
              </w:rPr>
              <w:t xml:space="preserve"> pots</w:t>
            </w:r>
            <w:r w:rsidR="00DF05F9">
              <w:rPr>
                <w:rFonts w:ascii="Arial" w:eastAsia="Times New Roman" w:hAnsi="Arial" w:cs="Arial"/>
                <w:color w:val="000000"/>
                <w:sz w:val="20"/>
                <w:szCs w:val="20"/>
                <w:lang w:eastAsia="en-GB"/>
              </w:rPr>
              <w:t>,</w:t>
            </w:r>
            <w:r>
              <w:rPr>
                <w:rFonts w:ascii="Arial" w:eastAsia="Times New Roman" w:hAnsi="Arial" w:cs="Arial"/>
                <w:color w:val="000000"/>
                <w:sz w:val="20"/>
                <w:szCs w:val="20"/>
                <w:lang w:eastAsia="en-GB"/>
              </w:rPr>
              <w:t xml:space="preserve"> tubes or pouches</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620C0A" w14:textId="77777777" w:rsidR="008E7A87" w:rsidRPr="007C2569" w:rsidRDefault="008E7A87" w:rsidP="00982504">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 xml:space="preserve">Yes - single </w:t>
            </w:r>
            <w:r w:rsidRPr="007C2569">
              <w:rPr>
                <w:rFonts w:ascii="Arial" w:eastAsia="Times New Roman" w:hAnsi="Arial" w:cs="Arial"/>
                <w:color w:val="000000"/>
                <w:sz w:val="20"/>
                <w:szCs w:val="20"/>
                <w:lang w:eastAsia="en-GB"/>
              </w:rPr>
              <w:t>portion</w:t>
            </w:r>
            <w:r>
              <w:rPr>
                <w:rFonts w:ascii="Arial" w:eastAsia="Times New Roman" w:hAnsi="Arial" w:cs="Arial"/>
                <w:color w:val="000000"/>
                <w:sz w:val="20"/>
                <w:szCs w:val="20"/>
                <w:lang w:eastAsia="en-GB"/>
              </w:rPr>
              <w:t>s</w:t>
            </w:r>
            <w:r w:rsidRPr="007C2569">
              <w:rPr>
                <w:rFonts w:ascii="Arial" w:eastAsia="Times New Roman" w:hAnsi="Arial" w:cs="Arial"/>
                <w:color w:val="000000"/>
                <w:sz w:val="20"/>
                <w:szCs w:val="20"/>
                <w:lang w:eastAsia="en-GB"/>
              </w:rPr>
              <w:t xml:space="preserve"> of food </w:t>
            </w:r>
            <w:r>
              <w:rPr>
                <w:rFonts w:ascii="Arial" w:eastAsia="Times New Roman" w:hAnsi="Arial" w:cs="Arial"/>
                <w:color w:val="000000"/>
                <w:sz w:val="20"/>
                <w:szCs w:val="20"/>
                <w:lang w:eastAsia="en-GB"/>
              </w:rPr>
              <w:t xml:space="preserve">that can be </w:t>
            </w:r>
            <w:r w:rsidRPr="007C2569">
              <w:rPr>
                <w:rFonts w:ascii="Arial" w:eastAsia="Times New Roman" w:hAnsi="Arial" w:cs="Arial"/>
                <w:color w:val="000000"/>
                <w:sz w:val="20"/>
                <w:szCs w:val="20"/>
                <w:lang w:eastAsia="en-GB"/>
              </w:rPr>
              <w:t>consumed immediately without further preparation</w:t>
            </w:r>
          </w:p>
        </w:tc>
      </w:tr>
      <w:tr w:rsidR="008E7A87" w:rsidRPr="007C2569" w14:paraId="00CB1661" w14:textId="77777777" w:rsidTr="00982504">
        <w:trPr>
          <w:trHeight w:val="554"/>
        </w:trPr>
        <w:tc>
          <w:tcPr>
            <w:tcW w:w="28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05B89" w14:textId="62B21739" w:rsidR="008E7A87" w:rsidRPr="007C2569" w:rsidRDefault="008E7A87" w:rsidP="0098250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Ice cream</w:t>
            </w:r>
            <w:r w:rsidR="004C08F9">
              <w:rPr>
                <w:rFonts w:ascii="Arial" w:eastAsia="Times New Roman" w:hAnsi="Arial" w:cs="Arial"/>
                <w:color w:val="000000"/>
                <w:sz w:val="20"/>
                <w:szCs w:val="20"/>
                <w:lang w:eastAsia="en-GB"/>
              </w:rPr>
              <w:t xml:space="preserve"> or ice lolly</w:t>
            </w:r>
            <w:r>
              <w:rPr>
                <w:rFonts w:ascii="Arial" w:eastAsia="Times New Roman" w:hAnsi="Arial" w:cs="Arial"/>
                <w:color w:val="000000"/>
                <w:sz w:val="20"/>
                <w:szCs w:val="20"/>
                <w:lang w:eastAsia="en-GB"/>
              </w:rPr>
              <w:t xml:space="preserve"> </w:t>
            </w:r>
            <w:r w:rsidR="009C628A">
              <w:rPr>
                <w:rFonts w:ascii="Arial" w:eastAsia="Times New Roman" w:hAnsi="Arial" w:cs="Arial"/>
                <w:color w:val="000000"/>
                <w:sz w:val="20"/>
                <w:szCs w:val="20"/>
                <w:lang w:eastAsia="en-GB"/>
              </w:rPr>
              <w:t>packaging</w:t>
            </w:r>
            <w:r>
              <w:rPr>
                <w:rFonts w:ascii="Arial" w:eastAsia="Times New Roman" w:hAnsi="Arial" w:cs="Arial"/>
                <w:color w:val="000000"/>
                <w:sz w:val="20"/>
                <w:szCs w:val="20"/>
                <w:lang w:eastAsia="en-GB"/>
              </w:rPr>
              <w:t xml:space="preserve"> </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149CAB" w14:textId="77777777" w:rsidR="008E7A87" w:rsidRPr="007C2569" w:rsidRDefault="008E7A87" w:rsidP="00982504">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 xml:space="preserve">Yes - single </w:t>
            </w:r>
            <w:r w:rsidRPr="007C2569">
              <w:rPr>
                <w:rFonts w:ascii="Arial" w:eastAsia="Times New Roman" w:hAnsi="Arial" w:cs="Arial"/>
                <w:color w:val="000000"/>
                <w:sz w:val="20"/>
                <w:szCs w:val="20"/>
                <w:lang w:eastAsia="en-GB"/>
              </w:rPr>
              <w:t>portion</w:t>
            </w:r>
            <w:r>
              <w:rPr>
                <w:rFonts w:ascii="Arial" w:eastAsia="Times New Roman" w:hAnsi="Arial" w:cs="Arial"/>
                <w:color w:val="000000"/>
                <w:sz w:val="20"/>
                <w:szCs w:val="20"/>
                <w:lang w:eastAsia="en-GB"/>
              </w:rPr>
              <w:t>s</w:t>
            </w:r>
            <w:r w:rsidRPr="007C2569">
              <w:rPr>
                <w:rFonts w:ascii="Arial" w:eastAsia="Times New Roman" w:hAnsi="Arial" w:cs="Arial"/>
                <w:color w:val="000000"/>
                <w:sz w:val="20"/>
                <w:szCs w:val="20"/>
                <w:lang w:eastAsia="en-GB"/>
              </w:rPr>
              <w:t xml:space="preserve"> of food </w:t>
            </w:r>
            <w:r>
              <w:rPr>
                <w:rFonts w:ascii="Arial" w:eastAsia="Times New Roman" w:hAnsi="Arial" w:cs="Arial"/>
                <w:color w:val="000000"/>
                <w:sz w:val="20"/>
                <w:szCs w:val="20"/>
                <w:lang w:eastAsia="en-GB"/>
              </w:rPr>
              <w:t xml:space="preserve">that can be </w:t>
            </w:r>
            <w:r w:rsidRPr="007C2569">
              <w:rPr>
                <w:rFonts w:ascii="Arial" w:eastAsia="Times New Roman" w:hAnsi="Arial" w:cs="Arial"/>
                <w:color w:val="000000"/>
                <w:sz w:val="20"/>
                <w:szCs w:val="20"/>
                <w:lang w:eastAsia="en-GB"/>
              </w:rPr>
              <w:t>consumed immediately without further preparation</w:t>
            </w:r>
          </w:p>
        </w:tc>
      </w:tr>
      <w:tr w:rsidR="008E7A87" w:rsidRPr="007C2569" w14:paraId="6B3E85F7" w14:textId="77777777" w:rsidTr="00541685">
        <w:trPr>
          <w:trHeight w:val="628"/>
        </w:trPr>
        <w:tc>
          <w:tcPr>
            <w:tcW w:w="28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AFEFC3" w14:textId="20204687" w:rsidR="008E7A87" w:rsidRPr="00D4336C" w:rsidRDefault="008E7A87" w:rsidP="00982504">
            <w:pPr>
              <w:rPr>
                <w:rFonts w:ascii="Arial" w:eastAsia="Times New Roman" w:hAnsi="Arial" w:cs="Arial"/>
                <w:color w:val="FF0000"/>
                <w:sz w:val="20"/>
                <w:szCs w:val="20"/>
                <w:lang w:eastAsia="en-GB"/>
              </w:rPr>
            </w:pPr>
            <w:r w:rsidRPr="007C2569">
              <w:rPr>
                <w:rFonts w:ascii="Arial" w:eastAsia="Times New Roman" w:hAnsi="Arial" w:cs="Arial"/>
                <w:color w:val="000000"/>
                <w:sz w:val="20"/>
                <w:szCs w:val="20"/>
                <w:lang w:eastAsia="en-GB"/>
              </w:rPr>
              <w:t>Vape liquid/Pod</w:t>
            </w:r>
            <w:r w:rsidR="00084B9A">
              <w:rPr>
                <w:rFonts w:ascii="Arial" w:eastAsia="Times New Roman" w:hAnsi="Arial" w:cs="Arial"/>
                <w:color w:val="000000"/>
                <w:sz w:val="20"/>
                <w:szCs w:val="20"/>
                <w:lang w:eastAsia="en-GB"/>
              </w:rPr>
              <w:t xml:space="preserve"> packaging</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8E0ABB" w14:textId="77777777" w:rsidR="008E7A87" w:rsidRPr="007C2569" w:rsidRDefault="008E7A87" w:rsidP="0098250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Yes</w:t>
            </w:r>
            <w:r>
              <w:rPr>
                <w:rFonts w:ascii="Arial" w:eastAsia="Times New Roman" w:hAnsi="Arial" w:cs="Arial"/>
                <w:color w:val="000000"/>
                <w:sz w:val="20"/>
                <w:szCs w:val="20"/>
                <w:lang w:eastAsia="en-GB"/>
              </w:rPr>
              <w:t xml:space="preserve"> - as for cigarettes and vapes packaging</w:t>
            </w:r>
          </w:p>
        </w:tc>
      </w:tr>
      <w:tr w:rsidR="008E7A87" w:rsidRPr="00EC2438" w14:paraId="65188437" w14:textId="77777777" w:rsidTr="00541685">
        <w:trPr>
          <w:trHeight w:val="554"/>
        </w:trPr>
        <w:tc>
          <w:tcPr>
            <w:tcW w:w="2830"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58A6535C" w14:textId="4FD6F20D" w:rsidR="001630C2" w:rsidRPr="00CE55C2" w:rsidRDefault="008E7A87" w:rsidP="00982504">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Multipack </w:t>
            </w:r>
            <w:r w:rsidR="00465192" w:rsidRPr="00CE55C2">
              <w:rPr>
                <w:rFonts w:ascii="Arial" w:eastAsia="Times New Roman" w:hAnsi="Arial" w:cs="Arial"/>
                <w:sz w:val="20"/>
                <w:szCs w:val="20"/>
                <w:lang w:eastAsia="en-GB"/>
              </w:rPr>
              <w:t xml:space="preserve">packaging </w:t>
            </w:r>
            <w:r w:rsidR="003A2B7D" w:rsidRPr="00CE55C2">
              <w:rPr>
                <w:rFonts w:ascii="Arial" w:eastAsia="Times New Roman" w:hAnsi="Arial" w:cs="Arial"/>
                <w:sz w:val="20"/>
                <w:szCs w:val="20"/>
                <w:lang w:eastAsia="en-GB"/>
              </w:rPr>
              <w:t xml:space="preserve">containing </w:t>
            </w:r>
            <w:r w:rsidR="00465192" w:rsidRPr="00CE55C2">
              <w:rPr>
                <w:rFonts w:ascii="Arial" w:eastAsia="Times New Roman" w:hAnsi="Arial" w:cs="Arial"/>
                <w:sz w:val="20"/>
                <w:szCs w:val="20"/>
                <w:lang w:eastAsia="en-GB"/>
              </w:rPr>
              <w:t>commonly binned items</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B02A90" w14:textId="1AC12D72" w:rsidR="001C469E" w:rsidRPr="00CE55C2" w:rsidRDefault="001C469E" w:rsidP="001C469E">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Multipack outer packaging is not considered to be commonly binned. </w:t>
            </w:r>
          </w:p>
          <w:p w14:paraId="03AC54A9" w14:textId="2F05CB57" w:rsidR="003A776B" w:rsidRPr="00CE55C2" w:rsidRDefault="00E2169D" w:rsidP="003A776B">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The packaging </w:t>
            </w:r>
            <w:r w:rsidR="00B37344" w:rsidRPr="00CE55C2">
              <w:rPr>
                <w:rFonts w:ascii="Arial" w:eastAsia="Times New Roman" w:hAnsi="Arial" w:cs="Arial"/>
                <w:sz w:val="20"/>
                <w:szCs w:val="20"/>
                <w:lang w:eastAsia="en-GB"/>
              </w:rPr>
              <w:t xml:space="preserve">around </w:t>
            </w:r>
            <w:r w:rsidRPr="00CE55C2">
              <w:rPr>
                <w:rFonts w:ascii="Arial" w:eastAsia="Times New Roman" w:hAnsi="Arial" w:cs="Arial"/>
                <w:sz w:val="20"/>
                <w:szCs w:val="20"/>
                <w:lang w:eastAsia="en-GB"/>
              </w:rPr>
              <w:t xml:space="preserve">each individual unit within the multipack is considered to be commonly binned. </w:t>
            </w:r>
          </w:p>
          <w:p w14:paraId="58487FEA" w14:textId="61290A95" w:rsidR="00084B9A" w:rsidRPr="00CE55C2" w:rsidRDefault="00F100CA" w:rsidP="0072289C">
            <w:pPr>
              <w:rPr>
                <w:rFonts w:ascii="Arial" w:eastAsia="Times New Roman" w:hAnsi="Arial" w:cs="Arial"/>
                <w:sz w:val="20"/>
                <w:szCs w:val="20"/>
                <w:lang w:eastAsia="en-GB"/>
              </w:rPr>
            </w:pPr>
            <w:r w:rsidRPr="00CE55C2">
              <w:rPr>
                <w:rFonts w:ascii="Arial" w:eastAsia="Times New Roman" w:hAnsi="Arial" w:cs="Arial"/>
                <w:sz w:val="20"/>
                <w:szCs w:val="20"/>
                <w:lang w:eastAsia="en-GB"/>
              </w:rPr>
              <w:t>E</w:t>
            </w:r>
            <w:r w:rsidR="00211075" w:rsidRPr="00CE55C2">
              <w:rPr>
                <w:rFonts w:ascii="Arial" w:eastAsia="Times New Roman" w:hAnsi="Arial" w:cs="Arial"/>
                <w:sz w:val="20"/>
                <w:szCs w:val="20"/>
                <w:lang w:eastAsia="en-GB"/>
              </w:rPr>
              <w:t>xample</w:t>
            </w:r>
            <w:r w:rsidRPr="00CE55C2">
              <w:rPr>
                <w:rFonts w:ascii="Arial" w:eastAsia="Times New Roman" w:hAnsi="Arial" w:cs="Arial"/>
                <w:sz w:val="20"/>
                <w:szCs w:val="20"/>
                <w:lang w:eastAsia="en-GB"/>
              </w:rPr>
              <w:t xml:space="preserve">: </w:t>
            </w:r>
            <w:r w:rsidR="0013693D" w:rsidRPr="00CE55C2">
              <w:rPr>
                <w:rFonts w:ascii="Arial" w:eastAsia="Times New Roman" w:hAnsi="Arial" w:cs="Arial"/>
                <w:sz w:val="20"/>
                <w:szCs w:val="20"/>
                <w:lang w:eastAsia="en-GB"/>
              </w:rPr>
              <w:t>For a multipack of six bags of crisps</w:t>
            </w:r>
            <w:r w:rsidR="002D4FC1" w:rsidRPr="00CE55C2">
              <w:rPr>
                <w:rFonts w:ascii="Arial" w:eastAsia="Times New Roman" w:hAnsi="Arial" w:cs="Arial"/>
                <w:sz w:val="20"/>
                <w:szCs w:val="20"/>
                <w:lang w:eastAsia="en-GB"/>
              </w:rPr>
              <w:t xml:space="preserve"> </w:t>
            </w:r>
            <w:r w:rsidR="008F08A6" w:rsidRPr="00CE55C2">
              <w:rPr>
                <w:rFonts w:ascii="Arial" w:eastAsia="Times New Roman" w:hAnsi="Arial" w:cs="Arial"/>
                <w:sz w:val="20"/>
                <w:szCs w:val="20"/>
                <w:lang w:eastAsia="en-GB"/>
              </w:rPr>
              <w:t xml:space="preserve">(where each crisp packet  </w:t>
            </w:r>
            <w:r w:rsidR="00BD7564" w:rsidRPr="00CE55C2">
              <w:rPr>
                <w:rFonts w:ascii="Arial" w:eastAsia="Times New Roman" w:hAnsi="Arial" w:cs="Arial"/>
                <w:sz w:val="20"/>
                <w:szCs w:val="20"/>
                <w:lang w:eastAsia="en-GB"/>
              </w:rPr>
              <w:t>w</w:t>
            </w:r>
            <w:r w:rsidR="00BD7564" w:rsidRPr="00CE55C2">
              <w:rPr>
                <w:rFonts w:ascii="Arial" w:eastAsia="Times New Roman" w:hAnsi="Arial" w:cs="Arial"/>
                <w:sz w:val="20"/>
                <w:szCs w:val="20"/>
              </w:rPr>
              <w:t xml:space="preserve">eighs </w:t>
            </w:r>
            <w:r w:rsidR="008F08A6" w:rsidRPr="00CE55C2">
              <w:rPr>
                <w:rFonts w:ascii="Arial" w:eastAsia="Times New Roman" w:hAnsi="Arial" w:cs="Arial"/>
                <w:sz w:val="20"/>
                <w:szCs w:val="20"/>
                <w:lang w:eastAsia="en-GB"/>
              </w:rPr>
              <w:t>less than 60g)</w:t>
            </w:r>
            <w:r w:rsidR="0013693D" w:rsidRPr="00CE55C2">
              <w:rPr>
                <w:rFonts w:ascii="Arial" w:eastAsia="Times New Roman" w:hAnsi="Arial" w:cs="Arial"/>
                <w:sz w:val="20"/>
                <w:szCs w:val="20"/>
                <w:lang w:eastAsia="en-GB"/>
              </w:rPr>
              <w:t xml:space="preserve">, </w:t>
            </w:r>
            <w:r w:rsidR="00163D28" w:rsidRPr="00CE55C2">
              <w:rPr>
                <w:rFonts w:ascii="Arial" w:eastAsia="Times New Roman" w:hAnsi="Arial" w:cs="Arial"/>
                <w:sz w:val="20"/>
                <w:szCs w:val="20"/>
                <w:lang w:eastAsia="en-GB"/>
              </w:rPr>
              <w:t>the outer multipack packaging is not considered to be commonly binned</w:t>
            </w:r>
            <w:r w:rsidR="0013693D" w:rsidRPr="00CE55C2">
              <w:rPr>
                <w:rFonts w:ascii="Arial" w:eastAsia="Times New Roman" w:hAnsi="Arial" w:cs="Arial"/>
                <w:sz w:val="20"/>
                <w:szCs w:val="20"/>
                <w:lang w:eastAsia="en-GB"/>
              </w:rPr>
              <w:t>, and t</w:t>
            </w:r>
            <w:r w:rsidR="00163D28" w:rsidRPr="00CE55C2">
              <w:rPr>
                <w:rFonts w:ascii="Arial" w:eastAsia="Times New Roman" w:hAnsi="Arial" w:cs="Arial"/>
                <w:sz w:val="20"/>
                <w:szCs w:val="20"/>
                <w:lang w:eastAsia="en-GB"/>
              </w:rPr>
              <w:t xml:space="preserve">he packaging around each of the six bags </w:t>
            </w:r>
            <w:r w:rsidR="0013693D" w:rsidRPr="00CE55C2">
              <w:rPr>
                <w:rFonts w:ascii="Arial" w:eastAsia="Times New Roman" w:hAnsi="Arial" w:cs="Arial"/>
                <w:sz w:val="20"/>
                <w:szCs w:val="20"/>
                <w:lang w:eastAsia="en-GB"/>
              </w:rPr>
              <w:t>with</w:t>
            </w:r>
            <w:r w:rsidR="00163D28" w:rsidRPr="00CE55C2">
              <w:rPr>
                <w:rFonts w:ascii="Arial" w:eastAsia="Times New Roman" w:hAnsi="Arial" w:cs="Arial"/>
                <w:sz w:val="20"/>
                <w:szCs w:val="20"/>
                <w:lang w:eastAsia="en-GB"/>
              </w:rPr>
              <w:t xml:space="preserve">in the multipack are considered to be commonly binned. </w:t>
            </w:r>
            <w:r w:rsidR="009B79C7" w:rsidRPr="00CE55C2">
              <w:rPr>
                <w:rFonts w:ascii="Arial" w:eastAsia="Times New Roman" w:hAnsi="Arial" w:cs="Arial"/>
                <w:sz w:val="20"/>
                <w:szCs w:val="20"/>
                <w:lang w:eastAsia="en-GB"/>
              </w:rPr>
              <w:t xml:space="preserve"> </w:t>
            </w:r>
          </w:p>
          <w:p w14:paraId="500EDBF1" w14:textId="5D7609AC" w:rsidR="00BD7564" w:rsidRPr="00CE55C2" w:rsidRDefault="009250F5" w:rsidP="001D09B9">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For the purpose of assessing </w:t>
            </w:r>
            <w:r w:rsidR="001A2332" w:rsidRPr="00CE55C2">
              <w:rPr>
                <w:rFonts w:ascii="Arial" w:eastAsia="Times New Roman" w:hAnsi="Arial" w:cs="Arial"/>
                <w:sz w:val="20"/>
                <w:szCs w:val="20"/>
                <w:lang w:eastAsia="en-GB"/>
              </w:rPr>
              <w:t xml:space="preserve">if </w:t>
            </w:r>
            <w:r w:rsidR="00E01250" w:rsidRPr="00CE55C2">
              <w:rPr>
                <w:rFonts w:ascii="Arial" w:eastAsia="Times New Roman" w:hAnsi="Arial" w:cs="Arial"/>
                <w:sz w:val="20"/>
                <w:szCs w:val="20"/>
                <w:lang w:eastAsia="en-GB"/>
              </w:rPr>
              <w:t xml:space="preserve">an item is commonly binned, the weight of </w:t>
            </w:r>
            <w:r w:rsidR="009E7BDE" w:rsidRPr="00CE55C2">
              <w:rPr>
                <w:rFonts w:ascii="Arial" w:eastAsia="Times New Roman" w:hAnsi="Arial" w:cs="Arial"/>
                <w:sz w:val="20"/>
                <w:szCs w:val="20"/>
                <w:lang w:eastAsia="en-GB"/>
              </w:rPr>
              <w:t>each</w:t>
            </w:r>
            <w:r w:rsidR="00E01250" w:rsidRPr="00CE55C2">
              <w:rPr>
                <w:rFonts w:ascii="Arial" w:eastAsia="Times New Roman" w:hAnsi="Arial" w:cs="Arial"/>
                <w:sz w:val="20"/>
                <w:szCs w:val="20"/>
                <w:lang w:eastAsia="en-GB"/>
              </w:rPr>
              <w:t xml:space="preserve"> individual unit within the multipack must be considered, not the combined weight of the whole multipack.</w:t>
            </w:r>
          </w:p>
        </w:tc>
      </w:tr>
      <w:tr w:rsidR="004E6573" w:rsidRPr="007C2569" w14:paraId="055C890A" w14:textId="77777777" w:rsidTr="00541685">
        <w:trPr>
          <w:trHeight w:val="554"/>
        </w:trPr>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06FA4" w14:textId="39E2B7CC" w:rsidR="00934C7D" w:rsidRPr="00CE55C2" w:rsidRDefault="009D4AB7" w:rsidP="00982504">
            <w:pPr>
              <w:rPr>
                <w:rFonts w:ascii="Arial" w:eastAsia="Times New Roman" w:hAnsi="Arial" w:cs="Arial"/>
                <w:sz w:val="20"/>
                <w:szCs w:val="20"/>
                <w:lang w:eastAsia="en-GB"/>
              </w:rPr>
            </w:pPr>
            <w:r w:rsidRPr="00CE55C2">
              <w:rPr>
                <w:rFonts w:ascii="Arial" w:eastAsia="Times New Roman" w:hAnsi="Arial" w:cs="Arial"/>
                <w:sz w:val="20"/>
                <w:szCs w:val="20"/>
                <w:lang w:eastAsia="en-GB"/>
              </w:rPr>
              <w:t>Confectionary</w:t>
            </w:r>
            <w:r w:rsidR="00934C7D" w:rsidRPr="00CE55C2">
              <w:rPr>
                <w:rFonts w:ascii="Arial" w:eastAsia="Times New Roman" w:hAnsi="Arial" w:cs="Arial"/>
                <w:sz w:val="20"/>
                <w:szCs w:val="20"/>
                <w:lang w:eastAsia="en-GB"/>
              </w:rPr>
              <w:t>:</w:t>
            </w:r>
            <w:r w:rsidR="00D82649" w:rsidRPr="00CE55C2">
              <w:rPr>
                <w:rFonts w:ascii="Arial" w:eastAsia="Times New Roman" w:hAnsi="Arial" w:cs="Arial"/>
                <w:sz w:val="20"/>
                <w:szCs w:val="20"/>
                <w:lang w:eastAsia="en-GB"/>
              </w:rPr>
              <w:t xml:space="preserve"> </w:t>
            </w:r>
          </w:p>
          <w:p w14:paraId="5CFB5B8E" w14:textId="3542666F" w:rsidR="004E6573" w:rsidRPr="00CE55C2" w:rsidRDefault="004E6573" w:rsidP="00982504">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Boxes, </w:t>
            </w:r>
            <w:r w:rsidR="007D30EB" w:rsidRPr="00CE55C2">
              <w:rPr>
                <w:rFonts w:ascii="Arial" w:eastAsia="Times New Roman" w:hAnsi="Arial" w:cs="Arial"/>
                <w:sz w:val="20"/>
                <w:szCs w:val="20"/>
                <w:lang w:eastAsia="en-GB"/>
              </w:rPr>
              <w:t>bag</w:t>
            </w:r>
            <w:r w:rsidR="00733FD5" w:rsidRPr="00CE55C2">
              <w:rPr>
                <w:rFonts w:ascii="Arial" w:eastAsia="Times New Roman" w:hAnsi="Arial" w:cs="Arial"/>
                <w:sz w:val="20"/>
                <w:szCs w:val="20"/>
                <w:lang w:eastAsia="en-GB"/>
              </w:rPr>
              <w:t xml:space="preserve">s, </w:t>
            </w:r>
            <w:r w:rsidR="007325ED" w:rsidRPr="00CE55C2">
              <w:rPr>
                <w:rFonts w:ascii="Arial" w:eastAsia="Times New Roman" w:hAnsi="Arial" w:cs="Arial"/>
                <w:sz w:val="20"/>
                <w:szCs w:val="20"/>
                <w:lang w:eastAsia="en-GB"/>
              </w:rPr>
              <w:t xml:space="preserve">pouches, </w:t>
            </w:r>
            <w:r w:rsidRPr="00CE55C2">
              <w:rPr>
                <w:rFonts w:ascii="Arial" w:eastAsia="Times New Roman" w:hAnsi="Arial" w:cs="Arial"/>
                <w:sz w:val="20"/>
                <w:szCs w:val="20"/>
                <w:lang w:eastAsia="en-GB"/>
              </w:rPr>
              <w:t>buckets or tubs of confectionary containing</w:t>
            </w:r>
            <w:r w:rsidR="00915477" w:rsidRPr="00CE55C2">
              <w:rPr>
                <w:rFonts w:ascii="Arial" w:eastAsia="Times New Roman" w:hAnsi="Arial" w:cs="Arial"/>
                <w:sz w:val="20"/>
                <w:szCs w:val="20"/>
                <w:lang w:eastAsia="en-GB"/>
              </w:rPr>
              <w:t>,</w:t>
            </w:r>
            <w:r w:rsidRPr="00CE55C2">
              <w:rPr>
                <w:rFonts w:ascii="Arial" w:eastAsia="Times New Roman" w:hAnsi="Arial" w:cs="Arial"/>
                <w:sz w:val="20"/>
                <w:szCs w:val="20"/>
                <w:lang w:eastAsia="en-GB"/>
              </w:rPr>
              <w:t xml:space="preserve"> </w:t>
            </w:r>
            <w:r w:rsidR="00A4305E" w:rsidRPr="00CE55C2">
              <w:rPr>
                <w:rFonts w:ascii="Arial" w:eastAsia="Times New Roman" w:hAnsi="Arial" w:cs="Arial"/>
                <w:sz w:val="20"/>
                <w:szCs w:val="20"/>
                <w:lang w:eastAsia="en-GB"/>
              </w:rPr>
              <w:t>individually wrapped</w:t>
            </w:r>
            <w:r w:rsidR="00875553" w:rsidRPr="00CE55C2">
              <w:rPr>
                <w:rFonts w:ascii="Arial" w:eastAsia="Times New Roman" w:hAnsi="Arial" w:cs="Arial"/>
                <w:sz w:val="20"/>
                <w:szCs w:val="20"/>
                <w:lang w:eastAsia="en-GB"/>
              </w:rPr>
              <w:t xml:space="preserve"> or unwrapped</w:t>
            </w:r>
            <w:r w:rsidR="00A4305E" w:rsidRPr="00CE55C2">
              <w:rPr>
                <w:rFonts w:ascii="Arial" w:eastAsia="Times New Roman" w:hAnsi="Arial" w:cs="Arial"/>
                <w:sz w:val="20"/>
                <w:szCs w:val="20"/>
                <w:lang w:eastAsia="en-GB"/>
              </w:rPr>
              <w:t xml:space="preserve"> </w:t>
            </w:r>
            <w:r w:rsidRPr="00CE55C2">
              <w:rPr>
                <w:rFonts w:ascii="Arial" w:eastAsia="Times New Roman" w:hAnsi="Arial" w:cs="Arial"/>
                <w:sz w:val="20"/>
                <w:szCs w:val="20"/>
                <w:lang w:eastAsia="en-GB"/>
              </w:rPr>
              <w:t>sweets</w:t>
            </w:r>
            <w:r w:rsidR="00A80C9B" w:rsidRPr="00CE55C2">
              <w:rPr>
                <w:rFonts w:ascii="Arial" w:eastAsia="Times New Roman" w:hAnsi="Arial" w:cs="Arial"/>
                <w:sz w:val="20"/>
                <w:szCs w:val="20"/>
                <w:lang w:eastAsia="en-GB"/>
              </w:rPr>
              <w:t xml:space="preserve">, </w:t>
            </w:r>
            <w:r w:rsidRPr="00CE55C2">
              <w:rPr>
                <w:rFonts w:ascii="Arial" w:eastAsia="Times New Roman" w:hAnsi="Arial" w:cs="Arial"/>
                <w:sz w:val="20"/>
                <w:szCs w:val="20"/>
                <w:lang w:eastAsia="en-GB"/>
              </w:rPr>
              <w:t>chocolate</w:t>
            </w:r>
            <w:r w:rsidR="00C812C3" w:rsidRPr="00CE55C2">
              <w:rPr>
                <w:rFonts w:ascii="Arial" w:eastAsia="Times New Roman" w:hAnsi="Arial" w:cs="Arial"/>
                <w:sz w:val="20"/>
                <w:szCs w:val="20"/>
                <w:lang w:eastAsia="en-GB"/>
              </w:rPr>
              <w:t>s</w:t>
            </w:r>
            <w:r w:rsidR="00A80C9B" w:rsidRPr="00CE55C2">
              <w:rPr>
                <w:rFonts w:ascii="Arial" w:eastAsia="Times New Roman" w:hAnsi="Arial" w:cs="Arial"/>
                <w:sz w:val="20"/>
                <w:szCs w:val="20"/>
                <w:lang w:eastAsia="en-GB"/>
              </w:rPr>
              <w:t>, gum etc.</w:t>
            </w:r>
          </w:p>
          <w:p w14:paraId="48D7BEB0" w14:textId="1B7A0599" w:rsidR="0021160D" w:rsidRPr="00CE55C2" w:rsidRDefault="0021160D" w:rsidP="00982504"/>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A089AF" w14:textId="6FBEC705" w:rsidR="004E6573" w:rsidRPr="00CE55C2" w:rsidRDefault="004E6573" w:rsidP="004E6573">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The box, </w:t>
            </w:r>
            <w:r w:rsidR="00733FD5" w:rsidRPr="00CE55C2">
              <w:rPr>
                <w:rFonts w:ascii="Arial" w:eastAsia="Times New Roman" w:hAnsi="Arial" w:cs="Arial"/>
                <w:sz w:val="20"/>
                <w:szCs w:val="20"/>
                <w:lang w:eastAsia="en-GB"/>
              </w:rPr>
              <w:t xml:space="preserve">bag, </w:t>
            </w:r>
            <w:r w:rsidR="007325ED" w:rsidRPr="00CE55C2">
              <w:rPr>
                <w:rFonts w:ascii="Arial" w:eastAsia="Times New Roman" w:hAnsi="Arial" w:cs="Arial"/>
                <w:sz w:val="20"/>
                <w:szCs w:val="20"/>
                <w:lang w:eastAsia="en-GB"/>
              </w:rPr>
              <w:t xml:space="preserve">pouch, </w:t>
            </w:r>
            <w:r w:rsidRPr="00CE55C2">
              <w:rPr>
                <w:rFonts w:ascii="Arial" w:eastAsia="Times New Roman" w:hAnsi="Arial" w:cs="Arial"/>
                <w:sz w:val="20"/>
                <w:szCs w:val="20"/>
                <w:lang w:eastAsia="en-GB"/>
              </w:rPr>
              <w:t>bucket or tub must be treated as a single sales unit (all packaging within the sales unit is primary packaging)</w:t>
            </w:r>
          </w:p>
          <w:p w14:paraId="15CEF57D" w14:textId="0603D83D" w:rsidR="004E6573" w:rsidRPr="00CE55C2" w:rsidRDefault="004E6573" w:rsidP="004E6573">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If the contents </w:t>
            </w:r>
            <w:r w:rsidR="007C0539" w:rsidRPr="00CE55C2">
              <w:rPr>
                <w:rFonts w:ascii="Arial" w:eastAsia="Times New Roman" w:hAnsi="Arial" w:cs="Arial"/>
                <w:sz w:val="20"/>
                <w:szCs w:val="20"/>
                <w:lang w:eastAsia="en-GB"/>
              </w:rPr>
              <w:t xml:space="preserve">of the sales unit </w:t>
            </w:r>
            <w:r w:rsidRPr="00CE55C2">
              <w:rPr>
                <w:rFonts w:ascii="Arial" w:eastAsia="Times New Roman" w:hAnsi="Arial" w:cs="Arial"/>
                <w:sz w:val="20"/>
                <w:szCs w:val="20"/>
                <w:lang w:eastAsia="en-GB"/>
              </w:rPr>
              <w:t xml:space="preserve">weigh less than 230 grams, all packaging </w:t>
            </w:r>
            <w:r w:rsidR="005B10C2" w:rsidRPr="00CE55C2">
              <w:rPr>
                <w:rFonts w:ascii="Arial" w:eastAsia="Times New Roman" w:hAnsi="Arial" w:cs="Arial"/>
                <w:sz w:val="20"/>
                <w:szCs w:val="20"/>
                <w:lang w:eastAsia="en-GB"/>
              </w:rPr>
              <w:t xml:space="preserve">associated with the sales unit </w:t>
            </w:r>
            <w:r w:rsidRPr="00CE55C2">
              <w:rPr>
                <w:rFonts w:ascii="Arial" w:eastAsia="Times New Roman" w:hAnsi="Arial" w:cs="Arial"/>
                <w:sz w:val="20"/>
                <w:szCs w:val="20"/>
                <w:lang w:eastAsia="en-GB"/>
              </w:rPr>
              <w:t xml:space="preserve">is considered to be commonly binned. </w:t>
            </w:r>
          </w:p>
          <w:p w14:paraId="028AF482" w14:textId="4B2FFB02" w:rsidR="00BB4EA1" w:rsidRPr="00CE55C2" w:rsidRDefault="004E6573" w:rsidP="00982504">
            <w:pPr>
              <w:rPr>
                <w:rFonts w:ascii="Arial" w:eastAsia="Times New Roman" w:hAnsi="Arial" w:cs="Arial"/>
                <w:sz w:val="20"/>
                <w:szCs w:val="20"/>
                <w:lang w:eastAsia="en-GB"/>
              </w:rPr>
            </w:pPr>
            <w:r w:rsidRPr="00CE55C2">
              <w:rPr>
                <w:rFonts w:ascii="Arial" w:eastAsia="Times New Roman" w:hAnsi="Arial" w:cs="Arial"/>
                <w:sz w:val="20"/>
                <w:szCs w:val="20"/>
                <w:lang w:eastAsia="en-GB"/>
              </w:rPr>
              <w:t xml:space="preserve">If the contents </w:t>
            </w:r>
            <w:r w:rsidR="005B10C2" w:rsidRPr="00CE55C2">
              <w:rPr>
                <w:rFonts w:ascii="Arial" w:eastAsia="Times New Roman" w:hAnsi="Arial" w:cs="Arial"/>
                <w:sz w:val="20"/>
                <w:szCs w:val="20"/>
                <w:lang w:eastAsia="en-GB"/>
              </w:rPr>
              <w:t xml:space="preserve">of the sales unit </w:t>
            </w:r>
            <w:r w:rsidRPr="00CE55C2">
              <w:rPr>
                <w:rFonts w:ascii="Arial" w:eastAsia="Times New Roman" w:hAnsi="Arial" w:cs="Arial"/>
                <w:sz w:val="20"/>
                <w:szCs w:val="20"/>
                <w:lang w:eastAsia="en-GB"/>
              </w:rPr>
              <w:t>weigh 230g</w:t>
            </w:r>
            <w:r w:rsidR="00C45EC7" w:rsidRPr="00CE55C2">
              <w:rPr>
                <w:rFonts w:ascii="Arial" w:eastAsia="Times New Roman" w:hAnsi="Arial" w:cs="Arial"/>
                <w:sz w:val="20"/>
                <w:szCs w:val="20"/>
                <w:lang w:eastAsia="en-GB"/>
              </w:rPr>
              <w:t xml:space="preserve"> or more</w:t>
            </w:r>
            <w:r w:rsidRPr="00CE55C2">
              <w:rPr>
                <w:rFonts w:ascii="Arial" w:eastAsia="Times New Roman" w:hAnsi="Arial" w:cs="Arial"/>
                <w:sz w:val="20"/>
                <w:szCs w:val="20"/>
                <w:lang w:eastAsia="en-GB"/>
              </w:rPr>
              <w:t xml:space="preserve">, we will not consider </w:t>
            </w:r>
            <w:r w:rsidR="00B932C4" w:rsidRPr="00CE55C2">
              <w:rPr>
                <w:rFonts w:ascii="Arial" w:eastAsia="Times New Roman" w:hAnsi="Arial" w:cs="Arial"/>
                <w:sz w:val="20"/>
                <w:szCs w:val="20"/>
                <w:lang w:eastAsia="en-GB"/>
              </w:rPr>
              <w:t xml:space="preserve">any of </w:t>
            </w:r>
            <w:r w:rsidRPr="00CE55C2">
              <w:rPr>
                <w:rFonts w:ascii="Arial" w:eastAsia="Times New Roman" w:hAnsi="Arial" w:cs="Arial"/>
                <w:sz w:val="20"/>
                <w:szCs w:val="20"/>
                <w:lang w:eastAsia="en-GB"/>
              </w:rPr>
              <w:t>this packaging to be commonly binned.</w:t>
            </w:r>
          </w:p>
          <w:p w14:paraId="5D52FC44" w14:textId="0045E1A5" w:rsidR="000C3B9E" w:rsidRPr="00CE55C2" w:rsidRDefault="006D6C30" w:rsidP="001839E5">
            <w:pPr>
              <w:pStyle w:val="NormalWeb"/>
              <w:spacing w:before="0" w:beforeAutospacing="0" w:after="0" w:afterAutospacing="0"/>
              <w:rPr>
                <w:rFonts w:ascii="Arial" w:hAnsi="Arial" w:cs="Arial"/>
                <w:sz w:val="20"/>
                <w:szCs w:val="20"/>
              </w:rPr>
            </w:pPr>
            <w:r w:rsidRPr="00CE55C2">
              <w:rPr>
                <w:rFonts w:ascii="Arial" w:hAnsi="Arial" w:cs="Arial"/>
                <w:sz w:val="20"/>
                <w:szCs w:val="20"/>
              </w:rPr>
              <w:t>The packaging around medicinal products</w:t>
            </w:r>
            <w:r w:rsidR="00CA26C8" w:rsidRPr="00CE55C2">
              <w:rPr>
                <w:rFonts w:ascii="Arial" w:hAnsi="Arial" w:cs="Arial"/>
                <w:sz w:val="20"/>
                <w:szCs w:val="20"/>
              </w:rPr>
              <w:t xml:space="preserve"> and vitamins</w:t>
            </w:r>
            <w:r w:rsidR="001839E5" w:rsidRPr="00CE55C2">
              <w:rPr>
                <w:rFonts w:ascii="Arial" w:hAnsi="Arial" w:cs="Arial"/>
                <w:i/>
                <w:iCs/>
                <w:sz w:val="20"/>
                <w:szCs w:val="20"/>
              </w:rPr>
              <w:t xml:space="preserve"> </w:t>
            </w:r>
            <w:r w:rsidRPr="00CE55C2">
              <w:rPr>
                <w:rFonts w:ascii="Arial" w:hAnsi="Arial" w:cs="Arial"/>
                <w:sz w:val="20"/>
                <w:szCs w:val="20"/>
              </w:rPr>
              <w:t xml:space="preserve">is not considered to be commonly binned. </w:t>
            </w:r>
          </w:p>
          <w:p w14:paraId="791D1484" w14:textId="77777777" w:rsidR="00D52B24" w:rsidRPr="00CE55C2" w:rsidRDefault="00D52B24" w:rsidP="001839E5">
            <w:pPr>
              <w:pStyle w:val="NormalWeb"/>
              <w:spacing w:before="0" w:beforeAutospacing="0" w:after="0" w:afterAutospacing="0"/>
              <w:rPr>
                <w:rFonts w:ascii="Arial" w:hAnsi="Arial" w:cs="Arial"/>
                <w:sz w:val="20"/>
                <w:szCs w:val="20"/>
              </w:rPr>
            </w:pPr>
          </w:p>
          <w:p w14:paraId="1872C4B8" w14:textId="4338E7B0" w:rsidR="006D6C30" w:rsidRPr="00CE55C2" w:rsidRDefault="006D6C30" w:rsidP="001839E5">
            <w:pPr>
              <w:pStyle w:val="NormalWeb"/>
              <w:spacing w:before="0" w:beforeAutospacing="0" w:after="0" w:afterAutospacing="0"/>
              <w:rPr>
                <w:rFonts w:ascii="Arial" w:hAnsi="Arial" w:cs="Arial"/>
                <w:sz w:val="20"/>
                <w:szCs w:val="20"/>
              </w:rPr>
            </w:pPr>
            <w:r w:rsidRPr="00CE55C2">
              <w:rPr>
                <w:rFonts w:ascii="Arial" w:hAnsi="Arial" w:cs="Arial"/>
                <w:sz w:val="20"/>
                <w:szCs w:val="20"/>
              </w:rPr>
              <w:t xml:space="preserve">“Medicinal product” has the meanings given in regulations 2 and 8 of the Human Medicines Regulations 2012(g). </w:t>
            </w:r>
          </w:p>
          <w:p w14:paraId="17BB3E95" w14:textId="02A1C576" w:rsidR="006D6C30" w:rsidRPr="00CE55C2" w:rsidRDefault="006D6C30" w:rsidP="001839E5">
            <w:pPr>
              <w:pStyle w:val="NormalWeb"/>
              <w:spacing w:before="0" w:beforeAutospacing="0" w:after="0" w:afterAutospacing="0"/>
              <w:rPr>
                <w:rFonts w:ascii="Arial" w:hAnsi="Arial" w:cs="Arial"/>
                <w:sz w:val="20"/>
                <w:szCs w:val="20"/>
              </w:rPr>
            </w:pPr>
          </w:p>
        </w:tc>
      </w:tr>
      <w:tr w:rsidR="00BD7564" w:rsidRPr="007C2569" w14:paraId="48995B2F" w14:textId="77777777" w:rsidTr="00541685">
        <w:trPr>
          <w:trHeight w:val="554"/>
        </w:trPr>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A01B8C" w14:textId="6AD0BD49" w:rsidR="00BD7564" w:rsidRDefault="00BD7564" w:rsidP="00BD7564">
            <w:pPr>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Tobacco product packaging</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FA7F1F" w14:textId="77777777" w:rsidR="00BD7564" w:rsidRDefault="00BD7564" w:rsidP="00BD756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 xml:space="preserve">Yes </w:t>
            </w:r>
            <w:r>
              <w:rPr>
                <w:rFonts w:ascii="Arial" w:eastAsia="Times New Roman" w:hAnsi="Arial" w:cs="Arial"/>
                <w:color w:val="000000"/>
                <w:sz w:val="20"/>
                <w:szCs w:val="20"/>
                <w:lang w:eastAsia="en-GB"/>
              </w:rPr>
              <w:t>–</w:t>
            </w:r>
            <w:r w:rsidRPr="007C2569">
              <w:rPr>
                <w:rFonts w:ascii="Arial" w:eastAsia="Times New Roman" w:hAnsi="Arial" w:cs="Arial"/>
                <w:color w:val="000000"/>
                <w:sz w:val="20"/>
                <w:szCs w:val="20"/>
                <w:lang w:eastAsia="en-GB"/>
              </w:rPr>
              <w:t xml:space="preserve"> </w:t>
            </w:r>
            <w:r>
              <w:rPr>
                <w:rFonts w:ascii="Arial" w:eastAsia="Times New Roman" w:hAnsi="Arial" w:cs="Arial"/>
                <w:color w:val="000000"/>
                <w:sz w:val="20"/>
                <w:szCs w:val="20"/>
                <w:lang w:eastAsia="en-GB"/>
              </w:rPr>
              <w:t>to</w:t>
            </w:r>
            <w:r w:rsidRPr="007C2569">
              <w:rPr>
                <w:rFonts w:ascii="Arial" w:eastAsia="Times New Roman" w:hAnsi="Arial" w:cs="Arial"/>
                <w:color w:val="000000"/>
                <w:sz w:val="20"/>
                <w:szCs w:val="20"/>
                <w:lang w:eastAsia="en-GB"/>
              </w:rPr>
              <w:t>ba</w:t>
            </w:r>
            <w:r>
              <w:rPr>
                <w:rFonts w:ascii="Arial" w:eastAsia="Times New Roman" w:hAnsi="Arial" w:cs="Arial"/>
                <w:color w:val="000000"/>
                <w:sz w:val="20"/>
                <w:szCs w:val="20"/>
                <w:lang w:eastAsia="en-GB"/>
              </w:rPr>
              <w:t>c</w:t>
            </w:r>
            <w:r w:rsidRPr="007C2569">
              <w:rPr>
                <w:rFonts w:ascii="Arial" w:eastAsia="Times New Roman" w:hAnsi="Arial" w:cs="Arial"/>
                <w:color w:val="000000"/>
                <w:sz w:val="20"/>
                <w:szCs w:val="20"/>
                <w:lang w:eastAsia="en-GB"/>
              </w:rPr>
              <w:t>co product</w:t>
            </w:r>
            <w:r>
              <w:rPr>
                <w:rFonts w:ascii="Arial" w:eastAsia="Times New Roman" w:hAnsi="Arial" w:cs="Arial"/>
                <w:color w:val="000000"/>
                <w:sz w:val="20"/>
                <w:szCs w:val="20"/>
                <w:lang w:eastAsia="en-GB"/>
              </w:rPr>
              <w:t xml:space="preserve"> packaging is considered to commonly end up in public bins</w:t>
            </w:r>
            <w:r w:rsidRPr="007C2569">
              <w:rPr>
                <w:rFonts w:ascii="Arial" w:eastAsia="Times New Roman" w:hAnsi="Arial" w:cs="Arial"/>
                <w:color w:val="000000"/>
                <w:sz w:val="20"/>
                <w:szCs w:val="20"/>
                <w:lang w:eastAsia="en-GB"/>
              </w:rPr>
              <w:t xml:space="preserve">. </w:t>
            </w:r>
          </w:p>
          <w:p w14:paraId="074DA400" w14:textId="78EBADC9" w:rsidR="00BD7564" w:rsidRPr="00915477" w:rsidRDefault="00BD7564" w:rsidP="00BD7564">
            <w:pPr>
              <w:rPr>
                <w:rFonts w:ascii="Arial" w:eastAsia="Times New Roman" w:hAnsi="Arial" w:cs="Arial"/>
                <w:color w:val="000000"/>
                <w:sz w:val="20"/>
                <w:szCs w:val="20"/>
                <w:lang w:eastAsia="en-GB"/>
              </w:rPr>
            </w:pPr>
            <w:r w:rsidRPr="007C2569">
              <w:rPr>
                <w:rFonts w:ascii="Arial" w:eastAsia="Times New Roman" w:hAnsi="Arial" w:cs="Arial"/>
                <w:color w:val="000000"/>
                <w:sz w:val="20"/>
                <w:szCs w:val="20"/>
                <w:lang w:eastAsia="en-GB"/>
              </w:rPr>
              <w:t>Please note cigarette papers</w:t>
            </w:r>
            <w:r>
              <w:rPr>
                <w:rFonts w:ascii="Arial" w:eastAsia="Times New Roman" w:hAnsi="Arial" w:cs="Arial"/>
                <w:color w:val="000000"/>
                <w:sz w:val="20"/>
                <w:szCs w:val="20"/>
                <w:lang w:eastAsia="en-GB"/>
              </w:rPr>
              <w:t xml:space="preserve"> and filters</w:t>
            </w:r>
            <w:r w:rsidRPr="007C2569">
              <w:rPr>
                <w:rFonts w:ascii="Arial" w:eastAsia="Times New Roman" w:hAnsi="Arial" w:cs="Arial"/>
                <w:color w:val="000000"/>
                <w:sz w:val="20"/>
                <w:szCs w:val="20"/>
                <w:lang w:eastAsia="en-GB"/>
              </w:rPr>
              <w:t xml:space="preserve"> themselves are product</w:t>
            </w:r>
            <w:r>
              <w:rPr>
                <w:rFonts w:ascii="Arial" w:eastAsia="Times New Roman" w:hAnsi="Arial" w:cs="Arial"/>
                <w:color w:val="000000"/>
                <w:sz w:val="20"/>
                <w:szCs w:val="20"/>
                <w:lang w:eastAsia="en-GB"/>
              </w:rPr>
              <w:t>s</w:t>
            </w:r>
            <w:r w:rsidRPr="007C2569">
              <w:rPr>
                <w:rFonts w:ascii="Arial" w:eastAsia="Times New Roman" w:hAnsi="Arial" w:cs="Arial"/>
                <w:color w:val="000000"/>
                <w:sz w:val="20"/>
                <w:szCs w:val="20"/>
                <w:lang w:eastAsia="en-GB"/>
              </w:rPr>
              <w:t>, not packaging</w:t>
            </w:r>
            <w:r>
              <w:rPr>
                <w:rFonts w:ascii="Arial" w:eastAsia="Times New Roman" w:hAnsi="Arial" w:cs="Arial"/>
                <w:color w:val="000000"/>
                <w:sz w:val="20"/>
                <w:szCs w:val="20"/>
                <w:lang w:eastAsia="en-GB"/>
              </w:rPr>
              <w:t>. Their packaging (t</w:t>
            </w:r>
            <w:r w:rsidRPr="007C2569">
              <w:rPr>
                <w:rFonts w:ascii="Arial" w:eastAsia="Times New Roman" w:hAnsi="Arial" w:cs="Arial"/>
                <w:color w:val="000000"/>
                <w:sz w:val="20"/>
                <w:szCs w:val="20"/>
                <w:lang w:eastAsia="en-GB"/>
              </w:rPr>
              <w:t xml:space="preserve">he rolling paper packet </w:t>
            </w:r>
            <w:r>
              <w:rPr>
                <w:rFonts w:ascii="Arial" w:eastAsia="Times New Roman" w:hAnsi="Arial" w:cs="Arial"/>
                <w:color w:val="000000"/>
                <w:sz w:val="20"/>
                <w:szCs w:val="20"/>
                <w:lang w:eastAsia="en-GB"/>
              </w:rPr>
              <w:t xml:space="preserve">and the </w:t>
            </w:r>
            <w:r w:rsidRPr="007C2569">
              <w:rPr>
                <w:rFonts w:ascii="Arial" w:eastAsia="Times New Roman" w:hAnsi="Arial" w:cs="Arial"/>
                <w:color w:val="000000"/>
                <w:sz w:val="20"/>
                <w:szCs w:val="20"/>
                <w:lang w:eastAsia="en-GB"/>
              </w:rPr>
              <w:t>packaging associated with a sales unit of filters</w:t>
            </w:r>
            <w:r>
              <w:rPr>
                <w:rFonts w:ascii="Arial" w:eastAsia="Times New Roman" w:hAnsi="Arial" w:cs="Arial"/>
                <w:color w:val="000000"/>
                <w:sz w:val="20"/>
                <w:szCs w:val="20"/>
                <w:lang w:eastAsia="en-GB"/>
              </w:rPr>
              <w:t>, such as the</w:t>
            </w:r>
            <w:r w:rsidRPr="007C2569">
              <w:rPr>
                <w:rFonts w:ascii="Arial" w:eastAsia="Times New Roman" w:hAnsi="Arial" w:cs="Arial"/>
                <w:color w:val="000000"/>
                <w:sz w:val="20"/>
                <w:szCs w:val="20"/>
                <w:lang w:eastAsia="en-GB"/>
              </w:rPr>
              <w:t xml:space="preserve"> sleeve around </w:t>
            </w:r>
            <w:r>
              <w:rPr>
                <w:rFonts w:ascii="Arial" w:eastAsia="Times New Roman" w:hAnsi="Arial" w:cs="Arial"/>
                <w:color w:val="000000"/>
                <w:sz w:val="20"/>
                <w:szCs w:val="20"/>
                <w:lang w:eastAsia="en-GB"/>
              </w:rPr>
              <w:t xml:space="preserve">the </w:t>
            </w:r>
            <w:r w:rsidRPr="007C2569">
              <w:rPr>
                <w:rFonts w:ascii="Arial" w:eastAsia="Times New Roman" w:hAnsi="Arial" w:cs="Arial"/>
                <w:color w:val="000000"/>
                <w:sz w:val="20"/>
                <w:szCs w:val="20"/>
                <w:lang w:eastAsia="en-GB"/>
              </w:rPr>
              <w:t xml:space="preserve">filters &amp; box or a bag) </w:t>
            </w:r>
            <w:r>
              <w:rPr>
                <w:rFonts w:ascii="Arial" w:eastAsia="Times New Roman" w:hAnsi="Arial" w:cs="Arial"/>
                <w:color w:val="000000"/>
                <w:sz w:val="20"/>
                <w:szCs w:val="20"/>
                <w:lang w:eastAsia="en-GB"/>
              </w:rPr>
              <w:t xml:space="preserve">are considered to be commonly </w:t>
            </w:r>
            <w:r w:rsidRPr="007C2569">
              <w:rPr>
                <w:rFonts w:ascii="Arial" w:eastAsia="Times New Roman" w:hAnsi="Arial" w:cs="Arial"/>
                <w:color w:val="000000"/>
                <w:sz w:val="20"/>
                <w:szCs w:val="20"/>
                <w:lang w:eastAsia="en-GB"/>
              </w:rPr>
              <w:t>binned.</w:t>
            </w:r>
          </w:p>
        </w:tc>
      </w:tr>
      <w:tr w:rsidR="00D37568" w:rsidRPr="007C2569" w14:paraId="5327B4B0" w14:textId="77777777" w:rsidTr="00541685">
        <w:trPr>
          <w:trHeight w:val="554"/>
        </w:trPr>
        <w:tc>
          <w:tcPr>
            <w:tcW w:w="28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92D299" w14:textId="7E99AAB6" w:rsidR="00D37568" w:rsidRPr="004D3F6D" w:rsidRDefault="00D37568" w:rsidP="00BD7564">
            <w:pPr>
              <w:rPr>
                <w:rFonts w:ascii="Arial" w:eastAsia="Times New Roman" w:hAnsi="Arial" w:cs="Arial"/>
                <w:color w:val="000000" w:themeColor="text1"/>
                <w:sz w:val="20"/>
                <w:szCs w:val="20"/>
                <w:lang w:eastAsia="en-GB"/>
              </w:rPr>
            </w:pPr>
            <w:r w:rsidRPr="004D3F6D">
              <w:rPr>
                <w:rFonts w:ascii="Arial" w:eastAsia="Times New Roman" w:hAnsi="Arial" w:cs="Arial"/>
                <w:color w:val="000000" w:themeColor="text1"/>
                <w:sz w:val="20"/>
                <w:szCs w:val="20"/>
                <w:lang w:eastAsia="en-GB"/>
              </w:rPr>
              <w:t>Vending or water cooler cups</w:t>
            </w:r>
          </w:p>
        </w:tc>
        <w:tc>
          <w:tcPr>
            <w:tcW w:w="6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A62008" w14:textId="3AE2F160" w:rsidR="00D37568" w:rsidRPr="004D3F6D" w:rsidRDefault="00D37568" w:rsidP="00BD7564">
            <w:pPr>
              <w:rPr>
                <w:rFonts w:ascii="Arial" w:eastAsia="Times New Roman" w:hAnsi="Arial" w:cs="Arial"/>
                <w:color w:val="000000" w:themeColor="text1"/>
                <w:sz w:val="20"/>
                <w:szCs w:val="20"/>
                <w:lang w:eastAsia="en-GB"/>
              </w:rPr>
            </w:pPr>
            <w:r w:rsidRPr="004D3F6D">
              <w:rPr>
                <w:rFonts w:ascii="Arial" w:eastAsia="Times New Roman" w:hAnsi="Arial" w:cs="Arial"/>
                <w:color w:val="000000" w:themeColor="text1"/>
                <w:sz w:val="20"/>
                <w:szCs w:val="20"/>
                <w:lang w:eastAsia="en-GB"/>
              </w:rPr>
              <w:t>Yes</w:t>
            </w:r>
            <w:r w:rsidR="0069161B" w:rsidRPr="004D3F6D">
              <w:rPr>
                <w:rFonts w:ascii="Arial" w:eastAsia="Times New Roman" w:hAnsi="Arial" w:cs="Arial"/>
                <w:color w:val="000000" w:themeColor="text1"/>
                <w:sz w:val="20"/>
                <w:szCs w:val="20"/>
                <w:lang w:eastAsia="en-GB"/>
              </w:rPr>
              <w:t xml:space="preserve"> –provided to consumers</w:t>
            </w:r>
            <w:r w:rsidR="00B26734" w:rsidRPr="004D3F6D">
              <w:rPr>
                <w:rFonts w:ascii="Arial" w:eastAsia="Times New Roman" w:hAnsi="Arial" w:cs="Arial"/>
                <w:color w:val="000000" w:themeColor="text1"/>
                <w:sz w:val="20"/>
                <w:szCs w:val="20"/>
                <w:lang w:eastAsia="en-GB"/>
              </w:rPr>
              <w:t xml:space="preserve"> with take-away drink</w:t>
            </w:r>
          </w:p>
        </w:tc>
      </w:tr>
    </w:tbl>
    <w:p w14:paraId="6656DE9F" w14:textId="41854787" w:rsidR="00951462" w:rsidRPr="00CA12B1" w:rsidRDefault="00C53A4E" w:rsidP="00BB6D9F">
      <w:pPr>
        <w:rPr>
          <w:rStyle w:val="Hyperlink"/>
          <w:rFonts w:ascii="Arial" w:eastAsiaTheme="majorEastAsia" w:hAnsi="Arial" w:cstheme="majorBidi"/>
          <w:b/>
          <w:sz w:val="20"/>
          <w:szCs w:val="20"/>
          <w:u w:val="none"/>
        </w:rPr>
      </w:pPr>
      <w:r>
        <w:rPr>
          <w:rFonts w:ascii="Arial" w:eastAsiaTheme="majorEastAsia" w:hAnsi="Arial" w:cstheme="majorBidi"/>
          <w:b/>
        </w:rPr>
        <w:fldChar w:fldCharType="begin"/>
      </w:r>
      <w:r>
        <w:rPr>
          <w:rFonts w:ascii="Arial" w:eastAsiaTheme="majorEastAsia" w:hAnsi="Arial" w:cstheme="majorBidi"/>
          <w:b/>
        </w:rPr>
        <w:instrText>HYPERLINK  \l "CONTENTS"</w:instrText>
      </w:r>
      <w:r>
        <w:rPr>
          <w:rFonts w:ascii="Arial" w:eastAsiaTheme="majorEastAsia" w:hAnsi="Arial" w:cstheme="majorBidi"/>
          <w:b/>
        </w:rPr>
      </w:r>
      <w:r>
        <w:rPr>
          <w:rFonts w:ascii="Arial" w:eastAsiaTheme="majorEastAsia" w:hAnsi="Arial" w:cstheme="majorBidi"/>
          <w:b/>
        </w:rPr>
        <w:fldChar w:fldCharType="separate"/>
      </w:r>
      <w:r w:rsidR="00951462" w:rsidRPr="00CA12B1">
        <w:rPr>
          <w:rStyle w:val="Hyperlink"/>
          <w:rFonts w:ascii="Arial" w:eastAsiaTheme="majorEastAsia" w:hAnsi="Arial" w:cstheme="majorBidi"/>
          <w:b/>
          <w:sz w:val="20"/>
          <w:szCs w:val="20"/>
          <w:u w:val="none"/>
        </w:rPr>
        <w:t>RETURN TO CONTENTS PAGE</w:t>
      </w:r>
    </w:p>
    <w:p w14:paraId="50954652" w14:textId="640127CD" w:rsidR="00690D3C" w:rsidRPr="00853C5F" w:rsidRDefault="00C53A4E" w:rsidP="00B2032D">
      <w:pPr>
        <w:rPr>
          <w:rFonts w:ascii="Arial" w:eastAsiaTheme="majorEastAsia" w:hAnsi="Arial" w:cs="Arial"/>
          <w:b/>
          <w:color w:val="008631"/>
        </w:rPr>
      </w:pPr>
      <w:r>
        <w:rPr>
          <w:rFonts w:ascii="Arial" w:eastAsiaTheme="majorEastAsia" w:hAnsi="Arial" w:cstheme="majorBidi"/>
          <w:b/>
        </w:rPr>
        <w:fldChar w:fldCharType="end"/>
      </w:r>
      <w:r w:rsidR="00690D3C" w:rsidRPr="00853C5F">
        <w:rPr>
          <w:rFonts w:ascii="Arial" w:eastAsiaTheme="majorEastAsia" w:hAnsi="Arial" w:cs="Arial"/>
          <w:b/>
          <w:color w:val="008631"/>
          <w:sz w:val="32"/>
          <w:szCs w:val="32"/>
        </w:rPr>
        <w:t>Appendix 7:</w:t>
      </w:r>
      <w:r w:rsidR="00283281" w:rsidRPr="00853C5F">
        <w:rPr>
          <w:rFonts w:ascii="Arial" w:eastAsiaTheme="majorEastAsia" w:hAnsi="Arial" w:cs="Arial"/>
          <w:b/>
          <w:color w:val="008631"/>
          <w:sz w:val="32"/>
          <w:szCs w:val="32"/>
        </w:rPr>
        <w:t xml:space="preserve"> </w:t>
      </w:r>
      <w:bookmarkStart w:id="67" w:name="AppendixSMPWFlow"/>
      <w:r w:rsidR="00283281" w:rsidRPr="00853C5F">
        <w:rPr>
          <w:rFonts w:ascii="Arial" w:eastAsiaTheme="majorEastAsia" w:hAnsi="Arial" w:cs="Arial"/>
          <w:b/>
          <w:color w:val="008631"/>
          <w:sz w:val="32"/>
          <w:szCs w:val="32"/>
        </w:rPr>
        <w:t>Self-managed packaging waste (</w:t>
      </w:r>
      <w:r w:rsidR="00690D3C" w:rsidRPr="00853C5F">
        <w:rPr>
          <w:rFonts w:ascii="Arial" w:eastAsiaTheme="majorEastAsia" w:hAnsi="Arial" w:cs="Arial"/>
          <w:b/>
          <w:color w:val="008631"/>
          <w:sz w:val="32"/>
          <w:szCs w:val="32"/>
        </w:rPr>
        <w:t>SMPW</w:t>
      </w:r>
      <w:r w:rsidR="00283281" w:rsidRPr="00853C5F">
        <w:rPr>
          <w:rFonts w:ascii="Arial" w:eastAsiaTheme="majorEastAsia" w:hAnsi="Arial" w:cs="Arial"/>
          <w:b/>
          <w:color w:val="008631"/>
          <w:sz w:val="32"/>
          <w:szCs w:val="32"/>
        </w:rPr>
        <w:t>)</w:t>
      </w:r>
      <w:bookmarkEnd w:id="67"/>
    </w:p>
    <w:p w14:paraId="06BDB65D" w14:textId="1D2411A8" w:rsidR="004B20C6" w:rsidRPr="00E8075C" w:rsidRDefault="00874815" w:rsidP="005B1B74">
      <w:pPr>
        <w:rPr>
          <w:rFonts w:ascii="Arial" w:eastAsiaTheme="majorEastAsia" w:hAnsi="Arial" w:cs="Arial"/>
          <w:bCs/>
        </w:rPr>
      </w:pPr>
      <w:r w:rsidRPr="007743D4">
        <w:rPr>
          <w:rFonts w:ascii="Arial" w:eastAsiaTheme="majorEastAsia" w:hAnsi="Arial" w:cs="Arial"/>
          <w:bCs/>
        </w:rPr>
        <w:t xml:space="preserve">The diagram below </w:t>
      </w:r>
      <w:r w:rsidRPr="007743D4">
        <w:rPr>
          <w:rFonts w:ascii="Arial" w:hAnsi="Arial" w:cs="Arial"/>
        </w:rPr>
        <w:t xml:space="preserve">can be used by </w:t>
      </w:r>
      <w:r w:rsidR="005508C4">
        <w:rPr>
          <w:rFonts w:ascii="Arial" w:hAnsi="Arial" w:cs="Arial"/>
        </w:rPr>
        <w:t xml:space="preserve">large </w:t>
      </w:r>
      <w:r w:rsidRPr="007743D4">
        <w:rPr>
          <w:rFonts w:ascii="Arial" w:hAnsi="Arial" w:cs="Arial"/>
        </w:rPr>
        <w:t xml:space="preserve">producers </w:t>
      </w:r>
      <w:r w:rsidRPr="007743D4">
        <w:rPr>
          <w:rFonts w:ascii="Arial" w:eastAsiaTheme="majorEastAsia" w:hAnsi="Arial" w:cs="Arial"/>
          <w:bCs/>
        </w:rPr>
        <w:t>to help d</w:t>
      </w:r>
      <w:r w:rsidRPr="00515297">
        <w:rPr>
          <w:rFonts w:ascii="Arial" w:eastAsiaTheme="majorEastAsia" w:hAnsi="Arial" w:cs="Arial"/>
          <w:bCs/>
        </w:rPr>
        <w:t xml:space="preserve">etermine if packaging waste is self-managed organisation waste (SMOW), or self-managed consumer waste (SMCW). </w:t>
      </w:r>
    </w:p>
    <w:p w14:paraId="34EEF6E8" w14:textId="2A9F120B" w:rsidR="00375F05" w:rsidRPr="005B1B74" w:rsidRDefault="00375F05" w:rsidP="00375F05">
      <w:pPr>
        <w:spacing w:after="0"/>
        <w:rPr>
          <w:rFonts w:ascii="Arial" w:eastAsiaTheme="majorEastAsia" w:hAnsi="Arial" w:cstheme="majorBidi"/>
          <w:bCs/>
        </w:rPr>
      </w:pPr>
      <w:r w:rsidRPr="005B1B74">
        <w:rPr>
          <w:rFonts w:ascii="Arial" w:eastAsiaTheme="majorEastAsia" w:hAnsi="Arial" w:cstheme="majorBidi"/>
          <w:bCs/>
        </w:rPr>
        <w:t xml:space="preserve">Packaging waste can </w:t>
      </w:r>
      <w:r w:rsidR="00874815">
        <w:rPr>
          <w:rFonts w:ascii="Arial" w:eastAsiaTheme="majorEastAsia" w:hAnsi="Arial" w:cstheme="majorBidi"/>
          <w:bCs/>
        </w:rPr>
        <w:t xml:space="preserve">only </w:t>
      </w:r>
      <w:r w:rsidRPr="005B1B74">
        <w:rPr>
          <w:rFonts w:ascii="Arial" w:eastAsiaTheme="majorEastAsia" w:hAnsi="Arial" w:cstheme="majorBidi"/>
          <w:bCs/>
        </w:rPr>
        <w:t xml:space="preserve">be reported as </w:t>
      </w:r>
      <w:r w:rsidR="00874815">
        <w:rPr>
          <w:rFonts w:ascii="Arial" w:eastAsiaTheme="majorEastAsia" w:hAnsi="Arial" w:cstheme="majorBidi"/>
          <w:bCs/>
        </w:rPr>
        <w:t>SMCW</w:t>
      </w:r>
      <w:r w:rsidRPr="005B1B74">
        <w:rPr>
          <w:rFonts w:ascii="Arial" w:eastAsiaTheme="majorEastAsia" w:hAnsi="Arial" w:cstheme="majorBidi"/>
          <w:bCs/>
        </w:rPr>
        <w:t xml:space="preserve"> </w:t>
      </w:r>
      <w:r w:rsidR="00DA6E6D">
        <w:rPr>
          <w:rFonts w:ascii="Arial" w:eastAsiaTheme="majorEastAsia" w:hAnsi="Arial" w:cstheme="majorBidi"/>
          <w:bCs/>
        </w:rPr>
        <w:t>by</w:t>
      </w:r>
      <w:r w:rsidRPr="005B1B74">
        <w:rPr>
          <w:rFonts w:ascii="Arial" w:eastAsiaTheme="majorEastAsia" w:hAnsi="Arial" w:cstheme="majorBidi"/>
          <w:bCs/>
        </w:rPr>
        <w:t xml:space="preserve"> a large producer who has evidence that: </w:t>
      </w:r>
    </w:p>
    <w:p w14:paraId="4E82E438" w14:textId="74DD3E90" w:rsidR="00375F05" w:rsidRPr="005B1B74" w:rsidRDefault="00836A7A" w:rsidP="00375F05">
      <w:pPr>
        <w:pStyle w:val="ListParagraph"/>
        <w:numPr>
          <w:ilvl w:val="0"/>
          <w:numId w:val="76"/>
        </w:numPr>
        <w:rPr>
          <w:rFonts w:ascii="Arial" w:eastAsiaTheme="majorEastAsia" w:hAnsi="Arial" w:cstheme="majorBidi"/>
          <w:bCs/>
          <w:sz w:val="22"/>
          <w:szCs w:val="22"/>
        </w:rPr>
      </w:pPr>
      <w:r>
        <w:rPr>
          <w:rFonts w:ascii="Arial" w:eastAsiaTheme="majorEastAsia" w:hAnsi="Arial" w:cstheme="majorBidi"/>
          <w:bCs/>
          <w:sz w:val="22"/>
          <w:szCs w:val="22"/>
        </w:rPr>
        <w:t>T</w:t>
      </w:r>
      <w:r w:rsidR="00375F05" w:rsidRPr="005B1B74">
        <w:rPr>
          <w:rFonts w:ascii="Arial" w:eastAsiaTheme="majorEastAsia" w:hAnsi="Arial" w:cstheme="majorBidi"/>
          <w:bCs/>
          <w:sz w:val="22"/>
          <w:szCs w:val="22"/>
        </w:rPr>
        <w:t>he waste was collected by them from consumers</w:t>
      </w:r>
      <w:r>
        <w:rPr>
          <w:rFonts w:ascii="Arial" w:eastAsiaTheme="majorEastAsia" w:hAnsi="Arial" w:cstheme="majorBidi"/>
          <w:bCs/>
          <w:sz w:val="22"/>
          <w:szCs w:val="22"/>
        </w:rPr>
        <w:t>;</w:t>
      </w:r>
      <w:r w:rsidR="00375F05" w:rsidRPr="005B1B74">
        <w:rPr>
          <w:rFonts w:ascii="Arial" w:eastAsiaTheme="majorEastAsia" w:hAnsi="Arial" w:cstheme="majorBidi"/>
          <w:bCs/>
          <w:sz w:val="22"/>
          <w:szCs w:val="22"/>
        </w:rPr>
        <w:t xml:space="preserve"> and</w:t>
      </w:r>
    </w:p>
    <w:p w14:paraId="0E7A0C31" w14:textId="74717CB2" w:rsidR="00375F05" w:rsidRPr="005B1B74" w:rsidRDefault="00836A7A" w:rsidP="00375F05">
      <w:pPr>
        <w:pStyle w:val="ListParagraph"/>
        <w:numPr>
          <w:ilvl w:val="0"/>
          <w:numId w:val="76"/>
        </w:numPr>
        <w:rPr>
          <w:rFonts w:ascii="Arial" w:eastAsiaTheme="majorEastAsia" w:hAnsi="Arial" w:cstheme="majorBidi"/>
          <w:bCs/>
          <w:sz w:val="22"/>
          <w:szCs w:val="22"/>
        </w:rPr>
      </w:pPr>
      <w:r>
        <w:rPr>
          <w:rFonts w:ascii="Arial" w:eastAsiaTheme="majorEastAsia" w:hAnsi="Arial" w:cstheme="majorBidi"/>
          <w:bCs/>
          <w:sz w:val="22"/>
          <w:szCs w:val="22"/>
        </w:rPr>
        <w:t>T</w:t>
      </w:r>
      <w:r w:rsidR="00375F05" w:rsidRPr="005B1B74">
        <w:rPr>
          <w:rFonts w:ascii="Arial" w:eastAsiaTheme="majorEastAsia" w:hAnsi="Arial" w:cstheme="majorBidi"/>
          <w:bCs/>
          <w:sz w:val="22"/>
          <w:szCs w:val="22"/>
        </w:rPr>
        <w:t>hey sent the waste for recycling at their own cost</w:t>
      </w:r>
      <w:r>
        <w:rPr>
          <w:rFonts w:ascii="Arial" w:eastAsiaTheme="majorEastAsia" w:hAnsi="Arial" w:cstheme="majorBidi"/>
          <w:bCs/>
          <w:sz w:val="22"/>
          <w:szCs w:val="22"/>
        </w:rPr>
        <w:t>;</w:t>
      </w:r>
      <w:r w:rsidR="00375F05" w:rsidRPr="005B1B74">
        <w:rPr>
          <w:rFonts w:ascii="Arial" w:eastAsiaTheme="majorEastAsia" w:hAnsi="Arial" w:cstheme="majorBidi"/>
          <w:bCs/>
          <w:sz w:val="22"/>
          <w:szCs w:val="22"/>
        </w:rPr>
        <w:t xml:space="preserve"> and</w:t>
      </w:r>
    </w:p>
    <w:p w14:paraId="36652CB3" w14:textId="40C9ADB4" w:rsidR="00CE4975" w:rsidRPr="005B1B74" w:rsidRDefault="00836A7A" w:rsidP="00CE4975">
      <w:pPr>
        <w:pStyle w:val="ListParagraph"/>
        <w:numPr>
          <w:ilvl w:val="0"/>
          <w:numId w:val="76"/>
        </w:numPr>
        <w:rPr>
          <w:rFonts w:ascii="Arial" w:eastAsiaTheme="majorEastAsia" w:hAnsi="Arial" w:cstheme="majorBidi"/>
          <w:bCs/>
          <w:sz w:val="22"/>
          <w:szCs w:val="22"/>
        </w:rPr>
      </w:pPr>
      <w:r>
        <w:rPr>
          <w:rFonts w:ascii="Arial" w:eastAsiaTheme="majorEastAsia" w:hAnsi="Arial" w:cstheme="majorBidi"/>
          <w:bCs/>
          <w:sz w:val="22"/>
          <w:szCs w:val="22"/>
        </w:rPr>
        <w:t>T</w:t>
      </w:r>
      <w:r w:rsidR="00375F05" w:rsidRPr="005B1B74">
        <w:rPr>
          <w:rFonts w:ascii="Arial" w:eastAsiaTheme="majorEastAsia" w:hAnsi="Arial" w:cstheme="majorBidi"/>
          <w:bCs/>
          <w:sz w:val="22"/>
          <w:szCs w:val="22"/>
        </w:rPr>
        <w:t>he waste was</w:t>
      </w:r>
      <w:r w:rsidR="00AA743B">
        <w:rPr>
          <w:rFonts w:ascii="Arial" w:eastAsiaTheme="majorEastAsia" w:hAnsi="Arial" w:cstheme="majorBidi"/>
          <w:bCs/>
          <w:sz w:val="22"/>
          <w:szCs w:val="22"/>
        </w:rPr>
        <w:t xml:space="preserve"> sent for recycling</w:t>
      </w:r>
      <w:r w:rsidR="00707BE1">
        <w:rPr>
          <w:rFonts w:ascii="Arial" w:eastAsiaTheme="majorEastAsia" w:hAnsi="Arial" w:cstheme="majorBidi"/>
          <w:bCs/>
          <w:sz w:val="22"/>
          <w:szCs w:val="22"/>
        </w:rPr>
        <w:t xml:space="preserve"> and the waste was </w:t>
      </w:r>
      <w:r w:rsidR="002A551F">
        <w:rPr>
          <w:rFonts w:ascii="Arial" w:eastAsiaTheme="majorEastAsia" w:hAnsi="Arial" w:cstheme="majorBidi"/>
          <w:bCs/>
          <w:sz w:val="22"/>
          <w:szCs w:val="22"/>
        </w:rPr>
        <w:t>recycled</w:t>
      </w:r>
      <w:r w:rsidR="00375F05" w:rsidRPr="005B1B74">
        <w:rPr>
          <w:rFonts w:ascii="Arial" w:eastAsiaTheme="majorEastAsia" w:hAnsi="Arial" w:cstheme="majorBidi"/>
          <w:bCs/>
          <w:sz w:val="22"/>
          <w:szCs w:val="22"/>
        </w:rPr>
        <w:t>. </w:t>
      </w:r>
    </w:p>
    <w:p w14:paraId="2678FBD5" w14:textId="77777777" w:rsidR="00CE4975" w:rsidRPr="005B1B74" w:rsidRDefault="00CE4975" w:rsidP="005B1B74">
      <w:pPr>
        <w:pStyle w:val="ListParagraph"/>
        <w:rPr>
          <w:rFonts w:ascii="Arial" w:eastAsiaTheme="majorEastAsia" w:hAnsi="Arial" w:cstheme="majorBidi"/>
          <w:bCs/>
        </w:rPr>
      </w:pPr>
    </w:p>
    <w:p w14:paraId="1136C1E5" w14:textId="7632A6CB" w:rsidR="00AC6E36" w:rsidRPr="00515297" w:rsidRDefault="004B20C6" w:rsidP="00375F05">
      <w:pPr>
        <w:rPr>
          <w:rFonts w:ascii="Arial" w:eastAsiaTheme="majorEastAsia" w:hAnsi="Arial" w:cs="Arial"/>
          <w:bCs/>
        </w:rPr>
      </w:pPr>
      <w:r>
        <w:rPr>
          <w:rFonts w:ascii="Arial" w:eastAsiaTheme="majorEastAsia" w:hAnsi="Arial" w:cs="Arial"/>
          <w:bCs/>
        </w:rPr>
        <w:t>T</w:t>
      </w:r>
      <w:r w:rsidR="00C36914" w:rsidRPr="00515297">
        <w:rPr>
          <w:rFonts w:ascii="Arial" w:eastAsiaTheme="majorEastAsia" w:hAnsi="Arial" w:cs="Arial"/>
          <w:bCs/>
        </w:rPr>
        <w:t>h</w:t>
      </w:r>
      <w:r w:rsidR="004634C0">
        <w:rPr>
          <w:rFonts w:ascii="Arial" w:eastAsiaTheme="majorEastAsia" w:hAnsi="Arial" w:cs="Arial"/>
          <w:bCs/>
        </w:rPr>
        <w:t>e</w:t>
      </w:r>
      <w:r w:rsidR="00C36914" w:rsidRPr="00515297">
        <w:rPr>
          <w:rFonts w:ascii="Arial" w:eastAsiaTheme="majorEastAsia" w:hAnsi="Arial" w:cs="Arial"/>
          <w:bCs/>
        </w:rPr>
        <w:t xml:space="preserve"> </w:t>
      </w:r>
      <w:r w:rsidR="00515297" w:rsidRPr="00515297">
        <w:rPr>
          <w:rFonts w:ascii="Arial" w:eastAsiaTheme="majorEastAsia" w:hAnsi="Arial" w:cs="Arial"/>
          <w:bCs/>
        </w:rPr>
        <w:t xml:space="preserve">diagram </w:t>
      </w:r>
      <w:r w:rsidR="00C36914" w:rsidRPr="00515297">
        <w:rPr>
          <w:rFonts w:ascii="Arial" w:eastAsiaTheme="majorEastAsia" w:hAnsi="Arial" w:cs="Arial"/>
          <w:bCs/>
        </w:rPr>
        <w:t xml:space="preserve">is based on the requirements of the </w:t>
      </w:r>
      <w:r w:rsidR="008B6C3F" w:rsidRPr="00515297">
        <w:rPr>
          <w:rFonts w:ascii="Arial" w:eastAsiaTheme="majorEastAsia" w:hAnsi="Arial" w:cs="Arial"/>
          <w:bCs/>
        </w:rPr>
        <w:t>pEPR</w:t>
      </w:r>
      <w:r w:rsidR="00C36914" w:rsidRPr="00515297">
        <w:rPr>
          <w:rFonts w:ascii="Arial" w:eastAsiaTheme="majorEastAsia" w:hAnsi="Arial" w:cs="Arial"/>
          <w:bCs/>
        </w:rPr>
        <w:t xml:space="preserve"> Regulations and does not consider the </w:t>
      </w:r>
      <w:r w:rsidR="007A7052" w:rsidRPr="00515297">
        <w:rPr>
          <w:rFonts w:ascii="Arial" w:eastAsiaTheme="majorEastAsia" w:hAnsi="Arial" w:cs="Arial"/>
          <w:bCs/>
        </w:rPr>
        <w:t>effect</w:t>
      </w:r>
      <w:r w:rsidR="00C36914" w:rsidRPr="00515297">
        <w:rPr>
          <w:rFonts w:ascii="Arial" w:eastAsiaTheme="majorEastAsia" w:hAnsi="Arial" w:cs="Arial"/>
          <w:bCs/>
        </w:rPr>
        <w:t xml:space="preserve"> of any regulatory position statements (</w:t>
      </w:r>
      <w:r w:rsidR="006A53A6" w:rsidRPr="00515297">
        <w:rPr>
          <w:rFonts w:ascii="Arial" w:eastAsiaTheme="majorEastAsia" w:hAnsi="Arial" w:cs="Arial"/>
          <w:bCs/>
        </w:rPr>
        <w:t xml:space="preserve">or </w:t>
      </w:r>
      <w:r w:rsidR="00C36914" w:rsidRPr="00515297">
        <w:rPr>
          <w:rFonts w:ascii="Arial" w:eastAsiaTheme="majorEastAsia" w:hAnsi="Arial" w:cs="Arial"/>
          <w:bCs/>
        </w:rPr>
        <w:t>regulatory decision</w:t>
      </w:r>
      <w:r w:rsidR="006A53A6" w:rsidRPr="00515297">
        <w:rPr>
          <w:rFonts w:ascii="Arial" w:eastAsiaTheme="majorEastAsia" w:hAnsi="Arial" w:cs="Arial"/>
          <w:bCs/>
        </w:rPr>
        <w:t>s</w:t>
      </w:r>
      <w:r w:rsidR="00C36914" w:rsidRPr="00515297">
        <w:rPr>
          <w:rFonts w:ascii="Arial" w:eastAsiaTheme="majorEastAsia" w:hAnsi="Arial" w:cs="Arial"/>
          <w:bCs/>
        </w:rPr>
        <w:t xml:space="preserve"> in Wales) that are in place.</w:t>
      </w:r>
      <w:r w:rsidR="00C572FC" w:rsidRPr="00515297">
        <w:rPr>
          <w:rFonts w:ascii="Arial" w:eastAsiaTheme="majorEastAsia" w:hAnsi="Arial" w:cs="Arial"/>
          <w:bCs/>
        </w:rPr>
        <w:t xml:space="preserve"> </w:t>
      </w:r>
    </w:p>
    <w:p w14:paraId="0E72C591" w14:textId="14B608FF" w:rsidR="006772E3" w:rsidRPr="006772E3" w:rsidRDefault="006772E3" w:rsidP="006772E3">
      <w:pPr>
        <w:rPr>
          <w:rFonts w:ascii="Arial" w:eastAsiaTheme="majorEastAsia" w:hAnsi="Arial" w:cstheme="majorBidi"/>
          <w:b/>
          <w:noProof/>
          <w:color w:val="008631"/>
          <w:sz w:val="32"/>
          <w:szCs w:val="32"/>
        </w:rPr>
      </w:pPr>
      <w:r w:rsidRPr="006772E3">
        <w:rPr>
          <w:rFonts w:ascii="Arial" w:eastAsiaTheme="majorEastAsia" w:hAnsi="Arial" w:cstheme="majorBidi"/>
          <w:b/>
          <w:noProof/>
          <w:color w:val="008631"/>
          <w:sz w:val="32"/>
          <w:szCs w:val="32"/>
        </w:rPr>
        <w:drawing>
          <wp:inline distT="0" distB="0" distL="0" distR="0" wp14:anchorId="004C695D" wp14:editId="5A57A2C7">
            <wp:extent cx="5581291" cy="6527033"/>
            <wp:effectExtent l="0" t="0" r="635" b="7620"/>
            <wp:docPr id="1426139141" name="Picture 15" descr="Flow diagram summarising GOV.UK Guidance at https://www.gov.uk/guidance/how-to-collect-your-packaging-data-for-extended-producer-responsibility  about determining  if self-managed packaging waste must be reported as self-managed organisation waste, or self-managed consumer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39141" name="Picture 15" descr="Flow diagram summarising GOV.UK Guidance at https://www.gov.uk/guidance/how-to-collect-your-packaging-data-for-extended-producer-responsibility  about determining  if self-managed packaging waste must be reported as self-managed organisation waste, or self-managed consumer was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4697" cy="6566100"/>
                    </a:xfrm>
                    <a:prstGeom prst="rect">
                      <a:avLst/>
                    </a:prstGeom>
                    <a:noFill/>
                    <a:ln>
                      <a:noFill/>
                    </a:ln>
                  </pic:spPr>
                </pic:pic>
              </a:graphicData>
            </a:graphic>
          </wp:inline>
        </w:drawing>
      </w:r>
    </w:p>
    <w:p w14:paraId="46612C79" w14:textId="70767402" w:rsidR="00A03BA1" w:rsidRDefault="00B254A4">
      <w:pPr>
        <w:rPr>
          <w:rFonts w:ascii="Arial" w:eastAsiaTheme="majorEastAsia" w:hAnsi="Arial" w:cstheme="majorBidi"/>
          <w:bCs/>
          <w:sz w:val="20"/>
          <w:szCs w:val="20"/>
        </w:rPr>
      </w:pPr>
      <w:r w:rsidRPr="00A0636B">
        <w:rPr>
          <w:rFonts w:ascii="Arial" w:eastAsiaTheme="majorEastAsia" w:hAnsi="Arial" w:cstheme="majorBidi"/>
          <w:b/>
          <w:sz w:val="20"/>
          <w:szCs w:val="20"/>
        </w:rPr>
        <w:t>Note:</w:t>
      </w:r>
      <w:r w:rsidR="00783658">
        <w:rPr>
          <w:rFonts w:ascii="Arial" w:eastAsiaTheme="majorEastAsia" w:hAnsi="Arial" w:cstheme="majorBidi"/>
          <w:b/>
          <w:sz w:val="20"/>
          <w:szCs w:val="20"/>
        </w:rPr>
        <w:t xml:space="preserve"> </w:t>
      </w:r>
      <w:r w:rsidR="00C80E9B">
        <w:rPr>
          <w:rFonts w:ascii="Arial" w:eastAsiaTheme="majorEastAsia" w:hAnsi="Arial" w:cstheme="majorBidi"/>
          <w:bCs/>
          <w:sz w:val="20"/>
          <w:szCs w:val="20"/>
        </w:rPr>
        <w:t xml:space="preserve"> </w:t>
      </w:r>
      <w:r w:rsidR="004A2077" w:rsidRPr="00A0636B">
        <w:rPr>
          <w:rFonts w:ascii="Arial" w:eastAsiaTheme="majorEastAsia" w:hAnsi="Arial" w:cstheme="majorBidi"/>
          <w:bCs/>
          <w:sz w:val="20"/>
          <w:szCs w:val="20"/>
        </w:rPr>
        <w:t xml:space="preserve">Production residues and process waste from the manufacture of packaging must not be reported as </w:t>
      </w:r>
      <w:r w:rsidR="005935A9">
        <w:rPr>
          <w:rFonts w:ascii="Arial" w:eastAsiaTheme="majorEastAsia" w:hAnsi="Arial" w:cstheme="majorBidi"/>
          <w:bCs/>
          <w:sz w:val="20"/>
          <w:szCs w:val="20"/>
        </w:rPr>
        <w:t>self-managed packaging waste</w:t>
      </w:r>
      <w:r w:rsidR="00A0636B">
        <w:rPr>
          <w:rFonts w:ascii="Arial" w:eastAsiaTheme="majorEastAsia" w:hAnsi="Arial" w:cstheme="majorBidi"/>
          <w:bCs/>
          <w:sz w:val="20"/>
          <w:szCs w:val="20"/>
        </w:rPr>
        <w:t>.</w:t>
      </w:r>
    </w:p>
    <w:p w14:paraId="54A3EDA2" w14:textId="68EE1E18" w:rsidR="008C34B0" w:rsidRDefault="008C34B0">
      <w:pPr>
        <w:rPr>
          <w:rFonts w:ascii="Arial" w:eastAsiaTheme="majorEastAsia" w:hAnsi="Arial" w:cstheme="majorBidi"/>
          <w:bCs/>
          <w:sz w:val="20"/>
          <w:szCs w:val="20"/>
        </w:rPr>
        <w:sectPr w:rsidR="008C34B0" w:rsidSect="00DC08BB">
          <w:pgSz w:w="11906" w:h="16838"/>
          <w:pgMar w:top="624" w:right="964" w:bottom="624" w:left="1134" w:header="709" w:footer="709" w:gutter="340"/>
          <w:cols w:space="708"/>
          <w:docGrid w:linePitch="360"/>
        </w:sectPr>
      </w:pPr>
    </w:p>
    <w:p w14:paraId="7F096BD3" w14:textId="5AE7026F" w:rsidR="00083A8C" w:rsidRDefault="00481797">
      <w:pPr>
        <w:rPr>
          <w:rFonts w:ascii="Arial" w:eastAsiaTheme="majorEastAsia" w:hAnsi="Arial" w:cs="Arial"/>
          <w:b/>
          <w:color w:val="008631"/>
          <w:sz w:val="32"/>
          <w:szCs w:val="32"/>
        </w:rPr>
      </w:pPr>
      <w:r w:rsidRPr="00853C5F">
        <w:rPr>
          <w:rFonts w:ascii="Arial" w:eastAsiaTheme="majorEastAsia" w:hAnsi="Arial" w:cs="Arial"/>
          <w:b/>
          <w:color w:val="008631"/>
          <w:sz w:val="32"/>
          <w:szCs w:val="32"/>
        </w:rPr>
        <w:t xml:space="preserve">Appendix </w:t>
      </w:r>
      <w:r w:rsidR="00155740">
        <w:rPr>
          <w:rFonts w:ascii="Arial" w:eastAsiaTheme="majorEastAsia" w:hAnsi="Arial" w:cs="Arial"/>
          <w:b/>
          <w:color w:val="008631"/>
          <w:sz w:val="32"/>
          <w:szCs w:val="32"/>
        </w:rPr>
        <w:t>8</w:t>
      </w:r>
      <w:r w:rsidRPr="00853C5F">
        <w:rPr>
          <w:rFonts w:ascii="Arial" w:eastAsiaTheme="majorEastAsia" w:hAnsi="Arial" w:cs="Arial"/>
          <w:b/>
          <w:color w:val="008631"/>
          <w:sz w:val="32"/>
          <w:szCs w:val="32"/>
        </w:rPr>
        <w:t xml:space="preserve">: </w:t>
      </w:r>
      <w:bookmarkStart w:id="68" w:name="AppendixRepObsofSPsandLPs"/>
      <w:r>
        <w:rPr>
          <w:rFonts w:ascii="Arial" w:eastAsiaTheme="majorEastAsia" w:hAnsi="Arial" w:cs="Arial"/>
          <w:b/>
          <w:color w:val="008631"/>
          <w:sz w:val="32"/>
          <w:szCs w:val="32"/>
        </w:rPr>
        <w:t>Reporting obligations of large and small producers</w:t>
      </w:r>
      <w:bookmarkEnd w:id="68"/>
    </w:p>
    <w:p w14:paraId="0FF5829B" w14:textId="493EBE98" w:rsidR="00E71100" w:rsidRPr="00E40B57" w:rsidRDefault="00E40B57" w:rsidP="00E40B57">
      <w:pPr>
        <w:rPr>
          <w:rFonts w:ascii="Arial" w:eastAsiaTheme="majorEastAsia" w:hAnsi="Arial" w:cstheme="majorBidi"/>
          <w:bCs/>
          <w:sz w:val="20"/>
          <w:szCs w:val="20"/>
        </w:rPr>
      </w:pPr>
      <w:r w:rsidRPr="00E40B57">
        <w:rPr>
          <w:rFonts w:ascii="Arial" w:eastAsiaTheme="majorEastAsia" w:hAnsi="Arial" w:cstheme="majorBidi"/>
          <w:bCs/>
          <w:sz w:val="20"/>
          <w:szCs w:val="20"/>
        </w:rPr>
        <w:t>Th</w:t>
      </w:r>
      <w:r w:rsidR="00632F0E">
        <w:rPr>
          <w:rFonts w:ascii="Arial" w:eastAsiaTheme="majorEastAsia" w:hAnsi="Arial" w:cstheme="majorBidi"/>
          <w:bCs/>
          <w:sz w:val="20"/>
          <w:szCs w:val="20"/>
        </w:rPr>
        <w:t>is</w:t>
      </w:r>
      <w:r w:rsidRPr="00E40B57">
        <w:rPr>
          <w:rFonts w:ascii="Arial" w:eastAsiaTheme="majorEastAsia" w:hAnsi="Arial" w:cstheme="majorBidi"/>
          <w:bCs/>
          <w:sz w:val="20"/>
          <w:szCs w:val="20"/>
        </w:rPr>
        <w:t xml:space="preserve"> table summarises the reporting requirements of large and small producers set out in Regulations 35 and 36</w:t>
      </w:r>
      <w:r w:rsidR="001605A6">
        <w:rPr>
          <w:rFonts w:ascii="Arial" w:eastAsiaTheme="majorEastAsia" w:hAnsi="Arial" w:cstheme="majorBidi"/>
          <w:bCs/>
          <w:sz w:val="20"/>
          <w:szCs w:val="20"/>
        </w:rPr>
        <w:t>,</w:t>
      </w:r>
      <w:r w:rsidRPr="00E40B57">
        <w:rPr>
          <w:rFonts w:ascii="Arial" w:eastAsiaTheme="majorEastAsia" w:hAnsi="Arial" w:cstheme="majorBidi"/>
          <w:bCs/>
          <w:sz w:val="20"/>
          <w:szCs w:val="20"/>
        </w:rPr>
        <w:t xml:space="preserve"> </w:t>
      </w:r>
      <w:r w:rsidR="00F43D68">
        <w:rPr>
          <w:rFonts w:ascii="Arial" w:eastAsiaTheme="majorEastAsia" w:hAnsi="Arial" w:cstheme="majorBidi"/>
          <w:bCs/>
          <w:sz w:val="20"/>
          <w:szCs w:val="20"/>
        </w:rPr>
        <w:t>and Schedule 4 Paragraph 11</w:t>
      </w:r>
      <w:r w:rsidRPr="00E40B57">
        <w:rPr>
          <w:rFonts w:ascii="Arial" w:eastAsiaTheme="majorEastAsia" w:hAnsi="Arial" w:cstheme="majorBidi"/>
          <w:bCs/>
          <w:sz w:val="20"/>
          <w:szCs w:val="20"/>
        </w:rPr>
        <w:t xml:space="preserve"> </w:t>
      </w:r>
      <w:r w:rsidR="000C5A37" w:rsidRPr="00E40B57">
        <w:rPr>
          <w:rFonts w:ascii="Arial" w:eastAsiaTheme="majorEastAsia" w:hAnsi="Arial" w:cstheme="majorBidi"/>
          <w:bCs/>
          <w:sz w:val="20"/>
          <w:szCs w:val="20"/>
        </w:rPr>
        <w:t>of the Regulations</w:t>
      </w:r>
      <w:r w:rsidR="000704AE">
        <w:rPr>
          <w:rFonts w:ascii="Arial" w:eastAsiaTheme="majorEastAsia" w:hAnsi="Arial" w:cstheme="majorBidi"/>
          <w:bCs/>
          <w:sz w:val="20"/>
          <w:szCs w:val="20"/>
        </w:rPr>
        <w:t>.</w:t>
      </w:r>
      <w:r w:rsidR="005C3506">
        <w:rPr>
          <w:rFonts w:ascii="Arial" w:eastAsiaTheme="majorEastAsia" w:hAnsi="Arial" w:cstheme="majorBidi"/>
          <w:bCs/>
          <w:sz w:val="20"/>
          <w:szCs w:val="20"/>
        </w:rPr>
        <w:t xml:space="preserve"> </w:t>
      </w:r>
    </w:p>
    <w:tbl>
      <w:tblPr>
        <w:tblW w:w="15026" w:type="dxa"/>
        <w:tblInd w:w="-142" w:type="dxa"/>
        <w:tblLayout w:type="fixed"/>
        <w:tblLook w:val="04A0" w:firstRow="1" w:lastRow="0" w:firstColumn="1" w:lastColumn="0" w:noHBand="0" w:noVBand="1"/>
      </w:tblPr>
      <w:tblGrid>
        <w:gridCol w:w="709"/>
        <w:gridCol w:w="4962"/>
        <w:gridCol w:w="668"/>
        <w:gridCol w:w="668"/>
        <w:gridCol w:w="668"/>
        <w:gridCol w:w="668"/>
        <w:gridCol w:w="669"/>
        <w:gridCol w:w="668"/>
        <w:gridCol w:w="668"/>
        <w:gridCol w:w="668"/>
        <w:gridCol w:w="668"/>
        <w:gridCol w:w="669"/>
        <w:gridCol w:w="668"/>
        <w:gridCol w:w="668"/>
        <w:gridCol w:w="668"/>
        <w:gridCol w:w="669"/>
      </w:tblGrid>
      <w:tr w:rsidR="006018B6" w:rsidRPr="00D1593F" w14:paraId="1CEC87D5" w14:textId="77777777" w:rsidTr="5DE42DA1">
        <w:trPr>
          <w:trHeight w:val="709"/>
        </w:trPr>
        <w:tc>
          <w:tcPr>
            <w:tcW w:w="5671" w:type="dxa"/>
            <w:gridSpan w:val="2"/>
            <w:vMerge w:val="restart"/>
            <w:tcBorders>
              <w:top w:val="nil"/>
              <w:right w:val="nil"/>
            </w:tcBorders>
            <w:hideMark/>
          </w:tcPr>
          <w:p w14:paraId="33137AE4" w14:textId="77777777" w:rsidR="00A259B2" w:rsidRDefault="00A259B2" w:rsidP="007B786C">
            <w:pPr>
              <w:spacing w:after="0" w:line="240" w:lineRule="auto"/>
              <w:rPr>
                <w:rFonts w:ascii="Arial" w:eastAsia="Times New Roman" w:hAnsi="Arial" w:cs="Arial"/>
                <w:color w:val="000000"/>
                <w:sz w:val="18"/>
                <w:szCs w:val="18"/>
                <w:lang w:eastAsia="en-GB"/>
              </w:rPr>
            </w:pPr>
          </w:p>
          <w:p w14:paraId="3CFD8811" w14:textId="77777777" w:rsidR="00D55DF8" w:rsidRPr="00F24FA5" w:rsidRDefault="00D55DF8" w:rsidP="002F3F7F">
            <w:pPr>
              <w:tabs>
                <w:tab w:val="left" w:pos="945"/>
              </w:tabs>
              <w:rPr>
                <w:rFonts w:ascii="Arial" w:eastAsia="Times New Roman" w:hAnsi="Arial" w:cs="Arial"/>
                <w:sz w:val="18"/>
                <w:szCs w:val="18"/>
                <w:lang w:eastAsia="en-GB"/>
              </w:rPr>
            </w:pPr>
          </w:p>
        </w:tc>
        <w:tc>
          <w:tcPr>
            <w:tcW w:w="4677" w:type="dxa"/>
            <w:gridSpan w:val="7"/>
            <w:tcBorders>
              <w:top w:val="nil"/>
              <w:left w:val="nil"/>
              <w:bottom w:val="single" w:sz="4" w:space="0" w:color="A6A6A6" w:themeColor="background1" w:themeShade="A6"/>
              <w:right w:val="nil"/>
            </w:tcBorders>
            <w:shd w:val="clear" w:color="auto" w:fill="782170"/>
            <w:vAlign w:val="center"/>
            <w:hideMark/>
          </w:tcPr>
          <w:p w14:paraId="6559CF83" w14:textId="75187A0F" w:rsidR="00A259B2" w:rsidRPr="00CD7649" w:rsidRDefault="00A259B2" w:rsidP="00CD7649">
            <w:pPr>
              <w:spacing w:after="0" w:line="240" w:lineRule="auto"/>
              <w:jc w:val="center"/>
              <w:rPr>
                <w:rFonts w:ascii="Arial" w:eastAsia="Times New Roman" w:hAnsi="Arial" w:cs="Arial"/>
                <w:b/>
                <w:bCs/>
                <w:color w:val="FFFFFF"/>
                <w:lang w:eastAsia="en-GB"/>
              </w:rPr>
            </w:pPr>
            <w:r w:rsidRPr="00CD7649">
              <w:rPr>
                <w:rFonts w:ascii="Arial" w:eastAsia="Times New Roman" w:hAnsi="Arial" w:cs="Arial"/>
                <w:b/>
                <w:bCs/>
                <w:color w:val="FFFFFF"/>
                <w:lang w:eastAsia="en-GB"/>
              </w:rPr>
              <w:t>Large producers reporting  obligations (Reg</w:t>
            </w:r>
            <w:r w:rsidR="00613EE1">
              <w:rPr>
                <w:rFonts w:ascii="Arial" w:eastAsia="Times New Roman" w:hAnsi="Arial" w:cs="Arial"/>
                <w:b/>
                <w:bCs/>
                <w:color w:val="FFFFFF"/>
                <w:lang w:eastAsia="en-GB"/>
              </w:rPr>
              <w:t>ulation</w:t>
            </w:r>
            <w:r w:rsidRPr="00CD7649">
              <w:rPr>
                <w:rFonts w:ascii="Arial" w:eastAsia="Times New Roman" w:hAnsi="Arial" w:cs="Arial"/>
                <w:b/>
                <w:bCs/>
                <w:color w:val="FFFFFF"/>
                <w:lang w:eastAsia="en-GB"/>
              </w:rPr>
              <w:t xml:space="preserve"> 35 -Table 2)</w:t>
            </w:r>
          </w:p>
        </w:tc>
        <w:tc>
          <w:tcPr>
            <w:tcW w:w="4678" w:type="dxa"/>
            <w:gridSpan w:val="7"/>
            <w:tcBorders>
              <w:top w:val="nil"/>
              <w:left w:val="nil"/>
              <w:bottom w:val="single" w:sz="4" w:space="0" w:color="A6A6A6" w:themeColor="background1" w:themeShade="A6"/>
              <w:right w:val="nil"/>
            </w:tcBorders>
            <w:shd w:val="clear" w:color="auto" w:fill="215C98"/>
            <w:vAlign w:val="center"/>
            <w:hideMark/>
          </w:tcPr>
          <w:p w14:paraId="417ABE8A" w14:textId="77777777" w:rsidR="00A259B2" w:rsidRPr="00CD7649" w:rsidRDefault="00A259B2" w:rsidP="00CD7649">
            <w:pPr>
              <w:spacing w:after="0" w:line="240" w:lineRule="auto"/>
              <w:jc w:val="center"/>
              <w:rPr>
                <w:rFonts w:ascii="Arial" w:eastAsia="Times New Roman" w:hAnsi="Arial" w:cs="Arial"/>
                <w:b/>
                <w:bCs/>
                <w:color w:val="FFFFFF"/>
                <w:lang w:eastAsia="en-GB"/>
              </w:rPr>
            </w:pPr>
            <w:r w:rsidRPr="00CD7649">
              <w:rPr>
                <w:rFonts w:ascii="Arial" w:eastAsia="Times New Roman" w:hAnsi="Arial" w:cs="Arial"/>
                <w:b/>
                <w:bCs/>
                <w:color w:val="FFFFFF"/>
                <w:lang w:eastAsia="en-GB"/>
              </w:rPr>
              <w:t>Small producer reporting obligations (Regulation 36 -Table 3)</w:t>
            </w:r>
          </w:p>
        </w:tc>
      </w:tr>
      <w:tr w:rsidR="006018B6" w:rsidRPr="00D1593F" w14:paraId="35AAFBBE" w14:textId="77777777" w:rsidTr="5DE42DA1">
        <w:trPr>
          <w:trHeight w:val="335"/>
        </w:trPr>
        <w:tc>
          <w:tcPr>
            <w:tcW w:w="5671" w:type="dxa"/>
            <w:gridSpan w:val="2"/>
            <w:vMerge/>
          </w:tcPr>
          <w:p w14:paraId="784675FE" w14:textId="77777777" w:rsidR="00A259B2" w:rsidRPr="00CD7649" w:rsidRDefault="00A259B2" w:rsidP="00CD7649">
            <w:pPr>
              <w:spacing w:after="0" w:line="240" w:lineRule="auto"/>
              <w:rPr>
                <w:rFonts w:ascii="Arial" w:eastAsia="Times New Roman" w:hAnsi="Arial" w:cs="Arial"/>
                <w:color w:val="000000"/>
                <w:sz w:val="18"/>
                <w:szCs w:val="18"/>
                <w:lang w:eastAsia="en-GB"/>
              </w:rPr>
            </w:pPr>
          </w:p>
        </w:tc>
        <w:tc>
          <w:tcPr>
            <w:tcW w:w="4677" w:type="dxa"/>
            <w:gridSpan w:val="7"/>
            <w:tcBorders>
              <w:top w:val="nil"/>
              <w:left w:val="nil"/>
              <w:bottom w:val="single" w:sz="4" w:space="0" w:color="A6A6A6" w:themeColor="background1" w:themeShade="A6"/>
              <w:right w:val="nil"/>
            </w:tcBorders>
            <w:shd w:val="clear" w:color="auto" w:fill="782170"/>
            <w:vAlign w:val="center"/>
          </w:tcPr>
          <w:p w14:paraId="4229900D" w14:textId="05D408B3" w:rsidR="00A259B2" w:rsidRPr="00EE6E1D" w:rsidRDefault="00A259B2" w:rsidP="00CD7649">
            <w:pPr>
              <w:spacing w:after="0" w:line="240" w:lineRule="auto"/>
              <w:jc w:val="center"/>
              <w:rPr>
                <w:rFonts w:ascii="Arial" w:eastAsia="Times New Roman" w:hAnsi="Arial" w:cs="Arial"/>
                <w:b/>
                <w:bCs/>
                <w:color w:val="FFFFFF" w:themeColor="background1"/>
                <w:sz w:val="20"/>
                <w:szCs w:val="20"/>
                <w:lang w:eastAsia="en-GB"/>
              </w:rPr>
            </w:pPr>
            <w:r w:rsidRPr="00EE6E1D">
              <w:rPr>
                <w:rFonts w:ascii="Arial" w:eastAsia="Times New Roman" w:hAnsi="Arial" w:cs="Arial"/>
                <w:b/>
                <w:bCs/>
                <w:color w:val="FFFFFF" w:themeColor="background1"/>
                <w:sz w:val="20"/>
                <w:szCs w:val="20"/>
                <w:lang w:eastAsia="en-GB"/>
              </w:rPr>
              <w:t xml:space="preserve">All 6-monthly unless shown as </w:t>
            </w:r>
            <w:r w:rsidR="00154075" w:rsidRPr="00171F8A">
              <w:rPr>
                <w:rFonts w:ascii="Arial" w:eastAsia="Times New Roman" w:hAnsi="Arial" w:cs="Arial"/>
                <w:b/>
                <w:bCs/>
                <w:color w:val="FFFFFF" w:themeColor="background1"/>
                <w:lang w:eastAsia="en-GB"/>
              </w:rPr>
              <w:t>‘</w:t>
            </w:r>
            <w:r w:rsidR="00FF6A8F" w:rsidRPr="00171F8A">
              <w:rPr>
                <w:rFonts w:ascii="Segoe Fluent Icons" w:eastAsiaTheme="majorEastAsia" w:hAnsi="Segoe Fluent Icons" w:cstheme="majorBidi"/>
                <w:b/>
                <w:bCs/>
                <w:color w:val="FFFFFF" w:themeColor="background1"/>
              </w:rPr>
              <w:t></w:t>
            </w:r>
            <w:r w:rsidR="00EE6E1D" w:rsidRPr="00171F8A">
              <w:rPr>
                <w:rFonts w:ascii="Arial" w:eastAsia="Times New Roman" w:hAnsi="Arial" w:cs="Arial"/>
                <w:b/>
                <w:bCs/>
                <w:color w:val="FFFFFF" w:themeColor="background1"/>
                <w:lang w:eastAsia="en-GB"/>
              </w:rPr>
              <w:t>12</w:t>
            </w:r>
            <w:r w:rsidR="00154075" w:rsidRPr="00171F8A">
              <w:rPr>
                <w:rFonts w:ascii="Arial" w:eastAsia="Times New Roman" w:hAnsi="Arial" w:cs="Arial"/>
                <w:b/>
                <w:bCs/>
                <w:color w:val="FFFFFF" w:themeColor="background1"/>
                <w:lang w:eastAsia="en-GB"/>
              </w:rPr>
              <w:t>’</w:t>
            </w:r>
          </w:p>
        </w:tc>
        <w:tc>
          <w:tcPr>
            <w:tcW w:w="4678" w:type="dxa"/>
            <w:gridSpan w:val="7"/>
            <w:tcBorders>
              <w:top w:val="nil"/>
              <w:left w:val="nil"/>
              <w:bottom w:val="single" w:sz="4" w:space="0" w:color="A6A6A6" w:themeColor="background1" w:themeShade="A6"/>
              <w:right w:val="nil"/>
            </w:tcBorders>
            <w:shd w:val="clear" w:color="auto" w:fill="215C98"/>
            <w:vAlign w:val="center"/>
          </w:tcPr>
          <w:p w14:paraId="4F882973" w14:textId="0B159085" w:rsidR="00A259B2" w:rsidRPr="00EE6E1D" w:rsidRDefault="00A259B2" w:rsidP="00CD7649">
            <w:pPr>
              <w:spacing w:after="0" w:line="240" w:lineRule="auto"/>
              <w:jc w:val="center"/>
              <w:rPr>
                <w:rFonts w:ascii="Arial" w:eastAsia="Times New Roman" w:hAnsi="Arial" w:cs="Arial"/>
                <w:b/>
                <w:bCs/>
                <w:color w:val="FFFFFF" w:themeColor="background1"/>
                <w:sz w:val="20"/>
                <w:szCs w:val="20"/>
                <w:lang w:eastAsia="en-GB"/>
              </w:rPr>
            </w:pPr>
            <w:r w:rsidRPr="00EE6E1D">
              <w:rPr>
                <w:rFonts w:ascii="Arial" w:eastAsia="Times New Roman" w:hAnsi="Arial" w:cs="Arial"/>
                <w:b/>
                <w:bCs/>
                <w:color w:val="FFFFFF" w:themeColor="background1"/>
                <w:sz w:val="20"/>
                <w:szCs w:val="20"/>
                <w:lang w:eastAsia="en-GB"/>
              </w:rPr>
              <w:t>All 12-monthly</w:t>
            </w:r>
          </w:p>
        </w:tc>
      </w:tr>
      <w:tr w:rsidR="00DF4CD1" w:rsidRPr="00D1593F" w14:paraId="075D2C3A" w14:textId="77777777" w:rsidTr="5DE42DA1">
        <w:trPr>
          <w:trHeight w:val="495"/>
        </w:trPr>
        <w:tc>
          <w:tcPr>
            <w:tcW w:w="709" w:type="dxa"/>
            <w:tcBorders>
              <w:left w:val="single" w:sz="4" w:space="0" w:color="A6A6A6" w:themeColor="background1" w:themeShade="A6"/>
              <w:right w:val="single" w:sz="4" w:space="0" w:color="A6A6A6" w:themeColor="background1" w:themeShade="A6"/>
            </w:tcBorders>
            <w:shd w:val="clear" w:color="auto" w:fill="3C7D22"/>
            <w:noWrap/>
            <w:hideMark/>
          </w:tcPr>
          <w:p w14:paraId="3923A5BC" w14:textId="1B9BAC16" w:rsidR="00CD7649" w:rsidRPr="00DC4B93" w:rsidRDefault="00CD7649" w:rsidP="00CD7649">
            <w:pPr>
              <w:spacing w:after="0" w:line="240" w:lineRule="auto"/>
              <w:jc w:val="center"/>
              <w:rPr>
                <w:rFonts w:ascii="Arial" w:eastAsia="Times New Roman" w:hAnsi="Arial" w:cs="Arial"/>
                <w:b/>
                <w:bCs/>
                <w:color w:val="FFFFFF"/>
                <w:sz w:val="18"/>
                <w:szCs w:val="18"/>
                <w:lang w:eastAsia="en-GB"/>
              </w:rPr>
            </w:pPr>
            <w:r w:rsidRPr="00DC4B93">
              <w:rPr>
                <w:rFonts w:ascii="Arial" w:eastAsia="Times New Roman" w:hAnsi="Arial" w:cs="Arial"/>
                <w:b/>
                <w:bCs/>
                <w:color w:val="FFFFFF"/>
                <w:sz w:val="18"/>
                <w:szCs w:val="18"/>
                <w:lang w:eastAsia="en-GB"/>
              </w:rPr>
              <w:t xml:space="preserve">Sch 4 </w:t>
            </w:r>
            <w:r w:rsidR="00D1593F" w:rsidRPr="00DC4B93">
              <w:rPr>
                <w:rFonts w:ascii="Arial" w:eastAsia="Times New Roman" w:hAnsi="Arial" w:cs="Arial"/>
                <w:b/>
                <w:bCs/>
                <w:color w:val="FFFFFF"/>
                <w:sz w:val="18"/>
                <w:szCs w:val="18"/>
                <w:lang w:eastAsia="en-GB"/>
              </w:rPr>
              <w:t>pa</w:t>
            </w:r>
            <w:r w:rsidRPr="00DC4B93">
              <w:rPr>
                <w:rFonts w:ascii="Arial" w:eastAsia="Times New Roman" w:hAnsi="Arial" w:cs="Arial"/>
                <w:b/>
                <w:bCs/>
                <w:color w:val="FFFFFF"/>
                <w:sz w:val="18"/>
                <w:szCs w:val="18"/>
                <w:lang w:eastAsia="en-GB"/>
              </w:rPr>
              <w:t>ra</w:t>
            </w:r>
            <w:r w:rsidR="00463FF5" w:rsidRPr="00DC4B93">
              <w:rPr>
                <w:rFonts w:ascii="Arial" w:eastAsia="Times New Roman" w:hAnsi="Arial" w:cs="Arial"/>
                <w:b/>
                <w:bCs/>
                <w:color w:val="FFFFFF"/>
                <w:sz w:val="18"/>
                <w:szCs w:val="18"/>
                <w:lang w:eastAsia="en-GB"/>
              </w:rPr>
              <w:t>.</w:t>
            </w:r>
          </w:p>
        </w:tc>
        <w:tc>
          <w:tcPr>
            <w:tcW w:w="4962" w:type="dxa"/>
            <w:tcBorders>
              <w:left w:val="nil"/>
              <w:right w:val="single" w:sz="4" w:space="0" w:color="A6A6A6" w:themeColor="background1" w:themeShade="A6"/>
            </w:tcBorders>
            <w:shd w:val="clear" w:color="auto" w:fill="3C7D22"/>
            <w:vAlign w:val="center"/>
            <w:hideMark/>
          </w:tcPr>
          <w:p w14:paraId="2799EF58" w14:textId="021451BA" w:rsidR="00CD7649" w:rsidRPr="00A7387F" w:rsidRDefault="00BF1F21" w:rsidP="00A7387F">
            <w:pPr>
              <w:spacing w:after="0" w:line="240" w:lineRule="auto"/>
              <w:rPr>
                <w:rFonts w:ascii="Arial" w:eastAsia="Times New Roman" w:hAnsi="Arial" w:cs="Arial"/>
                <w:b/>
                <w:bCs/>
                <w:color w:val="FFFFFF"/>
                <w:lang w:eastAsia="en-GB"/>
              </w:rPr>
            </w:pPr>
            <w:r w:rsidRPr="00A7387F">
              <w:rPr>
                <w:rFonts w:ascii="Arial" w:eastAsia="Times New Roman" w:hAnsi="Arial" w:cs="Arial"/>
                <w:b/>
                <w:bCs/>
                <w:color w:val="FFFFFF"/>
                <w:lang w:eastAsia="en-GB"/>
              </w:rPr>
              <w:t>Schedule 4 p</w:t>
            </w:r>
            <w:r w:rsidR="00CD7649" w:rsidRPr="00A7387F">
              <w:rPr>
                <w:rFonts w:ascii="Arial" w:eastAsia="Times New Roman" w:hAnsi="Arial" w:cs="Arial"/>
                <w:b/>
                <w:bCs/>
                <w:color w:val="FFFFFF"/>
                <w:lang w:eastAsia="en-GB"/>
              </w:rPr>
              <w:t>ara</w:t>
            </w:r>
            <w:r w:rsidRPr="00A7387F">
              <w:rPr>
                <w:rFonts w:ascii="Arial" w:eastAsia="Times New Roman" w:hAnsi="Arial" w:cs="Arial"/>
                <w:b/>
                <w:bCs/>
                <w:color w:val="FFFFFF"/>
                <w:lang w:eastAsia="en-GB"/>
              </w:rPr>
              <w:t>graph</w:t>
            </w:r>
            <w:r w:rsidR="00CD7649" w:rsidRPr="00A7387F">
              <w:rPr>
                <w:rFonts w:ascii="Arial" w:eastAsia="Times New Roman" w:hAnsi="Arial" w:cs="Arial"/>
                <w:b/>
                <w:bCs/>
                <w:color w:val="FFFFFF"/>
                <w:lang w:eastAsia="en-GB"/>
              </w:rPr>
              <w:t xml:space="preserve"> </w:t>
            </w:r>
            <w:r w:rsidRPr="00A7387F">
              <w:rPr>
                <w:rFonts w:ascii="Arial" w:eastAsia="Times New Roman" w:hAnsi="Arial" w:cs="Arial"/>
                <w:b/>
                <w:bCs/>
                <w:color w:val="FFFFFF"/>
                <w:lang w:eastAsia="en-GB"/>
              </w:rPr>
              <w:t>s</w:t>
            </w:r>
            <w:r w:rsidR="00CD7649" w:rsidRPr="00A7387F">
              <w:rPr>
                <w:rFonts w:ascii="Arial" w:eastAsia="Times New Roman" w:hAnsi="Arial" w:cs="Arial"/>
                <w:b/>
                <w:bCs/>
                <w:color w:val="FFFFFF"/>
                <w:lang w:eastAsia="en-GB"/>
              </w:rPr>
              <w:t>ummary</w:t>
            </w:r>
          </w:p>
        </w:tc>
        <w:tc>
          <w:tcPr>
            <w:tcW w:w="668" w:type="dxa"/>
            <w:tcBorders>
              <w:top w:val="nil"/>
              <w:left w:val="nil"/>
              <w:right w:val="single" w:sz="4" w:space="0" w:color="A6A6A6" w:themeColor="background1" w:themeShade="A6"/>
            </w:tcBorders>
            <w:shd w:val="clear" w:color="auto" w:fill="E49EDD"/>
            <w:noWrap/>
            <w:vAlign w:val="center"/>
            <w:hideMark/>
          </w:tcPr>
          <w:p w14:paraId="577FD8D6"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SO</w:t>
            </w:r>
          </w:p>
        </w:tc>
        <w:tc>
          <w:tcPr>
            <w:tcW w:w="668" w:type="dxa"/>
            <w:tcBorders>
              <w:top w:val="nil"/>
              <w:left w:val="nil"/>
              <w:right w:val="single" w:sz="4" w:space="0" w:color="A6A6A6" w:themeColor="background1" w:themeShade="A6"/>
            </w:tcBorders>
            <w:shd w:val="clear" w:color="auto" w:fill="E49EDD"/>
            <w:noWrap/>
            <w:vAlign w:val="center"/>
            <w:hideMark/>
          </w:tcPr>
          <w:p w14:paraId="5EAE69B9"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PF</w:t>
            </w:r>
          </w:p>
        </w:tc>
        <w:tc>
          <w:tcPr>
            <w:tcW w:w="668" w:type="dxa"/>
            <w:tcBorders>
              <w:top w:val="nil"/>
              <w:left w:val="nil"/>
              <w:right w:val="single" w:sz="4" w:space="0" w:color="A6A6A6" w:themeColor="background1" w:themeShade="A6"/>
            </w:tcBorders>
            <w:shd w:val="clear" w:color="auto" w:fill="E49EDD"/>
            <w:noWrap/>
            <w:vAlign w:val="center"/>
            <w:hideMark/>
          </w:tcPr>
          <w:p w14:paraId="641AD232"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IM</w:t>
            </w:r>
          </w:p>
        </w:tc>
        <w:tc>
          <w:tcPr>
            <w:tcW w:w="668" w:type="dxa"/>
            <w:tcBorders>
              <w:top w:val="nil"/>
              <w:left w:val="nil"/>
              <w:right w:val="single" w:sz="4" w:space="0" w:color="A6A6A6" w:themeColor="background1" w:themeShade="A6"/>
            </w:tcBorders>
            <w:shd w:val="clear" w:color="auto" w:fill="E49EDD"/>
            <w:noWrap/>
            <w:vAlign w:val="center"/>
            <w:hideMark/>
          </w:tcPr>
          <w:p w14:paraId="73FEA8E5"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SE</w:t>
            </w:r>
          </w:p>
        </w:tc>
        <w:tc>
          <w:tcPr>
            <w:tcW w:w="669" w:type="dxa"/>
            <w:tcBorders>
              <w:top w:val="nil"/>
              <w:left w:val="nil"/>
              <w:right w:val="single" w:sz="4" w:space="0" w:color="A6A6A6" w:themeColor="background1" w:themeShade="A6"/>
            </w:tcBorders>
            <w:shd w:val="clear" w:color="auto" w:fill="E49EDD"/>
            <w:noWrap/>
            <w:vAlign w:val="center"/>
            <w:hideMark/>
          </w:tcPr>
          <w:p w14:paraId="0BA24624"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OM</w:t>
            </w:r>
          </w:p>
        </w:tc>
        <w:tc>
          <w:tcPr>
            <w:tcW w:w="668" w:type="dxa"/>
            <w:tcBorders>
              <w:top w:val="nil"/>
              <w:left w:val="nil"/>
              <w:right w:val="single" w:sz="4" w:space="0" w:color="A6A6A6" w:themeColor="background1" w:themeShade="A6"/>
            </w:tcBorders>
            <w:shd w:val="clear" w:color="auto" w:fill="E49EDD"/>
            <w:noWrap/>
            <w:vAlign w:val="center"/>
            <w:hideMark/>
          </w:tcPr>
          <w:p w14:paraId="6B698ABF"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HL</w:t>
            </w:r>
          </w:p>
        </w:tc>
        <w:tc>
          <w:tcPr>
            <w:tcW w:w="668" w:type="dxa"/>
            <w:tcBorders>
              <w:top w:val="nil"/>
              <w:left w:val="nil"/>
              <w:right w:val="single" w:sz="4" w:space="0" w:color="A6A6A6" w:themeColor="background1" w:themeShade="A6"/>
            </w:tcBorders>
            <w:shd w:val="clear" w:color="auto" w:fill="E49EDD"/>
            <w:noWrap/>
            <w:vAlign w:val="center"/>
            <w:hideMark/>
          </w:tcPr>
          <w:p w14:paraId="4AFCC004"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Sell</w:t>
            </w:r>
          </w:p>
        </w:tc>
        <w:tc>
          <w:tcPr>
            <w:tcW w:w="668" w:type="dxa"/>
            <w:tcBorders>
              <w:top w:val="nil"/>
              <w:left w:val="nil"/>
              <w:right w:val="single" w:sz="4" w:space="0" w:color="A6A6A6" w:themeColor="background1" w:themeShade="A6"/>
            </w:tcBorders>
            <w:shd w:val="clear" w:color="auto" w:fill="A6C9EC"/>
            <w:noWrap/>
            <w:vAlign w:val="center"/>
            <w:hideMark/>
          </w:tcPr>
          <w:p w14:paraId="5D5F3264"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SO</w:t>
            </w:r>
          </w:p>
        </w:tc>
        <w:tc>
          <w:tcPr>
            <w:tcW w:w="668" w:type="dxa"/>
            <w:tcBorders>
              <w:top w:val="nil"/>
              <w:left w:val="nil"/>
              <w:right w:val="single" w:sz="4" w:space="0" w:color="A6A6A6" w:themeColor="background1" w:themeShade="A6"/>
            </w:tcBorders>
            <w:shd w:val="clear" w:color="auto" w:fill="A6C9EC"/>
            <w:noWrap/>
            <w:vAlign w:val="center"/>
            <w:hideMark/>
          </w:tcPr>
          <w:p w14:paraId="281D1779"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PF</w:t>
            </w:r>
          </w:p>
        </w:tc>
        <w:tc>
          <w:tcPr>
            <w:tcW w:w="669" w:type="dxa"/>
            <w:tcBorders>
              <w:top w:val="nil"/>
              <w:left w:val="nil"/>
              <w:right w:val="single" w:sz="4" w:space="0" w:color="A6A6A6" w:themeColor="background1" w:themeShade="A6"/>
            </w:tcBorders>
            <w:shd w:val="clear" w:color="auto" w:fill="A6C9EC"/>
            <w:noWrap/>
            <w:vAlign w:val="center"/>
            <w:hideMark/>
          </w:tcPr>
          <w:p w14:paraId="7F1A3B12"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IM</w:t>
            </w:r>
          </w:p>
        </w:tc>
        <w:tc>
          <w:tcPr>
            <w:tcW w:w="668" w:type="dxa"/>
            <w:tcBorders>
              <w:top w:val="nil"/>
              <w:left w:val="nil"/>
              <w:right w:val="single" w:sz="4" w:space="0" w:color="A6A6A6" w:themeColor="background1" w:themeShade="A6"/>
            </w:tcBorders>
            <w:shd w:val="clear" w:color="auto" w:fill="A6C9EC"/>
            <w:noWrap/>
            <w:vAlign w:val="center"/>
            <w:hideMark/>
          </w:tcPr>
          <w:p w14:paraId="2C5911A2"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SE</w:t>
            </w:r>
          </w:p>
        </w:tc>
        <w:tc>
          <w:tcPr>
            <w:tcW w:w="668" w:type="dxa"/>
            <w:tcBorders>
              <w:top w:val="nil"/>
              <w:left w:val="nil"/>
              <w:right w:val="single" w:sz="4" w:space="0" w:color="A6A6A6" w:themeColor="background1" w:themeShade="A6"/>
            </w:tcBorders>
            <w:shd w:val="clear" w:color="auto" w:fill="A6C9EC"/>
            <w:noWrap/>
            <w:vAlign w:val="center"/>
            <w:hideMark/>
          </w:tcPr>
          <w:p w14:paraId="7006437F"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OM</w:t>
            </w:r>
          </w:p>
        </w:tc>
        <w:tc>
          <w:tcPr>
            <w:tcW w:w="668" w:type="dxa"/>
            <w:tcBorders>
              <w:top w:val="nil"/>
              <w:left w:val="nil"/>
              <w:right w:val="single" w:sz="4" w:space="0" w:color="A6A6A6" w:themeColor="background1" w:themeShade="A6"/>
            </w:tcBorders>
            <w:shd w:val="clear" w:color="auto" w:fill="A6C9EC"/>
            <w:noWrap/>
            <w:vAlign w:val="center"/>
            <w:hideMark/>
          </w:tcPr>
          <w:p w14:paraId="3B586290"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HL</w:t>
            </w:r>
          </w:p>
        </w:tc>
        <w:tc>
          <w:tcPr>
            <w:tcW w:w="669" w:type="dxa"/>
            <w:tcBorders>
              <w:top w:val="nil"/>
              <w:left w:val="nil"/>
              <w:right w:val="single" w:sz="4" w:space="0" w:color="A6A6A6" w:themeColor="background1" w:themeShade="A6"/>
            </w:tcBorders>
            <w:shd w:val="clear" w:color="auto" w:fill="A6C9EC"/>
            <w:noWrap/>
            <w:vAlign w:val="center"/>
            <w:hideMark/>
          </w:tcPr>
          <w:p w14:paraId="48C9F8DE" w14:textId="77777777" w:rsidR="00CD7649" w:rsidRPr="00C60ED4" w:rsidRDefault="00CD7649" w:rsidP="00C60ED4">
            <w:pPr>
              <w:spacing w:after="0" w:line="240" w:lineRule="auto"/>
              <w:rPr>
                <w:rFonts w:ascii="Arial" w:eastAsia="Times New Roman" w:hAnsi="Arial" w:cs="Arial"/>
                <w:b/>
                <w:bCs/>
                <w:color w:val="000000"/>
                <w:sz w:val="20"/>
                <w:szCs w:val="20"/>
                <w:lang w:eastAsia="en-GB"/>
              </w:rPr>
            </w:pPr>
            <w:r w:rsidRPr="00C60ED4">
              <w:rPr>
                <w:rFonts w:ascii="Arial" w:eastAsia="Times New Roman" w:hAnsi="Arial" w:cs="Arial"/>
                <w:b/>
                <w:bCs/>
                <w:color w:val="000000"/>
                <w:sz w:val="20"/>
                <w:szCs w:val="20"/>
                <w:lang w:eastAsia="en-GB"/>
              </w:rPr>
              <w:t>Sell</w:t>
            </w:r>
          </w:p>
        </w:tc>
      </w:tr>
      <w:tr w:rsidR="00DF4CD1" w:rsidRPr="00D1593F" w14:paraId="4793C933" w14:textId="77777777" w:rsidTr="0098415E">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1C765CCD" w14:textId="77777777" w:rsidR="00FF6A8F" w:rsidRPr="00CD7649" w:rsidRDefault="00FF6A8F"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2</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03D2F300" w14:textId="1F7A0D8A" w:rsidR="00FF6A8F" w:rsidRPr="00CD7649" w:rsidRDefault="00FF6A8F" w:rsidP="00960300">
            <w:pPr>
              <w:spacing w:after="0" w:line="240" w:lineRule="auto"/>
              <w:rPr>
                <w:rFonts w:ascii="Arial" w:eastAsia="Times New Roman" w:hAnsi="Arial" w:cs="Arial"/>
                <w:color w:val="000000"/>
                <w:sz w:val="20"/>
                <w:szCs w:val="20"/>
                <w:lang w:eastAsia="en-GB"/>
              </w:rPr>
            </w:pPr>
            <w:r w:rsidRPr="002F4E99">
              <w:rPr>
                <w:rFonts w:ascii="Arial" w:eastAsia="Times New Roman" w:hAnsi="Arial" w:cs="Arial"/>
                <w:color w:val="000000"/>
                <w:sz w:val="20"/>
                <w:szCs w:val="20"/>
                <w:lang w:eastAsia="en-GB"/>
              </w:rPr>
              <w:t>W</w:t>
            </w:r>
            <w:r w:rsidRPr="00CD7649">
              <w:rPr>
                <w:rFonts w:ascii="Arial" w:eastAsia="Times New Roman" w:hAnsi="Arial" w:cs="Arial"/>
                <w:color w:val="000000"/>
                <w:sz w:val="20"/>
                <w:szCs w:val="20"/>
                <w:lang w:eastAsia="en-GB"/>
              </w:rPr>
              <w:t>eight of each packaging category</w:t>
            </w:r>
            <w:r w:rsidR="00C20C2C">
              <w:rPr>
                <w:rFonts w:ascii="Arial" w:eastAsia="Times New Roman" w:hAnsi="Arial" w:cs="Arial"/>
                <w:color w:val="000000"/>
                <w:sz w:val="20"/>
                <w:szCs w:val="20"/>
                <w:lang w:eastAsia="en-GB"/>
              </w:rPr>
              <w:t xml:space="preserve"> </w:t>
            </w:r>
            <w:r w:rsidRPr="00CD7649">
              <w:rPr>
                <w:rFonts w:ascii="Arial" w:eastAsia="Times New Roman" w:hAnsi="Arial" w:cs="Arial"/>
                <w:color w:val="000000"/>
                <w:sz w:val="20"/>
                <w:szCs w:val="20"/>
                <w:lang w:eastAsia="en-GB"/>
              </w:rPr>
              <w:t>supplied</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EC10843" w14:textId="325E6EC4"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E66D432" w14:textId="6BCC2C15"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9E7648C" w14:textId="12C3FFC8"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D09154B" w14:textId="043844F2"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082AE32" w14:textId="7DB9AE9C"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06186BC" w14:textId="576C8770"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0C00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87ABA94" w14:textId="17C2B000" w:rsidR="00FF6A8F" w:rsidRPr="001465B3" w:rsidRDefault="00FF6A8F" w:rsidP="0080328D">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754A944" w14:textId="7994BBC2"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2B14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5EE65F4" w14:textId="59F40D24"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2B14B6">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5CA09B9" w14:textId="02A90E1A"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2B14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2E3CE01" w14:textId="2A8E9DC4"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2B14B6">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862E75D" w14:textId="3C472306"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A9736A">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5529CF2" w14:textId="10177E37" w:rsidR="00FF6A8F" w:rsidRPr="001465B3" w:rsidRDefault="00FF6A8F" w:rsidP="0080328D">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D5BD8A9" w14:textId="22E6AE91" w:rsidR="00FF6A8F" w:rsidRPr="001465B3" w:rsidRDefault="00FF6A8F" w:rsidP="0080328D">
            <w:pPr>
              <w:spacing w:after="0" w:line="240" w:lineRule="auto"/>
              <w:jc w:val="center"/>
              <w:rPr>
                <w:rFonts w:ascii="Arial" w:eastAsia="Times New Roman" w:hAnsi="Arial" w:cs="Arial"/>
                <w:color w:val="000000"/>
                <w:sz w:val="18"/>
                <w:szCs w:val="18"/>
                <w:lang w:eastAsia="en-GB"/>
              </w:rPr>
            </w:pPr>
          </w:p>
        </w:tc>
      </w:tr>
      <w:tr w:rsidR="00DF4CD1" w:rsidRPr="00D1593F" w14:paraId="25789C2F" w14:textId="77777777" w:rsidTr="0098415E">
        <w:trPr>
          <w:trHeight w:val="450"/>
        </w:trPr>
        <w:tc>
          <w:tcPr>
            <w:tcW w:w="709"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B9A8279" w14:textId="77777777" w:rsidR="00F9737B" w:rsidRPr="00CD7649" w:rsidRDefault="00F9737B"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3</w:t>
            </w:r>
          </w:p>
        </w:tc>
        <w:tc>
          <w:tcPr>
            <w:tcW w:w="496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vAlign w:val="center"/>
            <w:hideMark/>
          </w:tcPr>
          <w:p w14:paraId="418C005F" w14:textId="28EC1E7A" w:rsidR="00F9737B" w:rsidRPr="00CD7649" w:rsidRDefault="00F9737B" w:rsidP="00960300">
            <w:pPr>
              <w:spacing w:after="0" w:line="240" w:lineRule="auto"/>
              <w:rPr>
                <w:rFonts w:ascii="Arial" w:eastAsia="Times New Roman" w:hAnsi="Arial" w:cs="Arial"/>
                <w:color w:val="000000"/>
                <w:sz w:val="20"/>
                <w:szCs w:val="20"/>
                <w:lang w:eastAsia="en-GB"/>
              </w:rPr>
            </w:pPr>
            <w:r w:rsidRPr="002F4E99">
              <w:rPr>
                <w:rFonts w:ascii="Arial" w:eastAsia="Times New Roman" w:hAnsi="Arial" w:cs="Arial"/>
                <w:color w:val="000000"/>
                <w:sz w:val="20"/>
                <w:szCs w:val="20"/>
                <w:lang w:eastAsia="en-GB"/>
              </w:rPr>
              <w:t>W</w:t>
            </w:r>
            <w:r w:rsidRPr="00CD7649">
              <w:rPr>
                <w:rFonts w:ascii="Arial" w:eastAsia="Times New Roman" w:hAnsi="Arial" w:cs="Arial"/>
                <w:color w:val="000000"/>
                <w:sz w:val="20"/>
                <w:szCs w:val="20"/>
                <w:lang w:eastAsia="en-GB"/>
              </w:rPr>
              <w:t xml:space="preserve">eight of </w:t>
            </w:r>
            <w:r>
              <w:rPr>
                <w:rFonts w:ascii="Arial" w:eastAsia="Times New Roman" w:hAnsi="Arial" w:cs="Arial"/>
                <w:color w:val="000000"/>
                <w:sz w:val="20"/>
                <w:szCs w:val="20"/>
                <w:lang w:eastAsia="en-GB"/>
              </w:rPr>
              <w:t>household</w:t>
            </w:r>
            <w:r w:rsidRPr="00CD7649">
              <w:rPr>
                <w:rFonts w:ascii="Arial" w:eastAsia="Times New Roman" w:hAnsi="Arial" w:cs="Arial"/>
                <w:color w:val="000000"/>
                <w:sz w:val="20"/>
                <w:szCs w:val="20"/>
                <w:lang w:eastAsia="en-GB"/>
              </w:rPr>
              <w:t xml:space="preserve"> packaging supplied </w:t>
            </w:r>
            <w:r w:rsidR="0074387E">
              <w:rPr>
                <w:rFonts w:ascii="Arial" w:eastAsia="Times New Roman" w:hAnsi="Arial" w:cs="Arial"/>
                <w:color w:val="000000"/>
                <w:sz w:val="20"/>
                <w:szCs w:val="20"/>
                <w:lang w:eastAsia="en-GB"/>
              </w:rPr>
              <w:t>of</w:t>
            </w:r>
            <w:r w:rsidR="0074387E" w:rsidRPr="00CD7649">
              <w:rPr>
                <w:rFonts w:ascii="Arial" w:eastAsia="Times New Roman" w:hAnsi="Arial" w:cs="Arial"/>
                <w:color w:val="000000"/>
                <w:sz w:val="20"/>
                <w:szCs w:val="20"/>
                <w:lang w:eastAsia="en-GB"/>
              </w:rPr>
              <w:t xml:space="preserve"> </w:t>
            </w:r>
            <w:r w:rsidRPr="00CD7649">
              <w:rPr>
                <w:rFonts w:ascii="Arial" w:eastAsia="Times New Roman" w:hAnsi="Arial" w:cs="Arial"/>
                <w:color w:val="000000"/>
                <w:sz w:val="20"/>
                <w:szCs w:val="20"/>
                <w:lang w:eastAsia="en-GB"/>
              </w:rPr>
              <w:t>each category</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32F720FE" w14:textId="7051C012"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DB97A01" w14:textId="0B42664F"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F8A4803" w14:textId="0D5B8A3E"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6F97826" w14:textId="0BD32014"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3B833A93" w14:textId="3D82518B"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346ADB0A" w14:textId="4B7F16C4"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261ECF9" w14:textId="06C3BDDB"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1CCB3E0" w14:textId="1E57317C"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51D3A52" w14:textId="12121AFF"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D533120" w14:textId="5BA25DE9"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B908CEA" w14:textId="7EF9931A"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37AC340" w14:textId="65992BCD" w:rsidR="00F9737B" w:rsidRPr="001465B3" w:rsidRDefault="00F9737B" w:rsidP="0080328D">
            <w:pPr>
              <w:spacing w:after="0" w:line="240" w:lineRule="auto"/>
              <w:jc w:val="center"/>
              <w:rPr>
                <w:rFonts w:ascii="Arial" w:eastAsia="Times New Roman" w:hAnsi="Arial" w:cs="Arial"/>
                <w:color w:val="000000"/>
                <w:sz w:val="18"/>
                <w:szCs w:val="18"/>
                <w:lang w:eastAsia="en-GB"/>
              </w:rPr>
            </w:pPr>
            <w:r w:rsidRPr="00A9736A">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7A14AB5" w14:textId="478D3605"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1BC0781" w14:textId="0F5E351C" w:rsidR="00F9737B" w:rsidRPr="001465B3" w:rsidRDefault="00F9737B" w:rsidP="0080328D">
            <w:pPr>
              <w:spacing w:after="0" w:line="240" w:lineRule="auto"/>
              <w:jc w:val="center"/>
              <w:rPr>
                <w:rFonts w:ascii="Arial" w:eastAsia="Times New Roman" w:hAnsi="Arial" w:cs="Arial"/>
                <w:color w:val="000000"/>
                <w:sz w:val="18"/>
                <w:szCs w:val="18"/>
                <w:lang w:eastAsia="en-GB"/>
              </w:rPr>
            </w:pPr>
          </w:p>
        </w:tc>
      </w:tr>
      <w:tr w:rsidR="00DF4CD1" w:rsidRPr="00D1593F" w14:paraId="53723D7C" w14:textId="77777777" w:rsidTr="0098415E">
        <w:trPr>
          <w:trHeight w:val="403"/>
        </w:trPr>
        <w:tc>
          <w:tcPr>
            <w:tcW w:w="709"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tcPr>
          <w:p w14:paraId="43AA2F03" w14:textId="77777777" w:rsidR="00F9737B" w:rsidRPr="00CD7649" w:rsidRDefault="00F9737B" w:rsidP="00C60ED4">
            <w:pPr>
              <w:spacing w:after="0" w:line="240" w:lineRule="auto"/>
              <w:rPr>
                <w:rFonts w:ascii="Arial" w:eastAsia="Times New Roman" w:hAnsi="Arial" w:cs="Arial"/>
                <w:color w:val="000000"/>
                <w:sz w:val="18"/>
                <w:szCs w:val="18"/>
                <w:lang w:eastAsia="en-GB"/>
              </w:rPr>
            </w:pPr>
          </w:p>
        </w:tc>
        <w:tc>
          <w:tcPr>
            <w:tcW w:w="496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2DA4EB1" w14:textId="46026564" w:rsidR="00F9737B" w:rsidRPr="00CD7649" w:rsidRDefault="00F9737B" w:rsidP="00960300">
            <w:pPr>
              <w:spacing w:after="0" w:line="240" w:lineRule="auto"/>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Where applicable, sub-categories as defined by RAM</w:t>
            </w:r>
            <w:r w:rsidRPr="00CD7649">
              <w:rPr>
                <w:rFonts w:ascii="Arial" w:eastAsia="Times New Roman" w:hAnsi="Arial" w:cs="Arial"/>
                <w:color w:val="000000"/>
                <w:sz w:val="20"/>
                <w:szCs w:val="20"/>
                <w:lang w:eastAsia="en-GB"/>
              </w:rPr>
              <w:t xml:space="preserve">  </w:t>
            </w:r>
            <w:r>
              <w:rPr>
                <w:rFonts w:ascii="Arial" w:eastAsia="Times New Roman" w:hAnsi="Arial" w:cs="Arial"/>
                <w:color w:val="000000"/>
                <w:sz w:val="20"/>
                <w:szCs w:val="20"/>
                <w:lang w:eastAsia="en-GB"/>
              </w:rPr>
              <w:t xml:space="preserve">(Regulation 37) </w:t>
            </w:r>
            <w:r w:rsidR="00FB5655" w:rsidRPr="0098415E">
              <w:rPr>
                <w:rFonts w:ascii="Arial" w:eastAsia="Times New Roman" w:hAnsi="Arial" w:cs="Arial"/>
                <w:sz w:val="20"/>
                <w:szCs w:val="20"/>
                <w:lang w:eastAsia="en-GB"/>
              </w:rPr>
              <w:t xml:space="preserve">(see </w:t>
            </w:r>
            <w:hyperlink r:id="rId60" w:history="1">
              <w:r w:rsidR="00FB5655">
                <w:rPr>
                  <w:rStyle w:val="Hyperlink"/>
                  <w:rFonts w:ascii="Arial" w:eastAsia="Times New Roman" w:hAnsi="Arial" w:cs="Arial"/>
                  <w:sz w:val="20"/>
                  <w:szCs w:val="20"/>
                  <w:lang w:eastAsia="en-GB"/>
                </w:rPr>
                <w:t>RAM g</w:t>
              </w:r>
              <w:r w:rsidR="00FB5655" w:rsidRPr="00FB5655">
                <w:rPr>
                  <w:rStyle w:val="Hyperlink"/>
                  <w:rFonts w:ascii="Arial" w:eastAsia="Times New Roman" w:hAnsi="Arial" w:cs="Arial"/>
                  <w:sz w:val="20"/>
                  <w:szCs w:val="20"/>
                  <w:lang w:eastAsia="en-GB"/>
                </w:rPr>
                <w:t>uidance</w:t>
              </w:r>
            </w:hyperlink>
            <w:r w:rsidR="00FB5655" w:rsidRPr="0098415E">
              <w:rPr>
                <w:rFonts w:ascii="Arial" w:eastAsia="Times New Roman" w:hAnsi="Arial" w:cs="Arial"/>
                <w:sz w:val="20"/>
                <w:szCs w:val="20"/>
                <w:lang w:eastAsia="en-GB"/>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3C09DCE1" w14:textId="55D34B8E" w:rsidR="00F9737B" w:rsidRPr="001465B3" w:rsidRDefault="00F9737B" w:rsidP="0054384C">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616B71E3" w14:textId="26066A3E" w:rsidR="00F9737B" w:rsidRPr="001465B3" w:rsidRDefault="00F9737B" w:rsidP="0054384C">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71FCFC9C" w14:textId="5F269654" w:rsidR="00F9737B" w:rsidRPr="001465B3" w:rsidRDefault="00F9737B" w:rsidP="0054384C">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1173E323" w14:textId="6661EB21" w:rsidR="00F9737B" w:rsidRPr="001465B3" w:rsidRDefault="00F9737B" w:rsidP="0054384C">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25DD6FF0" w14:textId="5586504A" w:rsidR="00F9737B" w:rsidRPr="005E22EE" w:rsidRDefault="00F9737B" w:rsidP="0054384C">
            <w:pPr>
              <w:spacing w:after="0" w:line="240" w:lineRule="auto"/>
              <w:jc w:val="center"/>
              <w:rPr>
                <w:rFonts w:ascii="Segoe Fluent Icons" w:eastAsiaTheme="majorEastAsia" w:hAnsi="Segoe Fluent Icons" w:cstheme="majorBidi"/>
                <w:b/>
                <w:sz w:val="20"/>
                <w:szCs w:val="20"/>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3B1C02D5" w14:textId="1CC31807" w:rsidR="00F9737B" w:rsidRPr="001465B3" w:rsidRDefault="00F9737B" w:rsidP="0054384C">
            <w:pPr>
              <w:spacing w:after="0" w:line="240" w:lineRule="auto"/>
              <w:jc w:val="center"/>
              <w:rPr>
                <w:rFonts w:ascii="Arial" w:eastAsia="Times New Roman" w:hAnsi="Arial" w:cs="Arial"/>
                <w:color w:val="000000"/>
                <w:sz w:val="18"/>
                <w:szCs w:val="18"/>
                <w:lang w:eastAsia="en-GB"/>
              </w:rPr>
            </w:pPr>
            <w:r w:rsidRPr="001658C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3CA58B82"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35E5C3CF"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4A959DE9"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68D7D8F2"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3BAAABEF"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1D92B882" w14:textId="77777777" w:rsidR="00F9737B" w:rsidRPr="00A9736A" w:rsidRDefault="00F9737B" w:rsidP="0054384C">
            <w:pPr>
              <w:spacing w:after="0" w:line="240" w:lineRule="auto"/>
              <w:jc w:val="center"/>
              <w:rPr>
                <w:rFonts w:ascii="Segoe Fluent Icons" w:eastAsiaTheme="majorEastAsia" w:hAnsi="Segoe Fluent Icons" w:cstheme="majorBidi"/>
                <w:b/>
                <w:sz w:val="20"/>
                <w:szCs w:val="20"/>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20BD0E0C"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0FD0AC64" w14:textId="77777777" w:rsidR="00F9737B" w:rsidRPr="001465B3" w:rsidRDefault="00F9737B" w:rsidP="0054384C">
            <w:pPr>
              <w:spacing w:after="0" w:line="240" w:lineRule="auto"/>
              <w:jc w:val="center"/>
              <w:rPr>
                <w:rFonts w:ascii="Arial" w:eastAsia="Times New Roman" w:hAnsi="Arial" w:cs="Arial"/>
                <w:color w:val="000000"/>
                <w:sz w:val="18"/>
                <w:szCs w:val="18"/>
                <w:lang w:eastAsia="en-GB"/>
              </w:rPr>
            </w:pPr>
          </w:p>
        </w:tc>
      </w:tr>
      <w:tr w:rsidR="00DF4CD1" w:rsidRPr="00D1593F" w14:paraId="0A98B3AC" w14:textId="77777777" w:rsidTr="0098415E">
        <w:trPr>
          <w:trHeight w:val="403"/>
        </w:trPr>
        <w:tc>
          <w:tcPr>
            <w:tcW w:w="7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1F0C7306" w14:textId="77777777"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4</w:t>
            </w:r>
          </w:p>
        </w:tc>
        <w:tc>
          <w:tcPr>
            <w:tcW w:w="496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vAlign w:val="center"/>
            <w:hideMark/>
          </w:tcPr>
          <w:p w14:paraId="3BA55D49" w14:textId="77777777"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Methodology used for 2 and 3</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1F88486" w14:textId="2C283E1A"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600DBB3" w14:textId="1EE3378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9F945C2" w14:textId="0DD4EAF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AF5F43F" w14:textId="3C47BC4F"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8A80DBF" w14:textId="40324611"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color w:val="000000"/>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22431B3" w14:textId="270FF8B8"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1938DA6" w14:textId="2AC5726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4ADE92E" w14:textId="73C29EC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ED75550" w14:textId="0C52FFF5"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5F0C277" w14:textId="6732199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061385A" w14:textId="080DA46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CBBCED5" w14:textId="63B6D7E9"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A9736A">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BFA77B4" w14:textId="0E68F3BD"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2CF0250" w14:textId="6B5B57D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78B588B9"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1F3183A9" w14:textId="77777777"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5</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4994AA62" w14:textId="5F7DB280"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Weight (Kg) of each packaging category -"type" (</w:t>
            </w:r>
            <w:r w:rsidRPr="002F4E99">
              <w:rPr>
                <w:rFonts w:ascii="Arial" w:eastAsia="Times New Roman" w:hAnsi="Arial" w:cs="Arial"/>
                <w:color w:val="000000"/>
                <w:sz w:val="20"/>
                <w:szCs w:val="20"/>
                <w:lang w:eastAsia="en-GB"/>
              </w:rPr>
              <w:t>primary, secondary, tertiary</w:t>
            </w:r>
            <w:r w:rsidRPr="00CD7649">
              <w:rPr>
                <w:rFonts w:ascii="Arial" w:eastAsia="Times New Roman" w:hAnsi="Arial" w:cs="Arial"/>
                <w:color w:val="000000"/>
                <w:sz w:val="20"/>
                <w:szCs w:val="20"/>
                <w:lang w:eastAsia="en-GB"/>
              </w:rPr>
              <w:t>, or shipment)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7595016" w14:textId="7885E866"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D388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86237B4" w14:textId="44317A54"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D388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1AFFDAD2" w14:textId="392ECA4C"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D388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47A6960" w14:textId="5313A105"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D3888">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72985D4" w14:textId="2A4616E5"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1EFFFCD2" w14:textId="33152DBC"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373AD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D92BFDB" w14:textId="5DE91ACB"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1D71DE8" w14:textId="4E8854DF"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83D40">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4A335F6" w14:textId="5F2CC51A"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83D40">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459C853" w14:textId="53926B55"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83D40">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3670D91" w14:textId="332C8381"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83D40">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3803F5A" w14:textId="52B5C22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A0B4B12" w14:textId="4DBDCDB8"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E4BB041" w14:textId="21E614E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2A4DFA92"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74B1C9D" w14:textId="77777777"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6</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4795932B" w14:textId="0E193DB6"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 xml:space="preserve">Weight of </w:t>
            </w:r>
            <w:r w:rsidRPr="002F4E99">
              <w:rPr>
                <w:rFonts w:ascii="Arial" w:eastAsia="Times New Roman" w:hAnsi="Arial" w:cs="Arial"/>
                <w:color w:val="000000"/>
                <w:sz w:val="20"/>
                <w:szCs w:val="20"/>
                <w:lang w:eastAsia="en-GB"/>
              </w:rPr>
              <w:t>household</w:t>
            </w:r>
            <w:r w:rsidRPr="00CD7649">
              <w:rPr>
                <w:rFonts w:ascii="Arial" w:eastAsia="Times New Roman" w:hAnsi="Arial" w:cs="Arial"/>
                <w:color w:val="000000"/>
                <w:sz w:val="20"/>
                <w:szCs w:val="20"/>
                <w:lang w:eastAsia="en-GB"/>
              </w:rPr>
              <w:t xml:space="preserve"> packaging in each category that is a/</w:t>
            </w:r>
            <w:r w:rsidRPr="002F4E99">
              <w:rPr>
                <w:rFonts w:ascii="Arial" w:eastAsia="Times New Roman" w:hAnsi="Arial" w:cs="Arial"/>
                <w:color w:val="000000"/>
                <w:sz w:val="20"/>
                <w:szCs w:val="20"/>
                <w:lang w:eastAsia="en-GB"/>
              </w:rPr>
              <w:t>primary</w:t>
            </w:r>
            <w:r w:rsidRPr="00CD7649">
              <w:rPr>
                <w:rFonts w:ascii="Arial" w:eastAsia="Times New Roman" w:hAnsi="Arial" w:cs="Arial"/>
                <w:color w:val="000000"/>
                <w:sz w:val="20"/>
                <w:szCs w:val="20"/>
                <w:lang w:eastAsia="en-GB"/>
              </w:rPr>
              <w:t xml:space="preserve">  b/</w:t>
            </w:r>
            <w:r w:rsidRPr="002F4E99">
              <w:rPr>
                <w:rFonts w:ascii="Arial" w:eastAsia="Times New Roman" w:hAnsi="Arial" w:cs="Arial"/>
                <w:color w:val="000000"/>
                <w:sz w:val="20"/>
                <w:szCs w:val="20"/>
                <w:lang w:eastAsia="en-GB"/>
              </w:rPr>
              <w:t>s</w:t>
            </w:r>
            <w:r w:rsidRPr="00CD7649">
              <w:rPr>
                <w:rFonts w:ascii="Arial" w:eastAsia="Times New Roman" w:hAnsi="Arial" w:cs="Arial"/>
                <w:color w:val="000000"/>
                <w:sz w:val="20"/>
                <w:szCs w:val="20"/>
                <w:lang w:eastAsia="en-GB"/>
              </w:rPr>
              <w:t>hipment</w:t>
            </w:r>
            <w:r w:rsidRPr="002F4E99">
              <w:rPr>
                <w:rFonts w:ascii="Arial" w:eastAsia="Times New Roman" w:hAnsi="Arial" w:cs="Arial"/>
                <w:color w:val="000000"/>
                <w:sz w:val="20"/>
                <w:szCs w:val="20"/>
                <w:lang w:eastAsia="en-GB"/>
              </w:rPr>
              <w:t xml:space="preserve"> packaging</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03BB42F" w14:textId="0589EE3A"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8A09DD">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1D7C4791" w14:textId="1784ED81"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8A09DD">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3D24D02" w14:textId="61983DCF"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8A09DD">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5E11C91" w14:textId="28882723"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8A09DD">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811D485" w14:textId="12BDC23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3F12D73F" w14:textId="0A5223A3"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373AD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0D85910" w14:textId="14D12E1F"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6DD981A" w14:textId="37E3293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E20D664" w14:textId="20AFECAF"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CCD95F7" w14:textId="1817ABAD"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5FF0430" w14:textId="5F21C4D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3508F03" w14:textId="2D8A5B41"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48B3D4F" w14:textId="2FDBA7F4"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CBBC3A8" w14:textId="18C6FF3B"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468EFB29"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0C927428" w14:textId="36313098"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7</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697ED016" w14:textId="4E58E87B"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 xml:space="preserve">Drink container weights, category and </w:t>
            </w:r>
            <w:r w:rsidRPr="002F4E99">
              <w:rPr>
                <w:rFonts w:ascii="Arial" w:eastAsia="Times New Roman" w:hAnsi="Arial" w:cs="Arial"/>
                <w:color w:val="000000"/>
                <w:sz w:val="20"/>
                <w:szCs w:val="20"/>
                <w:lang w:eastAsia="en-GB"/>
              </w:rPr>
              <w:t xml:space="preserve">number </w:t>
            </w:r>
            <w:r w:rsidRPr="00CD7649">
              <w:rPr>
                <w:rFonts w:ascii="Arial" w:eastAsia="Times New Roman" w:hAnsi="Arial" w:cs="Arial"/>
                <w:color w:val="000000"/>
                <w:sz w:val="20"/>
                <w:szCs w:val="20"/>
                <w:lang w:eastAsia="en-GB"/>
              </w:rPr>
              <w:t>of units</w:t>
            </w:r>
            <w:r w:rsidR="001424D8">
              <w:rPr>
                <w:rFonts w:ascii="Arial" w:eastAsia="Times New Roman" w:hAnsi="Arial" w:cs="Arial"/>
                <w:color w:val="000000"/>
                <w:sz w:val="20"/>
                <w:szCs w:val="20"/>
                <w:lang w:eastAsia="en-GB"/>
              </w:rPr>
              <w:t xml:space="preserve"> </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101C69E" w14:textId="0C2DE75B"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C5E6B">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C2D6114" w14:textId="581137F1"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C5E6B">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3F2399E" w14:textId="279C06FF"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C5E6B">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E995E42" w14:textId="27C5347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C5E6B">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CC1C731" w14:textId="253A27C4"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1038C00" w14:textId="53797152"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373AD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01EB6BD" w14:textId="43145FE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5554939" w14:textId="74FD3F5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1601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3E7045E" w14:textId="3272C8D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1601C">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09F834F" w14:textId="788EAB0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1601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27D3C85" w14:textId="14431E3B"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61601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987BDD1" w14:textId="7FB0B2C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789CC5F" w14:textId="6DEB8164"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C72435B" w14:textId="38C7788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36035E4E"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BA194E3" w14:textId="79B30AED" w:rsidR="0054384C" w:rsidRPr="00CD7649" w:rsidRDefault="0054384C" w:rsidP="00C60ED4">
            <w:pPr>
              <w:spacing w:after="0" w:line="240" w:lineRule="auto"/>
              <w:rPr>
                <w:rFonts w:ascii="Arial" w:eastAsia="Times New Roman" w:hAnsi="Arial" w:cs="Arial"/>
                <w:color w:val="000000"/>
                <w:sz w:val="18"/>
                <w:szCs w:val="18"/>
                <w:lang w:eastAsia="en-GB"/>
              </w:rPr>
            </w:pPr>
            <w:r w:rsidRPr="5DE42DA1">
              <w:rPr>
                <w:rFonts w:ascii="Arial" w:eastAsia="Times New Roman" w:hAnsi="Arial" w:cs="Arial"/>
                <w:color w:val="000000" w:themeColor="text1"/>
                <w:sz w:val="18"/>
                <w:szCs w:val="18"/>
                <w:lang w:eastAsia="en-GB"/>
              </w:rPr>
              <w:t>9</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10D9B929" w14:textId="77777777"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Reusable or refillable packaging system (description, weight by category etc)</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BA11491" w14:textId="7ECFCFDC"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B26C51">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3D9EBAC5" w14:textId="056638EA"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B26C51">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D6FE4F9" w14:textId="3DA22494"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B26C51">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18AFC9ED" w14:textId="106204C1"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B26C51">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AE235AE" w14:textId="57678CD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33230F9" w14:textId="1B5D226D"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373AD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78D9559" w14:textId="3A91E32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DA76FD2" w14:textId="09C31B1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B7981C2" w14:textId="1CF4153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F73F1B4" w14:textId="5ADF4F4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E0C548B" w14:textId="43F11E4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A141D49" w14:textId="1423483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0B42341" w14:textId="2895FED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9B9551F" w14:textId="1D5EFD1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060E6867"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3A459A39" w14:textId="64B7125E"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10</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1B3A45EA" w14:textId="52E7EF27" w:rsidR="0054384C" w:rsidRPr="00CD7649" w:rsidRDefault="0054384C" w:rsidP="00960300">
            <w:pPr>
              <w:spacing w:after="0" w:line="240" w:lineRule="auto"/>
              <w:rPr>
                <w:rFonts w:ascii="Arial" w:eastAsia="Times New Roman" w:hAnsi="Arial" w:cs="Arial"/>
                <w:color w:val="000000"/>
                <w:sz w:val="20"/>
                <w:szCs w:val="20"/>
                <w:lang w:eastAsia="en-GB"/>
              </w:rPr>
            </w:pPr>
            <w:r w:rsidRPr="002F4E99">
              <w:rPr>
                <w:rFonts w:ascii="Arial" w:eastAsia="Times New Roman" w:hAnsi="Arial" w:cs="Arial"/>
                <w:color w:val="000000"/>
                <w:sz w:val="20"/>
                <w:szCs w:val="20"/>
                <w:lang w:eastAsia="en-GB"/>
              </w:rPr>
              <w:t>Household packaging</w:t>
            </w:r>
            <w:r w:rsidRPr="00CD7649">
              <w:rPr>
                <w:rFonts w:ascii="Arial" w:eastAsia="Times New Roman" w:hAnsi="Arial" w:cs="Arial"/>
                <w:color w:val="000000"/>
                <w:sz w:val="20"/>
                <w:szCs w:val="20"/>
                <w:lang w:eastAsia="en-GB"/>
              </w:rPr>
              <w:t xml:space="preserve"> in each category that is commonly binned</w:t>
            </w:r>
            <w:r w:rsidRPr="002F4E99">
              <w:rPr>
                <w:rFonts w:ascii="Arial" w:eastAsia="Times New Roman" w:hAnsi="Arial" w:cs="Arial"/>
                <w:color w:val="000000"/>
                <w:sz w:val="20"/>
                <w:szCs w:val="20"/>
                <w:lang w:eastAsia="en-GB"/>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598E73E" w14:textId="5EFE7FEB"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F20A2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5EC0911" w14:textId="647E4FC8"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F20A2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B24BF51" w14:textId="5CC79DB2"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F20A28">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BCC873A" w14:textId="70F9A109"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F20A28">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06C9F34" w14:textId="6020138D"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2244D47" w14:textId="33A3BB46"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373ADC">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5B59043" w14:textId="499AEAE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16C15C2" w14:textId="5732823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A8B8EE3" w14:textId="47BAAA8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6F58B63" w14:textId="5F2D1DD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14F0FE2E" w14:textId="60DE934D"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C53DA70" w14:textId="55C5D4C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7EFEF94" w14:textId="2180AE0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AC6C208" w14:textId="60A15DA5"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4563DB1E"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tcPr>
          <w:p w14:paraId="71C7F36F" w14:textId="53148D5B"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11</w:t>
            </w:r>
            <w:r>
              <w:rPr>
                <w:rFonts w:ascii="Arial" w:eastAsia="Times New Roman" w:hAnsi="Arial" w:cs="Arial"/>
                <w:color w:val="000000"/>
                <w:sz w:val="18"/>
                <w:szCs w:val="18"/>
                <w:lang w:eastAsia="en-GB"/>
              </w:rPr>
              <w:t>(a)</w:t>
            </w:r>
          </w:p>
        </w:tc>
        <w:tc>
          <w:tcPr>
            <w:tcW w:w="4962" w:type="dxa"/>
            <w:tcBorders>
              <w:top w:val="nil"/>
              <w:left w:val="nil"/>
              <w:bottom w:val="single" w:sz="4" w:space="0" w:color="A6A6A6" w:themeColor="background1" w:themeShade="A6"/>
              <w:right w:val="single" w:sz="4" w:space="0" w:color="A6A6A6" w:themeColor="background1" w:themeShade="A6"/>
            </w:tcBorders>
            <w:vAlign w:val="center"/>
          </w:tcPr>
          <w:p w14:paraId="1ED2D61F" w14:textId="523D5FA6"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Nation Data SALE- Packaging supplied (by packaging category) in each nation in the UK</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196D3336" w14:textId="29925CA2"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0D527131" w14:textId="6EF87696"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2ECD1EB9" w14:textId="3491A395"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0E206259" w14:textId="1A5B0259"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0B699A38" w14:textId="79787E55"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6D4E1E6C" w14:textId="3B11E8C6"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68F20B65" w14:textId="6BF7E2F4"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28AC0CC4" w14:textId="4CEA3A2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6B728455" w14:textId="50C4AB2D"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234B9582" w14:textId="3369FEB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624A7">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25B373F8" w14:textId="329C5B5E"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A2F3D">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7074BF77" w14:textId="78035337"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A2F3D">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49E23848" w14:textId="5A51324B"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A2F3D">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06960C55" w14:textId="1D3A22AE"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A2F3D">
              <w:rPr>
                <w:rFonts w:ascii="Segoe Fluent Icons" w:eastAsiaTheme="majorEastAsia" w:hAnsi="Segoe Fluent Icons" w:cstheme="majorBidi"/>
                <w:b/>
                <w:sz w:val="20"/>
                <w:szCs w:val="20"/>
              </w:rPr>
              <w:t></w:t>
            </w:r>
          </w:p>
        </w:tc>
      </w:tr>
      <w:tr w:rsidR="00DF4CD1" w:rsidRPr="00D1593F" w14:paraId="773E9B70"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tcPr>
          <w:p w14:paraId="22D9D741" w14:textId="77F55F49" w:rsidR="0054384C" w:rsidRPr="00CD7649" w:rsidRDefault="0054384C" w:rsidP="00F9737B">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11</w:t>
            </w:r>
            <w:r>
              <w:rPr>
                <w:rFonts w:ascii="Arial" w:eastAsia="Times New Roman" w:hAnsi="Arial" w:cs="Arial"/>
                <w:color w:val="000000"/>
                <w:sz w:val="18"/>
                <w:szCs w:val="18"/>
                <w:lang w:eastAsia="en-GB"/>
              </w:rPr>
              <w:t>(b)</w:t>
            </w:r>
          </w:p>
        </w:tc>
        <w:tc>
          <w:tcPr>
            <w:tcW w:w="4962" w:type="dxa"/>
            <w:tcBorders>
              <w:top w:val="nil"/>
              <w:left w:val="nil"/>
              <w:bottom w:val="single" w:sz="4" w:space="0" w:color="A6A6A6" w:themeColor="background1" w:themeShade="A6"/>
              <w:right w:val="single" w:sz="4" w:space="0" w:color="A6A6A6" w:themeColor="background1" w:themeShade="A6"/>
            </w:tcBorders>
            <w:vAlign w:val="center"/>
          </w:tcPr>
          <w:p w14:paraId="1A23ABC9" w14:textId="414F245C"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Nation Data DISCARD - Packaging discarded (by packaging category)  in each nation in the UK</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65820952" w14:textId="429332A3"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48AC7DAF" w14:textId="23E7B71D" w:rsidR="0054384C" w:rsidRPr="001465B3" w:rsidRDefault="0054384C" w:rsidP="0054384C">
            <w:pPr>
              <w:spacing w:after="0" w:line="240" w:lineRule="auto"/>
              <w:jc w:val="center"/>
              <w:rPr>
                <w:rFonts w:ascii="Arial" w:eastAsia="Times New Roman" w:hAnsi="Arial" w:cs="Arial"/>
                <w:b/>
                <w:bCs/>
                <w:color w:val="FF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1C5E75D2" w14:textId="07F21994"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6EDACB8F" w14:textId="1317209B"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5AC017B9" w14:textId="794AA6A8"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165AE7E8" w14:textId="3FE87EC1"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tcPr>
          <w:p w14:paraId="387F5EA3" w14:textId="5553988A" w:rsidR="0054384C" w:rsidRPr="001465B3" w:rsidRDefault="0054384C" w:rsidP="0054384C">
            <w:pPr>
              <w:spacing w:after="0" w:line="240" w:lineRule="auto"/>
              <w:jc w:val="center"/>
              <w:rPr>
                <w:rFonts w:ascii="Arial" w:eastAsia="Times New Roman" w:hAnsi="Arial" w:cs="Arial"/>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095E6544" w14:textId="7C77C9F7"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055F9136" w14:textId="0B689E3E"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3E527E3D" w14:textId="567FB60C"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1624A7">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7DC1B7C8" w14:textId="030FCB9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0BB47AC1" w14:textId="1002111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25D604C6" w14:textId="3A56396F"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tcPr>
          <w:p w14:paraId="1E81DE6C" w14:textId="18E629E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72DDD70A" w14:textId="77777777" w:rsidTr="5DE42DA1">
        <w:trPr>
          <w:trHeight w:val="450"/>
        </w:trPr>
        <w:tc>
          <w:tcPr>
            <w:tcW w:w="709"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37DE1F75" w14:textId="77777777" w:rsidR="0054384C" w:rsidRPr="00CD7649" w:rsidRDefault="0054384C"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12</w:t>
            </w:r>
          </w:p>
        </w:tc>
        <w:tc>
          <w:tcPr>
            <w:tcW w:w="4962" w:type="dxa"/>
            <w:tcBorders>
              <w:top w:val="nil"/>
              <w:left w:val="nil"/>
              <w:bottom w:val="single" w:sz="4" w:space="0" w:color="A6A6A6" w:themeColor="background1" w:themeShade="A6"/>
              <w:right w:val="single" w:sz="4" w:space="0" w:color="A6A6A6" w:themeColor="background1" w:themeShade="A6"/>
            </w:tcBorders>
            <w:vAlign w:val="center"/>
            <w:hideMark/>
          </w:tcPr>
          <w:p w14:paraId="5F69AA70" w14:textId="678477EE" w:rsidR="0054384C" w:rsidRPr="00CD7649" w:rsidRDefault="0054384C" w:rsidP="00960300">
            <w:pPr>
              <w:spacing w:after="0" w:line="240" w:lineRule="auto"/>
              <w:rPr>
                <w:rFonts w:ascii="Arial" w:eastAsia="Times New Roman" w:hAnsi="Arial" w:cs="Arial"/>
                <w:color w:val="000000"/>
                <w:sz w:val="20"/>
                <w:szCs w:val="20"/>
                <w:lang w:eastAsia="en-GB"/>
              </w:rPr>
            </w:pPr>
            <w:r w:rsidRPr="00CD7649">
              <w:rPr>
                <w:rFonts w:ascii="Arial" w:eastAsia="Times New Roman" w:hAnsi="Arial" w:cs="Arial"/>
                <w:color w:val="000000"/>
                <w:sz w:val="20"/>
                <w:szCs w:val="20"/>
                <w:lang w:eastAsia="en-GB"/>
              </w:rPr>
              <w:t>S</w:t>
            </w:r>
            <w:r w:rsidRPr="002F4E99">
              <w:rPr>
                <w:rFonts w:ascii="Arial" w:eastAsia="Times New Roman" w:hAnsi="Arial" w:cs="Arial"/>
                <w:color w:val="000000"/>
                <w:sz w:val="20"/>
                <w:szCs w:val="20"/>
                <w:lang w:eastAsia="en-GB"/>
              </w:rPr>
              <w:t>elf-managed consumer waste</w:t>
            </w:r>
            <w:r w:rsidRPr="00CD7649">
              <w:rPr>
                <w:rFonts w:ascii="Arial" w:eastAsia="Times New Roman" w:hAnsi="Arial" w:cs="Arial"/>
                <w:color w:val="000000"/>
                <w:sz w:val="20"/>
                <w:szCs w:val="20"/>
                <w:lang w:eastAsia="en-GB"/>
              </w:rPr>
              <w:t xml:space="preserve"> </w:t>
            </w:r>
            <w:r>
              <w:rPr>
                <w:rFonts w:ascii="Arial" w:eastAsia="Times New Roman" w:hAnsi="Arial" w:cs="Arial"/>
                <w:color w:val="000000"/>
                <w:sz w:val="20"/>
                <w:szCs w:val="20"/>
                <w:lang w:eastAsia="en-GB"/>
              </w:rPr>
              <w:t>(</w:t>
            </w:r>
            <w:r w:rsidRPr="00CD7649">
              <w:rPr>
                <w:rFonts w:ascii="Arial" w:eastAsia="Times New Roman" w:hAnsi="Arial" w:cs="Arial"/>
                <w:color w:val="000000"/>
                <w:sz w:val="20"/>
                <w:szCs w:val="20"/>
                <w:lang w:eastAsia="en-GB"/>
              </w:rPr>
              <w:t>'</w:t>
            </w:r>
            <w:r>
              <w:rPr>
                <w:rFonts w:ascii="Arial" w:eastAsia="Times New Roman" w:hAnsi="Arial" w:cs="Arial"/>
                <w:color w:val="000000"/>
                <w:sz w:val="20"/>
                <w:szCs w:val="20"/>
                <w:lang w:eastAsia="en-GB"/>
              </w:rPr>
              <w:t>r</w:t>
            </w:r>
            <w:r w:rsidRPr="00CD7649">
              <w:rPr>
                <w:rFonts w:ascii="Arial" w:eastAsia="Times New Roman" w:hAnsi="Arial" w:cs="Arial"/>
                <w:color w:val="000000"/>
                <w:sz w:val="20"/>
                <w:szCs w:val="20"/>
                <w:lang w:eastAsia="en-GB"/>
              </w:rPr>
              <w:t>elevant packaging waste'</w:t>
            </w:r>
            <w:r>
              <w:rPr>
                <w:rFonts w:ascii="Arial" w:eastAsia="Times New Roman" w:hAnsi="Arial" w:cs="Arial"/>
                <w:color w:val="000000"/>
                <w:sz w:val="20"/>
                <w:szCs w:val="20"/>
                <w:lang w:eastAsia="en-GB"/>
              </w:rPr>
              <w:t xml:space="preserve">): </w:t>
            </w:r>
            <w:r w:rsidRPr="00CD7649">
              <w:rPr>
                <w:rFonts w:ascii="Arial" w:eastAsia="Times New Roman" w:hAnsi="Arial" w:cs="Arial"/>
                <w:color w:val="000000"/>
                <w:sz w:val="20"/>
                <w:szCs w:val="20"/>
                <w:lang w:eastAsia="en-GB"/>
              </w:rPr>
              <w:t xml:space="preserve">Kg in each category sent for recycling </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3BC69D8" w14:textId="68EDC0BC"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1E357789" w14:textId="0407E0E4"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4378430" w14:textId="3D4B3038"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0D6C881" w14:textId="0885A053"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2AD6D701" w14:textId="09644AAD"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F03088C" w14:textId="67917D00" w:rsidR="0054384C" w:rsidRPr="001465B3" w:rsidRDefault="0054384C" w:rsidP="0054384C">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26BABC5" w14:textId="53756501" w:rsidR="0054384C" w:rsidRPr="001465B3" w:rsidRDefault="0054384C" w:rsidP="0054384C">
            <w:pPr>
              <w:spacing w:after="0" w:line="240" w:lineRule="auto"/>
              <w:jc w:val="center"/>
              <w:rPr>
                <w:rFonts w:ascii="Arial" w:eastAsia="Times New Roman" w:hAnsi="Arial" w:cs="Arial"/>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7A94DEC" w14:textId="478B67AC"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51F6121" w14:textId="4A14FF56"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0FDE0C47" w14:textId="22945585"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489B8BD" w14:textId="2FA18989"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281064C" w14:textId="63262BC7"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8"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6ADB7111" w14:textId="4A6A576B"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c>
          <w:tcPr>
            <w:tcW w:w="669" w:type="dxa"/>
            <w:tcBorders>
              <w:top w:val="nil"/>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F8D82BF" w14:textId="6CA893D0" w:rsidR="0054384C" w:rsidRPr="001465B3" w:rsidRDefault="0054384C" w:rsidP="0054384C">
            <w:pPr>
              <w:spacing w:after="0" w:line="240" w:lineRule="auto"/>
              <w:jc w:val="center"/>
              <w:rPr>
                <w:rFonts w:ascii="Arial" w:eastAsia="Times New Roman" w:hAnsi="Arial" w:cs="Arial"/>
                <w:color w:val="000000"/>
                <w:sz w:val="18"/>
                <w:szCs w:val="18"/>
                <w:lang w:eastAsia="en-GB"/>
              </w:rPr>
            </w:pPr>
          </w:p>
        </w:tc>
      </w:tr>
      <w:tr w:rsidR="00DF4CD1" w:rsidRPr="00D1593F" w14:paraId="50BF0333" w14:textId="77777777" w:rsidTr="5DE42DA1">
        <w:trPr>
          <w:trHeight w:val="450"/>
        </w:trPr>
        <w:tc>
          <w:tcPr>
            <w:tcW w:w="7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438F8C00" w14:textId="77777777" w:rsidR="00407CE8" w:rsidRPr="00CD7649" w:rsidRDefault="00407CE8" w:rsidP="00C60ED4">
            <w:pPr>
              <w:spacing w:after="0" w:line="240" w:lineRule="auto"/>
              <w:rPr>
                <w:rFonts w:ascii="Arial" w:eastAsia="Times New Roman" w:hAnsi="Arial" w:cs="Arial"/>
                <w:color w:val="000000"/>
                <w:sz w:val="18"/>
                <w:szCs w:val="18"/>
                <w:lang w:eastAsia="en-GB"/>
              </w:rPr>
            </w:pPr>
            <w:r w:rsidRPr="00CD7649">
              <w:rPr>
                <w:rFonts w:ascii="Arial" w:eastAsia="Times New Roman" w:hAnsi="Arial" w:cs="Arial"/>
                <w:color w:val="000000"/>
                <w:sz w:val="18"/>
                <w:szCs w:val="18"/>
                <w:lang w:eastAsia="en-GB"/>
              </w:rPr>
              <w:t>13</w:t>
            </w:r>
          </w:p>
        </w:tc>
        <w:tc>
          <w:tcPr>
            <w:tcW w:w="496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vAlign w:val="center"/>
            <w:hideMark/>
          </w:tcPr>
          <w:p w14:paraId="74FAAF18" w14:textId="5ABD6CA7" w:rsidR="00407CE8" w:rsidRPr="00407CE8" w:rsidRDefault="00407CE8" w:rsidP="00960300">
            <w:pPr>
              <w:spacing w:after="0" w:line="240" w:lineRule="auto"/>
              <w:rPr>
                <w:rFonts w:ascii="Arial" w:eastAsia="Times New Roman" w:hAnsi="Arial" w:cs="Arial"/>
                <w:color w:val="000000"/>
                <w:sz w:val="18"/>
                <w:szCs w:val="18"/>
                <w:lang w:eastAsia="en-GB"/>
              </w:rPr>
            </w:pPr>
            <w:r w:rsidRPr="00407CE8">
              <w:rPr>
                <w:rFonts w:ascii="Arial" w:eastAsia="Times New Roman" w:hAnsi="Arial" w:cs="Arial"/>
                <w:color w:val="000000"/>
                <w:sz w:val="18"/>
                <w:szCs w:val="18"/>
                <w:lang w:eastAsia="en-GB"/>
              </w:rPr>
              <w:t>Self-managed organisation waste, and nation of collection and recycling</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01C166A" w14:textId="606AFA75" w:rsidR="00407CE8" w:rsidRPr="001465B3" w:rsidRDefault="00407CE8" w:rsidP="00407CE8">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6094D385" w14:textId="03174522" w:rsidR="00407CE8" w:rsidRPr="001465B3" w:rsidRDefault="00407CE8" w:rsidP="00407CE8">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8838E8D" w14:textId="2EC3C8AC" w:rsidR="00407CE8" w:rsidRPr="001465B3" w:rsidRDefault="00407CE8" w:rsidP="00407CE8">
            <w:pPr>
              <w:spacing w:after="0" w:line="240" w:lineRule="auto"/>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7A008D03" w14:textId="27F6457B" w:rsidR="00407CE8" w:rsidRPr="001465B3" w:rsidRDefault="00407CE8" w:rsidP="00407CE8">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022EAB79" w14:textId="2DD445BE" w:rsidR="00407CE8" w:rsidRPr="001465B3" w:rsidRDefault="00407CE8" w:rsidP="00407CE8">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5374EC57" w14:textId="43845D7E" w:rsidR="00407CE8" w:rsidRPr="001465B3" w:rsidRDefault="00407CE8" w:rsidP="00407CE8">
            <w:pPr>
              <w:spacing w:after="0" w:line="240" w:lineRule="auto"/>
              <w:jc w:val="center"/>
              <w:rPr>
                <w:rFonts w:ascii="Arial" w:eastAsia="Times New Roman" w:hAnsi="Arial" w:cs="Arial"/>
                <w:color w:val="000000"/>
                <w:sz w:val="18"/>
                <w:szCs w:val="18"/>
                <w:lang w:eastAsia="en-GB"/>
              </w:rPr>
            </w:pPr>
            <w:r w:rsidRPr="00064D63">
              <w:rPr>
                <w:rFonts w:ascii="Segoe Fluent Icons" w:eastAsiaTheme="majorEastAsia" w:hAnsi="Segoe Fluent Icons" w:cstheme="majorBidi"/>
                <w:b/>
                <w:sz w:val="20"/>
                <w:szCs w:val="20"/>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hideMark/>
          </w:tcPr>
          <w:p w14:paraId="479BA5F7" w14:textId="4C02F5B0" w:rsidR="00407CE8" w:rsidRPr="00407CE8" w:rsidRDefault="00407CE8" w:rsidP="00407CE8">
            <w:pPr>
              <w:spacing w:after="0" w:line="240" w:lineRule="auto"/>
              <w:jc w:val="center"/>
              <w:rPr>
                <w:rFonts w:ascii="Arial" w:eastAsia="Times New Roman" w:hAnsi="Arial" w:cs="Arial"/>
                <w:color w:val="000000"/>
                <w:sz w:val="18"/>
                <w:szCs w:val="18"/>
                <w:lang w:eastAsia="en-GB"/>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93AD5D7" w14:textId="1A3B7AA4"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212A5C2B" w14:textId="76DCA497"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11EA6E6" w14:textId="09A32BD8"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3FF5B81F" w14:textId="53D5C207"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50A54CC3" w14:textId="4A816819"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707EA3F6" w14:textId="618373F3"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hideMark/>
          </w:tcPr>
          <w:p w14:paraId="45650D60" w14:textId="0B042E90" w:rsidR="00407CE8" w:rsidRPr="001465B3" w:rsidRDefault="00407CE8" w:rsidP="00407CE8">
            <w:pPr>
              <w:spacing w:after="0" w:line="240" w:lineRule="auto"/>
              <w:jc w:val="center"/>
              <w:rPr>
                <w:rFonts w:ascii="Arial" w:eastAsia="Times New Roman" w:hAnsi="Arial" w:cs="Arial"/>
                <w:color w:val="000000"/>
                <w:sz w:val="18"/>
                <w:szCs w:val="18"/>
                <w:lang w:eastAsia="en-GB"/>
              </w:rPr>
            </w:pPr>
          </w:p>
        </w:tc>
      </w:tr>
      <w:tr w:rsidR="00DF4CD1" w:rsidRPr="00D1593F" w14:paraId="0BD95CE5" w14:textId="77777777" w:rsidTr="5DE42DA1">
        <w:trPr>
          <w:trHeight w:val="450"/>
        </w:trPr>
        <w:tc>
          <w:tcPr>
            <w:tcW w:w="70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tcPr>
          <w:p w14:paraId="157D9AE2" w14:textId="66F36BCE" w:rsidR="00674061" w:rsidRPr="00CD7649" w:rsidRDefault="0071249D" w:rsidP="00C60ED4">
            <w:pPr>
              <w:spacing w:after="0" w:line="240" w:lineRule="auto"/>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14</w:t>
            </w:r>
          </w:p>
        </w:tc>
        <w:tc>
          <w:tcPr>
            <w:tcW w:w="496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vAlign w:val="center"/>
          </w:tcPr>
          <w:p w14:paraId="0EAB8095" w14:textId="5797A025" w:rsidR="00674061" w:rsidRPr="00CD7649" w:rsidRDefault="00153D90" w:rsidP="00960300">
            <w:pPr>
              <w:spacing w:after="0" w:line="240" w:lineRule="auto"/>
              <w:rPr>
                <w:rFonts w:ascii="Arial" w:eastAsia="Times New Roman" w:hAnsi="Arial" w:cs="Arial"/>
                <w:color w:val="000000"/>
                <w:sz w:val="20"/>
                <w:szCs w:val="20"/>
                <w:lang w:eastAsia="en-GB"/>
              </w:rPr>
            </w:pPr>
            <w:r w:rsidRPr="00153D90">
              <w:rPr>
                <w:rFonts w:ascii="Arial" w:eastAsia="Times New Roman" w:hAnsi="Arial" w:cs="Arial"/>
                <w:color w:val="000000"/>
                <w:sz w:val="20"/>
                <w:szCs w:val="20"/>
                <w:lang w:eastAsia="en-GB"/>
              </w:rPr>
              <w:t xml:space="preserve">Obligation to report </w:t>
            </w:r>
            <w:r w:rsidR="007D7DF6">
              <w:rPr>
                <w:rFonts w:ascii="Arial" w:eastAsia="Times New Roman" w:hAnsi="Arial" w:cs="Arial"/>
                <w:color w:val="000000"/>
                <w:sz w:val="20"/>
                <w:szCs w:val="20"/>
                <w:lang w:eastAsia="en-GB"/>
              </w:rPr>
              <w:t xml:space="preserve">2025 </w:t>
            </w:r>
            <w:r w:rsidRPr="00153D90">
              <w:rPr>
                <w:rFonts w:ascii="Arial" w:eastAsia="Times New Roman" w:hAnsi="Arial" w:cs="Arial"/>
                <w:color w:val="000000"/>
                <w:sz w:val="20"/>
                <w:szCs w:val="20"/>
                <w:lang w:eastAsia="en-GB"/>
              </w:rPr>
              <w:t>data on plastic or paper bags supplied in England</w:t>
            </w:r>
            <w:r w:rsidR="007D7DF6">
              <w:rPr>
                <w:rFonts w:ascii="Arial" w:eastAsia="Times New Roman" w:hAnsi="Arial" w:cs="Arial"/>
                <w:color w:val="000000"/>
                <w:sz w:val="20"/>
                <w:szCs w:val="20"/>
                <w:lang w:eastAsia="en-GB"/>
              </w:rPr>
              <w:t xml:space="preserve"> by 1 April 2026</w:t>
            </w:r>
            <w:r>
              <w:rPr>
                <w:rFonts w:ascii="Arial" w:eastAsia="Times New Roman" w:hAnsi="Arial" w:cs="Arial"/>
                <w:color w:val="000000"/>
                <w:sz w:val="20"/>
                <w:szCs w:val="20"/>
                <w:lang w:eastAsia="en-GB"/>
              </w:rPr>
              <w:t xml:space="preserve"> </w:t>
            </w:r>
            <w:r w:rsidR="005B11EC" w:rsidRPr="00F74D86">
              <w:rPr>
                <w:rFonts w:ascii="Arial" w:eastAsia="Times New Roman" w:hAnsi="Arial" w:cs="Arial"/>
                <w:color w:val="000000"/>
                <w:sz w:val="20"/>
                <w:szCs w:val="20"/>
                <w:lang w:eastAsia="en-GB"/>
              </w:rPr>
              <w:t>(</w:t>
            </w:r>
            <w:r w:rsidRPr="00F74D86">
              <w:rPr>
                <w:rFonts w:ascii="Arial" w:eastAsia="Times New Roman" w:hAnsi="Arial" w:cs="Arial"/>
                <w:color w:val="000000"/>
                <w:sz w:val="20"/>
                <w:szCs w:val="20"/>
                <w:lang w:eastAsia="en-GB"/>
              </w:rPr>
              <w:t>R</w:t>
            </w:r>
            <w:r w:rsidR="0071249D" w:rsidRPr="00F74D86">
              <w:rPr>
                <w:rFonts w:ascii="Arial" w:eastAsia="Times New Roman" w:hAnsi="Arial" w:cs="Arial"/>
                <w:color w:val="000000"/>
                <w:sz w:val="20"/>
                <w:szCs w:val="20"/>
                <w:lang w:eastAsia="en-GB"/>
              </w:rPr>
              <w:t>eg</w:t>
            </w:r>
            <w:r w:rsidR="008B530E" w:rsidRPr="00F74D86">
              <w:rPr>
                <w:rFonts w:ascii="Arial" w:eastAsia="Times New Roman" w:hAnsi="Arial" w:cs="Arial"/>
                <w:color w:val="000000"/>
                <w:sz w:val="20"/>
                <w:szCs w:val="20"/>
                <w:lang w:eastAsia="en-GB"/>
              </w:rPr>
              <w:t>.</w:t>
            </w:r>
            <w:r w:rsidR="0071249D" w:rsidRPr="00F74D86">
              <w:rPr>
                <w:rFonts w:ascii="Arial" w:eastAsia="Times New Roman" w:hAnsi="Arial" w:cs="Arial"/>
                <w:color w:val="000000"/>
                <w:sz w:val="20"/>
                <w:szCs w:val="20"/>
                <w:lang w:eastAsia="en-GB"/>
              </w:rPr>
              <w:t xml:space="preserve"> 38</w:t>
            </w:r>
            <w:r w:rsidR="005B11EC" w:rsidRPr="00F74D86">
              <w:rPr>
                <w:rFonts w:ascii="Arial" w:eastAsia="Times New Roman" w:hAnsi="Arial" w:cs="Arial"/>
                <w:color w:val="000000"/>
                <w:sz w:val="20"/>
                <w:szCs w:val="20"/>
                <w:lang w:eastAsia="en-GB"/>
              </w:rPr>
              <w:t>)</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64709B9C" w14:textId="77777777" w:rsidR="00674061" w:rsidRPr="00677A59" w:rsidRDefault="00674061" w:rsidP="0054384C">
            <w:pPr>
              <w:spacing w:after="0" w:line="240" w:lineRule="auto"/>
              <w:jc w:val="center"/>
              <w:rPr>
                <w:rFonts w:ascii="Segoe Fluent Icons" w:eastAsiaTheme="majorEastAsia" w:hAnsi="Segoe Fluent Icons" w:cstheme="majorBidi"/>
                <w:b/>
                <w:sz w:val="20"/>
                <w:szCs w:val="20"/>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4F0E9473" w14:textId="77777777" w:rsidR="00674061" w:rsidRPr="00677A59" w:rsidRDefault="00674061" w:rsidP="0054384C">
            <w:pPr>
              <w:spacing w:after="0" w:line="240" w:lineRule="auto"/>
              <w:jc w:val="center"/>
              <w:rPr>
                <w:rFonts w:ascii="Segoe Fluent Icons" w:eastAsiaTheme="majorEastAsia" w:hAnsi="Segoe Fluent Icons" w:cstheme="majorBidi"/>
                <w:b/>
                <w:sz w:val="20"/>
                <w:szCs w:val="20"/>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7D61E560" w14:textId="77777777" w:rsidR="00674061" w:rsidRPr="00677A59" w:rsidRDefault="00674061" w:rsidP="0054384C">
            <w:pPr>
              <w:spacing w:after="0" w:line="240" w:lineRule="auto"/>
              <w:rPr>
                <w:rFonts w:ascii="Segoe Fluent Icons" w:eastAsiaTheme="majorEastAsia" w:hAnsi="Segoe Fluent Icons" w:cstheme="majorBidi"/>
                <w:b/>
                <w:sz w:val="20"/>
                <w:szCs w:val="20"/>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2FA99FC4" w14:textId="77777777" w:rsidR="00674061" w:rsidRPr="005B11EC" w:rsidRDefault="00674061" w:rsidP="0054384C">
            <w:pPr>
              <w:spacing w:after="0" w:line="240" w:lineRule="auto"/>
              <w:jc w:val="center"/>
              <w:rPr>
                <w:rFonts w:ascii="Segoe Fluent Icons" w:eastAsiaTheme="majorEastAsia" w:hAnsi="Segoe Fluent Icons" w:cstheme="majorBidi"/>
                <w:bCs/>
                <w:sz w:val="20"/>
                <w:szCs w:val="20"/>
              </w:rPr>
            </w:pP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196300D7" w14:textId="77777777" w:rsidR="00674061" w:rsidRPr="005B11EC" w:rsidRDefault="00674061" w:rsidP="0054384C">
            <w:pPr>
              <w:spacing w:after="0" w:line="240" w:lineRule="auto"/>
              <w:jc w:val="center"/>
              <w:rPr>
                <w:rFonts w:ascii="Segoe Fluent Icons" w:eastAsiaTheme="majorEastAsia" w:hAnsi="Segoe Fluent Icons" w:cstheme="majorBidi"/>
                <w:bCs/>
                <w:sz w:val="20"/>
                <w:szCs w:val="20"/>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0623FB65" w14:textId="77777777" w:rsidR="00674061" w:rsidRPr="005B11EC" w:rsidRDefault="00674061" w:rsidP="0054384C">
            <w:pPr>
              <w:spacing w:after="0" w:line="240" w:lineRule="auto"/>
              <w:jc w:val="center"/>
              <w:rPr>
                <w:rFonts w:ascii="Segoe Fluent Icons" w:eastAsiaTheme="majorEastAsia" w:hAnsi="Segoe Fluent Icons" w:cstheme="majorBidi"/>
                <w:bCs/>
                <w:sz w:val="20"/>
                <w:szCs w:val="20"/>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7E1F5"/>
            <w:noWrap/>
            <w:vAlign w:val="center"/>
          </w:tcPr>
          <w:p w14:paraId="2D700984" w14:textId="7BD9645F" w:rsidR="00674061" w:rsidRPr="005B11EC" w:rsidRDefault="004B610E" w:rsidP="0054384C">
            <w:pPr>
              <w:spacing w:after="0" w:line="240" w:lineRule="auto"/>
              <w:jc w:val="center"/>
              <w:rPr>
                <w:rFonts w:ascii="Cambria" w:eastAsiaTheme="majorEastAsia" w:hAnsi="Cambria" w:cstheme="majorBidi"/>
                <w:bCs/>
                <w:sz w:val="20"/>
                <w:szCs w:val="20"/>
              </w:rPr>
            </w:pPr>
            <w:r w:rsidRPr="005E22EE">
              <w:rPr>
                <w:rFonts w:ascii="Segoe Fluent Icons" w:eastAsiaTheme="majorEastAsia" w:hAnsi="Segoe Fluent Icons" w:cstheme="majorBidi"/>
                <w:b/>
                <w:sz w:val="20"/>
                <w:szCs w:val="20"/>
              </w:rPr>
              <w:t></w:t>
            </w:r>
            <w:r w:rsidRPr="001465B3">
              <w:rPr>
                <w:rFonts w:ascii="Arial" w:eastAsia="Times New Roman" w:hAnsi="Arial" w:cs="Arial"/>
                <w:sz w:val="18"/>
                <w:szCs w:val="18"/>
                <w:lang w:eastAsia="en-GB"/>
              </w:rPr>
              <w:t>12</w:t>
            </w: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3E29CCCB"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64A2584B"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43221933"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0E2D9F35"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07417A64"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76010266" w14:textId="77777777" w:rsidR="00674061" w:rsidRPr="0071249D" w:rsidRDefault="00674061" w:rsidP="0054384C">
            <w:pPr>
              <w:spacing w:after="0" w:line="240" w:lineRule="auto"/>
              <w:jc w:val="center"/>
              <w:rPr>
                <w:rFonts w:ascii="Arial" w:eastAsia="Times New Roman" w:hAnsi="Arial" w:cs="Arial"/>
                <w:bCs/>
                <w:color w:val="000000"/>
                <w:sz w:val="18"/>
                <w:szCs w:val="18"/>
                <w:lang w:eastAsia="en-GB"/>
              </w:rPr>
            </w:pPr>
          </w:p>
        </w:tc>
        <w:tc>
          <w:tcPr>
            <w:tcW w:w="66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DAE9F8"/>
            <w:noWrap/>
            <w:vAlign w:val="center"/>
          </w:tcPr>
          <w:p w14:paraId="1FC60C7A" w14:textId="526A3E9B" w:rsidR="00674061" w:rsidRPr="0071249D" w:rsidRDefault="004B610E" w:rsidP="0054384C">
            <w:pPr>
              <w:spacing w:after="0" w:line="240" w:lineRule="auto"/>
              <w:jc w:val="center"/>
              <w:rPr>
                <w:rFonts w:ascii="Arial" w:eastAsia="Times New Roman" w:hAnsi="Arial" w:cs="Arial"/>
                <w:bCs/>
                <w:color w:val="000000"/>
                <w:sz w:val="18"/>
                <w:szCs w:val="18"/>
                <w:lang w:eastAsia="en-GB"/>
              </w:rPr>
            </w:pPr>
            <w:r w:rsidRPr="005E22EE">
              <w:rPr>
                <w:rFonts w:ascii="Segoe Fluent Icons" w:eastAsiaTheme="majorEastAsia" w:hAnsi="Segoe Fluent Icons" w:cstheme="majorBidi"/>
                <w:b/>
                <w:sz w:val="20"/>
                <w:szCs w:val="20"/>
              </w:rPr>
              <w:t></w:t>
            </w:r>
          </w:p>
        </w:tc>
      </w:tr>
    </w:tbl>
    <w:p w14:paraId="2FE037BE" w14:textId="76F69721" w:rsidR="00BE73F7" w:rsidRPr="00C14B7D" w:rsidRDefault="009D56E5" w:rsidP="00F85F3D">
      <w:pPr>
        <w:tabs>
          <w:tab w:val="left" w:pos="945"/>
        </w:tabs>
        <w:rPr>
          <w:rFonts w:ascii="Arial" w:eastAsiaTheme="majorEastAsia" w:hAnsi="Arial" w:cstheme="majorBidi"/>
          <w:bCs/>
          <w:sz w:val="20"/>
          <w:szCs w:val="20"/>
        </w:rPr>
        <w:sectPr w:rsidR="00BE73F7" w:rsidRPr="00C14B7D" w:rsidSect="003C6754">
          <w:pgSz w:w="16838" w:h="11906" w:orient="landscape"/>
          <w:pgMar w:top="567" w:right="1134" w:bottom="680" w:left="1134" w:header="709" w:footer="709" w:gutter="284"/>
          <w:cols w:space="708"/>
          <w:docGrid w:linePitch="360"/>
        </w:sectPr>
      </w:pPr>
      <w:r w:rsidRPr="00007B3C">
        <w:rPr>
          <w:rFonts w:ascii="Arial" w:hAnsi="Arial" w:cs="Arial"/>
          <w:sz w:val="16"/>
          <w:szCs w:val="16"/>
        </w:rPr>
        <w:t>SO:</w:t>
      </w:r>
      <w:r w:rsidRPr="00007B3C">
        <w:rPr>
          <w:rFonts w:ascii="Arial" w:eastAsia="Times New Roman" w:hAnsi="Arial" w:cs="Arial"/>
          <w:color w:val="000000"/>
          <w:sz w:val="16"/>
          <w:szCs w:val="16"/>
        </w:rPr>
        <w:t xml:space="preserve"> Supplied under your own brand (Brand-owner)</w:t>
      </w:r>
      <w:r w:rsidR="00AF5837">
        <w:rPr>
          <w:rFonts w:ascii="Arial" w:eastAsia="Times New Roman" w:hAnsi="Arial" w:cs="Arial"/>
          <w:color w:val="000000"/>
          <w:sz w:val="16"/>
          <w:szCs w:val="16"/>
        </w:rPr>
        <w:t xml:space="preserve">;  </w:t>
      </w:r>
      <w:r w:rsidRPr="00007B3C">
        <w:rPr>
          <w:rFonts w:ascii="Arial" w:eastAsiaTheme="majorEastAsia" w:hAnsi="Arial" w:cs="Arial"/>
          <w:bCs/>
          <w:sz w:val="16"/>
          <w:szCs w:val="16"/>
        </w:rPr>
        <w:t>PF:</w:t>
      </w:r>
      <w:r w:rsidRPr="00007B3C">
        <w:rPr>
          <w:rFonts w:ascii="Arial" w:eastAsia="Times New Roman" w:hAnsi="Arial" w:cs="Arial"/>
          <w:color w:val="000000"/>
          <w:sz w:val="16"/>
          <w:szCs w:val="16"/>
        </w:rPr>
        <w:t xml:space="preserve"> Packer/filler</w:t>
      </w:r>
      <w:r w:rsidR="00AF5837">
        <w:rPr>
          <w:rFonts w:ascii="Arial" w:eastAsia="Times New Roman" w:hAnsi="Arial" w:cs="Arial"/>
          <w:color w:val="000000"/>
          <w:sz w:val="16"/>
          <w:szCs w:val="16"/>
        </w:rPr>
        <w:t xml:space="preserve">;  </w:t>
      </w:r>
      <w:r w:rsidRPr="00007B3C">
        <w:rPr>
          <w:rFonts w:ascii="Arial" w:eastAsiaTheme="majorEastAsia" w:hAnsi="Arial" w:cs="Arial"/>
          <w:bCs/>
          <w:sz w:val="16"/>
          <w:szCs w:val="16"/>
        </w:rPr>
        <w:t>IM:</w:t>
      </w:r>
      <w:r w:rsidRPr="00007B3C">
        <w:rPr>
          <w:rFonts w:ascii="Arial" w:eastAsia="Times New Roman" w:hAnsi="Arial" w:cs="Arial"/>
          <w:color w:val="000000"/>
          <w:sz w:val="16"/>
          <w:szCs w:val="16"/>
        </w:rPr>
        <w:t xml:space="preserve"> Importer or first UK owner</w:t>
      </w:r>
      <w:r w:rsidR="00AF5837">
        <w:rPr>
          <w:rFonts w:ascii="Arial" w:eastAsia="Times New Roman" w:hAnsi="Arial" w:cs="Arial"/>
          <w:color w:val="000000"/>
          <w:sz w:val="16"/>
          <w:szCs w:val="16"/>
        </w:rPr>
        <w:t xml:space="preserve">;  </w:t>
      </w:r>
      <w:r w:rsidRPr="00007B3C">
        <w:rPr>
          <w:rFonts w:ascii="Arial" w:eastAsiaTheme="majorEastAsia" w:hAnsi="Arial" w:cs="Arial"/>
          <w:bCs/>
          <w:sz w:val="16"/>
          <w:szCs w:val="16"/>
        </w:rPr>
        <w:t>SE:</w:t>
      </w:r>
      <w:r w:rsidRPr="00007B3C">
        <w:rPr>
          <w:rFonts w:ascii="Arial" w:eastAsia="Times New Roman" w:hAnsi="Arial" w:cs="Arial"/>
          <w:color w:val="000000"/>
          <w:sz w:val="16"/>
          <w:szCs w:val="16"/>
        </w:rPr>
        <w:t xml:space="preserve"> Supplied as empty (Distributor)</w:t>
      </w:r>
      <w:r w:rsidR="00AF5837">
        <w:rPr>
          <w:rFonts w:ascii="Arial" w:eastAsiaTheme="majorEastAsia" w:hAnsi="Arial" w:cs="Arial"/>
          <w:bCs/>
          <w:sz w:val="16"/>
          <w:szCs w:val="16"/>
        </w:rPr>
        <w:t xml:space="preserve">; </w:t>
      </w:r>
      <w:r w:rsidRPr="00007B3C">
        <w:rPr>
          <w:rFonts w:ascii="Arial" w:eastAsiaTheme="majorEastAsia" w:hAnsi="Arial" w:cs="Arial"/>
          <w:bCs/>
          <w:sz w:val="16"/>
          <w:szCs w:val="16"/>
        </w:rPr>
        <w:t>OM:</w:t>
      </w:r>
      <w:r w:rsidRPr="00007B3C">
        <w:rPr>
          <w:rFonts w:ascii="Arial" w:eastAsia="Times New Roman" w:hAnsi="Arial" w:cs="Arial"/>
          <w:color w:val="000000"/>
          <w:sz w:val="16"/>
          <w:szCs w:val="16"/>
        </w:rPr>
        <w:t xml:space="preserve"> Online marketplace</w:t>
      </w:r>
      <w:r w:rsidR="00AF5837">
        <w:rPr>
          <w:rFonts w:ascii="Arial" w:eastAsia="Times New Roman" w:hAnsi="Arial" w:cs="Arial"/>
          <w:color w:val="000000"/>
          <w:sz w:val="16"/>
          <w:szCs w:val="16"/>
        </w:rPr>
        <w:t xml:space="preserve">;  </w:t>
      </w:r>
      <w:r w:rsidRPr="00007B3C">
        <w:rPr>
          <w:rFonts w:ascii="Arial" w:eastAsia="Times New Roman" w:hAnsi="Arial" w:cs="Arial"/>
          <w:color w:val="000000"/>
          <w:sz w:val="16"/>
          <w:szCs w:val="16"/>
        </w:rPr>
        <w:t>HL: Hired or loaned (Service provider)</w:t>
      </w:r>
      <w:r w:rsidR="00F85F3D">
        <w:rPr>
          <w:rFonts w:ascii="Arial" w:eastAsia="Times New Roman" w:hAnsi="Arial" w:cs="Arial"/>
          <w:color w:val="000000"/>
          <w:sz w:val="16"/>
          <w:szCs w:val="16"/>
        </w:rPr>
        <w:t>;</w:t>
      </w:r>
      <w:r w:rsidR="00C915F5">
        <w:rPr>
          <w:rFonts w:ascii="Arial" w:eastAsia="Times New Roman" w:hAnsi="Arial" w:cs="Arial"/>
          <w:color w:val="000000"/>
          <w:sz w:val="16"/>
          <w:szCs w:val="16"/>
        </w:rPr>
        <w:t xml:space="preserve"> </w:t>
      </w:r>
      <w:r w:rsidRPr="00007B3C">
        <w:rPr>
          <w:rFonts w:ascii="Arial" w:eastAsiaTheme="majorEastAsia" w:hAnsi="Arial" w:cs="Arial"/>
          <w:bCs/>
          <w:sz w:val="16"/>
          <w:szCs w:val="16"/>
        </w:rPr>
        <w:t>Sell:</w:t>
      </w:r>
      <w:r w:rsidRPr="00007B3C">
        <w:rPr>
          <w:rFonts w:ascii="Arial" w:eastAsia="Times New Roman" w:hAnsi="Arial" w:cs="Arial"/>
          <w:color w:val="000000"/>
          <w:sz w:val="16"/>
          <w:szCs w:val="16"/>
        </w:rPr>
        <w:t xml:space="preserve"> Seller</w:t>
      </w:r>
      <w:r w:rsidR="007928AC">
        <w:rPr>
          <w:rFonts w:ascii="Arial" w:eastAsia="Times New Roman" w:hAnsi="Arial" w:cs="Arial"/>
          <w:color w:val="000000"/>
          <w:sz w:val="16"/>
          <w:szCs w:val="16"/>
        </w:rPr>
        <w:t xml:space="preserve">: </w:t>
      </w:r>
    </w:p>
    <w:p w14:paraId="1FB14A6B" w14:textId="7260BB7E" w:rsidR="00296CAD" w:rsidRDefault="00296CAD" w:rsidP="00296CAD">
      <w:pPr>
        <w:rPr>
          <w:rFonts w:eastAsiaTheme="minorEastAsia"/>
        </w:rPr>
      </w:pPr>
      <w:r>
        <w:rPr>
          <w:rFonts w:ascii="Arial" w:eastAsiaTheme="majorEastAsia" w:hAnsi="Arial" w:cstheme="majorBidi"/>
          <w:b/>
          <w:color w:val="008631"/>
          <w:sz w:val="32"/>
          <w:szCs w:val="32"/>
        </w:rPr>
        <w:t xml:space="preserve">Appendix </w:t>
      </w:r>
      <w:r w:rsidR="00D439BB">
        <w:rPr>
          <w:rFonts w:ascii="Arial" w:eastAsiaTheme="majorEastAsia" w:hAnsi="Arial" w:cstheme="majorBidi"/>
          <w:b/>
          <w:color w:val="008631"/>
          <w:sz w:val="32"/>
          <w:szCs w:val="32"/>
        </w:rPr>
        <w:t>9</w:t>
      </w:r>
      <w:r>
        <w:rPr>
          <w:rFonts w:ascii="Arial" w:eastAsiaTheme="majorEastAsia" w:hAnsi="Arial" w:cstheme="majorBidi"/>
          <w:b/>
          <w:color w:val="008631"/>
          <w:sz w:val="32"/>
          <w:szCs w:val="32"/>
        </w:rPr>
        <w:t xml:space="preserve">: </w:t>
      </w:r>
      <w:bookmarkStart w:id="69" w:name="GrpMidYearChanges"/>
      <w:r w:rsidR="003D6771" w:rsidRPr="008369B6">
        <w:rPr>
          <w:rFonts w:ascii="Arial" w:eastAsiaTheme="majorEastAsia" w:hAnsi="Arial" w:cstheme="majorBidi"/>
          <w:b/>
          <w:color w:val="008631"/>
          <w:sz w:val="32"/>
          <w:szCs w:val="32"/>
        </w:rPr>
        <w:t xml:space="preserve">Regulator approach to </w:t>
      </w:r>
      <w:r w:rsidR="00160F77">
        <w:rPr>
          <w:rFonts w:ascii="Arial" w:eastAsiaTheme="majorEastAsia" w:hAnsi="Arial" w:cstheme="majorBidi"/>
          <w:b/>
          <w:color w:val="008631"/>
          <w:sz w:val="32"/>
          <w:szCs w:val="32"/>
        </w:rPr>
        <w:t xml:space="preserve">group </w:t>
      </w:r>
      <w:r w:rsidR="003D6771" w:rsidRPr="008369B6">
        <w:rPr>
          <w:rFonts w:ascii="Arial" w:eastAsiaTheme="majorEastAsia" w:hAnsi="Arial" w:cstheme="majorBidi"/>
          <w:b/>
          <w:color w:val="008631"/>
          <w:sz w:val="32"/>
          <w:szCs w:val="32"/>
        </w:rPr>
        <w:t>mid-year changes</w:t>
      </w:r>
      <w:bookmarkEnd w:id="69"/>
    </w:p>
    <w:p w14:paraId="71B9DFBA" w14:textId="77777777" w:rsidR="00DF6849" w:rsidRPr="008369B6" w:rsidRDefault="00DF6849" w:rsidP="00DF6849">
      <w:pPr>
        <w:spacing w:after="0" w:line="240" w:lineRule="auto"/>
        <w:jc w:val="both"/>
        <w:textAlignment w:val="baseline"/>
        <w:rPr>
          <w:rFonts w:ascii="Arial" w:eastAsia="Times New Roman" w:hAnsi="Arial" w:cs="Arial"/>
          <w:lang w:eastAsia="en-GB"/>
        </w:rPr>
      </w:pPr>
    </w:p>
    <w:p w14:paraId="02C8D9A3" w14:textId="3045910E" w:rsidR="00DF6849" w:rsidRPr="002D68F6" w:rsidRDefault="00DF6849" w:rsidP="00DF6849">
      <w:pPr>
        <w:jc w:val="both"/>
        <w:rPr>
          <w:rFonts w:ascii="Arial" w:hAnsi="Arial" w:cs="Arial"/>
        </w:rPr>
      </w:pPr>
      <w:r w:rsidRPr="002D68F6">
        <w:rPr>
          <w:rFonts w:ascii="Arial" w:eastAsia="Times New Roman" w:hAnsi="Arial" w:cs="Arial"/>
          <w:lang w:eastAsia="en-GB"/>
        </w:rPr>
        <w:t xml:space="preserve">The tables below </w:t>
      </w:r>
      <w:r>
        <w:rPr>
          <w:rFonts w:ascii="Arial" w:eastAsia="Times New Roman" w:hAnsi="Arial" w:cs="Arial"/>
          <w:lang w:eastAsia="en-GB"/>
        </w:rPr>
        <w:t xml:space="preserve">summarise </w:t>
      </w:r>
      <w:r w:rsidR="008E6BD2">
        <w:rPr>
          <w:rFonts w:ascii="Arial" w:eastAsia="Times New Roman" w:hAnsi="Arial" w:cs="Arial"/>
          <w:lang w:eastAsia="en-GB"/>
        </w:rPr>
        <w:t>‘</w:t>
      </w:r>
      <w:r w:rsidRPr="002D68F6">
        <w:rPr>
          <w:rFonts w:ascii="Arial" w:eastAsia="Times New Roman" w:hAnsi="Arial" w:cs="Arial"/>
          <w:lang w:eastAsia="en-GB"/>
        </w:rPr>
        <w:t>mid-year changes</w:t>
      </w:r>
      <w:r w:rsidR="008E6BD2">
        <w:rPr>
          <w:rFonts w:ascii="Arial" w:eastAsia="Times New Roman" w:hAnsi="Arial" w:cs="Arial"/>
          <w:lang w:eastAsia="en-GB"/>
        </w:rPr>
        <w:t>’</w:t>
      </w:r>
      <w:r>
        <w:rPr>
          <w:rFonts w:ascii="Arial" w:eastAsia="Times New Roman" w:hAnsi="Arial" w:cs="Arial"/>
          <w:lang w:eastAsia="en-GB"/>
        </w:rPr>
        <w:t xml:space="preserve"> provisions</w:t>
      </w:r>
      <w:r w:rsidRPr="002D68F6">
        <w:rPr>
          <w:rFonts w:ascii="Arial" w:eastAsia="Times New Roman" w:hAnsi="Arial" w:cs="Arial"/>
          <w:lang w:eastAsia="en-GB"/>
        </w:rPr>
        <w:t xml:space="preserve"> </w:t>
      </w:r>
      <w:r>
        <w:rPr>
          <w:rFonts w:ascii="Arial" w:eastAsia="Times New Roman" w:hAnsi="Arial" w:cs="Arial"/>
          <w:lang w:eastAsia="en-GB"/>
        </w:rPr>
        <w:t>in</w:t>
      </w:r>
      <w:r w:rsidRPr="002D68F6">
        <w:rPr>
          <w:rFonts w:ascii="Arial" w:eastAsia="Times New Roman" w:hAnsi="Arial" w:cs="Arial"/>
          <w:lang w:eastAsia="en-GB"/>
        </w:rPr>
        <w:t xml:space="preserve"> </w:t>
      </w:r>
      <w:r w:rsidRPr="00594995">
        <w:rPr>
          <w:rFonts w:ascii="Arial" w:eastAsia="Times New Roman" w:hAnsi="Arial" w:cs="Arial"/>
          <w:lang w:eastAsia="en-GB"/>
        </w:rPr>
        <w:t>Schedule 9 Part 2</w:t>
      </w:r>
      <w:r>
        <w:rPr>
          <w:rFonts w:ascii="Arial" w:eastAsia="Times New Roman" w:hAnsi="Arial" w:cs="Arial"/>
          <w:lang w:eastAsia="en-GB"/>
        </w:rPr>
        <w:t xml:space="preserve"> of the pEPR Regulations</w:t>
      </w:r>
      <w:r w:rsidRPr="002D68F6">
        <w:rPr>
          <w:rFonts w:ascii="Arial" w:eastAsia="Times New Roman" w:hAnsi="Arial" w:cs="Arial"/>
          <w:lang w:eastAsia="en-GB"/>
        </w:rPr>
        <w:t>.</w:t>
      </w:r>
      <w:r>
        <w:rPr>
          <w:rFonts w:ascii="Arial" w:eastAsia="Times New Roman" w:hAnsi="Arial" w:cs="Arial"/>
          <w:lang w:eastAsia="en-GB"/>
        </w:rPr>
        <w:t xml:space="preserve"> This information applies to changes that </w:t>
      </w:r>
      <w:r w:rsidRPr="007F5131">
        <w:rPr>
          <w:rFonts w:ascii="Arial" w:eastAsia="Times New Roman" w:hAnsi="Arial" w:cs="Arial"/>
          <w:lang w:eastAsia="en-GB"/>
        </w:rPr>
        <w:t>occur after 1 January 2025</w:t>
      </w:r>
      <w:r>
        <w:rPr>
          <w:rFonts w:ascii="Arial" w:eastAsia="Times New Roman" w:hAnsi="Arial" w:cs="Arial"/>
          <w:lang w:eastAsia="en-GB"/>
        </w:rPr>
        <w:t>.</w:t>
      </w:r>
    </w:p>
    <w:p w14:paraId="625EA1B2" w14:textId="77777777" w:rsidR="00DF6849" w:rsidRPr="002D68F6" w:rsidRDefault="00DF6849" w:rsidP="00DF6849">
      <w:pPr>
        <w:spacing w:after="0" w:line="240" w:lineRule="auto"/>
        <w:jc w:val="both"/>
        <w:rPr>
          <w:rFonts w:ascii="Arial" w:eastAsia="Times New Roman" w:hAnsi="Arial" w:cs="Arial"/>
          <w:i/>
          <w:iCs/>
          <w:color w:val="FF0000"/>
          <w:lang w:eastAsia="en-GB"/>
        </w:rPr>
      </w:pPr>
    </w:p>
    <w:p w14:paraId="5AE33C18" w14:textId="4742A05A" w:rsidR="00DF6849" w:rsidRDefault="00DF6849" w:rsidP="00DF6849">
      <w:pPr>
        <w:spacing w:line="276" w:lineRule="auto"/>
        <w:jc w:val="both"/>
        <w:rPr>
          <w:rFonts w:ascii="Arial" w:hAnsi="Arial" w:cs="Arial"/>
        </w:rPr>
      </w:pPr>
      <w:r w:rsidRPr="00940D1D">
        <w:rPr>
          <w:rFonts w:ascii="Arial" w:hAnsi="Arial" w:cs="Arial"/>
          <w:b/>
          <w:bCs/>
        </w:rPr>
        <w:t xml:space="preserve">Note: </w:t>
      </w:r>
      <w:r w:rsidRPr="002D68F6">
        <w:rPr>
          <w:rFonts w:ascii="Arial" w:hAnsi="Arial" w:cs="Arial"/>
        </w:rPr>
        <w:t xml:space="preserve">‘The proportion’ referred to in Table 2 relates to the proportion of the recycling obligations, disposal fee obligations and scheme administrator fee obligations for the year in which a company joins the group. It is calculated as </w:t>
      </w:r>
      <m:oMath>
        <m:f>
          <m:fPr>
            <m:type m:val="skw"/>
            <m:ctrlPr>
              <w:rPr>
                <w:rFonts w:ascii="Cambria Math" w:eastAsia="Aptos" w:hAnsi="Cambria Math" w:cs="Arial"/>
                <w:i/>
              </w:rPr>
            </m:ctrlPr>
          </m:fPr>
          <m:num>
            <m:r>
              <w:rPr>
                <w:rFonts w:ascii="Cambria Math" w:eastAsia="Aptos" w:hAnsi="Cambria Math" w:cs="Arial"/>
              </w:rPr>
              <m:t>G</m:t>
            </m:r>
          </m:num>
          <m:den>
            <m:r>
              <w:rPr>
                <w:rFonts w:ascii="Cambria Math" w:eastAsia="Aptos" w:hAnsi="Cambria Math" w:cs="Arial"/>
              </w:rPr>
              <m:t>H</m:t>
            </m:r>
          </m:den>
        </m:f>
      </m:oMath>
      <w:r w:rsidRPr="002D68F6">
        <w:rPr>
          <w:rFonts w:ascii="Arial" w:eastAsiaTheme="minorEastAsia" w:hAnsi="Arial" w:cs="Arial"/>
        </w:rPr>
        <w:t xml:space="preserve"> </w:t>
      </w:r>
      <w:r w:rsidRPr="002D68F6">
        <w:rPr>
          <w:rFonts w:ascii="Arial" w:hAnsi="Arial" w:cs="Arial"/>
        </w:rPr>
        <w:t xml:space="preserve">where “G” is the number of days in the relevant year during which the company is a member of the corporate group, and “H” is the number of days in the relevant year. </w:t>
      </w:r>
      <w:r w:rsidR="00D13E9F">
        <w:rPr>
          <w:rFonts w:ascii="Arial" w:hAnsi="Arial" w:cs="Arial"/>
        </w:rPr>
        <w:t xml:space="preserve"> </w:t>
      </w:r>
    </w:p>
    <w:p w14:paraId="5A8556D5" w14:textId="77777777" w:rsidR="00DF6849" w:rsidRPr="002D68F6" w:rsidRDefault="00DF6849" w:rsidP="00DF6849">
      <w:pPr>
        <w:spacing w:line="276" w:lineRule="auto"/>
        <w:jc w:val="both"/>
        <w:rPr>
          <w:rFonts w:ascii="Arial" w:hAnsi="Arial" w:cs="Arial"/>
        </w:rPr>
      </w:pPr>
    </w:p>
    <w:tbl>
      <w:tblPr>
        <w:tblStyle w:val="TableGrid"/>
        <w:tblW w:w="0" w:type="auto"/>
        <w:tblLook w:val="04A0" w:firstRow="1" w:lastRow="0" w:firstColumn="1" w:lastColumn="0" w:noHBand="0" w:noVBand="1"/>
      </w:tblPr>
      <w:tblGrid>
        <w:gridCol w:w="1129"/>
        <w:gridCol w:w="7887"/>
      </w:tblGrid>
      <w:tr w:rsidR="00DF6849" w:rsidRPr="008369B6" w14:paraId="2419AE17" w14:textId="77777777" w:rsidTr="0049027F">
        <w:trPr>
          <w:trHeight w:val="438"/>
        </w:trPr>
        <w:tc>
          <w:tcPr>
            <w:tcW w:w="1129" w:type="dxa"/>
            <w:shd w:val="clear" w:color="auto" w:fill="008000"/>
            <w:vAlign w:val="center"/>
          </w:tcPr>
          <w:p w14:paraId="48611BB8" w14:textId="77777777" w:rsidR="00DF6849" w:rsidRPr="00A80CD8" w:rsidRDefault="00DF6849">
            <w:pPr>
              <w:rPr>
                <w:rFonts w:ascii="Arial" w:hAnsi="Arial" w:cs="Arial"/>
                <w:b/>
                <w:bCs/>
                <w:color w:val="FFFFFF" w:themeColor="background1"/>
                <w:sz w:val="24"/>
                <w:szCs w:val="24"/>
              </w:rPr>
            </w:pPr>
            <w:r w:rsidRPr="00A80CD8">
              <w:rPr>
                <w:rFonts w:ascii="Arial" w:hAnsi="Arial" w:cs="Arial"/>
                <w:b/>
                <w:bCs/>
                <w:color w:val="FFFFFF" w:themeColor="background1"/>
                <w:sz w:val="24"/>
                <w:szCs w:val="24"/>
              </w:rPr>
              <w:t xml:space="preserve">Link </w:t>
            </w:r>
          </w:p>
        </w:tc>
        <w:tc>
          <w:tcPr>
            <w:tcW w:w="7887" w:type="dxa"/>
            <w:shd w:val="clear" w:color="auto" w:fill="008000"/>
            <w:vAlign w:val="center"/>
          </w:tcPr>
          <w:p w14:paraId="507142BA" w14:textId="77777777" w:rsidR="00DF6849" w:rsidRPr="00A80CD8" w:rsidRDefault="00DF6849">
            <w:pPr>
              <w:rPr>
                <w:rFonts w:ascii="Arial" w:hAnsi="Arial" w:cs="Arial"/>
                <w:b/>
                <w:bCs/>
                <w:color w:val="FFFFFF" w:themeColor="background1"/>
                <w:sz w:val="24"/>
                <w:szCs w:val="24"/>
              </w:rPr>
            </w:pPr>
            <w:r w:rsidRPr="00A80CD8">
              <w:rPr>
                <w:rFonts w:ascii="Arial" w:hAnsi="Arial" w:cs="Arial"/>
                <w:b/>
                <w:bCs/>
                <w:color w:val="FFFFFF" w:themeColor="background1"/>
                <w:sz w:val="24"/>
                <w:szCs w:val="24"/>
              </w:rPr>
              <w:t>Scenario</w:t>
            </w:r>
          </w:p>
        </w:tc>
      </w:tr>
      <w:tr w:rsidR="00DF6849" w:rsidRPr="008369B6" w14:paraId="00388642" w14:textId="77777777" w:rsidTr="0049027F">
        <w:trPr>
          <w:trHeight w:val="775"/>
        </w:trPr>
        <w:tc>
          <w:tcPr>
            <w:tcW w:w="1129" w:type="dxa"/>
            <w:vAlign w:val="center"/>
          </w:tcPr>
          <w:p w14:paraId="08387E01" w14:textId="3C0356B7" w:rsidR="00DF6849" w:rsidRPr="008369B6" w:rsidRDefault="00DF6849">
            <w:pPr>
              <w:rPr>
                <w:rFonts w:ascii="Arial" w:hAnsi="Arial" w:cs="Arial"/>
              </w:rPr>
            </w:pPr>
            <w:hyperlink w:anchor="T1" w:history="1">
              <w:r w:rsidRPr="008369B6">
                <w:rPr>
                  <w:rStyle w:val="Hyperlink"/>
                  <w:rFonts w:ascii="Arial" w:hAnsi="Arial" w:cs="Arial"/>
                  <w:b/>
                  <w:bCs/>
                </w:rPr>
                <w:t>Table 1</w:t>
              </w:r>
              <w:r w:rsidRPr="008369B6">
                <w:rPr>
                  <w:rStyle w:val="Hyperlink"/>
                  <w:rFonts w:ascii="Arial" w:hAnsi="Arial" w:cs="Arial"/>
                </w:rPr>
                <w:t>:</w:t>
              </w:r>
            </w:hyperlink>
          </w:p>
        </w:tc>
        <w:tc>
          <w:tcPr>
            <w:tcW w:w="7887" w:type="dxa"/>
            <w:vAlign w:val="center"/>
          </w:tcPr>
          <w:p w14:paraId="7A469113" w14:textId="77777777" w:rsidR="00DF6849" w:rsidRPr="008369B6" w:rsidRDefault="00DF6849">
            <w:pPr>
              <w:rPr>
                <w:rFonts w:ascii="Arial" w:hAnsi="Arial" w:cs="Arial"/>
              </w:rPr>
            </w:pPr>
            <w:r w:rsidRPr="008369B6">
              <w:rPr>
                <w:rFonts w:ascii="Arial" w:hAnsi="Arial" w:cs="Arial"/>
              </w:rPr>
              <w:t xml:space="preserve">A company that was not part of a corporate group </w:t>
            </w:r>
            <w:r w:rsidRPr="008369B6">
              <w:rPr>
                <w:rFonts w:ascii="Arial" w:hAnsi="Arial" w:cs="Arial"/>
                <w:u w:val="single"/>
              </w:rPr>
              <w:t>joins</w:t>
            </w:r>
            <w:r w:rsidRPr="008369B6">
              <w:rPr>
                <w:rFonts w:ascii="Arial" w:hAnsi="Arial" w:cs="Arial"/>
              </w:rPr>
              <w:t xml:space="preserve"> a corporate group and did previously meet the thresholds.</w:t>
            </w:r>
          </w:p>
        </w:tc>
      </w:tr>
      <w:tr w:rsidR="00DF6849" w:rsidRPr="008369B6" w14:paraId="412D0ACB" w14:textId="77777777" w:rsidTr="0049027F">
        <w:trPr>
          <w:trHeight w:val="775"/>
        </w:trPr>
        <w:tc>
          <w:tcPr>
            <w:tcW w:w="1129" w:type="dxa"/>
            <w:vAlign w:val="center"/>
          </w:tcPr>
          <w:p w14:paraId="13834B4D" w14:textId="67227F99" w:rsidR="00DF6849" w:rsidRPr="008369B6" w:rsidRDefault="00DF6849">
            <w:pPr>
              <w:rPr>
                <w:rFonts w:ascii="Arial" w:hAnsi="Arial" w:cs="Arial"/>
              </w:rPr>
            </w:pPr>
            <w:hyperlink w:anchor="T2" w:history="1">
              <w:r w:rsidRPr="008369B6">
                <w:rPr>
                  <w:rStyle w:val="Hyperlink"/>
                  <w:rFonts w:ascii="Arial" w:hAnsi="Arial" w:cs="Arial"/>
                  <w:b/>
                  <w:bCs/>
                </w:rPr>
                <w:t>Table 2:</w:t>
              </w:r>
            </w:hyperlink>
          </w:p>
        </w:tc>
        <w:tc>
          <w:tcPr>
            <w:tcW w:w="7887" w:type="dxa"/>
            <w:vAlign w:val="center"/>
          </w:tcPr>
          <w:p w14:paraId="2EEC7ABA" w14:textId="77777777" w:rsidR="00DF6849" w:rsidRPr="008369B6" w:rsidRDefault="00DF6849">
            <w:pPr>
              <w:rPr>
                <w:rFonts w:ascii="Arial" w:hAnsi="Arial" w:cs="Arial"/>
              </w:rPr>
            </w:pPr>
            <w:r w:rsidRPr="008369B6">
              <w:rPr>
                <w:rFonts w:ascii="Arial" w:hAnsi="Arial" w:cs="Arial"/>
              </w:rPr>
              <w:t xml:space="preserve">A company that was not part of a corporate group </w:t>
            </w:r>
            <w:r w:rsidRPr="008369B6">
              <w:rPr>
                <w:rFonts w:ascii="Arial" w:hAnsi="Arial" w:cs="Arial"/>
                <w:u w:val="single"/>
              </w:rPr>
              <w:t>joins</w:t>
            </w:r>
            <w:r w:rsidRPr="008369B6">
              <w:rPr>
                <w:rFonts w:ascii="Arial" w:hAnsi="Arial" w:cs="Arial"/>
              </w:rPr>
              <w:t xml:space="preserve"> a corporate group and did not previously meet the thresholds.</w:t>
            </w:r>
          </w:p>
        </w:tc>
      </w:tr>
      <w:tr w:rsidR="00DF6849" w:rsidRPr="008369B6" w14:paraId="00DF819B" w14:textId="77777777" w:rsidTr="0049027F">
        <w:trPr>
          <w:trHeight w:val="775"/>
        </w:trPr>
        <w:tc>
          <w:tcPr>
            <w:tcW w:w="1129" w:type="dxa"/>
            <w:vAlign w:val="center"/>
          </w:tcPr>
          <w:p w14:paraId="7803D5E6" w14:textId="3185F79C" w:rsidR="00DF6849" w:rsidRPr="008369B6" w:rsidRDefault="00DF6849">
            <w:pPr>
              <w:rPr>
                <w:rFonts w:ascii="Arial" w:hAnsi="Arial" w:cs="Arial"/>
              </w:rPr>
            </w:pPr>
            <w:hyperlink w:anchor="T3" w:history="1">
              <w:r w:rsidRPr="008369B6">
                <w:rPr>
                  <w:rStyle w:val="Hyperlink"/>
                  <w:rFonts w:ascii="Arial" w:hAnsi="Arial" w:cs="Arial"/>
                  <w:b/>
                  <w:bCs/>
                </w:rPr>
                <w:t>Table 3:</w:t>
              </w:r>
            </w:hyperlink>
          </w:p>
        </w:tc>
        <w:tc>
          <w:tcPr>
            <w:tcW w:w="7887" w:type="dxa"/>
            <w:vAlign w:val="center"/>
          </w:tcPr>
          <w:p w14:paraId="4631D5AF" w14:textId="77777777" w:rsidR="00DF6849" w:rsidRPr="008369B6" w:rsidRDefault="00DF6849">
            <w:pPr>
              <w:rPr>
                <w:rFonts w:ascii="Arial" w:hAnsi="Arial" w:cs="Arial"/>
              </w:rPr>
            </w:pPr>
            <w:r w:rsidRPr="008369B6">
              <w:rPr>
                <w:rFonts w:ascii="Arial" w:hAnsi="Arial" w:cs="Arial"/>
              </w:rPr>
              <w:t xml:space="preserve">Company </w:t>
            </w:r>
            <w:r w:rsidRPr="008369B6">
              <w:rPr>
                <w:rFonts w:ascii="Arial" w:hAnsi="Arial" w:cs="Arial"/>
                <w:u w:val="single"/>
              </w:rPr>
              <w:t>ceases</w:t>
            </w:r>
            <w:r w:rsidRPr="008369B6">
              <w:rPr>
                <w:rFonts w:ascii="Arial" w:hAnsi="Arial" w:cs="Arial"/>
              </w:rPr>
              <w:t xml:space="preserve"> to be a member of a corporate group and does not independently meet the thresholds. </w:t>
            </w:r>
          </w:p>
        </w:tc>
      </w:tr>
      <w:tr w:rsidR="00DF6849" w:rsidRPr="008369B6" w14:paraId="1D5280DC" w14:textId="77777777" w:rsidTr="0049027F">
        <w:trPr>
          <w:trHeight w:val="775"/>
        </w:trPr>
        <w:tc>
          <w:tcPr>
            <w:tcW w:w="1129" w:type="dxa"/>
            <w:vAlign w:val="center"/>
          </w:tcPr>
          <w:p w14:paraId="197BC16C" w14:textId="7B78EC24" w:rsidR="00DF6849" w:rsidRPr="008369B6" w:rsidRDefault="00DF6849">
            <w:pPr>
              <w:rPr>
                <w:rFonts w:ascii="Arial" w:hAnsi="Arial" w:cs="Arial"/>
              </w:rPr>
            </w:pPr>
            <w:hyperlink w:anchor="T4" w:history="1">
              <w:r w:rsidRPr="008369B6">
                <w:rPr>
                  <w:rStyle w:val="Hyperlink"/>
                  <w:rFonts w:ascii="Arial" w:hAnsi="Arial" w:cs="Arial"/>
                  <w:b/>
                  <w:bCs/>
                </w:rPr>
                <w:t>Table 4:</w:t>
              </w:r>
            </w:hyperlink>
          </w:p>
        </w:tc>
        <w:tc>
          <w:tcPr>
            <w:tcW w:w="7887" w:type="dxa"/>
            <w:vAlign w:val="center"/>
          </w:tcPr>
          <w:p w14:paraId="3BB802DC" w14:textId="77777777" w:rsidR="00DF6849" w:rsidRPr="008369B6" w:rsidRDefault="00DF6849">
            <w:pPr>
              <w:rPr>
                <w:rFonts w:ascii="Arial" w:hAnsi="Arial" w:cs="Arial"/>
              </w:rPr>
            </w:pPr>
            <w:r w:rsidRPr="008369B6">
              <w:rPr>
                <w:rFonts w:ascii="Arial" w:hAnsi="Arial" w:cs="Arial"/>
              </w:rPr>
              <w:t xml:space="preserve">Company </w:t>
            </w:r>
            <w:r w:rsidRPr="008369B6">
              <w:rPr>
                <w:rFonts w:ascii="Arial" w:hAnsi="Arial" w:cs="Arial"/>
                <w:u w:val="single"/>
              </w:rPr>
              <w:t>ceases</w:t>
            </w:r>
            <w:r w:rsidRPr="008369B6">
              <w:rPr>
                <w:rFonts w:ascii="Arial" w:hAnsi="Arial" w:cs="Arial"/>
              </w:rPr>
              <w:t xml:space="preserve"> to be a member of a corporate group and independently meets the thresholds.</w:t>
            </w:r>
          </w:p>
        </w:tc>
      </w:tr>
      <w:tr w:rsidR="00DF6849" w:rsidRPr="008369B6" w14:paraId="64B083F6" w14:textId="77777777" w:rsidTr="0049027F">
        <w:trPr>
          <w:trHeight w:val="775"/>
        </w:trPr>
        <w:tc>
          <w:tcPr>
            <w:tcW w:w="1129" w:type="dxa"/>
            <w:vAlign w:val="center"/>
          </w:tcPr>
          <w:p w14:paraId="01264C4C" w14:textId="6908246D" w:rsidR="00DF6849" w:rsidRPr="008369B6" w:rsidRDefault="00DF6849">
            <w:pPr>
              <w:rPr>
                <w:rFonts w:ascii="Arial" w:hAnsi="Arial" w:cs="Arial"/>
              </w:rPr>
            </w:pPr>
            <w:hyperlink w:anchor="T5" w:history="1">
              <w:r w:rsidRPr="008369B6">
                <w:rPr>
                  <w:rStyle w:val="Hyperlink"/>
                  <w:rFonts w:ascii="Arial" w:hAnsi="Arial" w:cs="Arial"/>
                  <w:b/>
                  <w:bCs/>
                </w:rPr>
                <w:t>Table 5:</w:t>
              </w:r>
            </w:hyperlink>
          </w:p>
        </w:tc>
        <w:tc>
          <w:tcPr>
            <w:tcW w:w="7887" w:type="dxa"/>
            <w:vAlign w:val="center"/>
          </w:tcPr>
          <w:p w14:paraId="3549A0F4" w14:textId="77777777" w:rsidR="00DF6849" w:rsidRPr="008369B6" w:rsidRDefault="00DF6849">
            <w:pPr>
              <w:rPr>
                <w:rFonts w:ascii="Arial" w:hAnsi="Arial" w:cs="Arial"/>
              </w:rPr>
            </w:pPr>
            <w:r w:rsidRPr="008369B6">
              <w:rPr>
                <w:rFonts w:ascii="Arial" w:hAnsi="Arial" w:cs="Arial"/>
              </w:rPr>
              <w:t xml:space="preserve">Company </w:t>
            </w:r>
            <w:r>
              <w:rPr>
                <w:rFonts w:ascii="Arial" w:hAnsi="Arial" w:cs="Arial"/>
                <w:u w:val="single"/>
              </w:rPr>
              <w:t xml:space="preserve">moves </w:t>
            </w:r>
            <w:r>
              <w:rPr>
                <w:rFonts w:ascii="Arial" w:hAnsi="Arial" w:cs="Arial"/>
              </w:rPr>
              <w:t xml:space="preserve">from one </w:t>
            </w:r>
            <w:r w:rsidRPr="008369B6">
              <w:rPr>
                <w:rFonts w:ascii="Arial" w:hAnsi="Arial" w:cs="Arial"/>
              </w:rPr>
              <w:t>corporate group</w:t>
            </w:r>
            <w:r>
              <w:rPr>
                <w:rFonts w:ascii="Arial" w:hAnsi="Arial" w:cs="Arial"/>
              </w:rPr>
              <w:t xml:space="preserve"> to another</w:t>
            </w:r>
            <w:r w:rsidRPr="008369B6">
              <w:rPr>
                <w:rFonts w:ascii="Arial" w:hAnsi="Arial" w:cs="Arial"/>
              </w:rPr>
              <w:t xml:space="preserve">.  </w:t>
            </w:r>
          </w:p>
        </w:tc>
      </w:tr>
    </w:tbl>
    <w:p w14:paraId="62C3591B" w14:textId="77777777" w:rsidR="00DF6849" w:rsidRPr="008369B6" w:rsidRDefault="00DF6849" w:rsidP="00DF6849">
      <w:pPr>
        <w:rPr>
          <w:rFonts w:ascii="Arial" w:hAnsi="Arial" w:cs="Arial"/>
        </w:rPr>
      </w:pPr>
    </w:p>
    <w:p w14:paraId="7B3E5625" w14:textId="77777777" w:rsidR="00DF6849" w:rsidRPr="006123D7" w:rsidRDefault="00DF6849" w:rsidP="00DF6849">
      <w:pPr>
        <w:rPr>
          <w:rFonts w:ascii="Arial" w:hAnsi="Arial" w:cs="Arial"/>
          <w:b/>
          <w:bCs/>
          <w:sz w:val="24"/>
          <w:szCs w:val="24"/>
        </w:rPr>
      </w:pPr>
      <w:r>
        <w:rPr>
          <w:rFonts w:ascii="Arial" w:hAnsi="Arial" w:cs="Arial"/>
          <w:b/>
          <w:bCs/>
        </w:rPr>
        <w:br w:type="page"/>
      </w:r>
      <w:bookmarkStart w:id="70" w:name="T1"/>
      <w:r w:rsidRPr="006123D7">
        <w:rPr>
          <w:rFonts w:ascii="Arial" w:hAnsi="Arial" w:cs="Arial"/>
          <w:b/>
          <w:bCs/>
          <w:sz w:val="24"/>
          <w:szCs w:val="24"/>
        </w:rPr>
        <w:t>Table 1:</w:t>
      </w:r>
      <w:bookmarkEnd w:id="70"/>
    </w:p>
    <w:tbl>
      <w:tblPr>
        <w:tblStyle w:val="TableGrid"/>
        <w:tblW w:w="9016" w:type="dxa"/>
        <w:tblLook w:val="04A0" w:firstRow="1" w:lastRow="0" w:firstColumn="1" w:lastColumn="0" w:noHBand="0" w:noVBand="1"/>
      </w:tblPr>
      <w:tblGrid>
        <w:gridCol w:w="1590"/>
        <w:gridCol w:w="3083"/>
        <w:gridCol w:w="4343"/>
      </w:tblGrid>
      <w:tr w:rsidR="00DF6849" w:rsidRPr="008369B6" w14:paraId="21C8F529" w14:textId="77777777" w:rsidTr="43A83C95">
        <w:trPr>
          <w:trHeight w:val="300"/>
        </w:trPr>
        <w:tc>
          <w:tcPr>
            <w:tcW w:w="9016" w:type="dxa"/>
            <w:gridSpan w:val="3"/>
            <w:shd w:val="clear" w:color="auto" w:fill="008000"/>
            <w:vAlign w:val="center"/>
          </w:tcPr>
          <w:p w14:paraId="217BB484" w14:textId="57D4C0F0" w:rsidR="00DF6849" w:rsidRPr="006123D7" w:rsidRDefault="00DF6849">
            <w:pPr>
              <w:rPr>
                <w:rFonts w:ascii="Arial" w:hAnsi="Arial" w:cs="Arial"/>
                <w:b/>
                <w:bCs/>
                <w:color w:val="FFFFFF" w:themeColor="background1"/>
                <w:sz w:val="24"/>
                <w:szCs w:val="24"/>
              </w:rPr>
            </w:pPr>
            <w:r w:rsidRPr="006123D7">
              <w:rPr>
                <w:rFonts w:ascii="Arial" w:hAnsi="Arial" w:cs="Arial"/>
                <w:b/>
                <w:bCs/>
                <w:color w:val="FFFFFF" w:themeColor="background1"/>
                <w:sz w:val="24"/>
                <w:szCs w:val="24"/>
              </w:rPr>
              <w:t xml:space="preserve">A company that was not part of a corporate group joins a corporate group and previously met the thresholds.  </w:t>
            </w:r>
          </w:p>
        </w:tc>
      </w:tr>
      <w:tr w:rsidR="00DF6849" w:rsidRPr="008369B6" w14:paraId="7E2BF2A8" w14:textId="77777777" w:rsidTr="43A83C95">
        <w:trPr>
          <w:trHeight w:val="300"/>
        </w:trPr>
        <w:tc>
          <w:tcPr>
            <w:tcW w:w="1590" w:type="dxa"/>
            <w:shd w:val="clear" w:color="auto" w:fill="E2EFD9" w:themeFill="accent6" w:themeFillTint="33"/>
            <w:vAlign w:val="center"/>
          </w:tcPr>
          <w:p w14:paraId="3571EB21" w14:textId="77777777" w:rsidR="00DF6849" w:rsidRPr="00292BFC" w:rsidRDefault="00DF6849">
            <w:pPr>
              <w:rPr>
                <w:rFonts w:ascii="Arial" w:hAnsi="Arial" w:cs="Arial"/>
                <w:b/>
              </w:rPr>
            </w:pPr>
            <w:r w:rsidRPr="00292BFC">
              <w:rPr>
                <w:rFonts w:ascii="Arial" w:hAnsi="Arial" w:cs="Arial"/>
                <w:b/>
              </w:rPr>
              <w:t>Registration Type</w:t>
            </w:r>
          </w:p>
        </w:tc>
        <w:tc>
          <w:tcPr>
            <w:tcW w:w="3083" w:type="dxa"/>
            <w:shd w:val="clear" w:color="auto" w:fill="E2EFD9" w:themeFill="accent6" w:themeFillTint="33"/>
            <w:vAlign w:val="center"/>
          </w:tcPr>
          <w:p w14:paraId="6E562488" w14:textId="77777777" w:rsidR="00DF6849" w:rsidRPr="00292BFC" w:rsidRDefault="00DF6849">
            <w:pPr>
              <w:rPr>
                <w:rFonts w:ascii="Arial" w:hAnsi="Arial" w:cs="Arial"/>
                <w:b/>
              </w:rPr>
            </w:pPr>
            <w:r>
              <w:rPr>
                <w:rFonts w:ascii="Arial" w:hAnsi="Arial" w:cs="Arial"/>
                <w:b/>
                <w:bCs/>
              </w:rPr>
              <w:t>Legal entity responsible for obligation</w:t>
            </w:r>
          </w:p>
        </w:tc>
        <w:tc>
          <w:tcPr>
            <w:tcW w:w="4343" w:type="dxa"/>
            <w:shd w:val="clear" w:color="auto" w:fill="E2EFD9" w:themeFill="accent6" w:themeFillTint="33"/>
            <w:vAlign w:val="center"/>
          </w:tcPr>
          <w:p w14:paraId="79C4638C" w14:textId="77777777" w:rsidR="00DF6849" w:rsidRPr="00292BFC" w:rsidRDefault="00DF6849">
            <w:pPr>
              <w:rPr>
                <w:rFonts w:ascii="Arial" w:hAnsi="Arial" w:cs="Arial"/>
                <w:b/>
              </w:rPr>
            </w:pPr>
            <w:r w:rsidRPr="00292BFC">
              <w:rPr>
                <w:rFonts w:ascii="Arial" w:hAnsi="Arial" w:cs="Arial"/>
                <w:b/>
              </w:rPr>
              <w:t>Example</w:t>
            </w:r>
            <w:r>
              <w:rPr>
                <w:rFonts w:ascii="Arial" w:hAnsi="Arial" w:cs="Arial"/>
                <w:b/>
                <w:bCs/>
              </w:rPr>
              <w:t>s</w:t>
            </w:r>
          </w:p>
        </w:tc>
      </w:tr>
      <w:tr w:rsidR="00DF6849" w:rsidRPr="008369B6" w14:paraId="4E9E7075" w14:textId="77777777" w:rsidTr="43A83C95">
        <w:trPr>
          <w:trHeight w:val="300"/>
        </w:trPr>
        <w:tc>
          <w:tcPr>
            <w:tcW w:w="1590" w:type="dxa"/>
            <w:vAlign w:val="center"/>
          </w:tcPr>
          <w:p w14:paraId="77092086" w14:textId="77777777" w:rsidR="00DF6849" w:rsidRPr="00D039EB" w:rsidRDefault="00DF6849">
            <w:pPr>
              <w:rPr>
                <w:rFonts w:ascii="Arial" w:hAnsi="Arial" w:cs="Arial"/>
              </w:rPr>
            </w:pPr>
            <w:r w:rsidRPr="00D039EB">
              <w:rPr>
                <w:rFonts w:ascii="Arial" w:hAnsi="Arial" w:cs="Arial"/>
              </w:rPr>
              <w:t xml:space="preserve">Individual </w:t>
            </w:r>
          </w:p>
          <w:p w14:paraId="34319A82" w14:textId="77777777" w:rsidR="00DF6849" w:rsidRPr="00D039EB" w:rsidRDefault="00DF6849">
            <w:pPr>
              <w:rPr>
                <w:rFonts w:ascii="Arial" w:hAnsi="Arial" w:cs="Arial"/>
              </w:rPr>
            </w:pPr>
            <w:r w:rsidRPr="00D039EB">
              <w:rPr>
                <w:rFonts w:ascii="Arial" w:hAnsi="Arial" w:cs="Arial"/>
              </w:rPr>
              <w:t>registration:</w:t>
            </w:r>
          </w:p>
          <w:p w14:paraId="6E01415E" w14:textId="77777777" w:rsidR="00DF6849" w:rsidRPr="00D039EB" w:rsidRDefault="00DF6849">
            <w:pPr>
              <w:rPr>
                <w:rFonts w:ascii="Arial" w:hAnsi="Arial" w:cs="Arial"/>
              </w:rPr>
            </w:pPr>
          </w:p>
          <w:p w14:paraId="4135B2AD" w14:textId="77777777" w:rsidR="00DF6849" w:rsidRPr="00D039EB" w:rsidRDefault="00DF6849">
            <w:pPr>
              <w:rPr>
                <w:rFonts w:ascii="Arial" w:hAnsi="Arial" w:cs="Arial"/>
              </w:rPr>
            </w:pPr>
            <w:r w:rsidRPr="00D039EB">
              <w:rPr>
                <w:rFonts w:ascii="Arial" w:hAnsi="Arial" w:cs="Arial"/>
              </w:rPr>
              <w:t>Schedule 9 Paragraph 10(1)(a)</w:t>
            </w:r>
          </w:p>
        </w:tc>
        <w:tc>
          <w:tcPr>
            <w:tcW w:w="3083" w:type="dxa"/>
            <w:vAlign w:val="center"/>
          </w:tcPr>
          <w:p w14:paraId="441476AE" w14:textId="77777777" w:rsidR="00DF6849" w:rsidRPr="00D039EB" w:rsidRDefault="00DF6849">
            <w:pPr>
              <w:rPr>
                <w:rFonts w:ascii="Arial" w:eastAsia="Times New Roman" w:hAnsi="Arial" w:cs="Arial"/>
                <w:color w:val="000000" w:themeColor="text1"/>
              </w:rPr>
            </w:pPr>
            <w:r w:rsidRPr="00D039EB">
              <w:rPr>
                <w:rFonts w:ascii="Arial" w:eastAsia="Times New Roman" w:hAnsi="Arial" w:cs="Arial"/>
                <w:color w:val="000000" w:themeColor="text1"/>
              </w:rPr>
              <w:t>Company is responsible for complying with its obligation.</w:t>
            </w:r>
          </w:p>
        </w:tc>
        <w:tc>
          <w:tcPr>
            <w:tcW w:w="4343" w:type="dxa"/>
            <w:vAlign w:val="center"/>
          </w:tcPr>
          <w:p w14:paraId="6019D743" w14:textId="77777777" w:rsidR="00DF6849" w:rsidRPr="00D039EB" w:rsidRDefault="00DF6849">
            <w:pPr>
              <w:rPr>
                <w:rFonts w:ascii="Arial" w:hAnsi="Arial" w:cs="Arial"/>
              </w:rPr>
            </w:pPr>
            <w:r w:rsidRPr="00D039EB">
              <w:rPr>
                <w:rFonts w:ascii="Arial" w:hAnsi="Arial" w:cs="Arial"/>
              </w:rPr>
              <w:t xml:space="preserve">In November 2025 Company A joins Holding Company 1 and they determine that Company A will continue to register individually.  </w:t>
            </w:r>
          </w:p>
          <w:p w14:paraId="5A640E50" w14:textId="77777777" w:rsidR="00DF6849" w:rsidRPr="00D039EB" w:rsidRDefault="00DF6849">
            <w:pPr>
              <w:rPr>
                <w:rFonts w:ascii="Arial" w:hAnsi="Arial" w:cs="Arial"/>
              </w:rPr>
            </w:pPr>
            <w:r w:rsidRPr="00D039EB">
              <w:rPr>
                <w:rFonts w:ascii="Arial" w:hAnsi="Arial" w:cs="Arial"/>
              </w:rPr>
              <w:t xml:space="preserve">For the 2025 relevant year Company A should have already registered and submitted H1 and H2 packaging data.  </w:t>
            </w:r>
          </w:p>
          <w:p w14:paraId="4B85FF42" w14:textId="77777777" w:rsidR="00DF6849" w:rsidRPr="00D039EB" w:rsidRDefault="00DF6849">
            <w:pPr>
              <w:rPr>
                <w:rFonts w:ascii="Arial" w:hAnsi="Arial" w:cs="Arial"/>
              </w:rPr>
            </w:pPr>
            <w:r w:rsidRPr="00D039EB">
              <w:rPr>
                <w:rFonts w:ascii="Arial" w:hAnsi="Arial" w:cs="Arial"/>
              </w:rPr>
              <w:t xml:space="preserve">For the 2026 relevant year Company A should have already registered and submitted their H1 packaging data.  They will continue to report individually.     </w:t>
            </w:r>
          </w:p>
          <w:p w14:paraId="6E9E6BE7" w14:textId="77777777" w:rsidR="00DF6849" w:rsidRPr="00D039EB" w:rsidRDefault="00DF6849">
            <w:pPr>
              <w:rPr>
                <w:rFonts w:ascii="Arial" w:eastAsia="Times New Roman" w:hAnsi="Arial" w:cs="Arial"/>
                <w:color w:val="000000" w:themeColor="text1"/>
              </w:rPr>
            </w:pPr>
          </w:p>
        </w:tc>
      </w:tr>
      <w:tr w:rsidR="00DF6849" w:rsidRPr="008369B6" w14:paraId="3DE0E529" w14:textId="77777777" w:rsidTr="43A83C95">
        <w:trPr>
          <w:trHeight w:val="300"/>
        </w:trPr>
        <w:tc>
          <w:tcPr>
            <w:tcW w:w="1590" w:type="dxa"/>
            <w:vAlign w:val="center"/>
          </w:tcPr>
          <w:p w14:paraId="2F4D15F1" w14:textId="77777777" w:rsidR="00DF6849" w:rsidRPr="00D039EB" w:rsidRDefault="00DF6849">
            <w:pPr>
              <w:rPr>
                <w:rFonts w:ascii="Arial" w:hAnsi="Arial" w:cs="Arial"/>
              </w:rPr>
            </w:pPr>
            <w:r w:rsidRPr="00D039EB">
              <w:rPr>
                <w:rFonts w:ascii="Arial" w:hAnsi="Arial" w:cs="Arial"/>
              </w:rPr>
              <w:t>Part of group registration:</w:t>
            </w:r>
          </w:p>
          <w:p w14:paraId="3B4F856F" w14:textId="77777777" w:rsidR="00DF6849" w:rsidRPr="00D039EB" w:rsidRDefault="00DF6849">
            <w:pPr>
              <w:rPr>
                <w:rFonts w:ascii="Arial" w:hAnsi="Arial" w:cs="Arial"/>
              </w:rPr>
            </w:pPr>
          </w:p>
          <w:p w14:paraId="74BEC6B7" w14:textId="77777777" w:rsidR="00DF6849" w:rsidRPr="00D039EB" w:rsidRDefault="00DF6849">
            <w:pPr>
              <w:rPr>
                <w:rFonts w:ascii="Arial" w:hAnsi="Arial" w:cs="Arial"/>
              </w:rPr>
            </w:pPr>
            <w:r w:rsidRPr="00D039EB">
              <w:rPr>
                <w:rFonts w:ascii="Arial" w:hAnsi="Arial" w:cs="Arial"/>
              </w:rPr>
              <w:t>Schedule 9 Paragraph 9(1)(a)</w:t>
            </w:r>
          </w:p>
        </w:tc>
        <w:tc>
          <w:tcPr>
            <w:tcW w:w="3083" w:type="dxa"/>
            <w:vAlign w:val="center"/>
          </w:tcPr>
          <w:p w14:paraId="55DA610D" w14:textId="77777777" w:rsidR="00DF6849" w:rsidRPr="00D039EB" w:rsidRDefault="00DF6849">
            <w:pPr>
              <w:rPr>
                <w:rFonts w:ascii="Arial" w:eastAsia="Times New Roman" w:hAnsi="Arial" w:cs="Arial"/>
                <w:color w:val="000000" w:themeColor="text1"/>
              </w:rPr>
            </w:pPr>
            <w:r w:rsidRPr="00D039EB">
              <w:rPr>
                <w:rFonts w:ascii="Arial" w:eastAsia="Times New Roman" w:hAnsi="Arial" w:cs="Arial"/>
                <w:color w:val="000000" w:themeColor="text1"/>
              </w:rPr>
              <w:t>After registration as a group, the holding company assumes responsibility for</w:t>
            </w:r>
            <w:r w:rsidRPr="00D039EB" w:rsidDel="000E2ADB">
              <w:rPr>
                <w:rFonts w:ascii="Arial" w:eastAsia="Times New Roman" w:hAnsi="Arial" w:cs="Arial"/>
                <w:color w:val="000000" w:themeColor="text1"/>
              </w:rPr>
              <w:t xml:space="preserve"> </w:t>
            </w:r>
            <w:r w:rsidRPr="00D039EB">
              <w:rPr>
                <w:rFonts w:ascii="Arial" w:eastAsia="Times New Roman" w:hAnsi="Arial" w:cs="Arial"/>
                <w:color w:val="000000" w:themeColor="text1"/>
              </w:rPr>
              <w:t>the company’s obligations.</w:t>
            </w:r>
          </w:p>
          <w:p w14:paraId="35CA1241" w14:textId="77777777" w:rsidR="00DF6849" w:rsidRPr="00D039EB" w:rsidRDefault="00DF6849">
            <w:pPr>
              <w:rPr>
                <w:rFonts w:ascii="Arial" w:eastAsia="Times New Roman" w:hAnsi="Arial" w:cs="Arial"/>
                <w:color w:val="000000" w:themeColor="text1"/>
              </w:rPr>
            </w:pPr>
          </w:p>
          <w:p w14:paraId="242B1BFC" w14:textId="77777777" w:rsidR="00DF6849" w:rsidRPr="00D039EB" w:rsidRDefault="00DF6849">
            <w:pPr>
              <w:rPr>
                <w:rFonts w:ascii="Arial" w:eastAsia="Times New Roman" w:hAnsi="Arial" w:cs="Arial"/>
                <w:color w:val="000000" w:themeColor="text1"/>
              </w:rPr>
            </w:pPr>
            <w:r w:rsidRPr="00D039EB">
              <w:rPr>
                <w:rFonts w:ascii="Arial" w:eastAsia="Times New Roman" w:hAnsi="Arial" w:cs="Arial"/>
                <w:color w:val="000000" w:themeColor="text1"/>
              </w:rPr>
              <w:t>If the company was individually registered and then chooses to register as part of a group the individual registration must be cancelled.</w:t>
            </w:r>
          </w:p>
        </w:tc>
        <w:tc>
          <w:tcPr>
            <w:tcW w:w="4343" w:type="dxa"/>
            <w:vAlign w:val="center"/>
          </w:tcPr>
          <w:p w14:paraId="24DD5A41" w14:textId="77777777" w:rsidR="00DF6849" w:rsidRPr="00D039EB" w:rsidRDefault="00DF6849">
            <w:pPr>
              <w:rPr>
                <w:rFonts w:ascii="Arial" w:hAnsi="Arial" w:cs="Arial"/>
              </w:rPr>
            </w:pPr>
            <w:r w:rsidRPr="00D039EB">
              <w:rPr>
                <w:rFonts w:ascii="Arial" w:hAnsi="Arial" w:cs="Arial"/>
              </w:rPr>
              <w:t xml:space="preserve">In November 2025 Company A joins Holding Company 1 and they choose to register as a group. </w:t>
            </w:r>
          </w:p>
          <w:p w14:paraId="5ADC42EF" w14:textId="77777777" w:rsidR="00DF6849" w:rsidRPr="00D039EB" w:rsidRDefault="00DF6849">
            <w:pPr>
              <w:rPr>
                <w:rFonts w:ascii="Arial" w:hAnsi="Arial" w:cs="Arial"/>
              </w:rPr>
            </w:pPr>
          </w:p>
          <w:p w14:paraId="4F00A410" w14:textId="77777777" w:rsidR="00DF6849" w:rsidRPr="00D039EB" w:rsidRDefault="00DF6849">
            <w:pPr>
              <w:rPr>
                <w:rFonts w:ascii="Arial" w:hAnsi="Arial" w:cs="Arial"/>
              </w:rPr>
            </w:pPr>
            <w:r w:rsidRPr="00D039EB">
              <w:rPr>
                <w:rFonts w:ascii="Arial" w:hAnsi="Arial" w:cs="Arial"/>
              </w:rPr>
              <w:t>For the 2025 relevant year Holding Company 1 will need to resubmit its org. details file to include Company A as a subsidiary.</w:t>
            </w:r>
          </w:p>
          <w:p w14:paraId="66A2E076" w14:textId="77777777" w:rsidR="00DF6849" w:rsidRPr="00D039EB" w:rsidRDefault="00DF6849">
            <w:pPr>
              <w:rPr>
                <w:rFonts w:ascii="Arial" w:hAnsi="Arial" w:cs="Arial"/>
              </w:rPr>
            </w:pPr>
          </w:p>
          <w:p w14:paraId="118A093A" w14:textId="77777777" w:rsidR="00DF6849" w:rsidRPr="00D039EB" w:rsidRDefault="00DF6849">
            <w:pPr>
              <w:rPr>
                <w:rFonts w:ascii="Arial" w:hAnsi="Arial" w:cs="Arial"/>
              </w:rPr>
            </w:pPr>
            <w:r w:rsidRPr="00D039EB">
              <w:rPr>
                <w:rFonts w:ascii="Arial" w:hAnsi="Arial" w:cs="Arial"/>
              </w:rPr>
              <w:t xml:space="preserve">Holding Company 1 should resubmit H1 and H2 2024 data to include Company A’s data as a subsidiary.  Any individual registration for Company A would be cancelled.  </w:t>
            </w:r>
          </w:p>
          <w:p w14:paraId="7790C14C" w14:textId="77777777" w:rsidR="00DF6849" w:rsidRPr="00D039EB" w:rsidRDefault="00DF6849">
            <w:pPr>
              <w:rPr>
                <w:rFonts w:ascii="Arial" w:hAnsi="Arial" w:cs="Arial"/>
              </w:rPr>
            </w:pPr>
          </w:p>
          <w:p w14:paraId="0754688A" w14:textId="77777777" w:rsidR="00DF6849" w:rsidRPr="00D039EB" w:rsidRDefault="00DF6849">
            <w:pPr>
              <w:rPr>
                <w:rFonts w:ascii="Arial" w:hAnsi="Arial" w:cs="Arial"/>
              </w:rPr>
            </w:pPr>
            <w:r w:rsidRPr="00D039EB">
              <w:rPr>
                <w:rFonts w:ascii="Arial" w:hAnsi="Arial" w:cs="Arial"/>
              </w:rPr>
              <w:t xml:space="preserve">For the 2026 relevant year Holding Company 1 should resubmit its registration file (org details file) to include Company A as a subsidiary.  Holding Company 1 will need to resubmit H1 packaging data to add Company A’s data to it as a subsidiary.  Any individual registration for Company A would be cancelled.  </w:t>
            </w:r>
          </w:p>
          <w:p w14:paraId="4C3B2736" w14:textId="77777777" w:rsidR="00DF6849" w:rsidRDefault="00DF6849">
            <w:pPr>
              <w:rPr>
                <w:rFonts w:ascii="Arial" w:hAnsi="Arial" w:cs="Arial"/>
              </w:rPr>
            </w:pPr>
          </w:p>
          <w:p w14:paraId="145C1B7C" w14:textId="77777777" w:rsidR="00DF6849" w:rsidRPr="00D039EB" w:rsidRDefault="00DF6849">
            <w:pPr>
              <w:rPr>
                <w:rFonts w:ascii="Arial" w:hAnsi="Arial" w:cs="Arial"/>
              </w:rPr>
            </w:pPr>
            <w:r w:rsidRPr="00D039EB">
              <w:rPr>
                <w:rFonts w:ascii="Arial" w:hAnsi="Arial" w:cs="Arial"/>
              </w:rPr>
              <w:t xml:space="preserve">Alternatively, Company A can remain registered independently for the 2025 relevant year and choose to register with Holding Company 1 for the 2026 relevant year.  </w:t>
            </w:r>
          </w:p>
          <w:p w14:paraId="2C9727DC" w14:textId="77777777" w:rsidR="00DF6849" w:rsidRPr="00D039EB" w:rsidRDefault="00DF6849">
            <w:pPr>
              <w:rPr>
                <w:rFonts w:ascii="Arial" w:eastAsia="Times New Roman" w:hAnsi="Arial" w:cs="Arial"/>
                <w:color w:val="000000" w:themeColor="text1"/>
              </w:rPr>
            </w:pPr>
          </w:p>
        </w:tc>
      </w:tr>
    </w:tbl>
    <w:p w14:paraId="77C41F3F" w14:textId="77777777" w:rsidR="00DF6849" w:rsidRDefault="00DF6849" w:rsidP="00DF6849">
      <w:pPr>
        <w:rPr>
          <w:rFonts w:ascii="Arial" w:hAnsi="Arial" w:cs="Arial"/>
        </w:rPr>
      </w:pPr>
    </w:p>
    <w:p w14:paraId="2090E4BB" w14:textId="77777777" w:rsidR="00DF6849" w:rsidRDefault="00DF6849" w:rsidP="00DF6849">
      <w:pPr>
        <w:spacing w:after="0"/>
        <w:rPr>
          <w:rFonts w:ascii="Arial" w:hAnsi="Arial" w:cs="Arial"/>
          <w:b/>
          <w:bCs/>
          <w:sz w:val="24"/>
          <w:szCs w:val="24"/>
        </w:rPr>
      </w:pPr>
    </w:p>
    <w:p w14:paraId="113F9CAD" w14:textId="77777777" w:rsidR="00AF2F69" w:rsidRDefault="00AF2F69">
      <w:pPr>
        <w:rPr>
          <w:rFonts w:ascii="Arial" w:hAnsi="Arial" w:cs="Arial"/>
          <w:b/>
          <w:bCs/>
          <w:sz w:val="24"/>
          <w:szCs w:val="24"/>
        </w:rPr>
      </w:pPr>
      <w:r>
        <w:rPr>
          <w:rFonts w:ascii="Arial" w:hAnsi="Arial" w:cs="Arial"/>
          <w:b/>
          <w:bCs/>
          <w:sz w:val="24"/>
          <w:szCs w:val="24"/>
        </w:rPr>
        <w:br w:type="page"/>
      </w:r>
    </w:p>
    <w:p w14:paraId="71A3A130" w14:textId="77777777" w:rsidR="00DF6849" w:rsidRPr="006123D7" w:rsidRDefault="00DF6849" w:rsidP="00DF6849">
      <w:pPr>
        <w:spacing w:after="0"/>
        <w:rPr>
          <w:rFonts w:ascii="Arial" w:hAnsi="Arial" w:cs="Arial"/>
          <w:b/>
          <w:bCs/>
          <w:sz w:val="24"/>
          <w:szCs w:val="24"/>
        </w:rPr>
      </w:pPr>
      <w:bookmarkStart w:id="71" w:name="T2"/>
      <w:r w:rsidRPr="006123D7">
        <w:rPr>
          <w:rFonts w:ascii="Arial" w:hAnsi="Arial" w:cs="Arial"/>
          <w:b/>
          <w:bCs/>
          <w:sz w:val="24"/>
          <w:szCs w:val="24"/>
        </w:rPr>
        <w:t>Table 2:</w:t>
      </w:r>
    </w:p>
    <w:tbl>
      <w:tblPr>
        <w:tblStyle w:val="TableGrid"/>
        <w:tblW w:w="9016" w:type="dxa"/>
        <w:tblLook w:val="04A0" w:firstRow="1" w:lastRow="0" w:firstColumn="1" w:lastColumn="0" w:noHBand="0" w:noVBand="1"/>
      </w:tblPr>
      <w:tblGrid>
        <w:gridCol w:w="1680"/>
        <w:gridCol w:w="2993"/>
        <w:gridCol w:w="4343"/>
      </w:tblGrid>
      <w:tr w:rsidR="00DF6849" w:rsidRPr="00FE254E" w14:paraId="15994C9A" w14:textId="77777777" w:rsidTr="00886950">
        <w:trPr>
          <w:trHeight w:val="1131"/>
        </w:trPr>
        <w:tc>
          <w:tcPr>
            <w:tcW w:w="9016" w:type="dxa"/>
            <w:gridSpan w:val="3"/>
            <w:shd w:val="clear" w:color="auto" w:fill="008000"/>
            <w:vAlign w:val="center"/>
          </w:tcPr>
          <w:bookmarkEnd w:id="71"/>
          <w:p w14:paraId="2D6BA4AD" w14:textId="77777777" w:rsidR="00DF6849" w:rsidRPr="00FE254E" w:rsidRDefault="00DF6849">
            <w:pPr>
              <w:rPr>
                <w:rFonts w:ascii="Arial" w:hAnsi="Arial" w:cs="Arial"/>
                <w:b/>
                <w:bCs/>
                <w:color w:val="FFFFFF" w:themeColor="background1"/>
              </w:rPr>
            </w:pPr>
            <w:r w:rsidRPr="00FE254E">
              <w:rPr>
                <w:rFonts w:ascii="Arial" w:hAnsi="Arial" w:cs="Arial"/>
                <w:b/>
                <w:bCs/>
                <w:color w:val="FFFFFF" w:themeColor="background1"/>
                <w:sz w:val="24"/>
                <w:szCs w:val="24"/>
              </w:rPr>
              <w:t>A company that was not part of a corporate group joins a corporate group and did not previously meet the thresholds.</w:t>
            </w:r>
            <w:r w:rsidRPr="00FE254E">
              <w:rPr>
                <w:rFonts w:ascii="Arial" w:hAnsi="Arial" w:cs="Arial"/>
                <w:b/>
                <w:bCs/>
                <w:color w:val="FFFFFF" w:themeColor="background1"/>
              </w:rPr>
              <w:t xml:space="preserve">  </w:t>
            </w:r>
          </w:p>
        </w:tc>
      </w:tr>
      <w:tr w:rsidR="00DF6849" w:rsidRPr="008369B6" w14:paraId="45E5FF04" w14:textId="77777777" w:rsidTr="00886950">
        <w:trPr>
          <w:trHeight w:val="708"/>
        </w:trPr>
        <w:tc>
          <w:tcPr>
            <w:tcW w:w="1680" w:type="dxa"/>
            <w:shd w:val="clear" w:color="auto" w:fill="E2EFD9" w:themeFill="accent6" w:themeFillTint="33"/>
            <w:vAlign w:val="center"/>
          </w:tcPr>
          <w:p w14:paraId="351C7BEC" w14:textId="77777777" w:rsidR="00DF6849" w:rsidRPr="003C26B7" w:rsidRDefault="00DF6849">
            <w:pPr>
              <w:rPr>
                <w:rFonts w:ascii="Arial" w:hAnsi="Arial" w:cs="Arial"/>
                <w:b/>
                <w:bCs/>
                <w:sz w:val="22"/>
                <w:szCs w:val="22"/>
              </w:rPr>
            </w:pPr>
            <w:r w:rsidRPr="00FC4195">
              <w:rPr>
                <w:rFonts w:ascii="Arial" w:hAnsi="Arial" w:cs="Arial"/>
                <w:b/>
                <w:sz w:val="22"/>
                <w:szCs w:val="22"/>
              </w:rPr>
              <w:t>Registration type</w:t>
            </w:r>
          </w:p>
        </w:tc>
        <w:tc>
          <w:tcPr>
            <w:tcW w:w="2993" w:type="dxa"/>
            <w:shd w:val="clear" w:color="auto" w:fill="E2EFD9" w:themeFill="accent6" w:themeFillTint="33"/>
            <w:vAlign w:val="center"/>
          </w:tcPr>
          <w:p w14:paraId="20CAED9E" w14:textId="77777777" w:rsidR="00DF6849" w:rsidRPr="003C26B7" w:rsidRDefault="00DF6849">
            <w:pPr>
              <w:rPr>
                <w:rFonts w:ascii="Arial" w:hAnsi="Arial" w:cs="Arial"/>
                <w:b/>
                <w:bCs/>
                <w:sz w:val="22"/>
                <w:szCs w:val="22"/>
              </w:rPr>
            </w:pPr>
            <w:r w:rsidRPr="00FC4195">
              <w:rPr>
                <w:rFonts w:ascii="Arial" w:hAnsi="Arial" w:cs="Arial"/>
                <w:b/>
                <w:bCs/>
                <w:sz w:val="22"/>
                <w:szCs w:val="22"/>
              </w:rPr>
              <w:t>Legal entity responsible for obligation</w:t>
            </w:r>
          </w:p>
        </w:tc>
        <w:tc>
          <w:tcPr>
            <w:tcW w:w="4343" w:type="dxa"/>
            <w:shd w:val="clear" w:color="auto" w:fill="E2EFD9" w:themeFill="accent6" w:themeFillTint="33"/>
            <w:vAlign w:val="center"/>
          </w:tcPr>
          <w:p w14:paraId="240A9AEB" w14:textId="77777777" w:rsidR="00DF6849" w:rsidRPr="003C26B7" w:rsidRDefault="00DF6849">
            <w:pPr>
              <w:rPr>
                <w:rFonts w:ascii="Arial" w:hAnsi="Arial" w:cs="Arial"/>
                <w:b/>
                <w:bCs/>
                <w:sz w:val="22"/>
                <w:szCs w:val="22"/>
              </w:rPr>
            </w:pPr>
            <w:r w:rsidRPr="003C26B7">
              <w:rPr>
                <w:rFonts w:ascii="Arial" w:hAnsi="Arial" w:cs="Arial"/>
                <w:b/>
                <w:bCs/>
                <w:sz w:val="22"/>
                <w:szCs w:val="22"/>
              </w:rPr>
              <w:t>Examples</w:t>
            </w:r>
          </w:p>
        </w:tc>
      </w:tr>
      <w:tr w:rsidR="00DF6849" w:rsidRPr="008369B6" w14:paraId="215DC7B0" w14:textId="77777777" w:rsidTr="00886950">
        <w:trPr>
          <w:trHeight w:val="300"/>
        </w:trPr>
        <w:tc>
          <w:tcPr>
            <w:tcW w:w="1680" w:type="dxa"/>
            <w:vAlign w:val="center"/>
          </w:tcPr>
          <w:p w14:paraId="23750789" w14:textId="77777777" w:rsidR="00DF6849" w:rsidRPr="003C26B7" w:rsidRDefault="00DF6849">
            <w:pPr>
              <w:rPr>
                <w:rFonts w:ascii="Arial" w:hAnsi="Arial" w:cs="Arial"/>
              </w:rPr>
            </w:pPr>
            <w:r w:rsidRPr="003C26B7">
              <w:rPr>
                <w:rFonts w:ascii="Arial" w:hAnsi="Arial" w:cs="Arial"/>
              </w:rPr>
              <w:t>Individual registration:</w:t>
            </w:r>
          </w:p>
          <w:p w14:paraId="5BAEC665" w14:textId="77777777" w:rsidR="00DF6849" w:rsidRPr="003C26B7" w:rsidRDefault="00DF6849">
            <w:pPr>
              <w:rPr>
                <w:rFonts w:ascii="Arial" w:hAnsi="Arial" w:cs="Arial"/>
              </w:rPr>
            </w:pPr>
          </w:p>
          <w:p w14:paraId="5AFDF04C" w14:textId="77777777" w:rsidR="00DF6849" w:rsidRPr="003C26B7" w:rsidRDefault="00DF6849">
            <w:pPr>
              <w:rPr>
                <w:rFonts w:ascii="Arial" w:hAnsi="Arial" w:cs="Arial"/>
              </w:rPr>
            </w:pPr>
            <w:r w:rsidRPr="00FC4195">
              <w:rPr>
                <w:rFonts w:ascii="Arial" w:hAnsi="Arial" w:cs="Arial"/>
              </w:rPr>
              <w:t>Schedule 9 Paragraph 10(1)(b)</w:t>
            </w:r>
          </w:p>
        </w:tc>
        <w:tc>
          <w:tcPr>
            <w:tcW w:w="2993" w:type="dxa"/>
          </w:tcPr>
          <w:p w14:paraId="5AF88B1E" w14:textId="68E34D1D" w:rsidR="00DF6849" w:rsidRPr="00FC4195" w:rsidRDefault="2E9997D0">
            <w:pPr>
              <w:rPr>
                <w:rFonts w:ascii="Arial" w:hAnsi="Arial" w:cs="Arial"/>
              </w:rPr>
            </w:pPr>
            <w:r w:rsidRPr="691CCE20">
              <w:rPr>
                <w:rFonts w:ascii="Arial" w:hAnsi="Arial" w:cs="Arial"/>
              </w:rPr>
              <w:t xml:space="preserve">Company responsible for its obligations.  </w:t>
            </w:r>
          </w:p>
          <w:p w14:paraId="0BFDF33D" w14:textId="77777777" w:rsidR="00DF6849" w:rsidRPr="00FC4195" w:rsidRDefault="00DF6849">
            <w:pPr>
              <w:rPr>
                <w:rFonts w:ascii="Arial" w:hAnsi="Arial" w:cs="Arial"/>
              </w:rPr>
            </w:pPr>
          </w:p>
          <w:p w14:paraId="28692FDF" w14:textId="7D42A518" w:rsidR="00DF6849" w:rsidRPr="003C26B7" w:rsidRDefault="00DF6849">
            <w:pPr>
              <w:rPr>
                <w:rFonts w:ascii="Arial" w:eastAsia="Times New Roman" w:hAnsi="Arial" w:cs="Arial"/>
                <w:color w:val="000000" w:themeColor="text1"/>
              </w:rPr>
            </w:pPr>
            <w:r w:rsidRPr="00FC4195">
              <w:rPr>
                <w:rFonts w:ascii="Arial" w:hAnsi="Arial" w:cs="Arial"/>
              </w:rPr>
              <w:t>The recycling and disposal fee obligations will be calculated as a proportion as per Schedule 9</w:t>
            </w:r>
            <w:r w:rsidR="001A33BE">
              <w:rPr>
                <w:rFonts w:ascii="Arial" w:hAnsi="Arial" w:cs="Arial"/>
              </w:rPr>
              <w:t xml:space="preserve">, paragraph </w:t>
            </w:r>
            <w:r w:rsidRPr="00FC4195">
              <w:rPr>
                <w:rFonts w:ascii="Arial" w:hAnsi="Arial" w:cs="Arial"/>
              </w:rPr>
              <w:t>11</w:t>
            </w:r>
            <w:r w:rsidR="001A33BE">
              <w:rPr>
                <w:rFonts w:ascii="Arial" w:hAnsi="Arial" w:cs="Arial"/>
              </w:rPr>
              <w:t>.</w:t>
            </w:r>
          </w:p>
        </w:tc>
        <w:tc>
          <w:tcPr>
            <w:tcW w:w="4343" w:type="dxa"/>
          </w:tcPr>
          <w:p w14:paraId="665E4724" w14:textId="77777777" w:rsidR="00DF6849" w:rsidRPr="0001566D" w:rsidRDefault="00DF6849">
            <w:pPr>
              <w:rPr>
                <w:rFonts w:ascii="Arial" w:hAnsi="Arial" w:cs="Arial"/>
              </w:rPr>
            </w:pPr>
            <w:r w:rsidRPr="0001566D">
              <w:rPr>
                <w:rFonts w:ascii="Arial" w:hAnsi="Arial" w:cs="Arial"/>
              </w:rPr>
              <w:t xml:space="preserve">On 1st November 2025 Company A joins Holding Company 1 and they elect that Company A will register independently.  </w:t>
            </w:r>
          </w:p>
          <w:p w14:paraId="49DC14B5" w14:textId="77777777" w:rsidR="00DF6849" w:rsidRPr="0001566D" w:rsidRDefault="00DF6849">
            <w:pPr>
              <w:rPr>
                <w:rFonts w:ascii="Arial" w:hAnsi="Arial" w:cs="Arial"/>
              </w:rPr>
            </w:pPr>
          </w:p>
          <w:p w14:paraId="1B133B6C" w14:textId="77777777" w:rsidR="00DF6849" w:rsidRPr="0001566D" w:rsidRDefault="00DF6849">
            <w:pPr>
              <w:rPr>
                <w:rFonts w:ascii="Arial" w:hAnsi="Arial" w:cs="Arial"/>
              </w:rPr>
            </w:pPr>
            <w:r w:rsidRPr="0001566D">
              <w:rPr>
                <w:rFonts w:ascii="Arial" w:hAnsi="Arial" w:cs="Arial"/>
              </w:rPr>
              <w:t>For the 2025 relevant year Company A should register and report and H1 and H2 2024 packaging data.  The proportion calculation will be applied to the obligation (60/365 x producer obligation)</w:t>
            </w:r>
          </w:p>
          <w:p w14:paraId="4BDB65A4" w14:textId="77777777" w:rsidR="00DF6849" w:rsidRPr="0001566D" w:rsidRDefault="00DF6849">
            <w:pPr>
              <w:rPr>
                <w:rFonts w:ascii="Arial" w:hAnsi="Arial" w:cs="Arial"/>
              </w:rPr>
            </w:pPr>
          </w:p>
          <w:p w14:paraId="3AD72264" w14:textId="77777777" w:rsidR="00DF6849" w:rsidRPr="0001566D" w:rsidRDefault="00DF6849">
            <w:pPr>
              <w:rPr>
                <w:rFonts w:ascii="Arial" w:hAnsi="Arial" w:cs="Arial"/>
              </w:rPr>
            </w:pPr>
            <w:r w:rsidRPr="0001566D">
              <w:rPr>
                <w:rFonts w:ascii="Arial" w:hAnsi="Arial" w:cs="Arial"/>
              </w:rPr>
              <w:t>For 2026 relevant year Company A should register and report H1 2025 packaging data.  It will pick up the full obligation for the 2026 relevant year as it</w:t>
            </w:r>
            <w:r w:rsidRPr="0001566D" w:rsidDel="00A27A27">
              <w:rPr>
                <w:rFonts w:ascii="Arial" w:hAnsi="Arial" w:cs="Arial"/>
              </w:rPr>
              <w:t xml:space="preserve"> </w:t>
            </w:r>
            <w:r w:rsidRPr="0001566D">
              <w:rPr>
                <w:rFonts w:ascii="Arial" w:hAnsi="Arial" w:cs="Arial"/>
              </w:rPr>
              <w:t xml:space="preserve">will be part of the group for the entire relevant year.  </w:t>
            </w:r>
          </w:p>
          <w:p w14:paraId="6A4F19B0" w14:textId="77777777" w:rsidR="00DF6849" w:rsidRPr="0001566D" w:rsidRDefault="00DF6849">
            <w:pPr>
              <w:rPr>
                <w:rFonts w:ascii="Arial" w:hAnsi="Arial" w:cs="Arial"/>
              </w:rPr>
            </w:pPr>
          </w:p>
          <w:p w14:paraId="77995A16" w14:textId="77777777" w:rsidR="00DF6849" w:rsidRPr="0001566D" w:rsidRDefault="00DF6849">
            <w:pPr>
              <w:rPr>
                <w:rFonts w:ascii="Arial" w:hAnsi="Arial" w:cs="Arial"/>
              </w:rPr>
            </w:pPr>
            <w:r w:rsidRPr="0001566D">
              <w:rPr>
                <w:rFonts w:ascii="Arial" w:hAnsi="Arial" w:cs="Arial"/>
              </w:rPr>
              <w:t>The digital functionality for calculating a proportion of an obligation has not yet been released. For information on how to submit packaging data, please contact your environmental regulator.</w:t>
            </w:r>
          </w:p>
          <w:p w14:paraId="51220670" w14:textId="77777777" w:rsidR="00DF6849" w:rsidRPr="0001566D" w:rsidRDefault="00DF6849">
            <w:pPr>
              <w:rPr>
                <w:rFonts w:ascii="Arial" w:eastAsia="Times New Roman" w:hAnsi="Arial" w:cs="Arial"/>
              </w:rPr>
            </w:pPr>
          </w:p>
        </w:tc>
      </w:tr>
      <w:tr w:rsidR="00DF6849" w:rsidRPr="008369B6" w14:paraId="4CD60360" w14:textId="77777777" w:rsidTr="00886950">
        <w:trPr>
          <w:trHeight w:val="300"/>
        </w:trPr>
        <w:tc>
          <w:tcPr>
            <w:tcW w:w="1680" w:type="dxa"/>
            <w:vAlign w:val="center"/>
          </w:tcPr>
          <w:p w14:paraId="25C26BFA" w14:textId="77777777" w:rsidR="00DF6849" w:rsidRPr="003C26B7" w:rsidRDefault="00DF6849">
            <w:pPr>
              <w:rPr>
                <w:rFonts w:ascii="Arial" w:hAnsi="Arial" w:cs="Arial"/>
              </w:rPr>
            </w:pPr>
            <w:r w:rsidRPr="003C26B7">
              <w:rPr>
                <w:rFonts w:ascii="Arial" w:hAnsi="Arial" w:cs="Arial"/>
              </w:rPr>
              <w:t xml:space="preserve">Part of </w:t>
            </w:r>
            <w:r>
              <w:rPr>
                <w:rFonts w:ascii="Arial" w:hAnsi="Arial" w:cs="Arial"/>
              </w:rPr>
              <w:t>g</w:t>
            </w:r>
            <w:r w:rsidRPr="003C26B7">
              <w:rPr>
                <w:rFonts w:ascii="Arial" w:hAnsi="Arial" w:cs="Arial"/>
              </w:rPr>
              <w:t xml:space="preserve">roup </w:t>
            </w:r>
            <w:r>
              <w:rPr>
                <w:rFonts w:ascii="Arial" w:hAnsi="Arial" w:cs="Arial"/>
              </w:rPr>
              <w:t>r</w:t>
            </w:r>
            <w:r w:rsidRPr="003C26B7">
              <w:rPr>
                <w:rFonts w:ascii="Arial" w:hAnsi="Arial" w:cs="Arial"/>
              </w:rPr>
              <w:t>egistration</w:t>
            </w:r>
          </w:p>
          <w:p w14:paraId="2EB522C6" w14:textId="77777777" w:rsidR="00DF6849" w:rsidRPr="003C26B7" w:rsidRDefault="00DF6849">
            <w:pPr>
              <w:rPr>
                <w:rFonts w:ascii="Arial" w:hAnsi="Arial" w:cs="Arial"/>
              </w:rPr>
            </w:pPr>
          </w:p>
          <w:p w14:paraId="7603CE4F" w14:textId="77777777" w:rsidR="00DF6849" w:rsidRDefault="00DF6849">
            <w:pPr>
              <w:rPr>
                <w:rFonts w:ascii="Arial" w:hAnsi="Arial" w:cs="Arial"/>
              </w:rPr>
            </w:pPr>
            <w:r w:rsidRPr="00FC4195">
              <w:rPr>
                <w:rFonts w:ascii="Arial" w:hAnsi="Arial" w:cs="Arial"/>
              </w:rPr>
              <w:t xml:space="preserve">Schedule 9 Paragraph </w:t>
            </w:r>
          </w:p>
          <w:p w14:paraId="0B0E9860" w14:textId="77777777" w:rsidR="00DF6849" w:rsidRPr="003C26B7" w:rsidRDefault="00DF6849">
            <w:pPr>
              <w:rPr>
                <w:rFonts w:ascii="Arial" w:hAnsi="Arial" w:cs="Arial"/>
              </w:rPr>
            </w:pPr>
            <w:r w:rsidRPr="00FC4195">
              <w:rPr>
                <w:rFonts w:ascii="Arial" w:hAnsi="Arial" w:cs="Arial"/>
              </w:rPr>
              <w:t>9(1)(b)</w:t>
            </w:r>
          </w:p>
        </w:tc>
        <w:tc>
          <w:tcPr>
            <w:tcW w:w="2993" w:type="dxa"/>
          </w:tcPr>
          <w:p w14:paraId="6BC8FA74" w14:textId="77777777" w:rsidR="00815B4A" w:rsidRDefault="00DF6849">
            <w:pPr>
              <w:rPr>
                <w:rFonts w:ascii="Arial" w:hAnsi="Arial" w:cs="Arial"/>
              </w:rPr>
            </w:pPr>
            <w:r w:rsidRPr="00FC4195">
              <w:rPr>
                <w:rFonts w:ascii="Arial" w:eastAsia="Times New Roman" w:hAnsi="Arial" w:cs="Arial"/>
              </w:rPr>
              <w:t>After registration as a group, the holding company assumes the responsibility for complying with the company’s obligations.</w:t>
            </w:r>
            <w:r w:rsidRPr="00FC4195">
              <w:rPr>
                <w:rFonts w:ascii="Arial" w:hAnsi="Arial" w:cs="Arial"/>
              </w:rPr>
              <w:t xml:space="preserve"> </w:t>
            </w:r>
          </w:p>
          <w:p w14:paraId="2C0AE365" w14:textId="77777777" w:rsidR="00815B4A" w:rsidRDefault="00815B4A">
            <w:pPr>
              <w:rPr>
                <w:rFonts w:ascii="Arial" w:hAnsi="Arial" w:cs="Arial"/>
              </w:rPr>
            </w:pPr>
          </w:p>
          <w:p w14:paraId="49F84F1A" w14:textId="0B1E7F6B" w:rsidR="00DF6849" w:rsidRPr="00FC4195" w:rsidRDefault="00DF6849">
            <w:pPr>
              <w:rPr>
                <w:rFonts w:ascii="Arial" w:hAnsi="Arial" w:cs="Arial"/>
              </w:rPr>
            </w:pPr>
            <w:r w:rsidRPr="00FC4195">
              <w:rPr>
                <w:rFonts w:ascii="Arial" w:hAnsi="Arial" w:cs="Arial"/>
              </w:rPr>
              <w:t>The assumed recycling and disposal fee obligations will be calculated as a proportion as per Schedule 9</w:t>
            </w:r>
            <w:r w:rsidR="001A33BE">
              <w:rPr>
                <w:rFonts w:ascii="Arial" w:hAnsi="Arial" w:cs="Arial"/>
              </w:rPr>
              <w:t xml:space="preserve">, paragraph </w:t>
            </w:r>
            <w:r w:rsidRPr="00FC4195">
              <w:rPr>
                <w:rFonts w:ascii="Arial" w:hAnsi="Arial" w:cs="Arial"/>
              </w:rPr>
              <w:t>11</w:t>
            </w:r>
            <w:r w:rsidR="001A33BE">
              <w:rPr>
                <w:rFonts w:ascii="Arial" w:hAnsi="Arial" w:cs="Arial"/>
              </w:rPr>
              <w:t>.</w:t>
            </w:r>
          </w:p>
          <w:p w14:paraId="55FF6313" w14:textId="77777777" w:rsidR="00DF6849" w:rsidRPr="003C26B7" w:rsidRDefault="00DF6849">
            <w:pPr>
              <w:rPr>
                <w:rFonts w:ascii="Arial" w:eastAsia="Times New Roman" w:hAnsi="Arial" w:cs="Arial"/>
                <w:color w:val="000000" w:themeColor="text1"/>
              </w:rPr>
            </w:pPr>
          </w:p>
        </w:tc>
        <w:tc>
          <w:tcPr>
            <w:tcW w:w="4343" w:type="dxa"/>
          </w:tcPr>
          <w:p w14:paraId="4188A672" w14:textId="77777777" w:rsidR="00DF6849" w:rsidRPr="0001566D" w:rsidRDefault="00DF6849">
            <w:pPr>
              <w:rPr>
                <w:rFonts w:ascii="Arial" w:hAnsi="Arial" w:cs="Arial"/>
              </w:rPr>
            </w:pPr>
            <w:r w:rsidRPr="0001566D">
              <w:rPr>
                <w:rFonts w:ascii="Arial" w:hAnsi="Arial" w:cs="Arial"/>
              </w:rPr>
              <w:t xml:space="preserve">On 1st November 2025 Company A joins Holding Company 1 and they elect to register as a group.  </w:t>
            </w:r>
          </w:p>
          <w:p w14:paraId="32663563" w14:textId="77777777" w:rsidR="00DF6849" w:rsidRPr="0001566D" w:rsidRDefault="00DF6849">
            <w:pPr>
              <w:rPr>
                <w:rFonts w:ascii="Arial" w:hAnsi="Arial" w:cs="Arial"/>
              </w:rPr>
            </w:pPr>
          </w:p>
          <w:p w14:paraId="161AE5DE" w14:textId="77777777" w:rsidR="00DF6849" w:rsidRPr="0001566D" w:rsidRDefault="00DF6849">
            <w:pPr>
              <w:rPr>
                <w:rFonts w:ascii="Arial" w:hAnsi="Arial" w:cs="Arial"/>
              </w:rPr>
            </w:pPr>
            <w:r w:rsidRPr="0001566D">
              <w:rPr>
                <w:rFonts w:ascii="Arial" w:hAnsi="Arial" w:cs="Arial"/>
              </w:rPr>
              <w:t xml:space="preserve">For the 2025 relevant year Holding Company 1 should resubmit their org details file to include Company A as a subsidiary.   Holding Company 1 will need to resubmit H1 and H2 2024 data and the proportion calculation will be applied the obligation. (60/365 x producer obligation)  </w:t>
            </w:r>
          </w:p>
          <w:p w14:paraId="20F13364" w14:textId="77777777" w:rsidR="00DF6849" w:rsidRPr="0001566D" w:rsidRDefault="00DF6849">
            <w:pPr>
              <w:rPr>
                <w:rFonts w:ascii="Arial" w:hAnsi="Arial" w:cs="Arial"/>
              </w:rPr>
            </w:pPr>
          </w:p>
          <w:p w14:paraId="604D5094" w14:textId="77777777" w:rsidR="00DF6849" w:rsidRPr="0001566D" w:rsidRDefault="00DF6849">
            <w:pPr>
              <w:rPr>
                <w:rFonts w:ascii="Arial" w:hAnsi="Arial" w:cs="Arial"/>
              </w:rPr>
            </w:pPr>
            <w:r w:rsidRPr="0001566D">
              <w:rPr>
                <w:rFonts w:ascii="Arial" w:hAnsi="Arial" w:cs="Arial"/>
              </w:rPr>
              <w:t xml:space="preserve">For the 2026 relevant year Holding Company 1 should resubmit their org details file to include Company A as a subsidiary.  Holding Company 1 will need to resubmit H1 2025 data.  Holding Company 1 will pick up the full obligation for the 2026 relevant year as they have been part of the group for the entire relevant year.  </w:t>
            </w:r>
          </w:p>
          <w:p w14:paraId="11192206" w14:textId="77777777" w:rsidR="00DF6849" w:rsidRPr="0001566D" w:rsidRDefault="00DF6849">
            <w:pPr>
              <w:rPr>
                <w:rFonts w:ascii="Arial" w:hAnsi="Arial" w:cs="Arial"/>
              </w:rPr>
            </w:pPr>
          </w:p>
          <w:p w14:paraId="0C3AF502" w14:textId="77777777" w:rsidR="00DF6849" w:rsidRPr="0001566D" w:rsidRDefault="00DF6849">
            <w:pPr>
              <w:rPr>
                <w:rFonts w:ascii="Arial" w:eastAsia="Times New Roman" w:hAnsi="Arial" w:cs="Arial"/>
              </w:rPr>
            </w:pPr>
            <w:r w:rsidRPr="0001566D">
              <w:rPr>
                <w:rFonts w:ascii="Arial" w:hAnsi="Arial" w:cs="Arial"/>
              </w:rPr>
              <w:t>The digital functionality for calculating a proportion of an obligation has not yet been released. For information on how to submit packaging data, please contact your environmental regulator.</w:t>
            </w:r>
          </w:p>
        </w:tc>
      </w:tr>
    </w:tbl>
    <w:p w14:paraId="494C55D0" w14:textId="77777777" w:rsidR="00DF6849" w:rsidRPr="008369B6" w:rsidRDefault="00DF6849" w:rsidP="00DF6849">
      <w:pPr>
        <w:rPr>
          <w:rFonts w:ascii="Arial" w:hAnsi="Arial" w:cs="Arial"/>
        </w:rPr>
      </w:pPr>
    </w:p>
    <w:p w14:paraId="1084E189" w14:textId="77777777" w:rsidR="00DF6849" w:rsidRDefault="00DF6849" w:rsidP="00DF6849">
      <w:pPr>
        <w:rPr>
          <w:rFonts w:ascii="Arial" w:hAnsi="Arial" w:cs="Arial"/>
          <w:b/>
          <w:bCs/>
          <w:sz w:val="24"/>
          <w:szCs w:val="24"/>
        </w:rPr>
      </w:pPr>
      <w:r>
        <w:rPr>
          <w:rFonts w:ascii="Arial" w:hAnsi="Arial" w:cs="Arial"/>
          <w:b/>
          <w:bCs/>
          <w:sz w:val="24"/>
          <w:szCs w:val="24"/>
        </w:rPr>
        <w:br w:type="page"/>
      </w:r>
    </w:p>
    <w:p w14:paraId="54CCF77F" w14:textId="77777777" w:rsidR="00DF6849" w:rsidRPr="006123D7" w:rsidRDefault="00DF6849" w:rsidP="00DF6849">
      <w:pPr>
        <w:spacing w:after="0"/>
        <w:rPr>
          <w:rFonts w:ascii="Arial" w:hAnsi="Arial" w:cs="Arial"/>
          <w:b/>
          <w:bCs/>
          <w:sz w:val="24"/>
          <w:szCs w:val="24"/>
        </w:rPr>
      </w:pPr>
      <w:bookmarkStart w:id="72" w:name="T3"/>
      <w:r w:rsidRPr="006123D7">
        <w:rPr>
          <w:rFonts w:ascii="Arial" w:hAnsi="Arial" w:cs="Arial"/>
          <w:b/>
          <w:bCs/>
          <w:sz w:val="24"/>
          <w:szCs w:val="24"/>
        </w:rPr>
        <w:t>Table 3:</w:t>
      </w:r>
    </w:p>
    <w:tbl>
      <w:tblPr>
        <w:tblStyle w:val="TableGrid"/>
        <w:tblW w:w="9351" w:type="dxa"/>
        <w:tblLook w:val="04A0" w:firstRow="1" w:lastRow="0" w:firstColumn="1" w:lastColumn="0" w:noHBand="0" w:noVBand="1"/>
      </w:tblPr>
      <w:tblGrid>
        <w:gridCol w:w="1555"/>
        <w:gridCol w:w="3118"/>
        <w:gridCol w:w="4678"/>
      </w:tblGrid>
      <w:tr w:rsidR="00DF6849" w:rsidRPr="00C302C4" w14:paraId="614AD66E" w14:textId="77777777">
        <w:trPr>
          <w:trHeight w:val="1088"/>
        </w:trPr>
        <w:tc>
          <w:tcPr>
            <w:tcW w:w="9351" w:type="dxa"/>
            <w:gridSpan w:val="3"/>
            <w:shd w:val="clear" w:color="auto" w:fill="008000"/>
          </w:tcPr>
          <w:bookmarkEnd w:id="72"/>
          <w:p w14:paraId="563F9BDA" w14:textId="77777777" w:rsidR="00DF6849" w:rsidRPr="00C302C4" w:rsidRDefault="00DF6849">
            <w:pPr>
              <w:spacing w:before="240"/>
              <w:rPr>
                <w:rFonts w:ascii="Arial" w:hAnsi="Arial" w:cs="Arial"/>
                <w:b/>
                <w:bCs/>
                <w:color w:val="FFFFFF" w:themeColor="background1"/>
              </w:rPr>
            </w:pPr>
            <w:r w:rsidRPr="00C71484">
              <w:rPr>
                <w:rFonts w:ascii="Arial" w:hAnsi="Arial" w:cs="Arial"/>
                <w:b/>
                <w:bCs/>
                <w:color w:val="FFFFFF" w:themeColor="background1"/>
                <w:sz w:val="24"/>
                <w:szCs w:val="24"/>
              </w:rPr>
              <w:t>Company ceases to be a member of a corporate group and does not independently meet the thresholds.</w:t>
            </w:r>
          </w:p>
        </w:tc>
      </w:tr>
      <w:tr w:rsidR="00DF6849" w:rsidRPr="008369B6" w14:paraId="5B75F4DA" w14:textId="77777777" w:rsidTr="00815B4A">
        <w:trPr>
          <w:trHeight w:val="300"/>
        </w:trPr>
        <w:tc>
          <w:tcPr>
            <w:tcW w:w="1555" w:type="dxa"/>
            <w:shd w:val="clear" w:color="auto" w:fill="E2EFD9" w:themeFill="accent6" w:themeFillTint="33"/>
            <w:vAlign w:val="center"/>
          </w:tcPr>
          <w:p w14:paraId="0F112ACE" w14:textId="77777777" w:rsidR="00DF6849" w:rsidRPr="00C302C4" w:rsidRDefault="00DF6849">
            <w:pPr>
              <w:rPr>
                <w:rFonts w:ascii="Arial" w:hAnsi="Arial" w:cs="Arial"/>
                <w:b/>
                <w:bCs/>
              </w:rPr>
            </w:pPr>
            <w:r w:rsidRPr="00FC4195">
              <w:rPr>
                <w:rFonts w:ascii="Arial" w:hAnsi="Arial" w:cs="Arial"/>
                <w:b/>
                <w:sz w:val="22"/>
                <w:szCs w:val="22"/>
              </w:rPr>
              <w:t>Registration type</w:t>
            </w:r>
          </w:p>
        </w:tc>
        <w:tc>
          <w:tcPr>
            <w:tcW w:w="3118" w:type="dxa"/>
            <w:shd w:val="clear" w:color="auto" w:fill="E2EFD9" w:themeFill="accent6" w:themeFillTint="33"/>
            <w:vAlign w:val="center"/>
          </w:tcPr>
          <w:p w14:paraId="20A3E972" w14:textId="77777777" w:rsidR="00DF6849" w:rsidRPr="00C302C4" w:rsidRDefault="00DF6849">
            <w:pPr>
              <w:rPr>
                <w:rFonts w:ascii="Arial" w:hAnsi="Arial" w:cs="Arial"/>
                <w:b/>
                <w:bCs/>
              </w:rPr>
            </w:pPr>
            <w:r w:rsidRPr="00FC4195">
              <w:rPr>
                <w:rFonts w:ascii="Arial" w:hAnsi="Arial" w:cs="Arial"/>
                <w:b/>
                <w:bCs/>
                <w:sz w:val="22"/>
                <w:szCs w:val="22"/>
              </w:rPr>
              <w:t>Legal entity responsible for obligation</w:t>
            </w:r>
          </w:p>
        </w:tc>
        <w:tc>
          <w:tcPr>
            <w:tcW w:w="4678" w:type="dxa"/>
            <w:shd w:val="clear" w:color="auto" w:fill="E2EFD9" w:themeFill="accent6" w:themeFillTint="33"/>
            <w:vAlign w:val="center"/>
          </w:tcPr>
          <w:p w14:paraId="4B3F6E44" w14:textId="77777777" w:rsidR="00DF6849" w:rsidRPr="00C302C4" w:rsidRDefault="00DF6849">
            <w:pPr>
              <w:rPr>
                <w:rFonts w:ascii="Arial" w:hAnsi="Arial" w:cs="Arial"/>
                <w:b/>
                <w:bCs/>
              </w:rPr>
            </w:pPr>
            <w:r w:rsidRPr="00C302C4">
              <w:rPr>
                <w:rFonts w:ascii="Arial" w:hAnsi="Arial" w:cs="Arial"/>
                <w:b/>
                <w:bCs/>
              </w:rPr>
              <w:t>Example</w:t>
            </w:r>
            <w:r>
              <w:rPr>
                <w:rFonts w:ascii="Arial" w:hAnsi="Arial" w:cs="Arial"/>
                <w:b/>
                <w:bCs/>
              </w:rPr>
              <w:t>s</w:t>
            </w:r>
          </w:p>
        </w:tc>
      </w:tr>
      <w:tr w:rsidR="00DF6849" w:rsidRPr="008369B6" w14:paraId="57B72D0F" w14:textId="77777777" w:rsidTr="00815B4A">
        <w:trPr>
          <w:trHeight w:val="300"/>
        </w:trPr>
        <w:tc>
          <w:tcPr>
            <w:tcW w:w="1555" w:type="dxa"/>
            <w:vAlign w:val="center"/>
          </w:tcPr>
          <w:p w14:paraId="573F3A57" w14:textId="77777777" w:rsidR="00DF6849" w:rsidRPr="00D039EB" w:rsidRDefault="00DF6849">
            <w:pPr>
              <w:rPr>
                <w:rFonts w:ascii="Arial" w:hAnsi="Arial" w:cs="Arial"/>
              </w:rPr>
            </w:pPr>
            <w:r w:rsidRPr="00D039EB">
              <w:rPr>
                <w:rFonts w:ascii="Arial" w:hAnsi="Arial" w:cs="Arial"/>
              </w:rPr>
              <w:t>Individual registration</w:t>
            </w:r>
            <w:r>
              <w:rPr>
                <w:rFonts w:ascii="Arial" w:hAnsi="Arial" w:cs="Arial"/>
              </w:rPr>
              <w:t>:</w:t>
            </w:r>
          </w:p>
          <w:p w14:paraId="2FAE1212" w14:textId="77777777" w:rsidR="00DF6849" w:rsidRDefault="00DF6849">
            <w:pPr>
              <w:rPr>
                <w:rFonts w:ascii="Arial" w:hAnsi="Arial" w:cs="Arial"/>
              </w:rPr>
            </w:pPr>
          </w:p>
          <w:p w14:paraId="43F7F6AF" w14:textId="77777777" w:rsidR="00DF6849" w:rsidRDefault="00DF6849">
            <w:pPr>
              <w:rPr>
                <w:rFonts w:ascii="Arial" w:hAnsi="Arial" w:cs="Arial"/>
              </w:rPr>
            </w:pPr>
            <w:r w:rsidRPr="00AE5E2C">
              <w:rPr>
                <w:rFonts w:ascii="Arial" w:hAnsi="Arial" w:cs="Arial"/>
              </w:rPr>
              <w:t>Schedule 9</w:t>
            </w:r>
            <w:r>
              <w:rPr>
                <w:rFonts w:ascii="Arial" w:hAnsi="Arial" w:cs="Arial"/>
              </w:rPr>
              <w:t xml:space="preserve"> P</w:t>
            </w:r>
            <w:r w:rsidRPr="00AE5E2C">
              <w:rPr>
                <w:rFonts w:ascii="Arial" w:hAnsi="Arial" w:cs="Arial"/>
              </w:rPr>
              <w:t xml:space="preserve">aragraph </w:t>
            </w:r>
          </w:p>
          <w:p w14:paraId="1ABF6F9E" w14:textId="77777777" w:rsidR="00DF6849" w:rsidRPr="00AE5E2C" w:rsidRDefault="00DF6849">
            <w:pPr>
              <w:rPr>
                <w:rFonts w:ascii="Arial" w:hAnsi="Arial" w:cs="Arial"/>
              </w:rPr>
            </w:pPr>
            <w:r w:rsidRPr="00AE5E2C">
              <w:rPr>
                <w:rFonts w:ascii="Arial" w:hAnsi="Arial" w:cs="Arial"/>
              </w:rPr>
              <w:t>14(b)</w:t>
            </w:r>
          </w:p>
          <w:p w14:paraId="3D29C449" w14:textId="77777777" w:rsidR="00DF6849" w:rsidRPr="00D039EB" w:rsidRDefault="00DF6849">
            <w:pPr>
              <w:rPr>
                <w:rFonts w:ascii="Arial" w:hAnsi="Arial" w:cs="Arial"/>
              </w:rPr>
            </w:pPr>
          </w:p>
          <w:p w14:paraId="065BEDBA" w14:textId="77777777" w:rsidR="00DF6849" w:rsidRPr="00D039EB" w:rsidRDefault="00DF6849">
            <w:pPr>
              <w:rPr>
                <w:rFonts w:ascii="Arial" w:hAnsi="Arial" w:cs="Arial"/>
              </w:rPr>
            </w:pPr>
          </w:p>
        </w:tc>
        <w:tc>
          <w:tcPr>
            <w:tcW w:w="3118" w:type="dxa"/>
          </w:tcPr>
          <w:p w14:paraId="0FBBBDCF" w14:textId="77777777" w:rsidR="00DF6849" w:rsidRPr="00AE5E2C" w:rsidRDefault="00DF6849">
            <w:pPr>
              <w:rPr>
                <w:rFonts w:ascii="Arial" w:eastAsia="Times New Roman" w:hAnsi="Arial" w:cs="Arial"/>
                <w:color w:val="000000"/>
              </w:rPr>
            </w:pPr>
            <w:r w:rsidRPr="00AE5E2C">
              <w:rPr>
                <w:rFonts w:ascii="Arial" w:eastAsia="Times New Roman" w:hAnsi="Arial" w:cs="Arial"/>
                <w:color w:val="000000"/>
              </w:rPr>
              <w:t>The Individual company no longer has obligations under the regulations.</w:t>
            </w:r>
          </w:p>
          <w:p w14:paraId="306D5B62" w14:textId="77777777" w:rsidR="00DF6849" w:rsidRPr="00AE5E2C" w:rsidRDefault="00DF6849">
            <w:pPr>
              <w:rPr>
                <w:rFonts w:ascii="Arial" w:hAnsi="Arial" w:cs="Arial"/>
              </w:rPr>
            </w:pPr>
          </w:p>
          <w:p w14:paraId="6E578661" w14:textId="77777777" w:rsidR="00DF6849" w:rsidRPr="00AE5E2C" w:rsidRDefault="00DF6849">
            <w:pPr>
              <w:rPr>
                <w:rFonts w:ascii="Arial" w:eastAsia="Times New Roman" w:hAnsi="Arial" w:cs="Arial"/>
                <w:color w:val="000000"/>
              </w:rPr>
            </w:pPr>
            <w:r w:rsidRPr="00AE5E2C">
              <w:rPr>
                <w:rFonts w:ascii="Arial" w:eastAsia="Times New Roman" w:hAnsi="Arial" w:cs="Arial"/>
                <w:color w:val="000000"/>
              </w:rPr>
              <w:t>The former holding company must assume the obligations of its former subsidiary for the relevant year in which the subsidiary leaves.</w:t>
            </w:r>
          </w:p>
          <w:p w14:paraId="2ECB37E4" w14:textId="77777777" w:rsidR="00DF6849" w:rsidRPr="00D039EB" w:rsidRDefault="00DF6849">
            <w:pPr>
              <w:rPr>
                <w:rFonts w:ascii="Arial" w:eastAsia="Times New Roman" w:hAnsi="Arial" w:cs="Arial"/>
                <w:color w:val="000000" w:themeColor="text1"/>
              </w:rPr>
            </w:pPr>
          </w:p>
        </w:tc>
        <w:tc>
          <w:tcPr>
            <w:tcW w:w="4678" w:type="dxa"/>
          </w:tcPr>
          <w:p w14:paraId="452BFB06" w14:textId="77777777" w:rsidR="00DF6849" w:rsidRPr="00AE5E2C" w:rsidRDefault="00DF6849">
            <w:pPr>
              <w:rPr>
                <w:rFonts w:ascii="Arial" w:hAnsi="Arial" w:cs="Arial"/>
              </w:rPr>
            </w:pPr>
            <w:r w:rsidRPr="00AE5E2C">
              <w:rPr>
                <w:rFonts w:ascii="Arial" w:hAnsi="Arial" w:cs="Arial"/>
              </w:rPr>
              <w:t>On 1st November 2025 Company A leaves Holding Company 1.</w:t>
            </w:r>
          </w:p>
          <w:p w14:paraId="4349DCD0" w14:textId="77777777" w:rsidR="00DF6849" w:rsidRDefault="00DF6849">
            <w:pPr>
              <w:spacing w:line="257" w:lineRule="auto"/>
              <w:rPr>
                <w:rFonts w:ascii="Arial" w:hAnsi="Arial" w:cs="Arial"/>
              </w:rPr>
            </w:pPr>
          </w:p>
          <w:p w14:paraId="03A8E3EB" w14:textId="77777777" w:rsidR="00DF6849" w:rsidRPr="00AE5E2C" w:rsidRDefault="00DF6849">
            <w:pPr>
              <w:spacing w:line="257" w:lineRule="auto"/>
              <w:rPr>
                <w:rFonts w:ascii="Arial" w:hAnsi="Arial" w:cs="Arial"/>
                <w:color w:val="00B050"/>
              </w:rPr>
            </w:pPr>
            <w:r w:rsidRPr="00AE5E2C">
              <w:rPr>
                <w:rFonts w:ascii="Arial" w:hAnsi="Arial" w:cs="Arial"/>
              </w:rPr>
              <w:t xml:space="preserve">For the 2025 relevant year Company A’s individual registration must be cancelled. </w:t>
            </w:r>
          </w:p>
          <w:p w14:paraId="013C655F" w14:textId="77777777" w:rsidR="00DF6849" w:rsidRDefault="00DF6849">
            <w:pPr>
              <w:spacing w:line="257" w:lineRule="auto"/>
              <w:rPr>
                <w:rFonts w:ascii="Arial" w:hAnsi="Arial" w:cs="Arial"/>
                <w:color w:val="00B050"/>
              </w:rPr>
            </w:pPr>
          </w:p>
          <w:p w14:paraId="0509AD6E" w14:textId="77777777" w:rsidR="00DF6849" w:rsidRPr="0001566D" w:rsidRDefault="00DF6849">
            <w:pPr>
              <w:spacing w:line="257" w:lineRule="auto"/>
              <w:rPr>
                <w:rFonts w:ascii="Arial" w:eastAsia="Aptos" w:hAnsi="Arial" w:cs="Arial"/>
              </w:rPr>
            </w:pPr>
            <w:r w:rsidRPr="0001566D">
              <w:rPr>
                <w:rFonts w:ascii="Arial" w:hAnsi="Arial" w:cs="Arial"/>
              </w:rPr>
              <w:t>Holding company 1 will assume the obligations of Company A for the 2025 relevant year. For information on how this should be managed, please contact your environmental regulator.</w:t>
            </w:r>
          </w:p>
          <w:p w14:paraId="5F4F061D" w14:textId="77777777" w:rsidR="00DF6849" w:rsidRDefault="00DF6849">
            <w:pPr>
              <w:rPr>
                <w:rFonts w:ascii="Arial" w:hAnsi="Arial" w:cs="Arial"/>
              </w:rPr>
            </w:pPr>
          </w:p>
          <w:p w14:paraId="75AA71DD" w14:textId="77777777" w:rsidR="00DF6849" w:rsidRPr="00AE5E2C" w:rsidRDefault="00DF6849">
            <w:pPr>
              <w:rPr>
                <w:rFonts w:ascii="Arial" w:hAnsi="Arial" w:cs="Arial"/>
                <w:color w:val="FF0000"/>
              </w:rPr>
            </w:pPr>
            <w:r w:rsidRPr="00AE5E2C">
              <w:rPr>
                <w:rFonts w:ascii="Arial" w:hAnsi="Arial" w:cs="Arial"/>
              </w:rPr>
              <w:t xml:space="preserve">For the 2026 relevant year Company A registration must be cancelled.  Holding Company 1 will not pick up the obligations of the former subsidiary for the 2026 relevant year as they haven’t been part of the group for that year.  </w:t>
            </w:r>
          </w:p>
          <w:p w14:paraId="26DF1862" w14:textId="77777777" w:rsidR="00DF6849" w:rsidRPr="00D039EB" w:rsidRDefault="00DF6849">
            <w:pPr>
              <w:rPr>
                <w:rFonts w:ascii="Arial" w:eastAsia="Times New Roman" w:hAnsi="Arial" w:cs="Arial"/>
                <w:color w:val="000000" w:themeColor="text1"/>
              </w:rPr>
            </w:pPr>
          </w:p>
        </w:tc>
      </w:tr>
      <w:tr w:rsidR="00DF6849" w:rsidRPr="008369B6" w14:paraId="42AB0460" w14:textId="77777777" w:rsidTr="00815B4A">
        <w:trPr>
          <w:trHeight w:val="300"/>
        </w:trPr>
        <w:tc>
          <w:tcPr>
            <w:tcW w:w="1555" w:type="dxa"/>
            <w:vAlign w:val="center"/>
          </w:tcPr>
          <w:p w14:paraId="294880E7" w14:textId="77777777" w:rsidR="00DF6849" w:rsidRPr="00D039EB" w:rsidRDefault="00DF6849">
            <w:pPr>
              <w:rPr>
                <w:rFonts w:ascii="Arial" w:hAnsi="Arial" w:cs="Arial"/>
              </w:rPr>
            </w:pPr>
            <w:r w:rsidRPr="00D039EB">
              <w:rPr>
                <w:rFonts w:ascii="Arial" w:hAnsi="Arial" w:cs="Arial"/>
              </w:rPr>
              <w:t xml:space="preserve">Part of </w:t>
            </w:r>
            <w:r>
              <w:rPr>
                <w:rFonts w:ascii="Arial" w:hAnsi="Arial" w:cs="Arial"/>
              </w:rPr>
              <w:t>g</w:t>
            </w:r>
            <w:r w:rsidRPr="00D039EB">
              <w:rPr>
                <w:rFonts w:ascii="Arial" w:hAnsi="Arial" w:cs="Arial"/>
              </w:rPr>
              <w:t xml:space="preserve">roup </w:t>
            </w:r>
            <w:r>
              <w:rPr>
                <w:rFonts w:ascii="Arial" w:hAnsi="Arial" w:cs="Arial"/>
              </w:rPr>
              <w:t>r</w:t>
            </w:r>
            <w:r w:rsidRPr="00D039EB">
              <w:rPr>
                <w:rFonts w:ascii="Arial" w:hAnsi="Arial" w:cs="Arial"/>
              </w:rPr>
              <w:t>egistration</w:t>
            </w:r>
            <w:r>
              <w:rPr>
                <w:rFonts w:ascii="Arial" w:hAnsi="Arial" w:cs="Arial"/>
              </w:rPr>
              <w:t>:</w:t>
            </w:r>
          </w:p>
          <w:p w14:paraId="5D85D956" w14:textId="77777777" w:rsidR="00DF6849" w:rsidRDefault="00DF6849">
            <w:pPr>
              <w:rPr>
                <w:rFonts w:ascii="Arial" w:hAnsi="Arial" w:cs="Arial"/>
              </w:rPr>
            </w:pPr>
          </w:p>
          <w:p w14:paraId="72EF93A7" w14:textId="77777777" w:rsidR="00DF6849" w:rsidRPr="00D039EB" w:rsidRDefault="00DF6849">
            <w:pPr>
              <w:rPr>
                <w:rFonts w:ascii="Arial" w:hAnsi="Arial" w:cs="Arial"/>
              </w:rPr>
            </w:pPr>
            <w:r w:rsidRPr="00940840">
              <w:rPr>
                <w:rFonts w:ascii="Arial" w:hAnsi="Arial" w:cs="Arial"/>
              </w:rPr>
              <w:t>S</w:t>
            </w:r>
            <w:r>
              <w:rPr>
                <w:rFonts w:ascii="Arial" w:hAnsi="Arial" w:cs="Arial"/>
              </w:rPr>
              <w:t xml:space="preserve">chedule </w:t>
            </w:r>
            <w:r w:rsidRPr="00940840">
              <w:rPr>
                <w:rFonts w:ascii="Arial" w:hAnsi="Arial" w:cs="Arial"/>
              </w:rPr>
              <w:t>9</w:t>
            </w:r>
            <w:r>
              <w:rPr>
                <w:rFonts w:ascii="Arial" w:hAnsi="Arial" w:cs="Arial"/>
              </w:rPr>
              <w:t xml:space="preserve"> </w:t>
            </w:r>
            <w:r w:rsidRPr="00940840">
              <w:rPr>
                <w:rFonts w:ascii="Arial" w:hAnsi="Arial" w:cs="Arial"/>
              </w:rPr>
              <w:t>P</w:t>
            </w:r>
            <w:r>
              <w:rPr>
                <w:rFonts w:ascii="Arial" w:hAnsi="Arial" w:cs="Arial"/>
              </w:rPr>
              <w:t xml:space="preserve">aragraph </w:t>
            </w:r>
            <w:r w:rsidRPr="00940840">
              <w:rPr>
                <w:rFonts w:ascii="Arial" w:hAnsi="Arial" w:cs="Arial"/>
              </w:rPr>
              <w:t>13(b)</w:t>
            </w:r>
          </w:p>
        </w:tc>
        <w:tc>
          <w:tcPr>
            <w:tcW w:w="3118" w:type="dxa"/>
          </w:tcPr>
          <w:p w14:paraId="6C005E95" w14:textId="77777777" w:rsidR="00DF6849" w:rsidRPr="00AE5E2C" w:rsidRDefault="00DF6849">
            <w:pPr>
              <w:rPr>
                <w:rFonts w:ascii="Arial" w:eastAsia="Times New Roman" w:hAnsi="Arial" w:cs="Arial"/>
                <w:color w:val="000000"/>
              </w:rPr>
            </w:pPr>
            <w:r w:rsidRPr="00AE5E2C">
              <w:rPr>
                <w:rFonts w:ascii="Arial" w:eastAsia="Times New Roman" w:hAnsi="Arial" w:cs="Arial"/>
                <w:color w:val="000000"/>
              </w:rPr>
              <w:t>The individual company is not required to register or report packaging data.</w:t>
            </w:r>
          </w:p>
          <w:p w14:paraId="65397024" w14:textId="77777777" w:rsidR="00DF6849" w:rsidRPr="00AE5E2C" w:rsidRDefault="00DF6849">
            <w:pPr>
              <w:rPr>
                <w:rFonts w:ascii="Arial" w:eastAsia="Times New Roman" w:hAnsi="Arial" w:cs="Arial"/>
                <w:color w:val="000000"/>
              </w:rPr>
            </w:pPr>
          </w:p>
          <w:p w14:paraId="678FF236" w14:textId="77777777" w:rsidR="00DF6849" w:rsidRPr="00AE5E2C" w:rsidRDefault="00DF6849">
            <w:pPr>
              <w:rPr>
                <w:rFonts w:ascii="Arial" w:eastAsia="Times New Roman" w:hAnsi="Arial" w:cs="Arial"/>
                <w:color w:val="000000"/>
              </w:rPr>
            </w:pPr>
            <w:r w:rsidRPr="00AE5E2C">
              <w:rPr>
                <w:rFonts w:ascii="Arial" w:eastAsia="Times New Roman" w:hAnsi="Arial" w:cs="Arial"/>
                <w:color w:val="000000"/>
              </w:rPr>
              <w:t>The former holding company must assume the obligations of its former subsidiary for that year.</w:t>
            </w:r>
          </w:p>
          <w:p w14:paraId="184BF95B" w14:textId="77777777" w:rsidR="00DF6849" w:rsidRPr="00D039EB" w:rsidRDefault="00DF6849">
            <w:pPr>
              <w:rPr>
                <w:rFonts w:ascii="Arial" w:eastAsia="Times New Roman" w:hAnsi="Arial" w:cs="Arial"/>
                <w:color w:val="000000" w:themeColor="text1"/>
              </w:rPr>
            </w:pPr>
          </w:p>
        </w:tc>
        <w:tc>
          <w:tcPr>
            <w:tcW w:w="4678" w:type="dxa"/>
          </w:tcPr>
          <w:p w14:paraId="35A9D593" w14:textId="77777777" w:rsidR="00DF6849" w:rsidRDefault="00DF6849">
            <w:pPr>
              <w:spacing w:line="257" w:lineRule="auto"/>
              <w:rPr>
                <w:rFonts w:ascii="Arial" w:hAnsi="Arial" w:cs="Arial"/>
              </w:rPr>
            </w:pPr>
            <w:r w:rsidRPr="00AE5E2C">
              <w:rPr>
                <w:rFonts w:ascii="Arial" w:hAnsi="Arial" w:cs="Arial"/>
              </w:rPr>
              <w:t xml:space="preserve">On 1st November 2025 Company A leaves Holding Company 1. </w:t>
            </w:r>
          </w:p>
          <w:p w14:paraId="4F73471C" w14:textId="77777777" w:rsidR="00DF6849" w:rsidRDefault="00DF6849">
            <w:pPr>
              <w:spacing w:line="257" w:lineRule="auto"/>
              <w:rPr>
                <w:rFonts w:ascii="Arial" w:hAnsi="Arial" w:cs="Arial"/>
                <w:color w:val="00B050"/>
              </w:rPr>
            </w:pPr>
          </w:p>
          <w:p w14:paraId="147BEDCB" w14:textId="77777777" w:rsidR="00DF6849" w:rsidRPr="0001566D" w:rsidRDefault="00DF6849">
            <w:pPr>
              <w:spacing w:line="257" w:lineRule="auto"/>
              <w:rPr>
                <w:rFonts w:ascii="Arial" w:eastAsia="Aptos" w:hAnsi="Arial" w:cs="Arial"/>
              </w:rPr>
            </w:pPr>
            <w:r w:rsidRPr="0001566D">
              <w:rPr>
                <w:rFonts w:ascii="Arial" w:hAnsi="Arial" w:cs="Arial"/>
              </w:rPr>
              <w:t>Holding company 1 will assume the obligations of Company A for the 2025 relevant year. For information on how this should be managed, please contact your environmental regulator.</w:t>
            </w:r>
          </w:p>
          <w:p w14:paraId="715E3872" w14:textId="77777777" w:rsidR="00DF6849" w:rsidRPr="007B2638" w:rsidRDefault="00DF6849">
            <w:pPr>
              <w:rPr>
                <w:rFonts w:ascii="Arial" w:hAnsi="Arial" w:cs="Arial"/>
                <w:color w:val="FF0000"/>
              </w:rPr>
            </w:pPr>
          </w:p>
          <w:p w14:paraId="7195AD09" w14:textId="77777777" w:rsidR="00886950" w:rsidRDefault="00DF6849">
            <w:pPr>
              <w:rPr>
                <w:rFonts w:ascii="Arial" w:hAnsi="Arial" w:cs="Arial"/>
              </w:rPr>
            </w:pPr>
            <w:r w:rsidRPr="5F02A477">
              <w:rPr>
                <w:rFonts w:ascii="Arial" w:hAnsi="Arial" w:cs="Arial"/>
              </w:rPr>
              <w:t>F</w:t>
            </w:r>
            <w:r w:rsidRPr="3088C862">
              <w:rPr>
                <w:rFonts w:ascii="Arial" w:hAnsi="Arial" w:cs="Arial"/>
              </w:rPr>
              <w:t xml:space="preserve">or the 2026 relevant year Holding Company 1 </w:t>
            </w:r>
            <w:r w:rsidRPr="00886950">
              <w:rPr>
                <w:rFonts w:ascii="Arial" w:hAnsi="Arial" w:cs="Arial"/>
              </w:rPr>
              <w:t xml:space="preserve">should resubmit their registration file (org details file) and </w:t>
            </w:r>
            <w:r w:rsidR="25444974" w:rsidRPr="00886950">
              <w:rPr>
                <w:rFonts w:ascii="Arial" w:hAnsi="Arial" w:cs="Arial"/>
              </w:rPr>
              <w:t xml:space="preserve">mark </w:t>
            </w:r>
            <w:r w:rsidR="2FD95E00" w:rsidRPr="00886950">
              <w:rPr>
                <w:rFonts w:ascii="Arial" w:hAnsi="Arial" w:cs="Arial"/>
              </w:rPr>
              <w:t>Company</w:t>
            </w:r>
            <w:r w:rsidR="25444974" w:rsidRPr="00886950">
              <w:rPr>
                <w:rFonts w:ascii="Arial" w:hAnsi="Arial" w:cs="Arial"/>
              </w:rPr>
              <w:t xml:space="preserve"> A as</w:t>
            </w:r>
            <w:r w:rsidRPr="00886950">
              <w:rPr>
                <w:rFonts w:ascii="Arial" w:hAnsi="Arial" w:cs="Arial"/>
              </w:rPr>
              <w:t xml:space="preserve"> </w:t>
            </w:r>
            <w:r w:rsidR="25444974" w:rsidRPr="00886950">
              <w:rPr>
                <w:rFonts w:ascii="Arial" w:hAnsi="Arial" w:cs="Arial"/>
              </w:rPr>
              <w:t xml:space="preserve">a </w:t>
            </w:r>
            <w:r w:rsidR="05F321C6" w:rsidRPr="00886950">
              <w:rPr>
                <w:rFonts w:ascii="Arial" w:hAnsi="Arial" w:cs="Arial"/>
              </w:rPr>
              <w:t>subsid</w:t>
            </w:r>
            <w:r w:rsidR="607E5623" w:rsidRPr="00886950">
              <w:rPr>
                <w:rFonts w:ascii="Arial" w:hAnsi="Arial" w:cs="Arial"/>
              </w:rPr>
              <w:t>i</w:t>
            </w:r>
            <w:r w:rsidR="05F321C6" w:rsidRPr="00886950">
              <w:rPr>
                <w:rFonts w:ascii="Arial" w:hAnsi="Arial" w:cs="Arial"/>
              </w:rPr>
              <w:t xml:space="preserve">ary </w:t>
            </w:r>
            <w:r w:rsidR="5798148F" w:rsidRPr="00886950">
              <w:rPr>
                <w:rFonts w:ascii="Arial" w:hAnsi="Arial" w:cs="Arial"/>
              </w:rPr>
              <w:t>leaver</w:t>
            </w:r>
            <w:r w:rsidR="4712B1CC" w:rsidRPr="00886950">
              <w:rPr>
                <w:rFonts w:ascii="Arial" w:hAnsi="Arial" w:cs="Arial"/>
              </w:rPr>
              <w:t xml:space="preserve"> by entering </w:t>
            </w:r>
            <w:r w:rsidR="007EC06E" w:rsidRPr="00886950">
              <w:rPr>
                <w:rFonts w:ascii="Arial" w:hAnsi="Arial" w:cs="Arial"/>
              </w:rPr>
              <w:t>the</w:t>
            </w:r>
            <w:r w:rsidR="4712B1CC" w:rsidRPr="00886950">
              <w:rPr>
                <w:rFonts w:ascii="Arial" w:hAnsi="Arial" w:cs="Arial"/>
              </w:rPr>
              <w:t xml:space="preserve"> </w:t>
            </w:r>
            <w:r w:rsidR="1E55B998" w:rsidRPr="00886950">
              <w:rPr>
                <w:rFonts w:ascii="Arial" w:hAnsi="Arial" w:cs="Arial"/>
              </w:rPr>
              <w:t>date</w:t>
            </w:r>
            <w:r w:rsidR="799EEB2F" w:rsidRPr="00886950">
              <w:rPr>
                <w:rFonts w:ascii="Arial" w:hAnsi="Arial" w:cs="Arial"/>
              </w:rPr>
              <w:t xml:space="preserve"> they ceased to be part of the group</w:t>
            </w:r>
            <w:r w:rsidR="30FBE0E6" w:rsidRPr="00886950">
              <w:rPr>
                <w:rFonts w:ascii="Arial" w:hAnsi="Arial" w:cs="Arial"/>
              </w:rPr>
              <w:t xml:space="preserve"> and </w:t>
            </w:r>
            <w:r w:rsidR="3BC20D6D" w:rsidRPr="00886950">
              <w:rPr>
                <w:rFonts w:ascii="Arial" w:hAnsi="Arial" w:cs="Arial"/>
              </w:rPr>
              <w:t xml:space="preserve">an appropriate </w:t>
            </w:r>
            <w:r w:rsidR="30FBE0E6" w:rsidRPr="00886950">
              <w:rPr>
                <w:rFonts w:ascii="Arial" w:hAnsi="Arial" w:cs="Arial"/>
              </w:rPr>
              <w:t>leaver cod</w:t>
            </w:r>
            <w:r w:rsidR="1E55B998" w:rsidRPr="00886950">
              <w:rPr>
                <w:rFonts w:ascii="Arial" w:hAnsi="Arial" w:cs="Arial"/>
              </w:rPr>
              <w:t xml:space="preserve">e </w:t>
            </w:r>
            <w:r w:rsidR="4B65DAC7" w:rsidRPr="00886950">
              <w:rPr>
                <w:rFonts w:ascii="Arial" w:hAnsi="Arial" w:cs="Arial"/>
              </w:rPr>
              <w:t>for them</w:t>
            </w:r>
            <w:r w:rsidR="55C06F1B" w:rsidRPr="00886950">
              <w:rPr>
                <w:rFonts w:ascii="Arial" w:hAnsi="Arial" w:cs="Arial"/>
              </w:rPr>
              <w:t>.</w:t>
            </w:r>
            <w:r w:rsidR="25444974" w:rsidRPr="00886950">
              <w:rPr>
                <w:rFonts w:ascii="Arial" w:hAnsi="Arial" w:cs="Arial"/>
              </w:rPr>
              <w:t xml:space="preserve"> </w:t>
            </w:r>
            <w:r w:rsidRPr="00886950">
              <w:rPr>
                <w:rFonts w:ascii="Arial" w:hAnsi="Arial" w:cs="Arial"/>
              </w:rPr>
              <w:t xml:space="preserve"> </w:t>
            </w:r>
            <w:r w:rsidR="13E790D7" w:rsidRPr="00886950">
              <w:rPr>
                <w:rFonts w:ascii="Arial" w:hAnsi="Arial" w:cs="Arial"/>
              </w:rPr>
              <w:t>They should</w:t>
            </w:r>
            <w:r w:rsidR="17EDE52D" w:rsidRPr="00886950">
              <w:rPr>
                <w:rFonts w:ascii="Arial" w:hAnsi="Arial" w:cs="Arial"/>
              </w:rPr>
              <w:t xml:space="preserve"> also</w:t>
            </w:r>
            <w:r w:rsidR="13E790D7" w:rsidRPr="00886950">
              <w:rPr>
                <w:rFonts w:ascii="Arial" w:hAnsi="Arial" w:cs="Arial"/>
              </w:rPr>
              <w:t xml:space="preserve"> resubmit th</w:t>
            </w:r>
            <w:r w:rsidR="27BD207E" w:rsidRPr="00886950">
              <w:rPr>
                <w:rFonts w:ascii="Arial" w:hAnsi="Arial" w:cs="Arial"/>
              </w:rPr>
              <w:t>eir</w:t>
            </w:r>
            <w:r w:rsidR="4ADE1ABA" w:rsidRPr="00886950">
              <w:rPr>
                <w:rFonts w:ascii="Arial" w:hAnsi="Arial" w:cs="Arial"/>
              </w:rPr>
              <w:t xml:space="preserve"> </w:t>
            </w:r>
            <w:r w:rsidRPr="00886950">
              <w:rPr>
                <w:rFonts w:ascii="Arial" w:hAnsi="Arial" w:cs="Arial"/>
              </w:rPr>
              <w:t xml:space="preserve">H1 </w:t>
            </w:r>
            <w:r w:rsidR="7FE139A4" w:rsidRPr="00886950">
              <w:rPr>
                <w:rFonts w:ascii="Arial" w:hAnsi="Arial" w:cs="Arial"/>
              </w:rPr>
              <w:t>packaging</w:t>
            </w:r>
            <w:r w:rsidRPr="00886950">
              <w:rPr>
                <w:rFonts w:ascii="Arial" w:hAnsi="Arial" w:cs="Arial"/>
              </w:rPr>
              <w:t xml:space="preserve"> data</w:t>
            </w:r>
            <w:r w:rsidR="0AB1D373" w:rsidRPr="00886950">
              <w:rPr>
                <w:rFonts w:ascii="Arial" w:hAnsi="Arial" w:cs="Arial"/>
              </w:rPr>
              <w:t xml:space="preserve"> </w:t>
            </w:r>
            <w:r w:rsidRPr="00886950">
              <w:rPr>
                <w:rFonts w:ascii="Arial" w:hAnsi="Arial" w:cs="Arial"/>
              </w:rPr>
              <w:t>to remove Company A as a subsidiary</w:t>
            </w:r>
            <w:r w:rsidR="6CB74218" w:rsidRPr="00886950">
              <w:rPr>
                <w:rFonts w:ascii="Arial" w:hAnsi="Arial" w:cs="Arial"/>
              </w:rPr>
              <w:t xml:space="preserve"> from the file</w:t>
            </w:r>
            <w:r w:rsidRPr="00886950">
              <w:rPr>
                <w:rFonts w:ascii="Arial" w:hAnsi="Arial" w:cs="Arial"/>
              </w:rPr>
              <w:t xml:space="preserve">. They </w:t>
            </w:r>
            <w:r w:rsidRPr="00AE5E2C">
              <w:rPr>
                <w:rFonts w:ascii="Arial" w:hAnsi="Arial" w:cs="Arial"/>
              </w:rPr>
              <w:t xml:space="preserve">will not pick up the obligations of the former subsidiary for the 2026 relevant year as they haven’t been part of the group for that year. </w:t>
            </w:r>
          </w:p>
          <w:p w14:paraId="46A853FE" w14:textId="4D849003" w:rsidR="00DF6849" w:rsidRPr="00D039EB" w:rsidRDefault="00DF6849">
            <w:pPr>
              <w:rPr>
                <w:rFonts w:ascii="Arial" w:eastAsia="Times New Roman" w:hAnsi="Arial" w:cs="Arial"/>
                <w:color w:val="000000" w:themeColor="text1"/>
              </w:rPr>
            </w:pPr>
            <w:r w:rsidRPr="00AE5E2C">
              <w:rPr>
                <w:rFonts w:ascii="Arial" w:hAnsi="Arial" w:cs="Arial"/>
              </w:rPr>
              <w:t xml:space="preserve"> </w:t>
            </w:r>
          </w:p>
        </w:tc>
      </w:tr>
    </w:tbl>
    <w:p w14:paraId="35D3AD31" w14:textId="77777777" w:rsidR="00DF6849" w:rsidRPr="008369B6" w:rsidRDefault="00DF6849" w:rsidP="00DF6849">
      <w:pPr>
        <w:rPr>
          <w:rFonts w:ascii="Arial" w:hAnsi="Arial" w:cs="Arial"/>
        </w:rPr>
      </w:pPr>
    </w:p>
    <w:p w14:paraId="757657D2" w14:textId="77777777" w:rsidR="00AF2F69" w:rsidRDefault="00AF2F69">
      <w:pPr>
        <w:rPr>
          <w:rFonts w:ascii="Arial" w:hAnsi="Arial" w:cs="Arial"/>
          <w:b/>
          <w:bCs/>
          <w:sz w:val="24"/>
          <w:szCs w:val="24"/>
        </w:rPr>
      </w:pPr>
      <w:r>
        <w:rPr>
          <w:rFonts w:ascii="Arial" w:hAnsi="Arial" w:cs="Arial"/>
          <w:b/>
          <w:bCs/>
          <w:sz w:val="24"/>
          <w:szCs w:val="24"/>
        </w:rPr>
        <w:br w:type="page"/>
      </w:r>
    </w:p>
    <w:p w14:paraId="640684FE" w14:textId="77777777" w:rsidR="00DB3DC1" w:rsidRPr="006123D7" w:rsidRDefault="00DB3DC1" w:rsidP="00DB3DC1">
      <w:pPr>
        <w:spacing w:after="0"/>
        <w:rPr>
          <w:rFonts w:ascii="Arial" w:hAnsi="Arial" w:cs="Arial"/>
          <w:b/>
          <w:bCs/>
          <w:sz w:val="24"/>
          <w:szCs w:val="24"/>
        </w:rPr>
      </w:pPr>
      <w:bookmarkStart w:id="73" w:name="T4"/>
      <w:r w:rsidRPr="006123D7">
        <w:rPr>
          <w:rFonts w:ascii="Arial" w:hAnsi="Arial" w:cs="Arial"/>
          <w:b/>
          <w:bCs/>
          <w:sz w:val="24"/>
          <w:szCs w:val="24"/>
        </w:rPr>
        <w:t xml:space="preserve">Table 4: </w:t>
      </w:r>
    </w:p>
    <w:tbl>
      <w:tblPr>
        <w:tblStyle w:val="TableGrid"/>
        <w:tblW w:w="9016" w:type="dxa"/>
        <w:tblLook w:val="04A0" w:firstRow="1" w:lastRow="0" w:firstColumn="1" w:lastColumn="0" w:noHBand="0" w:noVBand="1"/>
      </w:tblPr>
      <w:tblGrid>
        <w:gridCol w:w="1555"/>
        <w:gridCol w:w="3118"/>
        <w:gridCol w:w="4343"/>
      </w:tblGrid>
      <w:tr w:rsidR="00DB3DC1" w:rsidRPr="00C302C4" w14:paraId="628431AF" w14:textId="77777777">
        <w:trPr>
          <w:trHeight w:val="1084"/>
        </w:trPr>
        <w:tc>
          <w:tcPr>
            <w:tcW w:w="9016" w:type="dxa"/>
            <w:gridSpan w:val="3"/>
            <w:shd w:val="clear" w:color="auto" w:fill="008000"/>
          </w:tcPr>
          <w:bookmarkEnd w:id="73"/>
          <w:p w14:paraId="6928EFCB" w14:textId="77777777" w:rsidR="00DB3DC1" w:rsidRPr="00C302C4" w:rsidRDefault="00DB3DC1">
            <w:pPr>
              <w:spacing w:before="240"/>
              <w:rPr>
                <w:rFonts w:ascii="Arial" w:hAnsi="Arial" w:cs="Arial"/>
                <w:b/>
                <w:bCs/>
                <w:color w:val="FFFFFF" w:themeColor="background1"/>
              </w:rPr>
            </w:pPr>
            <w:r w:rsidRPr="004626B0">
              <w:rPr>
                <w:rFonts w:ascii="Arial" w:hAnsi="Arial" w:cs="Arial"/>
                <w:b/>
                <w:bCs/>
                <w:color w:val="FFFFFF" w:themeColor="background1"/>
                <w:sz w:val="24"/>
                <w:szCs w:val="24"/>
              </w:rPr>
              <w:t>Company ceases to be a member of a corporate group and independently meets the thresholds.</w:t>
            </w:r>
          </w:p>
        </w:tc>
      </w:tr>
      <w:tr w:rsidR="00DB3DC1" w:rsidRPr="008369B6" w14:paraId="4E4A8FC6" w14:textId="77777777">
        <w:trPr>
          <w:trHeight w:val="300"/>
        </w:trPr>
        <w:tc>
          <w:tcPr>
            <w:tcW w:w="1555" w:type="dxa"/>
            <w:shd w:val="clear" w:color="auto" w:fill="E2EFD9" w:themeFill="accent6" w:themeFillTint="33"/>
            <w:vAlign w:val="center"/>
          </w:tcPr>
          <w:p w14:paraId="0472F8D8" w14:textId="77777777" w:rsidR="00DB3DC1" w:rsidRPr="00C302C4" w:rsidRDefault="00DB3DC1">
            <w:pPr>
              <w:rPr>
                <w:rFonts w:ascii="Arial" w:hAnsi="Arial" w:cs="Arial"/>
                <w:b/>
                <w:bCs/>
              </w:rPr>
            </w:pPr>
            <w:r w:rsidRPr="00FC4195">
              <w:rPr>
                <w:rFonts w:ascii="Arial" w:hAnsi="Arial" w:cs="Arial"/>
                <w:b/>
                <w:sz w:val="22"/>
                <w:szCs w:val="22"/>
              </w:rPr>
              <w:t>Registration type</w:t>
            </w:r>
          </w:p>
        </w:tc>
        <w:tc>
          <w:tcPr>
            <w:tcW w:w="3118" w:type="dxa"/>
            <w:shd w:val="clear" w:color="auto" w:fill="E2EFD9" w:themeFill="accent6" w:themeFillTint="33"/>
            <w:vAlign w:val="center"/>
          </w:tcPr>
          <w:p w14:paraId="49C12A05" w14:textId="77777777" w:rsidR="00DB3DC1" w:rsidRPr="00C302C4" w:rsidRDefault="00DB3DC1">
            <w:pPr>
              <w:rPr>
                <w:rFonts w:ascii="Arial" w:hAnsi="Arial" w:cs="Arial"/>
                <w:b/>
                <w:bCs/>
              </w:rPr>
            </w:pPr>
            <w:r w:rsidRPr="00FC4195">
              <w:rPr>
                <w:rFonts w:ascii="Arial" w:hAnsi="Arial" w:cs="Arial"/>
                <w:b/>
                <w:bCs/>
                <w:sz w:val="22"/>
                <w:szCs w:val="22"/>
              </w:rPr>
              <w:t>Legal entity responsible for obligation</w:t>
            </w:r>
          </w:p>
        </w:tc>
        <w:tc>
          <w:tcPr>
            <w:tcW w:w="4343" w:type="dxa"/>
            <w:shd w:val="clear" w:color="auto" w:fill="E2EFD9" w:themeFill="accent6" w:themeFillTint="33"/>
            <w:vAlign w:val="center"/>
          </w:tcPr>
          <w:p w14:paraId="1275DA76" w14:textId="77777777" w:rsidR="00DB3DC1" w:rsidRPr="00C302C4" w:rsidRDefault="00DB3DC1">
            <w:pPr>
              <w:rPr>
                <w:rFonts w:ascii="Arial" w:hAnsi="Arial" w:cs="Arial"/>
                <w:b/>
                <w:bCs/>
              </w:rPr>
            </w:pPr>
            <w:r w:rsidRPr="00C302C4">
              <w:rPr>
                <w:rFonts w:ascii="Arial" w:hAnsi="Arial" w:cs="Arial"/>
                <w:b/>
                <w:bCs/>
              </w:rPr>
              <w:t>Example</w:t>
            </w:r>
            <w:r>
              <w:rPr>
                <w:rFonts w:ascii="Arial" w:hAnsi="Arial" w:cs="Arial"/>
                <w:b/>
                <w:bCs/>
              </w:rPr>
              <w:t>s</w:t>
            </w:r>
          </w:p>
        </w:tc>
      </w:tr>
      <w:tr w:rsidR="00DB3DC1" w:rsidRPr="008369B6" w14:paraId="4D45D77D" w14:textId="77777777">
        <w:trPr>
          <w:trHeight w:val="300"/>
        </w:trPr>
        <w:tc>
          <w:tcPr>
            <w:tcW w:w="1555" w:type="dxa"/>
            <w:vAlign w:val="center"/>
          </w:tcPr>
          <w:p w14:paraId="1D7A6D88" w14:textId="77777777" w:rsidR="00DB3DC1" w:rsidRPr="001642CB" w:rsidRDefault="00DB3DC1">
            <w:pPr>
              <w:rPr>
                <w:rFonts w:ascii="Arial" w:hAnsi="Arial" w:cs="Arial"/>
              </w:rPr>
            </w:pPr>
            <w:r w:rsidRPr="001642CB">
              <w:rPr>
                <w:rFonts w:ascii="Arial" w:hAnsi="Arial" w:cs="Arial"/>
              </w:rPr>
              <w:t>Individually</w:t>
            </w:r>
            <w:r>
              <w:rPr>
                <w:rFonts w:ascii="Arial" w:hAnsi="Arial" w:cs="Arial"/>
              </w:rPr>
              <w:t>:</w:t>
            </w:r>
          </w:p>
          <w:p w14:paraId="7CC8C2A2" w14:textId="77777777" w:rsidR="00DB3DC1" w:rsidRPr="001642CB" w:rsidRDefault="00DB3DC1">
            <w:pPr>
              <w:rPr>
                <w:rFonts w:ascii="Arial" w:hAnsi="Arial" w:cs="Arial"/>
              </w:rPr>
            </w:pPr>
          </w:p>
          <w:p w14:paraId="3CDFC4F3" w14:textId="77777777" w:rsidR="00DB3DC1" w:rsidRPr="001642CB" w:rsidRDefault="00DB3DC1">
            <w:pPr>
              <w:rPr>
                <w:rFonts w:ascii="Arial" w:hAnsi="Arial" w:cs="Arial"/>
              </w:rPr>
            </w:pPr>
            <w:r w:rsidRPr="001642CB">
              <w:rPr>
                <w:rFonts w:ascii="Arial" w:hAnsi="Arial" w:cs="Arial"/>
              </w:rPr>
              <w:t>Schedule 9</w:t>
            </w:r>
            <w:r>
              <w:rPr>
                <w:rFonts w:ascii="Arial" w:hAnsi="Arial" w:cs="Arial"/>
              </w:rPr>
              <w:t xml:space="preserve"> P</w:t>
            </w:r>
            <w:r w:rsidRPr="001642CB">
              <w:rPr>
                <w:rFonts w:ascii="Arial" w:hAnsi="Arial" w:cs="Arial"/>
              </w:rPr>
              <w:t>aragraph 14(a)</w:t>
            </w:r>
          </w:p>
          <w:p w14:paraId="6F93811B" w14:textId="77777777" w:rsidR="00DB3DC1" w:rsidRPr="00AE5E2C" w:rsidRDefault="00DB3DC1">
            <w:pPr>
              <w:rPr>
                <w:rFonts w:ascii="Arial" w:hAnsi="Arial" w:cs="Arial"/>
              </w:rPr>
            </w:pPr>
          </w:p>
        </w:tc>
        <w:tc>
          <w:tcPr>
            <w:tcW w:w="3118" w:type="dxa"/>
          </w:tcPr>
          <w:p w14:paraId="08CCD90E" w14:textId="77777777" w:rsidR="00DB3DC1" w:rsidRPr="001642CB" w:rsidRDefault="00DB3DC1">
            <w:pPr>
              <w:rPr>
                <w:rFonts w:ascii="Arial" w:eastAsia="Times New Roman" w:hAnsi="Arial" w:cs="Arial"/>
                <w:color w:val="000000"/>
              </w:rPr>
            </w:pPr>
            <w:r w:rsidRPr="001642CB">
              <w:rPr>
                <w:rFonts w:ascii="Arial" w:eastAsia="Times New Roman" w:hAnsi="Arial" w:cs="Arial"/>
                <w:color w:val="000000"/>
              </w:rPr>
              <w:t>Company is responsible for complying with its obligations.</w:t>
            </w:r>
          </w:p>
          <w:p w14:paraId="35AFA575" w14:textId="77777777" w:rsidR="00DB3DC1" w:rsidRPr="00AE5E2C" w:rsidRDefault="00DB3DC1">
            <w:pPr>
              <w:rPr>
                <w:rFonts w:ascii="Arial" w:eastAsia="Times New Roman" w:hAnsi="Arial" w:cs="Arial"/>
                <w:color w:val="000000" w:themeColor="text1"/>
              </w:rPr>
            </w:pPr>
          </w:p>
          <w:p w14:paraId="2E6B5C43" w14:textId="77777777" w:rsidR="00DB3DC1" w:rsidRPr="00AE5E2C" w:rsidRDefault="00DB3DC1">
            <w:pPr>
              <w:rPr>
                <w:rFonts w:ascii="Arial" w:eastAsia="Times New Roman" w:hAnsi="Arial" w:cs="Arial"/>
                <w:color w:val="000000" w:themeColor="text1"/>
              </w:rPr>
            </w:pPr>
          </w:p>
        </w:tc>
        <w:tc>
          <w:tcPr>
            <w:tcW w:w="4343" w:type="dxa"/>
          </w:tcPr>
          <w:p w14:paraId="67BF3940" w14:textId="77777777" w:rsidR="00DB3DC1" w:rsidRPr="001642CB" w:rsidRDefault="00DB3DC1">
            <w:pPr>
              <w:rPr>
                <w:rFonts w:ascii="Arial" w:hAnsi="Arial" w:cs="Arial"/>
              </w:rPr>
            </w:pPr>
            <w:r w:rsidRPr="001642CB">
              <w:rPr>
                <w:rFonts w:ascii="Arial" w:hAnsi="Arial" w:cs="Arial"/>
              </w:rPr>
              <w:t xml:space="preserve">On 1st November 2025 Company A, who has registered individually leaves Holding Company 1. </w:t>
            </w:r>
          </w:p>
          <w:p w14:paraId="2E042DF5" w14:textId="77777777" w:rsidR="00DB3DC1" w:rsidRPr="001642CB" w:rsidRDefault="00DB3DC1">
            <w:pPr>
              <w:rPr>
                <w:rFonts w:ascii="Arial" w:hAnsi="Arial" w:cs="Arial"/>
              </w:rPr>
            </w:pPr>
            <w:r w:rsidRPr="001642CB">
              <w:rPr>
                <w:rFonts w:ascii="Arial" w:hAnsi="Arial" w:cs="Arial"/>
              </w:rPr>
              <w:t xml:space="preserve">For the 2025 relevant year Company A will continue to register individually and pick up its own obligations.  </w:t>
            </w:r>
          </w:p>
          <w:p w14:paraId="7163E472" w14:textId="77777777" w:rsidR="00DB3DC1" w:rsidRPr="001642CB" w:rsidRDefault="00DB3DC1">
            <w:pPr>
              <w:rPr>
                <w:rFonts w:ascii="Arial" w:hAnsi="Arial" w:cs="Arial"/>
              </w:rPr>
            </w:pPr>
            <w:r w:rsidRPr="001642CB">
              <w:rPr>
                <w:rFonts w:ascii="Arial" w:hAnsi="Arial" w:cs="Arial"/>
              </w:rPr>
              <w:t xml:space="preserve">For 2026 relevant year Company A will continue to register individually and pick up its own obligations.     </w:t>
            </w:r>
          </w:p>
          <w:p w14:paraId="203FDE74" w14:textId="77777777" w:rsidR="00DB3DC1" w:rsidRPr="00AE5E2C" w:rsidRDefault="00DB3DC1">
            <w:pPr>
              <w:rPr>
                <w:rFonts w:ascii="Arial" w:eastAsia="Times New Roman" w:hAnsi="Arial" w:cs="Arial"/>
                <w:color w:val="000000" w:themeColor="text1"/>
              </w:rPr>
            </w:pPr>
          </w:p>
        </w:tc>
      </w:tr>
      <w:tr w:rsidR="00DB3DC1" w:rsidRPr="008369B6" w14:paraId="6A875E53" w14:textId="77777777">
        <w:trPr>
          <w:trHeight w:val="300"/>
        </w:trPr>
        <w:tc>
          <w:tcPr>
            <w:tcW w:w="1555" w:type="dxa"/>
            <w:vAlign w:val="center"/>
          </w:tcPr>
          <w:p w14:paraId="0B68BDF7" w14:textId="77777777" w:rsidR="00DB3DC1" w:rsidRPr="001642CB" w:rsidRDefault="00DB3DC1">
            <w:pPr>
              <w:rPr>
                <w:rFonts w:ascii="Arial" w:hAnsi="Arial" w:cs="Arial"/>
              </w:rPr>
            </w:pPr>
            <w:r w:rsidRPr="001642CB">
              <w:rPr>
                <w:rFonts w:ascii="Arial" w:hAnsi="Arial" w:cs="Arial"/>
              </w:rPr>
              <w:t>Part of a Group Registration</w:t>
            </w:r>
            <w:r>
              <w:rPr>
                <w:rFonts w:ascii="Arial" w:hAnsi="Arial" w:cs="Arial"/>
              </w:rPr>
              <w:t>:</w:t>
            </w:r>
          </w:p>
          <w:p w14:paraId="4C4C6141" w14:textId="77777777" w:rsidR="00DB3DC1" w:rsidRPr="001642CB" w:rsidRDefault="00DB3DC1">
            <w:pPr>
              <w:rPr>
                <w:rFonts w:ascii="Arial" w:hAnsi="Arial" w:cs="Arial"/>
              </w:rPr>
            </w:pPr>
          </w:p>
          <w:p w14:paraId="293BE11E" w14:textId="77777777" w:rsidR="00DB3DC1" w:rsidRPr="00AE5E2C" w:rsidRDefault="00DB3DC1">
            <w:pPr>
              <w:rPr>
                <w:rFonts w:ascii="Arial" w:hAnsi="Arial" w:cs="Arial"/>
              </w:rPr>
            </w:pPr>
            <w:r w:rsidRPr="001642CB">
              <w:rPr>
                <w:rFonts w:ascii="Arial" w:hAnsi="Arial" w:cs="Arial"/>
              </w:rPr>
              <w:t>Schedule 9</w:t>
            </w:r>
            <w:r>
              <w:rPr>
                <w:rFonts w:ascii="Arial" w:hAnsi="Arial" w:cs="Arial"/>
              </w:rPr>
              <w:t xml:space="preserve"> P</w:t>
            </w:r>
            <w:r w:rsidRPr="001642CB">
              <w:rPr>
                <w:rFonts w:ascii="Arial" w:hAnsi="Arial" w:cs="Arial"/>
              </w:rPr>
              <w:t>aragraph 13(a)</w:t>
            </w:r>
          </w:p>
        </w:tc>
        <w:tc>
          <w:tcPr>
            <w:tcW w:w="3118" w:type="dxa"/>
          </w:tcPr>
          <w:p w14:paraId="793801F4" w14:textId="77777777" w:rsidR="00DB3DC1" w:rsidRPr="001642CB" w:rsidRDefault="00DB3DC1">
            <w:pPr>
              <w:rPr>
                <w:rFonts w:ascii="Arial" w:eastAsia="Times New Roman" w:hAnsi="Arial" w:cs="Arial"/>
                <w:color w:val="000000"/>
              </w:rPr>
            </w:pPr>
            <w:r w:rsidRPr="001642CB">
              <w:rPr>
                <w:rFonts w:ascii="Arial" w:eastAsia="Times New Roman" w:hAnsi="Arial" w:cs="Arial"/>
                <w:color w:val="000000"/>
              </w:rPr>
              <w:t xml:space="preserve">After registration as a group, the holding company assumes the responsibility for the </w:t>
            </w:r>
          </w:p>
          <w:p w14:paraId="74AFE779" w14:textId="77777777" w:rsidR="00DB3DC1" w:rsidRPr="001642CB" w:rsidRDefault="00DB3DC1">
            <w:pPr>
              <w:rPr>
                <w:rFonts w:ascii="Arial" w:eastAsia="Times New Roman" w:hAnsi="Arial" w:cs="Arial"/>
                <w:color w:val="000000"/>
              </w:rPr>
            </w:pPr>
            <w:r w:rsidRPr="001642CB">
              <w:rPr>
                <w:rFonts w:ascii="Arial" w:eastAsia="Times New Roman" w:hAnsi="Arial" w:cs="Arial"/>
                <w:color w:val="000000"/>
              </w:rPr>
              <w:t>company’s recycling and disposal cost obligations. The holding company retains this obligation when the company leaves the group.</w:t>
            </w:r>
          </w:p>
          <w:p w14:paraId="1B4FF449" w14:textId="77777777" w:rsidR="00DB3DC1" w:rsidRPr="001642CB" w:rsidRDefault="00DB3DC1">
            <w:pPr>
              <w:rPr>
                <w:rFonts w:ascii="Arial" w:eastAsia="Times New Roman" w:hAnsi="Arial" w:cs="Arial"/>
                <w:color w:val="000000"/>
              </w:rPr>
            </w:pPr>
          </w:p>
          <w:p w14:paraId="655B5A93" w14:textId="77777777" w:rsidR="00DB3DC1" w:rsidRPr="001642CB" w:rsidRDefault="00DB3DC1">
            <w:pPr>
              <w:rPr>
                <w:rFonts w:ascii="Arial" w:eastAsia="Times New Roman" w:hAnsi="Arial" w:cs="Arial"/>
                <w:color w:val="000000"/>
              </w:rPr>
            </w:pPr>
            <w:r w:rsidRPr="001642CB">
              <w:rPr>
                <w:rFonts w:ascii="Arial" w:eastAsia="Times New Roman" w:hAnsi="Arial" w:cs="Arial"/>
                <w:color w:val="000000"/>
              </w:rPr>
              <w:t xml:space="preserve">The company leaving the group must register with the appropriate agency within 28 days of ceasing to be a member of the group.  </w:t>
            </w:r>
          </w:p>
          <w:p w14:paraId="7CAEB33B" w14:textId="77777777" w:rsidR="00DB3DC1" w:rsidRPr="00AE5E2C" w:rsidRDefault="00DB3DC1">
            <w:pPr>
              <w:rPr>
                <w:rFonts w:ascii="Arial" w:eastAsia="Times New Roman" w:hAnsi="Arial" w:cs="Arial"/>
                <w:color w:val="000000" w:themeColor="text1"/>
              </w:rPr>
            </w:pPr>
          </w:p>
        </w:tc>
        <w:tc>
          <w:tcPr>
            <w:tcW w:w="4343" w:type="dxa"/>
          </w:tcPr>
          <w:p w14:paraId="551EEBF9" w14:textId="77777777" w:rsidR="00DB3DC1" w:rsidRPr="001642CB" w:rsidRDefault="00DB3DC1">
            <w:pPr>
              <w:rPr>
                <w:rFonts w:ascii="Arial" w:hAnsi="Arial" w:cs="Arial"/>
                <w:color w:val="00B050"/>
              </w:rPr>
            </w:pPr>
            <w:r w:rsidRPr="001642CB">
              <w:rPr>
                <w:rFonts w:ascii="Arial" w:hAnsi="Arial" w:cs="Arial"/>
              </w:rPr>
              <w:t>On 1st November 2025 Company A leaves Holding Company 1. For the 2025 relevant year Company A must register with the appropriate agency within 28 days</w:t>
            </w:r>
            <w:r w:rsidRPr="001642CB">
              <w:rPr>
                <w:rFonts w:ascii="Arial" w:hAnsi="Arial" w:cs="Arial"/>
                <w:color w:val="00B050"/>
              </w:rPr>
              <w:t>.</w:t>
            </w:r>
          </w:p>
          <w:p w14:paraId="1E4F8DF2" w14:textId="77777777" w:rsidR="00DB3DC1" w:rsidRPr="001642CB" w:rsidRDefault="00DB3DC1">
            <w:pPr>
              <w:rPr>
                <w:rFonts w:ascii="Arial" w:hAnsi="Arial" w:cs="Arial"/>
                <w:color w:val="00B050"/>
              </w:rPr>
            </w:pPr>
          </w:p>
          <w:p w14:paraId="6D053243" w14:textId="77777777" w:rsidR="00DB3DC1" w:rsidRPr="0001566D" w:rsidRDefault="00DB3DC1">
            <w:pPr>
              <w:rPr>
                <w:rFonts w:ascii="Arial" w:hAnsi="Arial" w:cs="Arial"/>
              </w:rPr>
            </w:pPr>
            <w:r w:rsidRPr="0001566D">
              <w:rPr>
                <w:rFonts w:ascii="Arial" w:hAnsi="Arial" w:cs="Arial"/>
              </w:rPr>
              <w:t>The digital functionality required for this change has not yet been released. For information on how to comply, please contact your environmental regulator.</w:t>
            </w:r>
          </w:p>
          <w:p w14:paraId="7B661AC3" w14:textId="77777777" w:rsidR="00DB3DC1" w:rsidRPr="001642CB" w:rsidRDefault="00DB3DC1">
            <w:pPr>
              <w:rPr>
                <w:rFonts w:ascii="Arial" w:hAnsi="Arial" w:cs="Arial"/>
                <w:color w:val="00B050"/>
              </w:rPr>
            </w:pPr>
          </w:p>
          <w:p w14:paraId="03F7304F" w14:textId="3EE5E952" w:rsidR="00DB3DC1" w:rsidRPr="00886950" w:rsidRDefault="00DB3DC1" w:rsidP="0F8C9C80">
            <w:pPr>
              <w:rPr>
                <w:rFonts w:ascii="Arial" w:hAnsi="Arial" w:cs="Arial"/>
              </w:rPr>
            </w:pPr>
            <w:r w:rsidRPr="001642CB">
              <w:rPr>
                <w:rFonts w:ascii="Arial" w:hAnsi="Arial" w:cs="Arial"/>
              </w:rPr>
              <w:t xml:space="preserve">For the 2026 relevant year Company A must register with the appropriate agency within 28 days of leaving the group.  They will be responsible for their own obligation because they have not been a member of the group in the 2026 relevant year. </w:t>
            </w:r>
          </w:p>
          <w:p w14:paraId="6C2D5B02" w14:textId="04CA430B" w:rsidR="00DB3DC1" w:rsidRPr="00886950" w:rsidRDefault="00DB3DC1" w:rsidP="21E513F2">
            <w:pPr>
              <w:rPr>
                <w:rFonts w:ascii="Arial" w:hAnsi="Arial" w:cs="Arial"/>
              </w:rPr>
            </w:pPr>
          </w:p>
          <w:p w14:paraId="15C573B5" w14:textId="473F933C" w:rsidR="00DB3DC1" w:rsidRPr="00886950" w:rsidRDefault="00DB3DC1" w:rsidP="524FA764">
            <w:pPr>
              <w:rPr>
                <w:rFonts w:ascii="Arial" w:hAnsi="Arial" w:cs="Arial"/>
              </w:rPr>
            </w:pPr>
            <w:r w:rsidRPr="00886950">
              <w:rPr>
                <w:rFonts w:ascii="Arial" w:hAnsi="Arial" w:cs="Arial"/>
              </w:rPr>
              <w:t xml:space="preserve">  </w:t>
            </w:r>
          </w:p>
          <w:p w14:paraId="4A664670" w14:textId="19CEC67D" w:rsidR="00DB3DC1" w:rsidRPr="00886950" w:rsidRDefault="7D5B1886" w:rsidP="66BE924A">
            <w:pPr>
              <w:spacing w:line="257" w:lineRule="auto"/>
              <w:rPr>
                <w:rFonts w:ascii="Arial" w:hAnsi="Arial" w:cs="Arial"/>
              </w:rPr>
            </w:pPr>
            <w:r w:rsidRPr="00886950">
              <w:rPr>
                <w:rFonts w:ascii="Arial" w:hAnsi="Arial" w:cs="Arial"/>
              </w:rPr>
              <w:t xml:space="preserve">Holding Company 1 should resubmit their registration file to mark Company A as a subsidiary leaver by entering the date they ceased to be part of the group, along with the appropriate leaver code.  </w:t>
            </w:r>
          </w:p>
          <w:p w14:paraId="395F6882" w14:textId="01E27D99" w:rsidR="00DB3DC1" w:rsidRPr="00886950" w:rsidRDefault="00DB3DC1" w:rsidP="66BE924A">
            <w:pPr>
              <w:spacing w:line="257" w:lineRule="auto"/>
              <w:rPr>
                <w:rFonts w:ascii="Arial" w:hAnsi="Arial" w:cs="Arial"/>
              </w:rPr>
            </w:pPr>
          </w:p>
          <w:p w14:paraId="7024D744" w14:textId="2FE7A1B6" w:rsidR="00DB3DC1" w:rsidRPr="00886950" w:rsidRDefault="7D5B1886" w:rsidP="66BE924A">
            <w:pPr>
              <w:spacing w:line="257" w:lineRule="auto"/>
              <w:rPr>
                <w:rFonts w:ascii="Arial" w:hAnsi="Arial" w:cs="Arial"/>
              </w:rPr>
            </w:pPr>
            <w:r w:rsidRPr="00886950">
              <w:rPr>
                <w:rFonts w:ascii="Arial" w:hAnsi="Arial" w:cs="Arial"/>
              </w:rPr>
              <w:t>They should also resubmit their H1 packaging data file to remove Company A data from the file.</w:t>
            </w:r>
          </w:p>
          <w:p w14:paraId="69F80291" w14:textId="77777777" w:rsidR="00DB3DC1" w:rsidRPr="00AE5E2C" w:rsidRDefault="00DB3DC1">
            <w:pPr>
              <w:rPr>
                <w:rFonts w:ascii="Arial" w:eastAsia="Times New Roman" w:hAnsi="Arial" w:cs="Arial"/>
                <w:color w:val="000000" w:themeColor="text1"/>
              </w:rPr>
            </w:pPr>
          </w:p>
        </w:tc>
      </w:tr>
    </w:tbl>
    <w:p w14:paraId="663A7456" w14:textId="77777777" w:rsidR="00DB3DC1" w:rsidRPr="006123D7" w:rsidRDefault="00DB3DC1" w:rsidP="00DB3DC1">
      <w:pPr>
        <w:rPr>
          <w:rFonts w:ascii="Arial" w:hAnsi="Arial" w:cs="Arial"/>
          <w:sz w:val="24"/>
          <w:szCs w:val="24"/>
        </w:rPr>
      </w:pPr>
    </w:p>
    <w:p w14:paraId="6B8DED71" w14:textId="77777777" w:rsidR="00DB3DC1" w:rsidRDefault="00DB3DC1" w:rsidP="00DB3DC1">
      <w:pPr>
        <w:rPr>
          <w:rFonts w:ascii="Arial" w:hAnsi="Arial" w:cs="Arial"/>
          <w:b/>
          <w:bCs/>
          <w:sz w:val="24"/>
          <w:szCs w:val="24"/>
        </w:rPr>
      </w:pPr>
      <w:r>
        <w:rPr>
          <w:rFonts w:ascii="Arial" w:hAnsi="Arial" w:cs="Arial"/>
          <w:b/>
          <w:bCs/>
          <w:sz w:val="24"/>
          <w:szCs w:val="24"/>
        </w:rPr>
        <w:br w:type="page"/>
      </w:r>
    </w:p>
    <w:p w14:paraId="3EDAFEF6" w14:textId="77777777" w:rsidR="00DB3DC1" w:rsidRPr="006123D7" w:rsidRDefault="00DB3DC1" w:rsidP="00DB3DC1">
      <w:pPr>
        <w:spacing w:after="0"/>
        <w:rPr>
          <w:rFonts w:ascii="Arial" w:hAnsi="Arial" w:cs="Arial"/>
          <w:b/>
          <w:bCs/>
          <w:sz w:val="24"/>
          <w:szCs w:val="24"/>
        </w:rPr>
      </w:pPr>
      <w:bookmarkStart w:id="74" w:name="T5"/>
      <w:r w:rsidRPr="006123D7">
        <w:rPr>
          <w:rFonts w:ascii="Arial" w:hAnsi="Arial" w:cs="Arial"/>
          <w:b/>
          <w:bCs/>
          <w:sz w:val="24"/>
          <w:szCs w:val="24"/>
        </w:rPr>
        <w:t xml:space="preserve">Table 5: </w:t>
      </w:r>
    </w:p>
    <w:tbl>
      <w:tblPr>
        <w:tblStyle w:val="TableGrid"/>
        <w:tblW w:w="9016" w:type="dxa"/>
        <w:tblLook w:val="04A0" w:firstRow="1" w:lastRow="0" w:firstColumn="1" w:lastColumn="0" w:noHBand="0" w:noVBand="1"/>
      </w:tblPr>
      <w:tblGrid>
        <w:gridCol w:w="1555"/>
        <w:gridCol w:w="3118"/>
        <w:gridCol w:w="4343"/>
      </w:tblGrid>
      <w:tr w:rsidR="00DB3DC1" w:rsidRPr="000261F2" w14:paraId="684C9A56" w14:textId="77777777">
        <w:trPr>
          <w:trHeight w:val="722"/>
        </w:trPr>
        <w:tc>
          <w:tcPr>
            <w:tcW w:w="9016" w:type="dxa"/>
            <w:gridSpan w:val="3"/>
            <w:shd w:val="clear" w:color="auto" w:fill="008000"/>
            <w:vAlign w:val="center"/>
          </w:tcPr>
          <w:bookmarkEnd w:id="74"/>
          <w:p w14:paraId="72740765" w14:textId="77777777" w:rsidR="00DB3DC1" w:rsidRPr="004626B0" w:rsidRDefault="00DB3DC1">
            <w:pPr>
              <w:rPr>
                <w:rFonts w:ascii="Arial" w:hAnsi="Arial" w:cs="Arial"/>
                <w:b/>
                <w:bCs/>
                <w:color w:val="FFFFFF" w:themeColor="background1"/>
              </w:rPr>
            </w:pPr>
            <w:r w:rsidRPr="004626B0">
              <w:rPr>
                <w:rFonts w:ascii="Arial" w:hAnsi="Arial" w:cs="Arial"/>
                <w:b/>
                <w:bCs/>
                <w:color w:val="FFFFFF" w:themeColor="background1"/>
                <w:sz w:val="24"/>
                <w:szCs w:val="24"/>
              </w:rPr>
              <w:t>Company changes corporate group</w:t>
            </w:r>
            <w:r w:rsidRPr="004626B0">
              <w:rPr>
                <w:rFonts w:ascii="Arial" w:hAnsi="Arial" w:cs="Arial"/>
                <w:b/>
                <w:bCs/>
                <w:color w:val="FFFFFF" w:themeColor="background1"/>
              </w:rPr>
              <w:t xml:space="preserve">  </w:t>
            </w:r>
          </w:p>
        </w:tc>
      </w:tr>
      <w:tr w:rsidR="00DB3DC1" w:rsidRPr="008369B6" w14:paraId="0CA276C2" w14:textId="77777777">
        <w:trPr>
          <w:trHeight w:val="300"/>
        </w:trPr>
        <w:tc>
          <w:tcPr>
            <w:tcW w:w="1555" w:type="dxa"/>
            <w:shd w:val="clear" w:color="auto" w:fill="E2EFD9" w:themeFill="accent6" w:themeFillTint="33"/>
            <w:vAlign w:val="center"/>
          </w:tcPr>
          <w:p w14:paraId="5DC9BDC4" w14:textId="77777777" w:rsidR="00DB3DC1" w:rsidRPr="004626B0" w:rsidRDefault="00DB3DC1">
            <w:pPr>
              <w:rPr>
                <w:rFonts w:ascii="Arial" w:hAnsi="Arial" w:cs="Arial"/>
                <w:b/>
                <w:bCs/>
              </w:rPr>
            </w:pPr>
            <w:r w:rsidRPr="00FC4195">
              <w:rPr>
                <w:rFonts w:ascii="Arial" w:hAnsi="Arial" w:cs="Arial"/>
                <w:b/>
                <w:sz w:val="22"/>
                <w:szCs w:val="22"/>
              </w:rPr>
              <w:t>Registration type</w:t>
            </w:r>
          </w:p>
        </w:tc>
        <w:tc>
          <w:tcPr>
            <w:tcW w:w="3118" w:type="dxa"/>
            <w:shd w:val="clear" w:color="auto" w:fill="E2EFD9" w:themeFill="accent6" w:themeFillTint="33"/>
            <w:vAlign w:val="center"/>
          </w:tcPr>
          <w:p w14:paraId="1F81F0F5" w14:textId="77777777" w:rsidR="00DB3DC1" w:rsidRPr="004626B0" w:rsidRDefault="00DB3DC1">
            <w:pPr>
              <w:rPr>
                <w:rFonts w:ascii="Arial" w:hAnsi="Arial" w:cs="Arial"/>
                <w:b/>
                <w:bCs/>
              </w:rPr>
            </w:pPr>
            <w:r w:rsidRPr="00FC4195">
              <w:rPr>
                <w:rFonts w:ascii="Arial" w:hAnsi="Arial" w:cs="Arial"/>
                <w:b/>
                <w:bCs/>
                <w:sz w:val="22"/>
                <w:szCs w:val="22"/>
              </w:rPr>
              <w:t>Legal entity responsible for obligation</w:t>
            </w:r>
          </w:p>
        </w:tc>
        <w:tc>
          <w:tcPr>
            <w:tcW w:w="4343" w:type="dxa"/>
            <w:shd w:val="clear" w:color="auto" w:fill="E2EFD9" w:themeFill="accent6" w:themeFillTint="33"/>
          </w:tcPr>
          <w:p w14:paraId="570597EE" w14:textId="77777777" w:rsidR="00DB3DC1" w:rsidRPr="004626B0" w:rsidRDefault="00DB3DC1">
            <w:pPr>
              <w:rPr>
                <w:rFonts w:ascii="Arial" w:hAnsi="Arial" w:cs="Arial"/>
                <w:b/>
                <w:bCs/>
              </w:rPr>
            </w:pPr>
            <w:r>
              <w:rPr>
                <w:rFonts w:ascii="Arial" w:hAnsi="Arial" w:cs="Arial"/>
                <w:b/>
                <w:bCs/>
              </w:rPr>
              <w:t>Examples</w:t>
            </w:r>
          </w:p>
        </w:tc>
      </w:tr>
      <w:tr w:rsidR="00DB3DC1" w:rsidRPr="008369B6" w14:paraId="4CB533CF" w14:textId="77777777">
        <w:trPr>
          <w:trHeight w:val="300"/>
        </w:trPr>
        <w:tc>
          <w:tcPr>
            <w:tcW w:w="1555" w:type="dxa"/>
            <w:vAlign w:val="center"/>
          </w:tcPr>
          <w:p w14:paraId="4FB2962A" w14:textId="77777777" w:rsidR="00DB3DC1" w:rsidRPr="00854F6A" w:rsidRDefault="00DB3DC1">
            <w:pPr>
              <w:rPr>
                <w:rFonts w:ascii="Arial" w:hAnsi="Arial" w:cs="Arial"/>
              </w:rPr>
            </w:pPr>
            <w:r w:rsidRPr="00854F6A">
              <w:rPr>
                <w:rFonts w:ascii="Arial" w:hAnsi="Arial" w:cs="Arial"/>
              </w:rPr>
              <w:t>Individually</w:t>
            </w:r>
            <w:r>
              <w:rPr>
                <w:rFonts w:ascii="Arial" w:hAnsi="Arial" w:cs="Arial"/>
              </w:rPr>
              <w:t>:</w:t>
            </w:r>
          </w:p>
          <w:p w14:paraId="1137B11D" w14:textId="77777777" w:rsidR="00DB3DC1" w:rsidRDefault="00DB3DC1">
            <w:pPr>
              <w:rPr>
                <w:rFonts w:ascii="Arial" w:hAnsi="Arial" w:cs="Arial"/>
              </w:rPr>
            </w:pPr>
          </w:p>
          <w:p w14:paraId="20924F92" w14:textId="77777777" w:rsidR="00DB3DC1" w:rsidRDefault="00DB3DC1">
            <w:pPr>
              <w:rPr>
                <w:rFonts w:ascii="Arial" w:hAnsi="Arial" w:cs="Arial"/>
              </w:rPr>
            </w:pPr>
            <w:r w:rsidRPr="00854F6A">
              <w:rPr>
                <w:rFonts w:ascii="Arial" w:hAnsi="Arial" w:cs="Arial"/>
              </w:rPr>
              <w:t>Schedule 9</w:t>
            </w:r>
            <w:r>
              <w:rPr>
                <w:rFonts w:ascii="Arial" w:hAnsi="Arial" w:cs="Arial"/>
              </w:rPr>
              <w:t xml:space="preserve"> </w:t>
            </w:r>
          </w:p>
          <w:p w14:paraId="28036A0F" w14:textId="77777777" w:rsidR="00DB3DC1" w:rsidRPr="00854F6A" w:rsidRDefault="00DB3DC1">
            <w:pPr>
              <w:rPr>
                <w:rFonts w:ascii="Arial" w:hAnsi="Arial" w:cs="Arial"/>
              </w:rPr>
            </w:pPr>
            <w:r>
              <w:rPr>
                <w:rFonts w:ascii="Arial" w:hAnsi="Arial" w:cs="Arial"/>
              </w:rPr>
              <w:t>P</w:t>
            </w:r>
            <w:r w:rsidRPr="00854F6A">
              <w:rPr>
                <w:rFonts w:ascii="Arial" w:hAnsi="Arial" w:cs="Arial"/>
              </w:rPr>
              <w:t>aragraph 17</w:t>
            </w:r>
          </w:p>
          <w:p w14:paraId="26088902" w14:textId="77777777" w:rsidR="00DB3DC1" w:rsidRPr="002E073F" w:rsidRDefault="00DB3DC1">
            <w:pPr>
              <w:rPr>
                <w:rFonts w:ascii="Arial" w:hAnsi="Arial" w:cs="Arial"/>
              </w:rPr>
            </w:pPr>
          </w:p>
        </w:tc>
        <w:tc>
          <w:tcPr>
            <w:tcW w:w="3118" w:type="dxa"/>
          </w:tcPr>
          <w:p w14:paraId="307CD71D" w14:textId="77777777" w:rsidR="00DB3DC1" w:rsidRPr="00700C3F" w:rsidRDefault="00DB3DC1">
            <w:pPr>
              <w:rPr>
                <w:rFonts w:ascii="Arial" w:eastAsia="Times New Roman" w:hAnsi="Arial" w:cs="Arial"/>
                <w:color w:val="000000"/>
              </w:rPr>
            </w:pPr>
            <w:r w:rsidRPr="00700C3F">
              <w:rPr>
                <w:rFonts w:ascii="Arial" w:eastAsia="Times New Roman" w:hAnsi="Arial" w:cs="Arial"/>
                <w:color w:val="000000"/>
              </w:rPr>
              <w:t>Individual company is required to comply with its obligations.</w:t>
            </w:r>
          </w:p>
          <w:p w14:paraId="40552EA7" w14:textId="77777777" w:rsidR="00DB3DC1" w:rsidRPr="00700C3F" w:rsidRDefault="00DB3DC1">
            <w:pPr>
              <w:rPr>
                <w:rFonts w:ascii="Arial" w:eastAsia="Times New Roman" w:hAnsi="Arial" w:cs="Arial"/>
                <w:color w:val="000000"/>
              </w:rPr>
            </w:pPr>
          </w:p>
          <w:p w14:paraId="1EEBA293" w14:textId="77777777" w:rsidR="00DB3DC1" w:rsidRPr="002E073F" w:rsidRDefault="00DB3DC1">
            <w:pPr>
              <w:rPr>
                <w:rFonts w:ascii="Arial" w:eastAsia="Times New Roman" w:hAnsi="Arial" w:cs="Arial"/>
                <w:color w:val="000000" w:themeColor="text1"/>
              </w:rPr>
            </w:pPr>
            <w:r w:rsidRPr="00700C3F">
              <w:rPr>
                <w:rFonts w:ascii="Arial" w:eastAsia="Times New Roman" w:hAnsi="Arial" w:cs="Arial"/>
                <w:color w:val="000000"/>
              </w:rPr>
              <w:t>However, a new holding company can report this data as part of its group submission. If they choose to register as a group the new holding company is responsible for all obligations of the subsidiary.</w:t>
            </w:r>
          </w:p>
        </w:tc>
        <w:tc>
          <w:tcPr>
            <w:tcW w:w="4343" w:type="dxa"/>
          </w:tcPr>
          <w:p w14:paraId="50C89614" w14:textId="77777777" w:rsidR="00DB3DC1" w:rsidRPr="00700C3F" w:rsidRDefault="00DB3DC1">
            <w:pPr>
              <w:rPr>
                <w:rFonts w:ascii="Arial" w:hAnsi="Arial" w:cs="Arial"/>
              </w:rPr>
            </w:pPr>
            <w:r w:rsidRPr="00700C3F">
              <w:rPr>
                <w:rFonts w:ascii="Arial" w:hAnsi="Arial" w:cs="Arial"/>
              </w:rPr>
              <w:t xml:space="preserve">On 1st November 2025 Company A, who has registered individually changes groups (Holding Company 1 to Holding Company 2) </w:t>
            </w:r>
          </w:p>
          <w:p w14:paraId="3A324B57" w14:textId="77777777" w:rsidR="00DB3DC1" w:rsidRPr="00700C3F" w:rsidRDefault="00DB3DC1">
            <w:pPr>
              <w:rPr>
                <w:rFonts w:ascii="Arial" w:hAnsi="Arial" w:cs="Arial"/>
              </w:rPr>
            </w:pPr>
            <w:r w:rsidRPr="00700C3F">
              <w:rPr>
                <w:rFonts w:ascii="Arial" w:hAnsi="Arial" w:cs="Arial"/>
              </w:rPr>
              <w:t xml:space="preserve">For the 2025 relevant year Company A will continue to report individually and pick up its own obligations.  Company A can elect to register with Holding Company 2 if it chooses in which case Company A’s individual registration would be cancelled.  </w:t>
            </w:r>
          </w:p>
          <w:p w14:paraId="36812CC9" w14:textId="77777777" w:rsidR="00DB3DC1" w:rsidRPr="00700C3F" w:rsidRDefault="00DB3DC1">
            <w:pPr>
              <w:rPr>
                <w:rFonts w:ascii="Arial" w:hAnsi="Arial" w:cs="Arial"/>
              </w:rPr>
            </w:pPr>
          </w:p>
          <w:p w14:paraId="7CAD0056" w14:textId="77777777" w:rsidR="00DB3DC1" w:rsidRDefault="00DB3DC1" w:rsidP="00FE05C5">
            <w:pPr>
              <w:rPr>
                <w:rFonts w:ascii="Arial" w:hAnsi="Arial" w:cs="Arial"/>
              </w:rPr>
            </w:pPr>
            <w:r w:rsidRPr="00700C3F">
              <w:rPr>
                <w:rFonts w:ascii="Arial" w:hAnsi="Arial" w:cs="Arial"/>
              </w:rPr>
              <w:t xml:space="preserve">For the 2026 relevant year Company A will continue be responsible for its own obligations.  It can elect to register as part of a group registration with Holding Company 2,in which case Company A’s individual registration would be cancelled.  </w:t>
            </w:r>
          </w:p>
          <w:p w14:paraId="56A9D74B" w14:textId="0DFA25D4" w:rsidR="00FE05C5" w:rsidRPr="002E073F" w:rsidRDefault="00FE05C5" w:rsidP="00FE05C5">
            <w:pPr>
              <w:rPr>
                <w:rFonts w:ascii="Arial" w:eastAsia="Times New Roman" w:hAnsi="Arial" w:cs="Arial"/>
                <w:color w:val="000000" w:themeColor="text1"/>
              </w:rPr>
            </w:pPr>
          </w:p>
        </w:tc>
      </w:tr>
      <w:tr w:rsidR="00DB3DC1" w:rsidRPr="009D4B50" w14:paraId="2B36E1DA" w14:textId="77777777">
        <w:trPr>
          <w:trHeight w:val="300"/>
        </w:trPr>
        <w:tc>
          <w:tcPr>
            <w:tcW w:w="1555" w:type="dxa"/>
            <w:vAlign w:val="center"/>
          </w:tcPr>
          <w:p w14:paraId="5E9164B0" w14:textId="77777777" w:rsidR="00DB3DC1" w:rsidRPr="00854F6A" w:rsidRDefault="00DB3DC1">
            <w:pPr>
              <w:rPr>
                <w:rFonts w:ascii="Arial" w:hAnsi="Arial" w:cs="Arial"/>
              </w:rPr>
            </w:pPr>
            <w:r w:rsidRPr="00854F6A">
              <w:rPr>
                <w:rFonts w:ascii="Arial" w:hAnsi="Arial" w:cs="Arial"/>
              </w:rPr>
              <w:t xml:space="preserve">Part of </w:t>
            </w:r>
            <w:r>
              <w:rPr>
                <w:rFonts w:ascii="Arial" w:hAnsi="Arial" w:cs="Arial"/>
              </w:rPr>
              <w:t>g</w:t>
            </w:r>
            <w:r w:rsidRPr="00854F6A">
              <w:rPr>
                <w:rFonts w:ascii="Arial" w:hAnsi="Arial" w:cs="Arial"/>
              </w:rPr>
              <w:t>roup Registration</w:t>
            </w:r>
            <w:r>
              <w:rPr>
                <w:rFonts w:ascii="Arial" w:hAnsi="Arial" w:cs="Arial"/>
              </w:rPr>
              <w:t>:</w:t>
            </w:r>
          </w:p>
          <w:p w14:paraId="0AD0A1A3" w14:textId="77777777" w:rsidR="00DB3DC1" w:rsidRDefault="00DB3DC1">
            <w:pPr>
              <w:rPr>
                <w:rFonts w:ascii="Arial" w:hAnsi="Arial" w:cs="Arial"/>
              </w:rPr>
            </w:pPr>
          </w:p>
          <w:p w14:paraId="00D59AB3" w14:textId="77777777" w:rsidR="00DB3DC1" w:rsidRPr="00854F6A" w:rsidRDefault="00DB3DC1">
            <w:pPr>
              <w:rPr>
                <w:rFonts w:ascii="Arial" w:hAnsi="Arial" w:cs="Arial"/>
              </w:rPr>
            </w:pPr>
            <w:r w:rsidRPr="00854F6A">
              <w:rPr>
                <w:rFonts w:ascii="Arial" w:hAnsi="Arial" w:cs="Arial"/>
              </w:rPr>
              <w:t xml:space="preserve">Schedule 9 </w:t>
            </w:r>
            <w:r>
              <w:rPr>
                <w:rFonts w:ascii="Arial" w:hAnsi="Arial" w:cs="Arial"/>
              </w:rPr>
              <w:t>P</w:t>
            </w:r>
            <w:r w:rsidRPr="00854F6A">
              <w:rPr>
                <w:rFonts w:ascii="Arial" w:hAnsi="Arial" w:cs="Arial"/>
              </w:rPr>
              <w:t>aragraph 16</w:t>
            </w:r>
          </w:p>
          <w:p w14:paraId="1D9C6626" w14:textId="77777777" w:rsidR="00DB3DC1" w:rsidRPr="002E073F" w:rsidRDefault="00DB3DC1">
            <w:pPr>
              <w:rPr>
                <w:rFonts w:ascii="Arial" w:hAnsi="Arial" w:cs="Arial"/>
              </w:rPr>
            </w:pPr>
          </w:p>
        </w:tc>
        <w:tc>
          <w:tcPr>
            <w:tcW w:w="3118" w:type="dxa"/>
          </w:tcPr>
          <w:p w14:paraId="14077E39" w14:textId="77777777" w:rsidR="00DB3DC1" w:rsidRDefault="00DB3DC1">
            <w:pPr>
              <w:rPr>
                <w:rFonts w:ascii="Arial" w:eastAsia="Times New Roman" w:hAnsi="Arial" w:cs="Arial"/>
              </w:rPr>
            </w:pPr>
            <w:r w:rsidRPr="00700C3F">
              <w:rPr>
                <w:rFonts w:ascii="Arial" w:eastAsia="Times New Roman" w:hAnsi="Arial" w:cs="Arial"/>
              </w:rPr>
              <w:t xml:space="preserve">After registration as a group, the </w:t>
            </w:r>
            <w:r>
              <w:rPr>
                <w:rFonts w:ascii="Arial" w:eastAsia="Times New Roman" w:hAnsi="Arial" w:cs="Arial"/>
              </w:rPr>
              <w:t xml:space="preserve">new? </w:t>
            </w:r>
            <w:r w:rsidRPr="00700C3F">
              <w:rPr>
                <w:rFonts w:ascii="Arial" w:eastAsia="Times New Roman" w:hAnsi="Arial" w:cs="Arial"/>
              </w:rPr>
              <w:t>holding company assumes the responsibility for complying with the company’s obligations.</w:t>
            </w:r>
          </w:p>
          <w:p w14:paraId="7E821B72" w14:textId="77777777" w:rsidR="00DB3DC1" w:rsidRDefault="00DB3DC1">
            <w:pPr>
              <w:rPr>
                <w:rFonts w:ascii="Arial" w:eastAsia="Times New Roman" w:hAnsi="Arial" w:cs="Arial"/>
                <w:color w:val="FF0000"/>
              </w:rPr>
            </w:pPr>
          </w:p>
          <w:p w14:paraId="6063D897" w14:textId="77777777" w:rsidR="00AF2F69" w:rsidRPr="00AF2F69" w:rsidRDefault="00AF2F69" w:rsidP="00AF2F69">
            <w:pPr>
              <w:rPr>
                <w:rFonts w:ascii="Arial" w:eastAsia="Times New Roman" w:hAnsi="Arial" w:cs="Arial"/>
              </w:rPr>
            </w:pPr>
            <w:r w:rsidRPr="00700C3F">
              <w:rPr>
                <w:rFonts w:ascii="Arial" w:eastAsia="Times New Roman" w:hAnsi="Arial" w:cs="Arial"/>
              </w:rPr>
              <w:t xml:space="preserve">The subsidiary must be registered with the new group within 28 days of leaving the former holding company.    </w:t>
            </w:r>
          </w:p>
          <w:p w14:paraId="7178F7F0" w14:textId="77777777" w:rsidR="00DB3DC1" w:rsidRPr="002E073F" w:rsidRDefault="00DB3DC1">
            <w:pPr>
              <w:rPr>
                <w:rFonts w:ascii="Arial" w:eastAsia="Times New Roman" w:hAnsi="Arial" w:cs="Arial"/>
                <w:color w:val="000000" w:themeColor="text1"/>
              </w:rPr>
            </w:pPr>
          </w:p>
          <w:p w14:paraId="48CC9F48" w14:textId="77777777" w:rsidR="00DB3DC1" w:rsidRPr="002E073F" w:rsidRDefault="00DB3DC1">
            <w:pPr>
              <w:rPr>
                <w:rFonts w:ascii="Arial" w:eastAsia="Times New Roman" w:hAnsi="Arial" w:cs="Arial"/>
                <w:color w:val="000000" w:themeColor="text1"/>
              </w:rPr>
            </w:pPr>
            <w:r w:rsidRPr="002E073F">
              <w:rPr>
                <w:rFonts w:ascii="Arial" w:eastAsia="Times New Roman" w:hAnsi="Arial" w:cs="Arial"/>
                <w:color w:val="000000" w:themeColor="text1"/>
              </w:rPr>
              <w:t>The former holding company will retain responsibility for the exiting subsidiary’s obligations.</w:t>
            </w:r>
          </w:p>
          <w:p w14:paraId="6D0778FA" w14:textId="77777777" w:rsidR="00DB3DC1" w:rsidRPr="002E073F" w:rsidRDefault="00DB3DC1">
            <w:pPr>
              <w:rPr>
                <w:rFonts w:ascii="Arial" w:eastAsia="Times New Roman" w:hAnsi="Arial" w:cs="Arial"/>
                <w:color w:val="000000" w:themeColor="text1"/>
              </w:rPr>
            </w:pPr>
          </w:p>
          <w:p w14:paraId="52B8F745" w14:textId="77777777" w:rsidR="00DB3DC1" w:rsidRPr="002E073F" w:rsidRDefault="00DB3DC1">
            <w:pPr>
              <w:rPr>
                <w:rFonts w:ascii="Arial" w:eastAsia="Times New Roman" w:hAnsi="Arial" w:cs="Arial"/>
                <w:color w:val="000000" w:themeColor="text1"/>
              </w:rPr>
            </w:pPr>
            <w:r w:rsidRPr="002E073F">
              <w:rPr>
                <w:rFonts w:ascii="Arial" w:eastAsia="Times New Roman" w:hAnsi="Arial" w:cs="Arial"/>
                <w:color w:val="000000" w:themeColor="text1"/>
              </w:rPr>
              <w:t>If the exiting subsidiary meets the thresholds when assessed as part of the new group, it must register (independently or as part of a group). The new individual or group registration will have no obligations in relation to the packaging that was supplied by the exiting company for that year.</w:t>
            </w:r>
          </w:p>
          <w:p w14:paraId="1CF2F400" w14:textId="77777777" w:rsidR="00DB3DC1" w:rsidRPr="002E073F" w:rsidRDefault="00DB3DC1">
            <w:pPr>
              <w:rPr>
                <w:rFonts w:ascii="Arial" w:eastAsia="Times New Roman" w:hAnsi="Arial" w:cs="Arial"/>
                <w:color w:val="000000" w:themeColor="text1"/>
              </w:rPr>
            </w:pPr>
          </w:p>
          <w:p w14:paraId="2F8766FD" w14:textId="77777777" w:rsidR="00DB3DC1" w:rsidRPr="002E073F" w:rsidRDefault="00DB3DC1">
            <w:pPr>
              <w:rPr>
                <w:rFonts w:ascii="Arial" w:eastAsia="Times New Roman" w:hAnsi="Arial" w:cs="Arial"/>
                <w:color w:val="000000" w:themeColor="text1"/>
              </w:rPr>
            </w:pPr>
            <w:r w:rsidRPr="002E073F">
              <w:rPr>
                <w:rFonts w:ascii="Arial" w:eastAsia="Times New Roman" w:hAnsi="Arial" w:cs="Arial"/>
                <w:color w:val="000000" w:themeColor="text1"/>
              </w:rPr>
              <w:t>If the newly joined group does not meet the thresholds, it does not need to register.</w:t>
            </w:r>
          </w:p>
        </w:tc>
        <w:tc>
          <w:tcPr>
            <w:tcW w:w="4343" w:type="dxa"/>
          </w:tcPr>
          <w:p w14:paraId="7886BA38" w14:textId="77777777" w:rsidR="00DB3DC1" w:rsidRPr="00700C3F" w:rsidRDefault="00DB3DC1">
            <w:pPr>
              <w:rPr>
                <w:rFonts w:ascii="Arial" w:hAnsi="Arial" w:cs="Arial"/>
              </w:rPr>
            </w:pPr>
            <w:r w:rsidRPr="00700C3F">
              <w:rPr>
                <w:rFonts w:ascii="Arial" w:hAnsi="Arial" w:cs="Arial"/>
              </w:rPr>
              <w:t>On 1st November 2025 Company A changes groups (from Holding Company 1 to Holding Company 2)</w:t>
            </w:r>
          </w:p>
          <w:p w14:paraId="63A2ED07" w14:textId="77777777" w:rsidR="00DB3DC1" w:rsidRPr="00700C3F" w:rsidRDefault="00DB3DC1">
            <w:pPr>
              <w:spacing w:line="257" w:lineRule="auto"/>
              <w:rPr>
                <w:rFonts w:ascii="Arial" w:eastAsia="Aptos" w:hAnsi="Arial" w:cs="Arial"/>
              </w:rPr>
            </w:pPr>
            <w:r w:rsidRPr="00700C3F">
              <w:rPr>
                <w:rFonts w:ascii="Arial" w:eastAsia="Aptos" w:hAnsi="Arial" w:cs="Arial"/>
              </w:rPr>
              <w:t xml:space="preserve">For the 2025 relevant year Holding Company 1 remains responsible for Company A’s obligations.  </w:t>
            </w:r>
          </w:p>
          <w:p w14:paraId="7C6C1AF4" w14:textId="77777777" w:rsidR="00DB3DC1" w:rsidRPr="00700C3F" w:rsidRDefault="00DB3DC1">
            <w:pPr>
              <w:spacing w:line="257" w:lineRule="auto"/>
              <w:rPr>
                <w:rFonts w:ascii="Arial" w:eastAsia="Aptos" w:hAnsi="Arial" w:cs="Arial"/>
                <w:color w:val="00B050"/>
              </w:rPr>
            </w:pPr>
          </w:p>
          <w:p w14:paraId="5A52F4AE" w14:textId="77777777" w:rsidR="00DB3DC1" w:rsidRPr="0001566D" w:rsidRDefault="00DB3DC1">
            <w:pPr>
              <w:rPr>
                <w:rFonts w:ascii="Arial" w:hAnsi="Arial" w:cs="Arial"/>
              </w:rPr>
            </w:pPr>
            <w:r w:rsidRPr="0001566D">
              <w:rPr>
                <w:rFonts w:ascii="Arial" w:hAnsi="Arial" w:cs="Arial"/>
              </w:rPr>
              <w:t>The digital functionality required for this change has not yet been released. For information on how to comply, please contact your environmental regulator.</w:t>
            </w:r>
          </w:p>
          <w:p w14:paraId="3B81A2BC" w14:textId="77777777" w:rsidR="00DB3DC1" w:rsidRPr="00700C3F" w:rsidRDefault="00DB3DC1">
            <w:pPr>
              <w:spacing w:line="257" w:lineRule="auto"/>
              <w:rPr>
                <w:rFonts w:ascii="Arial" w:eastAsia="Aptos" w:hAnsi="Arial" w:cs="Arial"/>
                <w:color w:val="00B050"/>
              </w:rPr>
            </w:pPr>
          </w:p>
          <w:p w14:paraId="774CD2DF" w14:textId="2DF9030E" w:rsidR="00DB3DC1" w:rsidRPr="00886950" w:rsidRDefault="00DB3DC1">
            <w:pPr>
              <w:spacing w:line="257" w:lineRule="auto"/>
              <w:rPr>
                <w:rFonts w:ascii="Arial" w:hAnsi="Arial" w:cs="Arial"/>
              </w:rPr>
            </w:pPr>
            <w:r w:rsidRPr="00700C3F">
              <w:rPr>
                <w:rFonts w:ascii="Arial" w:hAnsi="Arial" w:cs="Arial"/>
              </w:rPr>
              <w:t xml:space="preserve">For the 2026 relevant year Holding Company 1 will not be responsible for Company A’s obligations because they have not been a </w:t>
            </w:r>
            <w:r w:rsidRPr="00886950">
              <w:rPr>
                <w:rFonts w:ascii="Arial" w:hAnsi="Arial" w:cs="Arial"/>
              </w:rPr>
              <w:t xml:space="preserve">member of that group for the 2026 relevant year.   </w:t>
            </w:r>
          </w:p>
          <w:p w14:paraId="5B4A9F64" w14:textId="7598741F" w:rsidR="26BD8FEE" w:rsidRPr="00886950" w:rsidRDefault="26BD8FEE" w:rsidP="7D94C011">
            <w:pPr>
              <w:spacing w:line="257" w:lineRule="auto"/>
              <w:rPr>
                <w:rFonts w:ascii="Arial" w:hAnsi="Arial" w:cs="Arial"/>
              </w:rPr>
            </w:pPr>
          </w:p>
          <w:p w14:paraId="5BDA5534" w14:textId="1C66266F" w:rsidR="26BD8FEE" w:rsidRPr="00886950" w:rsidRDefault="4253FA48" w:rsidP="7D94C011">
            <w:pPr>
              <w:spacing w:line="257" w:lineRule="auto"/>
              <w:rPr>
                <w:rFonts w:ascii="Arial" w:hAnsi="Arial" w:cs="Arial"/>
              </w:rPr>
            </w:pPr>
            <w:r w:rsidRPr="00886950">
              <w:rPr>
                <w:rFonts w:ascii="Arial" w:hAnsi="Arial" w:cs="Arial"/>
              </w:rPr>
              <w:t xml:space="preserve">Holding Company 1 should resubmit their registration file </w:t>
            </w:r>
            <w:r w:rsidR="32856EA1" w:rsidRPr="00886950">
              <w:rPr>
                <w:rFonts w:ascii="Arial" w:hAnsi="Arial" w:cs="Arial"/>
              </w:rPr>
              <w:t xml:space="preserve">to </w:t>
            </w:r>
            <w:r w:rsidRPr="00886950">
              <w:rPr>
                <w:rFonts w:ascii="Arial" w:hAnsi="Arial" w:cs="Arial"/>
              </w:rPr>
              <w:t>mark Company A as a subsidiary leaver by entering the date they ceased to be part of the group</w:t>
            </w:r>
            <w:r w:rsidR="056E7E45" w:rsidRPr="00886950">
              <w:rPr>
                <w:rFonts w:ascii="Arial" w:hAnsi="Arial" w:cs="Arial"/>
              </w:rPr>
              <w:t xml:space="preserve">, along with the appropriate leaver code. </w:t>
            </w:r>
            <w:r w:rsidRPr="00886950">
              <w:rPr>
                <w:rFonts w:ascii="Arial" w:hAnsi="Arial" w:cs="Arial"/>
              </w:rPr>
              <w:t xml:space="preserve"> </w:t>
            </w:r>
          </w:p>
          <w:p w14:paraId="427012E3" w14:textId="59DA39D5" w:rsidR="26BD8FEE" w:rsidRPr="00886950" w:rsidRDefault="4253FA48" w:rsidP="7D94C011">
            <w:pPr>
              <w:spacing w:line="257" w:lineRule="auto"/>
              <w:rPr>
                <w:rFonts w:ascii="Arial" w:hAnsi="Arial" w:cs="Arial"/>
              </w:rPr>
            </w:pPr>
            <w:r w:rsidRPr="00886950">
              <w:rPr>
                <w:rFonts w:ascii="Arial" w:hAnsi="Arial" w:cs="Arial"/>
              </w:rPr>
              <w:t xml:space="preserve">They should also resubmit their H1 packaging data file to remove Company A </w:t>
            </w:r>
            <w:r w:rsidR="40AE1554" w:rsidRPr="00886950">
              <w:rPr>
                <w:rFonts w:ascii="Arial" w:hAnsi="Arial" w:cs="Arial"/>
              </w:rPr>
              <w:t>data from the file.</w:t>
            </w:r>
            <w:r w:rsidRPr="00886950">
              <w:rPr>
                <w:rFonts w:ascii="Arial" w:hAnsi="Arial" w:cs="Arial"/>
              </w:rPr>
              <w:t xml:space="preserve"> </w:t>
            </w:r>
          </w:p>
          <w:p w14:paraId="5942A747" w14:textId="77777777" w:rsidR="00DB3DC1" w:rsidRPr="00700C3F" w:rsidRDefault="00DB3DC1">
            <w:pPr>
              <w:spacing w:line="257" w:lineRule="auto"/>
              <w:rPr>
                <w:rFonts w:ascii="Arial" w:hAnsi="Arial" w:cs="Arial"/>
              </w:rPr>
            </w:pPr>
          </w:p>
          <w:p w14:paraId="6D1828C8" w14:textId="77777777" w:rsidR="00DB3DC1" w:rsidRPr="00700C3F" w:rsidRDefault="00DB3DC1">
            <w:pPr>
              <w:spacing w:line="257" w:lineRule="auto"/>
              <w:rPr>
                <w:rFonts w:ascii="Arial" w:hAnsi="Arial" w:cs="Arial"/>
              </w:rPr>
            </w:pPr>
            <w:r w:rsidRPr="00700C3F">
              <w:rPr>
                <w:rFonts w:ascii="Arial" w:hAnsi="Arial" w:cs="Arial"/>
              </w:rPr>
              <w:t xml:space="preserve">If the new group (including holding company 2) satisfies the thresholds, it must fulfil its obligation either independently or as part of a group registration for the 2026 relevant year. If the Holding company 2 was already registered, it should resubmit its registration file and packaging data file to add Company A as a subsidiary.  </w:t>
            </w:r>
          </w:p>
          <w:p w14:paraId="52E16044" w14:textId="77777777" w:rsidR="00DB3DC1" w:rsidRPr="002E073F" w:rsidRDefault="00DB3DC1">
            <w:pPr>
              <w:spacing w:line="257" w:lineRule="auto"/>
              <w:rPr>
                <w:rFonts w:ascii="Arial" w:eastAsia="Times New Roman" w:hAnsi="Arial" w:cs="Arial"/>
                <w:color w:val="000000" w:themeColor="text1"/>
              </w:rPr>
            </w:pPr>
          </w:p>
        </w:tc>
      </w:tr>
    </w:tbl>
    <w:p w14:paraId="3A663FC6" w14:textId="77777777" w:rsidR="00691E52" w:rsidRDefault="00691E52" w:rsidP="00FA6435">
      <w:pPr>
        <w:rPr>
          <w:rFonts w:ascii="Arial" w:eastAsiaTheme="majorEastAsia" w:hAnsi="Arial" w:cstheme="majorBidi"/>
          <w:b/>
          <w:color w:val="008631"/>
          <w:sz w:val="32"/>
          <w:szCs w:val="32"/>
        </w:rPr>
      </w:pPr>
      <w:bookmarkStart w:id="75" w:name="App10DistribGuidance"/>
    </w:p>
    <w:p w14:paraId="5CAC0A8A" w14:textId="3A611B6F" w:rsidR="004949B2" w:rsidRPr="00FA6435" w:rsidRDefault="006D200F" w:rsidP="00FA6435">
      <w:pPr>
        <w:rPr>
          <w:rFonts w:ascii="Arial" w:hAnsi="Arial" w:cs="Arial"/>
        </w:rPr>
      </w:pPr>
      <w:r>
        <w:rPr>
          <w:rFonts w:ascii="Arial" w:eastAsiaTheme="majorEastAsia" w:hAnsi="Arial" w:cstheme="majorBidi"/>
          <w:b/>
          <w:color w:val="008631"/>
          <w:sz w:val="32"/>
          <w:szCs w:val="32"/>
        </w:rPr>
        <w:t>Appendix 10: Distributor Guidance</w:t>
      </w:r>
      <w:bookmarkEnd w:id="75"/>
    </w:p>
    <w:p w14:paraId="6AA80882" w14:textId="77777777" w:rsidR="003A3D2D" w:rsidRDefault="003A3D2D" w:rsidP="004949B2">
      <w:pPr>
        <w:spacing w:line="276" w:lineRule="auto"/>
        <w:jc w:val="both"/>
        <w:rPr>
          <w:rFonts w:ascii="Arial" w:hAnsi="Arial" w:cs="Arial"/>
        </w:rPr>
      </w:pPr>
    </w:p>
    <w:p w14:paraId="4F1D416C" w14:textId="734F961E" w:rsidR="004949B2" w:rsidRPr="00FA6435" w:rsidRDefault="004949B2" w:rsidP="00637AE4">
      <w:pPr>
        <w:spacing w:line="276" w:lineRule="auto"/>
        <w:jc w:val="both"/>
        <w:rPr>
          <w:rFonts w:ascii="Arial" w:hAnsi="Arial" w:cs="Arial"/>
        </w:rPr>
      </w:pPr>
      <w:r w:rsidRPr="00FA6435">
        <w:rPr>
          <w:rFonts w:ascii="Arial" w:hAnsi="Arial" w:cs="Arial"/>
        </w:rPr>
        <w:t xml:space="preserve">Under the </w:t>
      </w:r>
      <w:r w:rsidR="005515EA">
        <w:rPr>
          <w:rFonts w:ascii="Arial" w:hAnsi="Arial" w:cs="Arial"/>
        </w:rPr>
        <w:t>p</w:t>
      </w:r>
      <w:r w:rsidRPr="00FA6435">
        <w:rPr>
          <w:rFonts w:ascii="Arial" w:hAnsi="Arial" w:cs="Arial"/>
        </w:rPr>
        <w:t xml:space="preserve">EPR Regulations, distributors are defined as manufacturers or importers of unfilled packaging. The ‘distributor’ producer function should not be confused with terminology used to describe other parties in a supply chain such as wholesalers, resellers, merchants, third party logistic organisations etc. </w:t>
      </w:r>
    </w:p>
    <w:p w14:paraId="3063BEA7" w14:textId="3FFD805D" w:rsidR="004949B2" w:rsidRPr="00FA6435" w:rsidRDefault="004949B2" w:rsidP="00637AE4">
      <w:pPr>
        <w:spacing w:line="276" w:lineRule="auto"/>
        <w:jc w:val="both"/>
        <w:rPr>
          <w:rFonts w:ascii="Arial" w:hAnsi="Arial" w:cs="Arial"/>
        </w:rPr>
      </w:pPr>
      <w:r w:rsidRPr="00FA6435">
        <w:rPr>
          <w:rFonts w:ascii="Arial" w:hAnsi="Arial" w:cs="Arial"/>
        </w:rPr>
        <w:t xml:space="preserve">If a large or small producer manufactures or imports unfilled packaging, that producer must report the unfilled packaging that it supplies, unless they can evidence that the packaging will become the responsibility of a large producer who should report the packaging as the packer/filler, brand </w:t>
      </w:r>
      <w:r w:rsidRPr="00D770D4">
        <w:rPr>
          <w:rFonts w:ascii="Arial" w:hAnsi="Arial" w:cs="Arial"/>
        </w:rPr>
        <w:t>owner, or first UK owner</w:t>
      </w:r>
      <w:r w:rsidR="00D770D4">
        <w:rPr>
          <w:rFonts w:ascii="Arial" w:hAnsi="Arial" w:cs="Arial"/>
        </w:rPr>
        <w:t>.</w:t>
      </w:r>
      <w:r w:rsidRPr="00D770D4">
        <w:rPr>
          <w:rFonts w:ascii="Arial" w:hAnsi="Arial" w:cs="Arial"/>
        </w:rPr>
        <w:t xml:space="preserve"> (</w:t>
      </w:r>
      <w:r w:rsidRPr="00FA6435">
        <w:rPr>
          <w:rFonts w:ascii="Arial" w:hAnsi="Arial" w:cs="Arial"/>
        </w:rPr>
        <w:t xml:space="preserve">Regulation 15(5)).  </w:t>
      </w:r>
    </w:p>
    <w:p w14:paraId="7D95CE27" w14:textId="77777777" w:rsidR="004949B2" w:rsidRPr="00FA6435" w:rsidRDefault="004949B2" w:rsidP="00637AE4">
      <w:pPr>
        <w:spacing w:line="276" w:lineRule="auto"/>
        <w:jc w:val="both"/>
        <w:rPr>
          <w:rFonts w:ascii="Arial" w:hAnsi="Arial" w:cs="Arial"/>
        </w:rPr>
      </w:pPr>
      <w:r w:rsidRPr="00FA6435">
        <w:rPr>
          <w:rFonts w:ascii="Arial" w:hAnsi="Arial" w:cs="Arial"/>
        </w:rPr>
        <w:t>This guidance is intended to:</w:t>
      </w:r>
    </w:p>
    <w:p w14:paraId="7712A4ED" w14:textId="77777777" w:rsidR="004949B2" w:rsidRPr="00FA6435" w:rsidRDefault="004949B2" w:rsidP="00637AE4">
      <w:pPr>
        <w:pStyle w:val="ListParagraph"/>
        <w:numPr>
          <w:ilvl w:val="0"/>
          <w:numId w:val="161"/>
        </w:numPr>
        <w:spacing w:after="160" w:line="276" w:lineRule="auto"/>
        <w:jc w:val="both"/>
        <w:rPr>
          <w:rFonts w:ascii="Arial" w:hAnsi="Arial" w:cs="Arial"/>
          <w:sz w:val="22"/>
          <w:szCs w:val="22"/>
        </w:rPr>
      </w:pPr>
      <w:r w:rsidRPr="00FA6435">
        <w:rPr>
          <w:rFonts w:ascii="Arial" w:hAnsi="Arial" w:cs="Arial"/>
          <w:sz w:val="22"/>
          <w:szCs w:val="22"/>
        </w:rPr>
        <w:t xml:space="preserve">Assist businesses in determining whether they must report the unfilled packaging that they </w:t>
      </w:r>
      <w:proofErr w:type="gramStart"/>
      <w:r w:rsidRPr="00FA6435">
        <w:rPr>
          <w:rFonts w:ascii="Arial" w:hAnsi="Arial" w:cs="Arial"/>
          <w:sz w:val="22"/>
          <w:szCs w:val="22"/>
        </w:rPr>
        <w:t>supply;</w:t>
      </w:r>
      <w:proofErr w:type="gramEnd"/>
      <w:r w:rsidRPr="00FA6435">
        <w:rPr>
          <w:rFonts w:ascii="Arial" w:hAnsi="Arial" w:cs="Arial"/>
          <w:sz w:val="22"/>
          <w:szCs w:val="22"/>
        </w:rPr>
        <w:t xml:space="preserve"> </w:t>
      </w:r>
    </w:p>
    <w:p w14:paraId="214E148E" w14:textId="77777777" w:rsidR="004949B2" w:rsidRPr="00FA6435" w:rsidRDefault="004949B2" w:rsidP="00637AE4">
      <w:pPr>
        <w:pStyle w:val="ListParagraph"/>
        <w:numPr>
          <w:ilvl w:val="0"/>
          <w:numId w:val="161"/>
        </w:numPr>
        <w:spacing w:after="160" w:line="276" w:lineRule="auto"/>
        <w:jc w:val="both"/>
        <w:rPr>
          <w:rFonts w:ascii="Arial" w:hAnsi="Arial" w:cs="Arial"/>
          <w:sz w:val="22"/>
          <w:szCs w:val="22"/>
        </w:rPr>
      </w:pPr>
      <w:r w:rsidRPr="00FA6435">
        <w:rPr>
          <w:rFonts w:ascii="Arial" w:hAnsi="Arial" w:cs="Arial"/>
          <w:sz w:val="22"/>
          <w:szCs w:val="22"/>
        </w:rPr>
        <w:t xml:space="preserve">Provide examples of the type of evidence that an organisation may use to prove that they are not required to report packaging under the distributor producer </w:t>
      </w:r>
      <w:proofErr w:type="gramStart"/>
      <w:r w:rsidRPr="00FA6435">
        <w:rPr>
          <w:rFonts w:ascii="Arial" w:hAnsi="Arial" w:cs="Arial"/>
          <w:sz w:val="22"/>
          <w:szCs w:val="22"/>
        </w:rPr>
        <w:t>function;</w:t>
      </w:r>
      <w:proofErr w:type="gramEnd"/>
    </w:p>
    <w:p w14:paraId="4B775A2F" w14:textId="524C5762" w:rsidR="004949B2" w:rsidRPr="00FA6435" w:rsidRDefault="004949B2" w:rsidP="00637AE4">
      <w:pPr>
        <w:pStyle w:val="ListParagraph"/>
        <w:numPr>
          <w:ilvl w:val="0"/>
          <w:numId w:val="161"/>
        </w:numPr>
        <w:spacing w:after="160" w:line="276" w:lineRule="auto"/>
        <w:jc w:val="both"/>
        <w:rPr>
          <w:rFonts w:ascii="Arial" w:hAnsi="Arial" w:cs="Arial"/>
          <w:sz w:val="22"/>
          <w:szCs w:val="22"/>
        </w:rPr>
      </w:pPr>
      <w:r w:rsidRPr="00FA6435">
        <w:rPr>
          <w:rFonts w:ascii="Arial" w:hAnsi="Arial" w:cs="Arial"/>
          <w:sz w:val="22"/>
          <w:szCs w:val="22"/>
        </w:rPr>
        <w:t>Assist distributors to comply with their reporting obligations under the</w:t>
      </w:r>
      <w:r w:rsidR="005515EA">
        <w:rPr>
          <w:rFonts w:ascii="Arial" w:hAnsi="Arial" w:cs="Arial"/>
          <w:sz w:val="22"/>
          <w:szCs w:val="22"/>
        </w:rPr>
        <w:t xml:space="preserve"> pEPR</w:t>
      </w:r>
      <w:r w:rsidRPr="00FA6435">
        <w:rPr>
          <w:rFonts w:ascii="Arial" w:hAnsi="Arial" w:cs="Arial"/>
          <w:sz w:val="22"/>
          <w:szCs w:val="22"/>
        </w:rPr>
        <w:t xml:space="preserve"> Regulations.</w:t>
      </w:r>
    </w:p>
    <w:p w14:paraId="1AF08917" w14:textId="77777777" w:rsidR="00691E52" w:rsidRDefault="00691E52" w:rsidP="00637AE4">
      <w:pPr>
        <w:spacing w:line="276" w:lineRule="auto"/>
        <w:jc w:val="both"/>
        <w:rPr>
          <w:rFonts w:ascii="Arial" w:hAnsi="Arial" w:cs="Arial"/>
          <w:b/>
          <w:bCs/>
        </w:rPr>
      </w:pPr>
    </w:p>
    <w:p w14:paraId="3CCBABAB" w14:textId="6FF4BC81" w:rsidR="004949B2" w:rsidRDefault="004949B2" w:rsidP="00637AE4">
      <w:pPr>
        <w:spacing w:line="276" w:lineRule="auto"/>
        <w:jc w:val="both"/>
        <w:rPr>
          <w:rFonts w:ascii="Arial" w:hAnsi="Arial" w:cs="Arial"/>
        </w:rPr>
      </w:pPr>
      <w:r w:rsidRPr="00FA6435">
        <w:rPr>
          <w:rFonts w:ascii="Arial" w:hAnsi="Arial" w:cs="Arial"/>
          <w:b/>
          <w:bCs/>
        </w:rPr>
        <w:t>Please note:</w:t>
      </w:r>
      <w:r w:rsidRPr="00FA6435">
        <w:rPr>
          <w:rFonts w:ascii="Arial" w:hAnsi="Arial" w:cs="Arial"/>
        </w:rPr>
        <w:t xml:space="preserve"> Examples of evidence are not exhaustive. </w:t>
      </w:r>
    </w:p>
    <w:p w14:paraId="2584FEF7" w14:textId="11144580" w:rsidR="004949B2" w:rsidRDefault="004949B2" w:rsidP="004949B2">
      <w:pPr>
        <w:pStyle w:val="TOC3"/>
        <w:rPr>
          <w:rStyle w:val="Hyperlink"/>
          <w:noProof/>
          <w:lang w:eastAsia="en-GB"/>
        </w:rPr>
      </w:pPr>
    </w:p>
    <w:p w14:paraId="7A3603B9" w14:textId="6EC55DAA" w:rsidR="004949B2" w:rsidRPr="009E253A" w:rsidRDefault="004949B2" w:rsidP="004949B2">
      <w:pPr>
        <w:pStyle w:val="Heading2"/>
        <w:rPr>
          <w:rFonts w:ascii="Arial" w:eastAsiaTheme="majorEastAsia" w:hAnsi="Arial" w:cs="Arial"/>
          <w:b w:val="0"/>
          <w:bCs w:val="0"/>
          <w:i w:val="0"/>
          <w:iCs w:val="0"/>
          <w:color w:val="2F5496" w:themeColor="accent1" w:themeShade="BF"/>
          <w:kern w:val="2"/>
          <w:sz w:val="32"/>
          <w:szCs w:val="32"/>
          <w:lang w:val="en-GB"/>
          <w14:ligatures w14:val="standardContextual"/>
        </w:rPr>
      </w:pPr>
      <w:bookmarkStart w:id="76" w:name="_Toc203401523"/>
      <w:r w:rsidRPr="009E253A">
        <w:rPr>
          <w:rFonts w:ascii="Arial" w:eastAsiaTheme="majorEastAsia" w:hAnsi="Arial" w:cs="Arial"/>
          <w:b w:val="0"/>
          <w:bCs w:val="0"/>
          <w:i w:val="0"/>
          <w:iCs w:val="0"/>
          <w:color w:val="2F5496" w:themeColor="accent1" w:themeShade="BF"/>
          <w:kern w:val="2"/>
          <w:sz w:val="32"/>
          <w:szCs w:val="32"/>
          <w:lang w:val="en-GB"/>
          <w14:ligatures w14:val="standardContextual"/>
        </w:rPr>
        <w:t>How to determine whether someone else is responsible for reporting the unfilled packaging that you supply</w:t>
      </w:r>
      <w:bookmarkEnd w:id="76"/>
    </w:p>
    <w:p w14:paraId="0539C0AE" w14:textId="77777777" w:rsidR="004949B2" w:rsidRDefault="004949B2" w:rsidP="004949B2">
      <w:pPr>
        <w:rPr>
          <w:rFonts w:ascii="Arial" w:hAnsi="Arial" w:cs="Arial"/>
        </w:rPr>
      </w:pPr>
    </w:p>
    <w:p w14:paraId="13A1790E" w14:textId="77777777" w:rsidR="004949B2" w:rsidRDefault="004949B2" w:rsidP="00637AE4">
      <w:pPr>
        <w:spacing w:line="276" w:lineRule="auto"/>
        <w:rPr>
          <w:rFonts w:ascii="Arial" w:hAnsi="Arial" w:cs="Arial"/>
        </w:rPr>
      </w:pPr>
      <w:r>
        <w:rPr>
          <w:rFonts w:ascii="Arial" w:hAnsi="Arial" w:cs="Arial"/>
        </w:rPr>
        <w:t>The flowchart below outlines the questions that a distributor must ask to determine whether they are required to report the unfilled packaging that they supply.</w:t>
      </w:r>
    </w:p>
    <w:p w14:paraId="0757F4F7" w14:textId="490DB32D" w:rsidR="004949B2" w:rsidRPr="00A04CF8" w:rsidRDefault="004949B2" w:rsidP="004949B2">
      <w:pPr>
        <w:rPr>
          <w:rFonts w:ascii="Arial" w:hAnsi="Arial" w:cs="Arial"/>
        </w:rPr>
      </w:pPr>
      <w:r>
        <w:rPr>
          <w:rFonts w:ascii="Arial" w:hAnsi="Arial" w:cs="Arial"/>
        </w:rPr>
        <w:t xml:space="preserve"> </w:t>
      </w:r>
      <w:r w:rsidRPr="00A04CF8">
        <w:rPr>
          <w:rFonts w:ascii="Arial" w:hAnsi="Arial" w:cs="Arial"/>
          <w:noProof/>
        </w:rPr>
        <w:drawing>
          <wp:inline distT="0" distB="0" distL="0" distR="0" wp14:anchorId="7728BFE7" wp14:editId="7F763CC6">
            <wp:extent cx="5436705" cy="4718649"/>
            <wp:effectExtent l="0" t="0" r="0" b="6350"/>
            <wp:docPr id="811674848" name="Picture 8" descr="A flow chart that summarises advice provided in Appendix 10 that shows that a distributor is responsible for reporting unfilled packaging they supply if they cannot evidence that their customer meets the £2million turnover  threshold, and the 50 tonne packaging supplied threshold; and that the customer is the brand owner, packer/filller or first UK owner of the 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4848" name="Picture 8" descr="A flow chart that summarises advice provided in Appendix 10 that shows that a distributor is responsible for reporting unfilled packaging they supply if they cannot evidence that their customer meets the £2million turnover  threshold, and the 50 tonne packaging supplied threshold; and that the customer is the brand owner, packer/filller or first UK owner of the packagi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09473" cy="4781806"/>
                    </a:xfrm>
                    <a:prstGeom prst="rect">
                      <a:avLst/>
                    </a:prstGeom>
                    <a:noFill/>
                    <a:ln>
                      <a:noFill/>
                    </a:ln>
                  </pic:spPr>
                </pic:pic>
              </a:graphicData>
            </a:graphic>
          </wp:inline>
        </w:drawing>
      </w:r>
    </w:p>
    <w:p w14:paraId="723F3A6D" w14:textId="77777777" w:rsidR="00A168B1" w:rsidRDefault="00A168B1" w:rsidP="00637AE4">
      <w:pPr>
        <w:spacing w:line="276" w:lineRule="auto"/>
        <w:rPr>
          <w:rFonts w:ascii="Arial" w:hAnsi="Arial" w:cs="Arial"/>
          <w:b/>
          <w:bCs/>
        </w:rPr>
      </w:pPr>
    </w:p>
    <w:p w14:paraId="1C0AF73B" w14:textId="09969E30" w:rsidR="004949B2" w:rsidRPr="009B049C" w:rsidRDefault="004949B2" w:rsidP="00637AE4">
      <w:pPr>
        <w:spacing w:line="276" w:lineRule="auto"/>
        <w:rPr>
          <w:rFonts w:ascii="Arial" w:hAnsi="Arial" w:cs="Arial"/>
        </w:rPr>
      </w:pPr>
      <w:r w:rsidRPr="17FA9FD3">
        <w:rPr>
          <w:rFonts w:ascii="Arial" w:hAnsi="Arial" w:cs="Arial"/>
          <w:b/>
          <w:bCs/>
        </w:rPr>
        <w:t>Please note:</w:t>
      </w:r>
      <w:r w:rsidRPr="17FA9FD3">
        <w:rPr>
          <w:rFonts w:ascii="Arial" w:hAnsi="Arial" w:cs="Arial"/>
        </w:rPr>
        <w:t xml:space="preserve"> In cases of indirect supply, where packaging passes through one or more intermediaries, the distributor may apply the same reporting approach if they can obtain robust evidence of the supply chain </w:t>
      </w:r>
      <w:r>
        <w:rPr>
          <w:rFonts w:ascii="Arial" w:hAnsi="Arial" w:cs="Arial"/>
        </w:rPr>
        <w:t xml:space="preserve">that confirms that </w:t>
      </w:r>
      <w:r w:rsidRPr="17FA9FD3">
        <w:rPr>
          <w:rFonts w:ascii="Arial" w:hAnsi="Arial" w:cs="Arial"/>
        </w:rPr>
        <w:t xml:space="preserve">a large producer </w:t>
      </w:r>
      <w:r>
        <w:rPr>
          <w:rFonts w:ascii="Arial" w:hAnsi="Arial" w:cs="Arial"/>
        </w:rPr>
        <w:t xml:space="preserve">performing a </w:t>
      </w:r>
      <w:r w:rsidRPr="17FA9FD3">
        <w:rPr>
          <w:rFonts w:ascii="Arial" w:hAnsi="Arial" w:cs="Arial"/>
        </w:rPr>
        <w:t>packer/filler</w:t>
      </w:r>
      <w:r>
        <w:rPr>
          <w:rFonts w:ascii="Arial" w:hAnsi="Arial" w:cs="Arial"/>
        </w:rPr>
        <w:t xml:space="preserve">, </w:t>
      </w:r>
      <w:r w:rsidRPr="17FA9FD3">
        <w:rPr>
          <w:rFonts w:ascii="Arial" w:hAnsi="Arial" w:cs="Arial"/>
        </w:rPr>
        <w:t>brand owner</w:t>
      </w:r>
      <w:r>
        <w:rPr>
          <w:rFonts w:ascii="Arial" w:hAnsi="Arial" w:cs="Arial"/>
        </w:rPr>
        <w:t xml:space="preserve"> or first UK owner producer function will report the packaging</w:t>
      </w:r>
      <w:r w:rsidRPr="17FA9FD3">
        <w:rPr>
          <w:rFonts w:ascii="Arial" w:hAnsi="Arial" w:cs="Arial"/>
        </w:rPr>
        <w:t xml:space="preserve">. </w:t>
      </w:r>
    </w:p>
    <w:p w14:paraId="6BBB54F8" w14:textId="77777777" w:rsidR="004949B2" w:rsidRPr="00A168B1" w:rsidRDefault="004949B2" w:rsidP="00637AE4">
      <w:pPr>
        <w:spacing w:line="276" w:lineRule="auto"/>
        <w:rPr>
          <w:rFonts w:ascii="Arial" w:hAnsi="Arial" w:cs="Arial"/>
        </w:rPr>
      </w:pPr>
      <w:r w:rsidRPr="00A168B1">
        <w:rPr>
          <w:rFonts w:ascii="Arial" w:hAnsi="Arial" w:cs="Arial"/>
        </w:rPr>
        <w:t>A manufacturer or importer of unfilled packaging (a distributor) must be able to evidence that a large producer will report the packaging they supply as either a brand owner,  packer/filler, or first UK owner*. If a distributor cannot prove that another large producer is required to report the packaging, the distributor must report the packaging.</w:t>
      </w:r>
    </w:p>
    <w:p w14:paraId="0CB79353" w14:textId="77777777" w:rsidR="004949B2" w:rsidRPr="00A168B1" w:rsidRDefault="004949B2" w:rsidP="00637AE4">
      <w:pPr>
        <w:spacing w:line="276" w:lineRule="auto"/>
        <w:rPr>
          <w:rFonts w:ascii="Arial" w:eastAsia="Times New Roman" w:hAnsi="Arial" w:cs="Arial"/>
        </w:rPr>
      </w:pPr>
      <w:r w:rsidRPr="00A168B1">
        <w:rPr>
          <w:rFonts w:ascii="Arial" w:hAnsi="Arial" w:cs="Arial"/>
        </w:rPr>
        <w:t xml:space="preserve">*’First UK owner’ applies where </w:t>
      </w:r>
      <w:r w:rsidRPr="00A168B1">
        <w:rPr>
          <w:rFonts w:ascii="Arial" w:eastAsia="Times New Roman" w:hAnsi="Arial" w:cs="Arial"/>
        </w:rPr>
        <w:t>goods are pack/filled on behalf of a person who owns the packaging, but is not established in the UK. The ‘first UK owner’ is the first person established in the UK to own the filled packaging.</w:t>
      </w:r>
    </w:p>
    <w:p w14:paraId="799B99E9" w14:textId="6BE77529" w:rsidR="004949B2" w:rsidRDefault="004949B2" w:rsidP="00637AE4">
      <w:pPr>
        <w:spacing w:line="276" w:lineRule="auto"/>
        <w:rPr>
          <w:rFonts w:ascii="Arial" w:hAnsi="Arial" w:cs="Arial"/>
        </w:rPr>
      </w:pPr>
      <w:r w:rsidRPr="00A168B1">
        <w:rPr>
          <w:rFonts w:ascii="Arial" w:hAnsi="Arial" w:cs="Arial"/>
        </w:rPr>
        <w:t xml:space="preserve">For more information, please refer to Section </w:t>
      </w:r>
      <w:r w:rsidR="00A53D69" w:rsidRPr="00A168B1">
        <w:rPr>
          <w:rFonts w:ascii="Arial" w:hAnsi="Arial" w:cs="Arial"/>
        </w:rPr>
        <w:t>3:8</w:t>
      </w:r>
      <w:r w:rsidRPr="00A168B1">
        <w:rPr>
          <w:rFonts w:ascii="Arial" w:hAnsi="Arial" w:cs="Arial"/>
        </w:rPr>
        <w:t xml:space="preserve"> of this document.</w:t>
      </w:r>
    </w:p>
    <w:p w14:paraId="7CB2E32B" w14:textId="77777777" w:rsidR="00A168B1" w:rsidRPr="00A168B1" w:rsidRDefault="00A168B1" w:rsidP="00637AE4">
      <w:pPr>
        <w:spacing w:line="276" w:lineRule="auto"/>
        <w:rPr>
          <w:rFonts w:ascii="Arial" w:hAnsi="Arial" w:cs="Arial"/>
        </w:rPr>
      </w:pPr>
    </w:p>
    <w:p w14:paraId="1988A422" w14:textId="77777777" w:rsidR="004949B2" w:rsidRPr="009E253A" w:rsidRDefault="004949B2" w:rsidP="004949B2">
      <w:pPr>
        <w:pStyle w:val="Heading3"/>
        <w:rPr>
          <w:rFonts w:ascii="Arial" w:hAnsi="Arial" w:cs="Arial"/>
          <w:color w:val="2F5496" w:themeColor="accent1" w:themeShade="BF"/>
          <w:kern w:val="2"/>
          <w:sz w:val="32"/>
          <w:szCs w:val="32"/>
          <w14:ligatures w14:val="standardContextual"/>
        </w:rPr>
      </w:pPr>
      <w:bookmarkStart w:id="77" w:name="_Toc203401524"/>
      <w:r w:rsidRPr="009E253A">
        <w:rPr>
          <w:rFonts w:ascii="Arial" w:hAnsi="Arial" w:cs="Arial"/>
          <w:color w:val="2F5496" w:themeColor="accent1" w:themeShade="BF"/>
          <w:kern w:val="2"/>
          <w:sz w:val="32"/>
          <w:szCs w:val="32"/>
          <w14:ligatures w14:val="standardContextual"/>
        </w:rPr>
        <w:t>How to establish whether someone is a large producer</w:t>
      </w:r>
      <w:bookmarkEnd w:id="77"/>
    </w:p>
    <w:p w14:paraId="1116B53B" w14:textId="77777777" w:rsidR="00AA1876" w:rsidRDefault="00AA1876" w:rsidP="004949B2">
      <w:pPr>
        <w:rPr>
          <w:rFonts w:ascii="Arial" w:hAnsi="Arial" w:cs="Arial"/>
        </w:rPr>
      </w:pPr>
    </w:p>
    <w:p w14:paraId="2A0D61DA" w14:textId="77777777" w:rsidR="004949B2" w:rsidRPr="006B3669" w:rsidRDefault="004949B2" w:rsidP="004949B2">
      <w:pPr>
        <w:rPr>
          <w:rFonts w:ascii="Arial" w:hAnsi="Arial" w:cs="Arial"/>
        </w:rPr>
      </w:pPr>
      <w:r w:rsidRPr="006B3669">
        <w:rPr>
          <w:rFonts w:ascii="Arial" w:hAnsi="Arial" w:cs="Arial"/>
        </w:rPr>
        <w:t>An organisation is a large producer if both of the following apply:</w:t>
      </w:r>
    </w:p>
    <w:p w14:paraId="5E6FB632" w14:textId="39CD924D" w:rsidR="004949B2" w:rsidRPr="006B3669" w:rsidRDefault="004949B2" w:rsidP="006653CA">
      <w:pPr>
        <w:numPr>
          <w:ilvl w:val="0"/>
          <w:numId w:val="171"/>
        </w:numPr>
        <w:rPr>
          <w:rFonts w:ascii="Arial" w:hAnsi="Arial" w:cs="Arial"/>
        </w:rPr>
      </w:pPr>
      <w:r w:rsidRPr="094F46D4">
        <w:rPr>
          <w:rFonts w:ascii="Arial" w:hAnsi="Arial" w:cs="Arial"/>
        </w:rPr>
        <w:t xml:space="preserve">The organisation has an annual turnover of </w:t>
      </w:r>
      <w:r>
        <w:rPr>
          <w:rFonts w:ascii="Arial" w:hAnsi="Arial" w:cs="Arial"/>
        </w:rPr>
        <w:t xml:space="preserve">more than </w:t>
      </w:r>
      <w:r w:rsidRPr="094F46D4">
        <w:rPr>
          <w:rFonts w:ascii="Arial" w:hAnsi="Arial" w:cs="Arial"/>
        </w:rPr>
        <w:t>£2 million</w:t>
      </w:r>
    </w:p>
    <w:p w14:paraId="3288AC1B" w14:textId="50AD95B9" w:rsidR="00A65638" w:rsidRDefault="004949B2" w:rsidP="004949B2">
      <w:pPr>
        <w:numPr>
          <w:ilvl w:val="0"/>
          <w:numId w:val="171"/>
        </w:numPr>
        <w:rPr>
          <w:rFonts w:ascii="Arial" w:hAnsi="Arial" w:cs="Arial"/>
        </w:rPr>
      </w:pPr>
      <w:r w:rsidRPr="006B3669">
        <w:rPr>
          <w:rFonts w:ascii="Arial" w:hAnsi="Arial" w:cs="Arial"/>
        </w:rPr>
        <w:t>The organisation supplies more than 50 tonnes of packaging in the UK</w:t>
      </w:r>
      <w:r w:rsidR="000F0563">
        <w:rPr>
          <w:rFonts w:ascii="Arial" w:hAnsi="Arial" w:cs="Arial"/>
        </w:rPr>
        <w:t>.</w:t>
      </w:r>
      <w:r w:rsidRPr="006B3669">
        <w:rPr>
          <w:rFonts w:ascii="Arial" w:hAnsi="Arial" w:cs="Arial"/>
        </w:rPr>
        <w:t> </w:t>
      </w:r>
    </w:p>
    <w:p w14:paraId="01559258" w14:textId="77777777" w:rsidR="006633CB" w:rsidRDefault="006633CB" w:rsidP="00EC3583">
      <w:pPr>
        <w:rPr>
          <w:rFonts w:ascii="Arial" w:hAnsi="Arial" w:cs="Arial"/>
        </w:rPr>
      </w:pPr>
    </w:p>
    <w:p w14:paraId="5FBB25E1" w14:textId="33D18A50" w:rsidR="00EC3583" w:rsidRDefault="004949B2" w:rsidP="00EC3583">
      <w:pPr>
        <w:rPr>
          <w:rFonts w:ascii="Arial" w:hAnsi="Arial" w:cs="Arial"/>
        </w:rPr>
      </w:pPr>
      <w:r>
        <w:rPr>
          <w:rFonts w:ascii="Arial" w:hAnsi="Arial" w:cs="Arial"/>
        </w:rPr>
        <w:t xml:space="preserve">Examples of </w:t>
      </w:r>
      <w:r w:rsidRPr="006B3669">
        <w:rPr>
          <w:rFonts w:ascii="Arial" w:hAnsi="Arial" w:cs="Arial"/>
        </w:rPr>
        <w:t>evidence that a producer can provide to prove that their customer is a large producer</w:t>
      </w:r>
      <w:r>
        <w:rPr>
          <w:rFonts w:ascii="Arial" w:hAnsi="Arial" w:cs="Arial"/>
        </w:rPr>
        <w:t xml:space="preserve"> include</w:t>
      </w:r>
      <w:r w:rsidRPr="006B3669">
        <w:rPr>
          <w:rFonts w:ascii="Arial" w:hAnsi="Arial" w:cs="Arial"/>
        </w:rPr>
        <w:t>:</w:t>
      </w:r>
      <w:r w:rsidR="00EC3583">
        <w:rPr>
          <w:rFonts w:ascii="Arial" w:hAnsi="Arial" w:cs="Arial"/>
        </w:rPr>
        <w:t xml:space="preserve"> </w:t>
      </w:r>
    </w:p>
    <w:p w14:paraId="381DDEC1" w14:textId="2B0A7E0D" w:rsidR="006633CB" w:rsidRDefault="006633CB" w:rsidP="006633CB">
      <w:pPr>
        <w:numPr>
          <w:ilvl w:val="0"/>
          <w:numId w:val="171"/>
        </w:numPr>
        <w:rPr>
          <w:rFonts w:ascii="Arial" w:hAnsi="Arial" w:cs="Arial"/>
        </w:rPr>
      </w:pPr>
      <w:r w:rsidRPr="007B1EAB">
        <w:rPr>
          <w:rFonts w:ascii="Arial" w:hAnsi="Arial" w:cs="Arial"/>
        </w:rPr>
        <w:t xml:space="preserve">The list of large producers at </w:t>
      </w:r>
      <w:hyperlink r:id="rId62" w:tgtFrame="_blank" w:tooltip="https://report-packaging-data.defra.gov.uk/large-producers" w:history="1">
        <w:r w:rsidRPr="00EC3583">
          <w:rPr>
            <w:rStyle w:val="Hyperlink"/>
            <w:rFonts w:ascii="Arial" w:hAnsi="Arial" w:cs="Arial"/>
          </w:rPr>
          <w:t>Public list of large producers on the ‘report packaging data’ service - GOV.UK</w:t>
        </w:r>
      </w:hyperlink>
      <w:r w:rsidRPr="007B1EAB">
        <w:rPr>
          <w:rFonts w:ascii="Arial" w:hAnsi="Arial" w:cs="Arial"/>
        </w:rPr>
        <w:t xml:space="preserve"> can be used to check if the organisation you are supplying is a large producer</w:t>
      </w:r>
    </w:p>
    <w:p w14:paraId="6CF75FE3" w14:textId="62E29018" w:rsidR="006633CB" w:rsidRDefault="006633CB" w:rsidP="006633CB">
      <w:pPr>
        <w:numPr>
          <w:ilvl w:val="0"/>
          <w:numId w:val="171"/>
        </w:numPr>
        <w:rPr>
          <w:rFonts w:ascii="Arial" w:hAnsi="Arial" w:cs="Arial"/>
        </w:rPr>
      </w:pPr>
      <w:r w:rsidRPr="00090B38">
        <w:rPr>
          <w:rFonts w:ascii="Arial" w:hAnsi="Arial" w:cs="Arial"/>
        </w:rPr>
        <w:t xml:space="preserve">The public register of producers at </w:t>
      </w:r>
      <w:hyperlink r:id="rId63" w:history="1">
        <w:r w:rsidRPr="00772024">
          <w:rPr>
            <w:rStyle w:val="Hyperlink"/>
            <w:rFonts w:ascii="Arial" w:hAnsi="Arial" w:cs="Arial"/>
          </w:rPr>
          <w:t>Packaging public registers - GOV.UK</w:t>
        </w:r>
      </w:hyperlink>
      <w:r>
        <w:rPr>
          <w:rFonts w:ascii="Arial" w:hAnsi="Arial" w:cs="Arial"/>
        </w:rPr>
        <w:t xml:space="preserve"> </w:t>
      </w:r>
    </w:p>
    <w:p w14:paraId="69267622" w14:textId="5EA563D5" w:rsidR="006633CB" w:rsidRDefault="006633CB" w:rsidP="006633CB">
      <w:pPr>
        <w:numPr>
          <w:ilvl w:val="0"/>
          <w:numId w:val="171"/>
        </w:numPr>
        <w:rPr>
          <w:rFonts w:ascii="Arial" w:hAnsi="Arial" w:cs="Arial"/>
        </w:rPr>
      </w:pPr>
      <w:r w:rsidRPr="00F76B52">
        <w:rPr>
          <w:rFonts w:ascii="Arial" w:hAnsi="Arial" w:cs="Arial"/>
        </w:rPr>
        <w:t>A written customer declaration confirming that they satisfy the large producer thresholds for both turnover and packaging supplied</w:t>
      </w:r>
    </w:p>
    <w:p w14:paraId="038EDB22" w14:textId="5CB7D007" w:rsidR="006633CB" w:rsidRDefault="006633CB" w:rsidP="006633CB">
      <w:pPr>
        <w:numPr>
          <w:ilvl w:val="0"/>
          <w:numId w:val="171"/>
        </w:numPr>
        <w:rPr>
          <w:rFonts w:ascii="Arial" w:hAnsi="Arial" w:cs="Arial"/>
        </w:rPr>
      </w:pPr>
      <w:r w:rsidRPr="00A1138B">
        <w:rPr>
          <w:rFonts w:ascii="Arial" w:hAnsi="Arial" w:cs="Arial"/>
        </w:rPr>
        <w:t>A declaration or clause in a purchase agreement or contract with the customer, that confirms they are a large producer and provides their producer registration number</w:t>
      </w:r>
      <w:r>
        <w:rPr>
          <w:rFonts w:ascii="Arial" w:hAnsi="Arial" w:cs="Arial"/>
        </w:rPr>
        <w:t>.</w:t>
      </w:r>
    </w:p>
    <w:p w14:paraId="3E6FFCAA" w14:textId="7220354C" w:rsidR="004949B2" w:rsidRPr="006B3669" w:rsidRDefault="00EC3583" w:rsidP="004949B2">
      <w:pPr>
        <w:spacing w:line="276" w:lineRule="auto"/>
        <w:jc w:val="both"/>
        <w:rPr>
          <w:rFonts w:ascii="Arial" w:hAnsi="Arial" w:cs="Arial"/>
        </w:rPr>
      </w:pPr>
      <w:r>
        <w:rPr>
          <w:rFonts w:ascii="Arial" w:hAnsi="Arial" w:cs="Arial"/>
        </w:rPr>
        <w:br/>
      </w:r>
      <w:r w:rsidR="004949B2" w:rsidRPr="326E4032">
        <w:rPr>
          <w:rFonts w:ascii="Arial" w:hAnsi="Arial" w:cs="Arial"/>
        </w:rPr>
        <w:t>It is important to note that businesses can fluctuate above or below the large producer threshold over time, so it cannot be assumed that a business will always remain a large producer.  As a result, distributors are expected to routinely review their customers’ status prior to reporting data to the environmental regulators.</w:t>
      </w:r>
    </w:p>
    <w:p w14:paraId="693CD2EF" w14:textId="77777777" w:rsidR="004949B2" w:rsidRPr="006B3669" w:rsidRDefault="004949B2" w:rsidP="004949B2">
      <w:pPr>
        <w:rPr>
          <w:rFonts w:ascii="Arial" w:hAnsi="Arial" w:cs="Arial"/>
        </w:rPr>
      </w:pPr>
      <w:r w:rsidRPr="2452AC91">
        <w:rPr>
          <w:rFonts w:ascii="Arial" w:hAnsi="Arial" w:cs="Arial"/>
        </w:rPr>
        <w:t xml:space="preserve">If you are unable to obtain any of the information described above, you can provide evidence that your customer satisfies the regulatory thresholds themselves. Below is a non-exhaustive list of methods of determining whether </w:t>
      </w:r>
      <w:r>
        <w:rPr>
          <w:rFonts w:ascii="Arial" w:hAnsi="Arial" w:cs="Arial"/>
        </w:rPr>
        <w:t>a</w:t>
      </w:r>
      <w:r w:rsidRPr="2452AC91">
        <w:rPr>
          <w:rFonts w:ascii="Arial" w:hAnsi="Arial" w:cs="Arial"/>
        </w:rPr>
        <w:t xml:space="preserve"> customer satisfie</w:t>
      </w:r>
      <w:r>
        <w:rPr>
          <w:rFonts w:ascii="Arial" w:hAnsi="Arial" w:cs="Arial"/>
        </w:rPr>
        <w:t>s</w:t>
      </w:r>
      <w:r w:rsidRPr="2452AC91">
        <w:rPr>
          <w:rFonts w:ascii="Arial" w:hAnsi="Arial" w:cs="Arial"/>
        </w:rPr>
        <w:t xml:space="preserve"> the two threshold tests.</w:t>
      </w:r>
    </w:p>
    <w:p w14:paraId="5D74F81C" w14:textId="77777777" w:rsidR="004949B2" w:rsidRDefault="004949B2" w:rsidP="004949B2">
      <w:pPr>
        <w:pStyle w:val="Heading3"/>
      </w:pPr>
    </w:p>
    <w:p w14:paraId="13B78923" w14:textId="51CDD0B9" w:rsidR="00CB1ED0" w:rsidRPr="009E253A" w:rsidRDefault="004949B2" w:rsidP="00CB1ED0">
      <w:pPr>
        <w:rPr>
          <w:rFonts w:ascii="Arial" w:eastAsiaTheme="majorEastAsia" w:hAnsi="Arial" w:cs="Arial"/>
          <w:color w:val="2F5496" w:themeColor="accent1" w:themeShade="BF"/>
          <w:kern w:val="2"/>
          <w:sz w:val="28"/>
          <w:szCs w:val="28"/>
          <w14:ligatures w14:val="standardContextual"/>
        </w:rPr>
      </w:pPr>
      <w:bookmarkStart w:id="78" w:name="_Toc203401525"/>
      <w:r w:rsidRPr="009E253A">
        <w:rPr>
          <w:rFonts w:ascii="Arial" w:eastAsiaTheme="majorEastAsia" w:hAnsi="Arial" w:cs="Arial"/>
          <w:color w:val="2F5496" w:themeColor="accent1" w:themeShade="BF"/>
          <w:kern w:val="2"/>
          <w:sz w:val="28"/>
          <w:szCs w:val="28"/>
          <w14:ligatures w14:val="standardContextual"/>
        </w:rPr>
        <w:t>How to establish whether someone meets the £2 million turnover threshold</w:t>
      </w:r>
      <w:bookmarkEnd w:id="78"/>
    </w:p>
    <w:p w14:paraId="3CC72F52" w14:textId="38FBC6C7" w:rsidR="004949B2" w:rsidRPr="006B3669" w:rsidRDefault="004949B2" w:rsidP="008F36CF">
      <w:pPr>
        <w:numPr>
          <w:ilvl w:val="0"/>
          <w:numId w:val="171"/>
        </w:numPr>
        <w:rPr>
          <w:rFonts w:ascii="Arial" w:hAnsi="Arial" w:cs="Arial"/>
        </w:rPr>
      </w:pPr>
      <w:r w:rsidRPr="006B3669">
        <w:rPr>
          <w:rFonts w:ascii="Arial" w:hAnsi="Arial" w:cs="Arial"/>
        </w:rPr>
        <w:t xml:space="preserve">Companies House accounts confirming </w:t>
      </w:r>
      <w:r>
        <w:rPr>
          <w:rFonts w:ascii="Arial" w:hAnsi="Arial" w:cs="Arial"/>
        </w:rPr>
        <w:t xml:space="preserve">the </w:t>
      </w:r>
      <w:r w:rsidRPr="006B3669">
        <w:rPr>
          <w:rFonts w:ascii="Arial" w:hAnsi="Arial" w:cs="Arial"/>
        </w:rPr>
        <w:t xml:space="preserve">turnover of the relevant producer </w:t>
      </w:r>
    </w:p>
    <w:p w14:paraId="406F3C53" w14:textId="77777777" w:rsidR="004949B2" w:rsidRPr="006B3669" w:rsidRDefault="004949B2" w:rsidP="008F36CF">
      <w:pPr>
        <w:numPr>
          <w:ilvl w:val="0"/>
          <w:numId w:val="171"/>
        </w:numPr>
        <w:rPr>
          <w:rFonts w:ascii="Arial" w:hAnsi="Arial" w:cs="Arial"/>
        </w:rPr>
      </w:pPr>
      <w:r w:rsidRPr="006B3669">
        <w:rPr>
          <w:rFonts w:ascii="Arial" w:hAnsi="Arial" w:cs="Arial"/>
        </w:rPr>
        <w:t>Financial information received directly from the customer</w:t>
      </w:r>
    </w:p>
    <w:p w14:paraId="066A0656" w14:textId="77777777" w:rsidR="004949B2" w:rsidRPr="006B3669" w:rsidRDefault="004949B2" w:rsidP="008F36CF">
      <w:pPr>
        <w:numPr>
          <w:ilvl w:val="0"/>
          <w:numId w:val="171"/>
        </w:numPr>
        <w:rPr>
          <w:rFonts w:ascii="Arial" w:hAnsi="Arial" w:cs="Arial"/>
        </w:rPr>
      </w:pPr>
      <w:r w:rsidRPr="6F0601D6">
        <w:rPr>
          <w:rFonts w:ascii="Arial" w:hAnsi="Arial" w:cs="Arial"/>
        </w:rPr>
        <w:t>A written customer declaration confirming that they exceed the £2 million turnover threshold</w:t>
      </w:r>
    </w:p>
    <w:p w14:paraId="2C81BDFA" w14:textId="77777777" w:rsidR="004949B2" w:rsidRDefault="004949B2" w:rsidP="004949B2">
      <w:pPr>
        <w:spacing w:line="276" w:lineRule="auto"/>
        <w:jc w:val="both"/>
        <w:rPr>
          <w:rFonts w:ascii="Arial" w:hAnsi="Arial" w:cs="Arial"/>
        </w:rPr>
      </w:pPr>
      <w:r w:rsidRPr="006B3669">
        <w:rPr>
          <w:rFonts w:ascii="Arial" w:hAnsi="Arial" w:cs="Arial"/>
        </w:rPr>
        <w:t xml:space="preserve">Please note your customer may be part of a corporate group and may be </w:t>
      </w:r>
      <w:r>
        <w:rPr>
          <w:rFonts w:ascii="Arial" w:hAnsi="Arial" w:cs="Arial"/>
        </w:rPr>
        <w:t xml:space="preserve">a </w:t>
      </w:r>
      <w:r w:rsidRPr="006B3669">
        <w:rPr>
          <w:rFonts w:ascii="Arial" w:hAnsi="Arial" w:cs="Arial"/>
        </w:rPr>
        <w:t xml:space="preserve">large </w:t>
      </w:r>
      <w:r>
        <w:rPr>
          <w:rFonts w:ascii="Arial" w:hAnsi="Arial" w:cs="Arial"/>
        </w:rPr>
        <w:t xml:space="preserve">producer </w:t>
      </w:r>
      <w:r w:rsidRPr="006B3669">
        <w:rPr>
          <w:rFonts w:ascii="Arial" w:hAnsi="Arial" w:cs="Arial"/>
        </w:rPr>
        <w:t xml:space="preserve">by virtue of being part of that group; this may need to form part of your assessment. </w:t>
      </w:r>
    </w:p>
    <w:p w14:paraId="0861E429" w14:textId="77777777" w:rsidR="004949B2" w:rsidRPr="006B3669" w:rsidRDefault="004949B2" w:rsidP="004949B2">
      <w:pPr>
        <w:spacing w:line="276" w:lineRule="auto"/>
        <w:jc w:val="both"/>
        <w:rPr>
          <w:rFonts w:ascii="Arial" w:hAnsi="Arial" w:cs="Arial"/>
        </w:rPr>
      </w:pPr>
      <w:r w:rsidRPr="006B3669">
        <w:rPr>
          <w:rFonts w:ascii="Arial" w:hAnsi="Arial" w:cs="Arial"/>
        </w:rPr>
        <w:t xml:space="preserve">For further information </w:t>
      </w:r>
      <w:r>
        <w:rPr>
          <w:rFonts w:ascii="Arial" w:hAnsi="Arial" w:cs="Arial"/>
        </w:rPr>
        <w:t xml:space="preserve">about assessing </w:t>
      </w:r>
      <w:r w:rsidRPr="006B3669">
        <w:rPr>
          <w:rFonts w:ascii="Arial" w:hAnsi="Arial" w:cs="Arial"/>
        </w:rPr>
        <w:t>the turnover of groups of companies</w:t>
      </w:r>
      <w:r>
        <w:rPr>
          <w:rFonts w:ascii="Arial" w:hAnsi="Arial" w:cs="Arial"/>
        </w:rPr>
        <w:t>,</w:t>
      </w:r>
      <w:r w:rsidRPr="006B3669">
        <w:rPr>
          <w:rFonts w:ascii="Arial" w:hAnsi="Arial" w:cs="Arial"/>
        </w:rPr>
        <w:t xml:space="preserve"> please see </w:t>
      </w:r>
      <w:hyperlink r:id="rId64" w:history="1">
        <w:r w:rsidRPr="006B3669">
          <w:rPr>
            <w:rStyle w:val="Hyperlink"/>
            <w:rFonts w:ascii="Arial" w:hAnsi="Arial" w:cs="Arial"/>
          </w:rPr>
          <w:t xml:space="preserve">section </w:t>
        </w:r>
        <w:r w:rsidRPr="00E01DFB">
          <w:rPr>
            <w:rStyle w:val="Hyperlink"/>
            <w:rFonts w:ascii="Arial" w:hAnsi="Arial" w:cs="Arial"/>
          </w:rPr>
          <w:t>3.15</w:t>
        </w:r>
        <w:r w:rsidRPr="006B3669">
          <w:rPr>
            <w:rStyle w:val="Hyperlink"/>
            <w:rFonts w:ascii="Arial" w:hAnsi="Arial" w:cs="Arial"/>
          </w:rPr>
          <w:t xml:space="preserve"> of the Regulators’ agreed positions and technical interpretations guidance</w:t>
        </w:r>
      </w:hyperlink>
      <w:r w:rsidRPr="006B3669">
        <w:rPr>
          <w:rFonts w:ascii="Arial" w:hAnsi="Arial" w:cs="Arial"/>
        </w:rPr>
        <w:t>.</w:t>
      </w:r>
    </w:p>
    <w:p w14:paraId="2E7A9F2F" w14:textId="77777777" w:rsidR="004949B2" w:rsidRDefault="004949B2" w:rsidP="004949B2">
      <w:pPr>
        <w:rPr>
          <w:rFonts w:ascii="Arial" w:hAnsi="Arial" w:cs="Arial"/>
        </w:rPr>
      </w:pPr>
    </w:p>
    <w:p w14:paraId="362C8806" w14:textId="1D38B5BF" w:rsidR="00CB1ED0" w:rsidRPr="009E253A" w:rsidRDefault="004949B2" w:rsidP="009D5571">
      <w:pPr>
        <w:pStyle w:val="Heading3"/>
        <w:rPr>
          <w:rFonts w:ascii="Arial" w:hAnsi="Arial" w:cs="Arial"/>
          <w:color w:val="2F5496" w:themeColor="accent1" w:themeShade="BF"/>
          <w:kern w:val="2"/>
          <w:sz w:val="28"/>
          <w:szCs w:val="28"/>
          <w14:ligatures w14:val="standardContextual"/>
        </w:rPr>
      </w:pPr>
      <w:bookmarkStart w:id="79" w:name="_Toc203401526"/>
      <w:r w:rsidRPr="009E253A">
        <w:rPr>
          <w:rFonts w:ascii="Arial" w:hAnsi="Arial" w:cs="Arial"/>
          <w:color w:val="2F5496" w:themeColor="accent1" w:themeShade="BF"/>
          <w:kern w:val="2"/>
          <w:sz w:val="28"/>
          <w:szCs w:val="28"/>
          <w14:ligatures w14:val="standardContextual"/>
        </w:rPr>
        <w:t>How to establish whether someone exceeds the 50 tonne packaging threshold</w:t>
      </w:r>
      <w:bookmarkEnd w:id="79"/>
    </w:p>
    <w:p w14:paraId="78AC1132" w14:textId="77777777" w:rsidR="00D82FB3" w:rsidRPr="00D82FB3" w:rsidRDefault="00D82FB3" w:rsidP="009E253A"/>
    <w:p w14:paraId="0AE039B6" w14:textId="5F6E3ABF" w:rsidR="004949B2" w:rsidRPr="00175922" w:rsidRDefault="004949B2" w:rsidP="00CB1ED0">
      <w:pPr>
        <w:numPr>
          <w:ilvl w:val="0"/>
          <w:numId w:val="171"/>
        </w:numPr>
        <w:rPr>
          <w:rFonts w:ascii="Arial" w:hAnsi="Arial" w:cs="Arial"/>
        </w:rPr>
      </w:pPr>
      <w:r w:rsidRPr="00175922">
        <w:rPr>
          <w:rFonts w:ascii="Arial" w:hAnsi="Arial" w:cs="Arial"/>
        </w:rPr>
        <w:t xml:space="preserve">Sales records </w:t>
      </w:r>
      <w:r w:rsidR="007F0C9F">
        <w:rPr>
          <w:rFonts w:ascii="Arial" w:hAnsi="Arial" w:cs="Arial"/>
        </w:rPr>
        <w:t>that demonstrate</w:t>
      </w:r>
      <w:r w:rsidR="007F0C9F" w:rsidRPr="00175922">
        <w:rPr>
          <w:rFonts w:ascii="Arial" w:hAnsi="Arial" w:cs="Arial"/>
        </w:rPr>
        <w:t xml:space="preserve"> </w:t>
      </w:r>
      <w:r w:rsidRPr="00175922">
        <w:rPr>
          <w:rFonts w:ascii="Arial" w:hAnsi="Arial" w:cs="Arial"/>
        </w:rPr>
        <w:t xml:space="preserve">you </w:t>
      </w:r>
      <w:r w:rsidRPr="00A14936">
        <w:rPr>
          <w:rFonts w:ascii="Arial" w:hAnsi="Arial" w:cs="Arial"/>
        </w:rPr>
        <w:t>sup</w:t>
      </w:r>
      <w:r w:rsidRPr="00571786">
        <w:rPr>
          <w:rFonts w:ascii="Arial" w:hAnsi="Arial" w:cs="Arial"/>
        </w:rPr>
        <w:t>plied</w:t>
      </w:r>
      <w:r w:rsidRPr="00175922">
        <w:rPr>
          <w:rFonts w:ascii="Arial" w:hAnsi="Arial" w:cs="Arial"/>
        </w:rPr>
        <w:t xml:space="preserve"> more than 50 tonnes of unfilled packaging to the customer in a relevant year. </w:t>
      </w:r>
    </w:p>
    <w:p w14:paraId="5712ADC5" w14:textId="77777777" w:rsidR="004949B2" w:rsidRPr="00175922" w:rsidRDefault="004949B2" w:rsidP="00CB1ED0">
      <w:pPr>
        <w:numPr>
          <w:ilvl w:val="0"/>
          <w:numId w:val="171"/>
        </w:numPr>
        <w:rPr>
          <w:rFonts w:ascii="Arial" w:hAnsi="Arial" w:cs="Arial"/>
        </w:rPr>
      </w:pPr>
      <w:r w:rsidRPr="00175922">
        <w:rPr>
          <w:rFonts w:ascii="Arial" w:hAnsi="Arial" w:cs="Arial"/>
        </w:rPr>
        <w:t xml:space="preserve">A written customer declaration confirming that they </w:t>
      </w:r>
      <w:r w:rsidRPr="00A14936">
        <w:rPr>
          <w:rFonts w:ascii="Arial" w:hAnsi="Arial" w:cs="Arial"/>
        </w:rPr>
        <w:t>exceed</w:t>
      </w:r>
      <w:r w:rsidRPr="00175922">
        <w:rPr>
          <w:rFonts w:ascii="Arial" w:hAnsi="Arial" w:cs="Arial"/>
        </w:rPr>
        <w:t>ed the 50 tonne packaging supplied threshold.</w:t>
      </w:r>
    </w:p>
    <w:p w14:paraId="02A13051" w14:textId="492D4B13" w:rsidR="004949B2" w:rsidRPr="00A65363" w:rsidRDefault="004949B2" w:rsidP="004949B2">
      <w:pPr>
        <w:rPr>
          <w:rFonts w:ascii="Arial" w:hAnsi="Arial" w:cs="Arial"/>
        </w:rPr>
      </w:pPr>
      <w:r w:rsidRPr="00A65363">
        <w:rPr>
          <w:rFonts w:ascii="Arial" w:hAnsi="Arial" w:cs="Arial"/>
        </w:rPr>
        <w:t xml:space="preserve">There is more information about turnover and packaging supplied thresholds in Sections 2:4 and 2:5 of </w:t>
      </w:r>
      <w:r w:rsidR="00A65363" w:rsidRPr="00A65363">
        <w:rPr>
          <w:rFonts w:ascii="Arial" w:hAnsi="Arial" w:cs="Arial"/>
        </w:rPr>
        <w:t>this</w:t>
      </w:r>
      <w:r w:rsidRPr="00A65363">
        <w:rPr>
          <w:rFonts w:ascii="Arial" w:hAnsi="Arial" w:cs="Arial"/>
        </w:rPr>
        <w:t xml:space="preserve"> document.</w:t>
      </w:r>
    </w:p>
    <w:p w14:paraId="04F1F258" w14:textId="77777777" w:rsidR="004949B2" w:rsidRPr="008A4EF0" w:rsidRDefault="004949B2" w:rsidP="004949B2">
      <w:pPr>
        <w:pStyle w:val="Heading3"/>
        <w:rPr>
          <w:rFonts w:ascii="Arial" w:hAnsi="Arial" w:cs="Arial"/>
          <w:color w:val="2F5496" w:themeColor="accent1" w:themeShade="BF"/>
          <w:kern w:val="2"/>
          <w:sz w:val="32"/>
          <w:szCs w:val="32"/>
          <w14:ligatures w14:val="standardContextual"/>
        </w:rPr>
      </w:pPr>
      <w:bookmarkStart w:id="80" w:name="_Toc203401527"/>
      <w:r w:rsidRPr="008A4EF0">
        <w:rPr>
          <w:rFonts w:ascii="Arial" w:hAnsi="Arial" w:cs="Arial"/>
          <w:color w:val="2F5496" w:themeColor="accent1" w:themeShade="BF"/>
          <w:kern w:val="2"/>
          <w:sz w:val="32"/>
          <w:szCs w:val="32"/>
          <w14:ligatures w14:val="standardContextual"/>
        </w:rPr>
        <w:t>How to establish whether someone is a packer/filler or a brand owner</w:t>
      </w:r>
      <w:bookmarkEnd w:id="80"/>
      <w:r w:rsidRPr="008A4EF0">
        <w:rPr>
          <w:rFonts w:ascii="Arial" w:hAnsi="Arial" w:cs="Arial"/>
          <w:color w:val="2F5496" w:themeColor="accent1" w:themeShade="BF"/>
          <w:kern w:val="2"/>
          <w:sz w:val="32"/>
          <w:szCs w:val="32"/>
          <w14:ligatures w14:val="standardContextual"/>
        </w:rPr>
        <w:t xml:space="preserve"> </w:t>
      </w:r>
    </w:p>
    <w:p w14:paraId="446E8AFF" w14:textId="77777777" w:rsidR="000068F9" w:rsidRDefault="000068F9" w:rsidP="000068F9">
      <w:pPr>
        <w:ind w:left="360"/>
        <w:rPr>
          <w:rFonts w:ascii="Arial" w:hAnsi="Arial" w:cs="Arial"/>
        </w:rPr>
      </w:pPr>
    </w:p>
    <w:p w14:paraId="5C3CD00C" w14:textId="1BC59FEB" w:rsidR="004949B2" w:rsidRPr="00A73305" w:rsidRDefault="004949B2" w:rsidP="00A73305">
      <w:pPr>
        <w:numPr>
          <w:ilvl w:val="0"/>
          <w:numId w:val="171"/>
        </w:numPr>
        <w:rPr>
          <w:rFonts w:ascii="Arial" w:hAnsi="Arial" w:cs="Arial"/>
        </w:rPr>
      </w:pPr>
      <w:r w:rsidRPr="0A6C8D57">
        <w:rPr>
          <w:rFonts w:ascii="Arial" w:hAnsi="Arial" w:cs="Arial"/>
        </w:rPr>
        <w:t xml:space="preserve">A written customer declaration confirming that </w:t>
      </w:r>
      <w:r w:rsidRPr="00A73305">
        <w:rPr>
          <w:rFonts w:ascii="Arial" w:hAnsi="Arial" w:cs="Arial"/>
        </w:rPr>
        <w:t>they</w:t>
      </w:r>
      <w:r w:rsidRPr="0A6C8D57">
        <w:rPr>
          <w:rFonts w:ascii="Arial" w:hAnsi="Arial" w:cs="Arial"/>
        </w:rPr>
        <w:t xml:space="preserve"> will pack/fill the empty packaging that you supply to them, or that they will apply their brand to the packaging.</w:t>
      </w:r>
    </w:p>
    <w:p w14:paraId="213127F9" w14:textId="5407D623" w:rsidR="004949B2" w:rsidRPr="00A73305" w:rsidRDefault="004949B2" w:rsidP="00A73305">
      <w:pPr>
        <w:ind w:left="360"/>
        <w:rPr>
          <w:rFonts w:ascii="Arial" w:hAnsi="Arial" w:cs="Arial"/>
        </w:rPr>
      </w:pPr>
      <w:r w:rsidRPr="006B3669">
        <w:rPr>
          <w:rFonts w:ascii="Arial" w:hAnsi="Arial" w:cs="Arial"/>
        </w:rPr>
        <w:t>Producers must ensure that such customer declarations are product specific and regularly reviewed to verify their accuracy. For example, a distributor may validate a customer declaration by checking the customers’ business activities</w:t>
      </w:r>
      <w:r w:rsidRPr="00A73305">
        <w:rPr>
          <w:rFonts w:ascii="Arial" w:hAnsi="Arial" w:cs="Arial"/>
        </w:rPr>
        <w:t xml:space="preserve"> </w:t>
      </w:r>
      <w:r w:rsidRPr="006B3669">
        <w:rPr>
          <w:rFonts w:ascii="Arial" w:hAnsi="Arial" w:cs="Arial"/>
        </w:rPr>
        <w:t xml:space="preserve">and that they do not supply the unfilled packaging on (for example, online checks of customer websites that clearly show the business does not supply empty packaging). Producers must retain evidence of any checks performed. </w:t>
      </w:r>
    </w:p>
    <w:p w14:paraId="75D73885" w14:textId="77777777" w:rsidR="004949B2" w:rsidRPr="00F8525C" w:rsidRDefault="004949B2" w:rsidP="00A73305">
      <w:pPr>
        <w:ind w:left="360"/>
        <w:rPr>
          <w:rFonts w:ascii="Arial" w:hAnsi="Arial" w:cs="Arial"/>
        </w:rPr>
      </w:pPr>
      <w:r w:rsidRPr="006B3669">
        <w:rPr>
          <w:rFonts w:ascii="Arial" w:hAnsi="Arial" w:cs="Arial"/>
        </w:rPr>
        <w:t>Where unfilled packaging is supplied via an intermediary such as a wholesaler, a distributor can use information obtained from the intermediary to prove that a large producer will report the packaging as either a brand owner</w:t>
      </w:r>
      <w:r>
        <w:rPr>
          <w:rFonts w:ascii="Arial" w:hAnsi="Arial" w:cs="Arial"/>
        </w:rPr>
        <w:t xml:space="preserve">, </w:t>
      </w:r>
      <w:r w:rsidRPr="006B3669">
        <w:rPr>
          <w:rFonts w:ascii="Arial" w:hAnsi="Arial" w:cs="Arial"/>
        </w:rPr>
        <w:t>packer/filler</w:t>
      </w:r>
      <w:r>
        <w:rPr>
          <w:rFonts w:ascii="Arial" w:hAnsi="Arial" w:cs="Arial"/>
        </w:rPr>
        <w:t>,</w:t>
      </w:r>
      <w:r w:rsidRPr="00A73305">
        <w:rPr>
          <w:rFonts w:ascii="Arial" w:hAnsi="Arial" w:cs="Arial"/>
        </w:rPr>
        <w:t xml:space="preserve"> or first UK owner</w:t>
      </w:r>
      <w:r w:rsidRPr="006B3669">
        <w:rPr>
          <w:rFonts w:ascii="Arial" w:hAnsi="Arial" w:cs="Arial"/>
        </w:rPr>
        <w:t xml:space="preserve">. It is important to note that information obtained from intermediaries must be verifiable and </w:t>
      </w:r>
      <w:r>
        <w:rPr>
          <w:rFonts w:ascii="Arial" w:hAnsi="Arial" w:cs="Arial"/>
        </w:rPr>
        <w:t xml:space="preserve">so it </w:t>
      </w:r>
      <w:r w:rsidRPr="006B3669">
        <w:rPr>
          <w:rFonts w:ascii="Arial" w:hAnsi="Arial" w:cs="Arial"/>
        </w:rPr>
        <w:t xml:space="preserve">cannot be </w:t>
      </w:r>
      <w:r w:rsidRPr="00F8525C">
        <w:rPr>
          <w:rFonts w:ascii="Arial" w:hAnsi="Arial" w:cs="Arial"/>
        </w:rPr>
        <w:t>anonymised.</w:t>
      </w:r>
    </w:p>
    <w:p w14:paraId="5CA047F1" w14:textId="77777777" w:rsidR="004949B2" w:rsidRPr="00F8525C" w:rsidRDefault="004949B2" w:rsidP="004949B2">
      <w:pPr>
        <w:pStyle w:val="ListParagraph"/>
        <w:rPr>
          <w:rFonts w:ascii="Arial" w:hAnsi="Arial" w:cs="Arial"/>
        </w:rPr>
      </w:pPr>
    </w:p>
    <w:p w14:paraId="0BF4CBAF" w14:textId="77777777" w:rsidR="004949B2" w:rsidRPr="00F8525C" w:rsidRDefault="004949B2" w:rsidP="004949B2">
      <w:pPr>
        <w:pStyle w:val="ListParagraph"/>
        <w:numPr>
          <w:ilvl w:val="0"/>
          <w:numId w:val="163"/>
        </w:numPr>
        <w:spacing w:after="160" w:line="259" w:lineRule="auto"/>
        <w:rPr>
          <w:rFonts w:ascii="Arial" w:hAnsi="Arial" w:cs="Arial"/>
          <w:sz w:val="22"/>
          <w:szCs w:val="22"/>
        </w:rPr>
      </w:pPr>
      <w:r w:rsidRPr="00F8525C">
        <w:rPr>
          <w:rFonts w:ascii="Arial" w:hAnsi="Arial" w:cs="Arial"/>
          <w:sz w:val="22"/>
          <w:szCs w:val="22"/>
        </w:rPr>
        <w:t xml:space="preserve">Assessment of the nature of the unfilled packaging and the customer’s business activities, where the outcome of the assessment supports the conclusion that </w:t>
      </w:r>
      <w:r w:rsidRPr="00F8525C">
        <w:rPr>
          <w:rFonts w:ascii="Arial" w:hAnsi="Arial" w:cs="Arial"/>
          <w:sz w:val="22"/>
          <w:szCs w:val="22"/>
          <w:u w:val="single"/>
        </w:rPr>
        <w:t>all</w:t>
      </w:r>
      <w:r w:rsidRPr="00F8525C">
        <w:rPr>
          <w:rFonts w:ascii="Arial" w:hAnsi="Arial" w:cs="Arial"/>
          <w:sz w:val="22"/>
          <w:szCs w:val="22"/>
        </w:rPr>
        <w:t xml:space="preserve"> unfilled packaging supplied to the customer will be their responsibility as a large producer brand owner, packer filler, or first UK owner.</w:t>
      </w:r>
    </w:p>
    <w:p w14:paraId="4936B7F7" w14:textId="77777777" w:rsidR="004949B2" w:rsidRPr="00F8525C" w:rsidRDefault="004949B2" w:rsidP="004949B2">
      <w:pPr>
        <w:pStyle w:val="ListParagraph"/>
        <w:spacing w:line="276" w:lineRule="auto"/>
        <w:jc w:val="both"/>
        <w:rPr>
          <w:rFonts w:ascii="Arial" w:hAnsi="Arial" w:cs="Arial"/>
          <w:sz w:val="22"/>
          <w:szCs w:val="22"/>
        </w:rPr>
      </w:pPr>
    </w:p>
    <w:p w14:paraId="533C4BD5" w14:textId="4DE7ADDF" w:rsidR="004949B2" w:rsidRPr="00F8525C" w:rsidRDefault="004949B2" w:rsidP="005723EF">
      <w:pPr>
        <w:pStyle w:val="ListParagraph"/>
        <w:spacing w:line="276" w:lineRule="auto"/>
        <w:ind w:left="360"/>
        <w:jc w:val="both"/>
        <w:rPr>
          <w:rFonts w:ascii="Arial" w:hAnsi="Arial" w:cs="Arial"/>
          <w:sz w:val="22"/>
          <w:szCs w:val="22"/>
        </w:rPr>
      </w:pPr>
      <w:r w:rsidRPr="00F8525C">
        <w:rPr>
          <w:rFonts w:ascii="Arial" w:hAnsi="Arial" w:cs="Arial"/>
          <w:b/>
          <w:bCs/>
          <w:sz w:val="22"/>
          <w:szCs w:val="22"/>
        </w:rPr>
        <w:t>Example:</w:t>
      </w:r>
      <w:r w:rsidRPr="00F8525C">
        <w:rPr>
          <w:rFonts w:ascii="Arial" w:hAnsi="Arial" w:cs="Arial"/>
          <w:sz w:val="22"/>
          <w:szCs w:val="22"/>
        </w:rPr>
        <w:t xml:space="preserve"> Where a distributor supplies burger boxes to a large fast-food restaurant, the restaurant will clearly pack/fill the burger boxes and use them to supply burgers to consumers. If a distributor documents the nature of its customer’s business and the type of packaging supplied to them, the distributor can assume that the packaging will be pack/filled by the fast-food </w:t>
      </w:r>
      <w:r w:rsidR="009D5571" w:rsidRPr="00F8525C">
        <w:rPr>
          <w:rFonts w:ascii="Arial" w:hAnsi="Arial" w:cs="Arial"/>
          <w:sz w:val="22"/>
          <w:szCs w:val="22"/>
        </w:rPr>
        <w:t>restaurant,</w:t>
      </w:r>
      <w:r w:rsidRPr="00F8525C">
        <w:rPr>
          <w:rFonts w:ascii="Arial" w:hAnsi="Arial" w:cs="Arial"/>
          <w:sz w:val="22"/>
          <w:szCs w:val="22"/>
        </w:rPr>
        <w:t xml:space="preserve"> and it does not need to report the burger boxes it supplies to them.</w:t>
      </w:r>
    </w:p>
    <w:p w14:paraId="4B3600B2" w14:textId="77777777" w:rsidR="004949B2" w:rsidRPr="00F8525C" w:rsidRDefault="004949B2" w:rsidP="005723EF">
      <w:pPr>
        <w:pStyle w:val="ListParagraph"/>
        <w:spacing w:line="276" w:lineRule="auto"/>
        <w:ind w:left="360"/>
        <w:jc w:val="both"/>
        <w:rPr>
          <w:rFonts w:ascii="Arial" w:hAnsi="Arial" w:cs="Arial"/>
          <w:sz w:val="22"/>
          <w:szCs w:val="22"/>
        </w:rPr>
      </w:pPr>
    </w:p>
    <w:p w14:paraId="71C59017" w14:textId="77777777" w:rsidR="004949B2" w:rsidRPr="00F8525C" w:rsidRDefault="004949B2" w:rsidP="005723EF">
      <w:pPr>
        <w:pStyle w:val="ListParagraph"/>
        <w:spacing w:line="276" w:lineRule="auto"/>
        <w:ind w:left="360"/>
        <w:jc w:val="both"/>
        <w:rPr>
          <w:rFonts w:ascii="Arial" w:hAnsi="Arial" w:cs="Arial"/>
          <w:sz w:val="22"/>
          <w:szCs w:val="22"/>
        </w:rPr>
      </w:pPr>
      <w:r w:rsidRPr="00F8525C">
        <w:rPr>
          <w:rFonts w:ascii="Arial" w:hAnsi="Arial" w:cs="Arial"/>
          <w:b/>
          <w:bCs/>
          <w:sz w:val="22"/>
          <w:szCs w:val="22"/>
        </w:rPr>
        <w:t>Example:</w:t>
      </w:r>
      <w:r w:rsidRPr="00F8525C">
        <w:rPr>
          <w:rFonts w:ascii="Arial" w:hAnsi="Arial" w:cs="Arial"/>
          <w:sz w:val="22"/>
          <w:szCs w:val="22"/>
        </w:rPr>
        <w:t xml:space="preserve"> Where a distributor supplies branded unfilled boxes and the brand does not relate to the packaging but is owned by a large producer retailer who will fill the boxes and use them to supply their goods, it can be assumed that the retailer will be responsible for the packaging when it is filled as the brand owner.</w:t>
      </w:r>
    </w:p>
    <w:p w14:paraId="406C5FDF" w14:textId="77777777" w:rsidR="005723EF" w:rsidRPr="00F8525C" w:rsidRDefault="005723EF" w:rsidP="005723EF">
      <w:pPr>
        <w:pStyle w:val="ListParagraph"/>
        <w:spacing w:line="276" w:lineRule="auto"/>
        <w:ind w:left="360"/>
        <w:jc w:val="both"/>
        <w:rPr>
          <w:rFonts w:ascii="Arial" w:hAnsi="Arial" w:cs="Arial"/>
          <w:sz w:val="22"/>
          <w:szCs w:val="22"/>
        </w:rPr>
      </w:pPr>
    </w:p>
    <w:p w14:paraId="4335C3FB" w14:textId="77777777" w:rsidR="004949B2" w:rsidRPr="00F8525C" w:rsidRDefault="004949B2" w:rsidP="005723EF">
      <w:pPr>
        <w:ind w:left="360"/>
        <w:rPr>
          <w:rFonts w:ascii="Arial" w:hAnsi="Arial" w:cs="Arial"/>
          <w:i/>
          <w:iCs/>
        </w:rPr>
      </w:pPr>
      <w:r w:rsidRPr="00F8525C">
        <w:rPr>
          <w:rFonts w:ascii="Arial" w:hAnsi="Arial" w:cs="Arial"/>
          <w:b/>
          <w:bCs/>
        </w:rPr>
        <w:t xml:space="preserve">Please note: </w:t>
      </w:r>
      <w:r w:rsidRPr="00F8525C">
        <w:rPr>
          <w:rFonts w:ascii="Arial" w:hAnsi="Arial" w:cs="Arial"/>
        </w:rPr>
        <w:t xml:space="preserve">In both examples above, if the distributor’s large producer customer supplied </w:t>
      </w:r>
      <w:r w:rsidRPr="00F8525C">
        <w:rPr>
          <w:rFonts w:ascii="Arial" w:hAnsi="Arial" w:cs="Arial"/>
          <w:u w:val="single"/>
        </w:rPr>
        <w:t>any</w:t>
      </w:r>
      <w:r w:rsidRPr="00F8525C">
        <w:rPr>
          <w:rFonts w:ascii="Arial" w:hAnsi="Arial" w:cs="Arial"/>
        </w:rPr>
        <w:t xml:space="preserve"> amount of the unfilled packaging on to another organisation, the distributor would be responsible for reporting all of the packaging they supplied to that customer. However, if the distributor can obtain evidence from its customer of the amount of packaging that the customer did not supply on as unfilled (i.e., the amount the customer is responsible for as the brand owner, packer/filler, or first UK owner)</w:t>
      </w:r>
      <w:r w:rsidRPr="00F8525C" w:rsidDel="00F50BFE">
        <w:rPr>
          <w:rFonts w:ascii="Arial" w:hAnsi="Arial" w:cs="Arial"/>
        </w:rPr>
        <w:t xml:space="preserve"> </w:t>
      </w:r>
      <w:r w:rsidRPr="00F8525C">
        <w:rPr>
          <w:rFonts w:ascii="Arial" w:hAnsi="Arial" w:cs="Arial"/>
        </w:rPr>
        <w:t xml:space="preserve">then the distributor can exclude this amount from its packaging data. </w:t>
      </w:r>
    </w:p>
    <w:p w14:paraId="00AC5751" w14:textId="77777777" w:rsidR="004949B2" w:rsidRDefault="004949B2" w:rsidP="005723EF">
      <w:pPr>
        <w:pStyle w:val="ListParagraph"/>
        <w:spacing w:line="276" w:lineRule="auto"/>
        <w:ind w:left="360"/>
        <w:jc w:val="both"/>
        <w:rPr>
          <w:rFonts w:ascii="Arial" w:hAnsi="Arial" w:cs="Arial"/>
          <w:sz w:val="22"/>
          <w:szCs w:val="22"/>
        </w:rPr>
      </w:pPr>
      <w:r w:rsidRPr="005723EF">
        <w:rPr>
          <w:rFonts w:ascii="Arial" w:hAnsi="Arial" w:cs="Arial"/>
          <w:sz w:val="22"/>
          <w:szCs w:val="22"/>
        </w:rPr>
        <w:t xml:space="preserve">The distributor must keep details of its customers and be able to explain the reason for not reporting any unfilled packaging that it supplies. </w:t>
      </w:r>
    </w:p>
    <w:p w14:paraId="35D01CEE" w14:textId="77777777" w:rsidR="000068F9" w:rsidRPr="005723EF" w:rsidRDefault="000068F9" w:rsidP="005723EF">
      <w:pPr>
        <w:pStyle w:val="ListParagraph"/>
        <w:spacing w:line="276" w:lineRule="auto"/>
        <w:ind w:left="360"/>
        <w:jc w:val="both"/>
        <w:rPr>
          <w:rFonts w:ascii="Arial" w:hAnsi="Arial" w:cs="Arial"/>
          <w:sz w:val="22"/>
          <w:szCs w:val="22"/>
        </w:rPr>
      </w:pPr>
    </w:p>
    <w:p w14:paraId="6E9E7DD0" w14:textId="77777777" w:rsidR="004949B2" w:rsidRDefault="004949B2" w:rsidP="004949B2">
      <w:pPr>
        <w:rPr>
          <w:rFonts w:ascii="Arial" w:hAnsi="Arial" w:cs="Arial"/>
        </w:rPr>
      </w:pPr>
    </w:p>
    <w:p w14:paraId="514D8807" w14:textId="77777777" w:rsidR="004949B2" w:rsidRPr="000068F9" w:rsidRDefault="004949B2" w:rsidP="004949B2">
      <w:pPr>
        <w:pStyle w:val="Heading2"/>
        <w:rPr>
          <w:rFonts w:ascii="Arial" w:eastAsiaTheme="majorEastAsia" w:hAnsi="Arial" w:cs="Arial"/>
          <w:b w:val="0"/>
          <w:bCs w:val="0"/>
          <w:i w:val="0"/>
          <w:iCs w:val="0"/>
          <w:color w:val="2F5496" w:themeColor="accent1" w:themeShade="BF"/>
          <w:kern w:val="2"/>
          <w:sz w:val="32"/>
          <w:szCs w:val="32"/>
          <w:lang w:val="en-GB"/>
          <w14:ligatures w14:val="standardContextual"/>
        </w:rPr>
      </w:pPr>
      <w:bookmarkStart w:id="81" w:name="_Toc203401528"/>
      <w:r w:rsidRPr="000068F9">
        <w:rPr>
          <w:rFonts w:ascii="Arial" w:eastAsiaTheme="majorEastAsia" w:hAnsi="Arial" w:cs="Arial"/>
          <w:b w:val="0"/>
          <w:bCs w:val="0"/>
          <w:i w:val="0"/>
          <w:iCs w:val="0"/>
          <w:color w:val="2F5496" w:themeColor="accent1" w:themeShade="BF"/>
          <w:kern w:val="2"/>
          <w:sz w:val="32"/>
          <w:szCs w:val="32"/>
          <w:lang w:val="en-GB"/>
          <w14:ligatures w14:val="standardContextual"/>
        </w:rPr>
        <w:t>What a distributor must report</w:t>
      </w:r>
      <w:bookmarkEnd w:id="81"/>
    </w:p>
    <w:p w14:paraId="2668567A" w14:textId="77777777" w:rsidR="004949B2" w:rsidRPr="0049353B" w:rsidRDefault="004949B2" w:rsidP="00884D2D">
      <w:pPr>
        <w:spacing w:before="240" w:line="276" w:lineRule="auto"/>
        <w:jc w:val="both"/>
        <w:rPr>
          <w:rFonts w:ascii="Arial" w:hAnsi="Arial" w:cs="Arial"/>
        </w:rPr>
      </w:pPr>
      <w:r w:rsidRPr="00B903ED">
        <w:rPr>
          <w:rFonts w:ascii="Arial" w:hAnsi="Arial" w:cs="Arial"/>
        </w:rPr>
        <w:t xml:space="preserve">All reports made to the environmental regulators must be as </w:t>
      </w:r>
      <w:r w:rsidRPr="0001427B">
        <w:rPr>
          <w:rFonts w:ascii="Arial" w:hAnsi="Arial" w:cs="Arial"/>
        </w:rPr>
        <w:t>accurate as reasonably possible</w:t>
      </w:r>
      <w:r w:rsidRPr="00B903ED">
        <w:rPr>
          <w:rFonts w:ascii="Arial" w:hAnsi="Arial" w:cs="Arial"/>
        </w:rPr>
        <w:t>.</w:t>
      </w:r>
      <w:r>
        <w:rPr>
          <w:rFonts w:ascii="Arial" w:hAnsi="Arial" w:cs="Arial"/>
        </w:rPr>
        <w:t xml:space="preserve"> S</w:t>
      </w:r>
      <w:r w:rsidRPr="0049353B">
        <w:rPr>
          <w:rFonts w:ascii="Arial" w:hAnsi="Arial" w:cs="Arial"/>
        </w:rPr>
        <w:t xml:space="preserve">upporting information and evidence must be </w:t>
      </w:r>
      <w:r>
        <w:rPr>
          <w:rFonts w:ascii="Arial" w:hAnsi="Arial" w:cs="Arial"/>
        </w:rPr>
        <w:t>retained</w:t>
      </w:r>
      <w:r w:rsidRPr="0049353B">
        <w:rPr>
          <w:rFonts w:ascii="Arial" w:hAnsi="Arial" w:cs="Arial"/>
        </w:rPr>
        <w:t xml:space="preserve"> for 7 years and </w:t>
      </w:r>
      <w:r>
        <w:rPr>
          <w:rFonts w:ascii="Arial" w:hAnsi="Arial" w:cs="Arial"/>
        </w:rPr>
        <w:t xml:space="preserve">made </w:t>
      </w:r>
      <w:r w:rsidRPr="0049353B">
        <w:rPr>
          <w:rFonts w:ascii="Arial" w:hAnsi="Arial" w:cs="Arial"/>
        </w:rPr>
        <w:t xml:space="preserve">available </w:t>
      </w:r>
      <w:r>
        <w:rPr>
          <w:rFonts w:ascii="Arial" w:hAnsi="Arial" w:cs="Arial"/>
        </w:rPr>
        <w:t>up</w:t>
      </w:r>
      <w:r w:rsidRPr="0049353B">
        <w:rPr>
          <w:rFonts w:ascii="Arial" w:hAnsi="Arial" w:cs="Arial"/>
        </w:rPr>
        <w:t xml:space="preserve">on request (for example at audit). </w:t>
      </w:r>
    </w:p>
    <w:p w14:paraId="0BCA494F" w14:textId="77777777" w:rsidR="00764B17" w:rsidRDefault="004949B2" w:rsidP="004949B2">
      <w:pPr>
        <w:spacing w:line="276" w:lineRule="auto"/>
        <w:jc w:val="both"/>
        <w:rPr>
          <w:rFonts w:ascii="Arial" w:hAnsi="Arial" w:cs="Arial"/>
        </w:rPr>
      </w:pPr>
      <w:r w:rsidRPr="4ABFD50F">
        <w:rPr>
          <w:rFonts w:ascii="Arial" w:hAnsi="Arial" w:cs="Arial"/>
        </w:rPr>
        <w:t>A producer who performs the distributor function in relation to unfilled packaging must report the following information in relation to the unfilled packaging that it supplies.</w:t>
      </w:r>
    </w:p>
    <w:p w14:paraId="5BDBF01E" w14:textId="77777777" w:rsidR="00764B17" w:rsidRPr="00810CC9" w:rsidRDefault="00764B17" w:rsidP="004949B2">
      <w:pPr>
        <w:spacing w:line="276" w:lineRule="auto"/>
        <w:jc w:val="both"/>
        <w:rPr>
          <w:rFonts w:ascii="Arial" w:hAnsi="Arial" w:cs="Arial"/>
        </w:rPr>
      </w:pPr>
    </w:p>
    <w:p w14:paraId="6A6B1E02" w14:textId="77777777" w:rsidR="004949B2" w:rsidRPr="00764B17" w:rsidRDefault="004949B2" w:rsidP="00764B17">
      <w:pPr>
        <w:pStyle w:val="Heading3"/>
        <w:spacing w:after="240"/>
        <w:rPr>
          <w:rFonts w:ascii="Arial" w:hAnsi="Arial" w:cs="Arial"/>
          <w:sz w:val="28"/>
          <w:szCs w:val="28"/>
        </w:rPr>
      </w:pPr>
      <w:bookmarkStart w:id="82" w:name="_Toc203401529"/>
      <w:r w:rsidRPr="00764B17">
        <w:rPr>
          <w:rFonts w:ascii="Arial" w:hAnsi="Arial" w:cs="Arial"/>
          <w:sz w:val="28"/>
          <w:szCs w:val="28"/>
        </w:rPr>
        <w:t>Packaging category</w:t>
      </w:r>
      <w:bookmarkEnd w:id="82"/>
    </w:p>
    <w:p w14:paraId="2A6B296A" w14:textId="77777777" w:rsidR="004949B2" w:rsidRDefault="004949B2" w:rsidP="004949B2">
      <w:pPr>
        <w:spacing w:line="276" w:lineRule="auto"/>
        <w:jc w:val="both"/>
        <w:rPr>
          <w:rFonts w:ascii="Arial" w:hAnsi="Arial" w:cs="Arial"/>
        </w:rPr>
      </w:pPr>
      <w:r>
        <w:rPr>
          <w:rFonts w:ascii="Arial" w:hAnsi="Arial" w:cs="Arial"/>
        </w:rPr>
        <w:t>Producers must report the weight of the packaging they supply in kilograms (kg). This information must be broken down into the following materials:</w:t>
      </w:r>
    </w:p>
    <w:p w14:paraId="6C20968E"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aluminium </w:t>
      </w:r>
    </w:p>
    <w:p w14:paraId="393CB7A1"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fibre-based composite </w:t>
      </w:r>
    </w:p>
    <w:p w14:paraId="695D60A5"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glass </w:t>
      </w:r>
    </w:p>
    <w:p w14:paraId="3E518CE2"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paper or cardboard </w:t>
      </w:r>
    </w:p>
    <w:p w14:paraId="59968601"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plastic </w:t>
      </w:r>
    </w:p>
    <w:p w14:paraId="7E9FAE46"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steel </w:t>
      </w:r>
    </w:p>
    <w:p w14:paraId="4EEDB26F" w14:textId="77777777" w:rsidR="004949B2" w:rsidRPr="000C49B2" w:rsidRDefault="004949B2" w:rsidP="00F8525C">
      <w:pPr>
        <w:numPr>
          <w:ilvl w:val="0"/>
          <w:numId w:val="176"/>
        </w:numPr>
        <w:spacing w:after="0" w:line="276" w:lineRule="auto"/>
        <w:jc w:val="both"/>
        <w:rPr>
          <w:rFonts w:ascii="Arial" w:hAnsi="Arial" w:cs="Arial"/>
        </w:rPr>
      </w:pPr>
      <w:r w:rsidRPr="000C49B2">
        <w:rPr>
          <w:rFonts w:ascii="Arial" w:hAnsi="Arial" w:cs="Arial"/>
        </w:rPr>
        <w:t>wood </w:t>
      </w:r>
    </w:p>
    <w:p w14:paraId="0FE321AC" w14:textId="77777777" w:rsidR="004949B2" w:rsidRDefault="004949B2" w:rsidP="00F8525C">
      <w:pPr>
        <w:numPr>
          <w:ilvl w:val="0"/>
          <w:numId w:val="176"/>
        </w:numPr>
        <w:spacing w:after="0" w:line="276" w:lineRule="auto"/>
        <w:jc w:val="both"/>
        <w:rPr>
          <w:rFonts w:ascii="Arial" w:hAnsi="Arial" w:cs="Arial"/>
        </w:rPr>
      </w:pPr>
      <w:r w:rsidRPr="000C49B2">
        <w:rPr>
          <w:rFonts w:ascii="Arial" w:hAnsi="Arial" w:cs="Arial"/>
        </w:rPr>
        <w:t>‘other’</w:t>
      </w:r>
    </w:p>
    <w:p w14:paraId="268A4BD0" w14:textId="77777777" w:rsidR="00F8525C" w:rsidRPr="000C49B2" w:rsidRDefault="00F8525C" w:rsidP="00F8525C">
      <w:pPr>
        <w:spacing w:after="0" w:line="276" w:lineRule="auto"/>
        <w:ind w:left="720"/>
        <w:jc w:val="both"/>
        <w:rPr>
          <w:rFonts w:ascii="Arial" w:hAnsi="Arial" w:cs="Arial"/>
        </w:rPr>
      </w:pPr>
    </w:p>
    <w:p w14:paraId="178F72B1" w14:textId="77777777" w:rsidR="004949B2" w:rsidRPr="00810CC9" w:rsidRDefault="004949B2" w:rsidP="004949B2">
      <w:pPr>
        <w:spacing w:line="276" w:lineRule="auto"/>
        <w:jc w:val="both"/>
        <w:rPr>
          <w:rFonts w:ascii="Arial" w:hAnsi="Arial" w:cs="Arial"/>
        </w:rPr>
      </w:pPr>
      <w:r w:rsidRPr="792A5819">
        <w:rPr>
          <w:rFonts w:ascii="Arial" w:hAnsi="Arial" w:cs="Arial"/>
        </w:rPr>
        <w:t>Producers may need to report under additional subcategories that are introduced by the Scheme Administrator,</w:t>
      </w:r>
      <w:r>
        <w:rPr>
          <w:rFonts w:ascii="Arial" w:hAnsi="Arial" w:cs="Arial"/>
        </w:rPr>
        <w:t xml:space="preserve"> </w:t>
      </w:r>
      <w:r w:rsidRPr="792A5819">
        <w:rPr>
          <w:rFonts w:ascii="Arial" w:hAnsi="Arial" w:cs="Arial"/>
        </w:rPr>
        <w:t xml:space="preserve">PackUK. For further information </w:t>
      </w:r>
      <w:r>
        <w:rPr>
          <w:rFonts w:ascii="Arial" w:hAnsi="Arial" w:cs="Arial"/>
        </w:rPr>
        <w:t>about</w:t>
      </w:r>
      <w:r w:rsidRPr="792A5819">
        <w:rPr>
          <w:rFonts w:ascii="Arial" w:hAnsi="Arial" w:cs="Arial"/>
        </w:rPr>
        <w:t xml:space="preserve"> packaging category</w:t>
      </w:r>
      <w:r>
        <w:rPr>
          <w:rFonts w:ascii="Arial" w:hAnsi="Arial" w:cs="Arial"/>
        </w:rPr>
        <w:t xml:space="preserve"> or </w:t>
      </w:r>
      <w:r w:rsidRPr="792A5819">
        <w:rPr>
          <w:rFonts w:ascii="Arial" w:hAnsi="Arial" w:cs="Arial"/>
        </w:rPr>
        <w:t xml:space="preserve">subcategory reporting requirements, please see </w:t>
      </w:r>
      <w:hyperlink r:id="rId65" w:anchor="report-packaging-material-and-weight-data">
        <w:r w:rsidRPr="792A5819">
          <w:rPr>
            <w:rStyle w:val="Hyperlink"/>
            <w:rFonts w:ascii="Arial" w:hAnsi="Arial" w:cs="Arial"/>
          </w:rPr>
          <w:t>https://www.gov.uk/guidance/how-to-collect-your-packaging-data-for-extended-producer-responsibility#report-packaging-material-and-weight-data</w:t>
        </w:r>
      </w:hyperlink>
      <w:r w:rsidRPr="792A5819">
        <w:rPr>
          <w:rFonts w:ascii="Arial" w:hAnsi="Arial" w:cs="Arial"/>
        </w:rPr>
        <w:t xml:space="preserve"> </w:t>
      </w:r>
    </w:p>
    <w:p w14:paraId="752FB468" w14:textId="77777777" w:rsidR="004949B2" w:rsidRDefault="004949B2" w:rsidP="004949B2">
      <w:pPr>
        <w:pStyle w:val="Heading3"/>
      </w:pPr>
    </w:p>
    <w:p w14:paraId="7149A4D9" w14:textId="18D883C7" w:rsidR="000068F9" w:rsidRDefault="004949B2" w:rsidP="00B555AA">
      <w:pPr>
        <w:pStyle w:val="Heading3"/>
        <w:spacing w:after="240"/>
      </w:pPr>
      <w:bookmarkStart w:id="83" w:name="_Toc203401530"/>
      <w:r w:rsidRPr="000068F9">
        <w:rPr>
          <w:rFonts w:ascii="Arial" w:hAnsi="Arial" w:cs="Arial"/>
          <w:sz w:val="28"/>
          <w:szCs w:val="28"/>
        </w:rPr>
        <w:t xml:space="preserve">Packaging </w:t>
      </w:r>
      <w:bookmarkEnd w:id="83"/>
      <w:r w:rsidRPr="000068F9">
        <w:rPr>
          <w:rFonts w:ascii="Arial" w:hAnsi="Arial" w:cs="Arial"/>
          <w:sz w:val="28"/>
          <w:szCs w:val="28"/>
        </w:rPr>
        <w:t>Type</w:t>
      </w:r>
    </w:p>
    <w:p w14:paraId="39AEE2D9" w14:textId="77777777" w:rsidR="004949B2" w:rsidRDefault="004949B2" w:rsidP="004949B2">
      <w:pPr>
        <w:spacing w:line="276" w:lineRule="auto"/>
        <w:jc w:val="both"/>
        <w:rPr>
          <w:rFonts w:ascii="Arial" w:hAnsi="Arial" w:cs="Arial"/>
          <w:b/>
          <w:bCs/>
        </w:rPr>
      </w:pPr>
      <w:r w:rsidRPr="00F94448">
        <w:rPr>
          <w:rFonts w:ascii="Arial" w:hAnsi="Arial" w:cs="Arial"/>
        </w:rPr>
        <w:t xml:space="preserve">Producers must specify the type (sometimes referred to as packaging class) of packaging that they supply, as primary, secondary, </w:t>
      </w:r>
      <w:r w:rsidRPr="00D56CBC">
        <w:rPr>
          <w:rFonts w:ascii="Arial" w:hAnsi="Arial" w:cs="Arial"/>
        </w:rPr>
        <w:t>tertiary or shipment. For more information about packaging types, please refer to Section 1:1 of this document.</w:t>
      </w:r>
    </w:p>
    <w:p w14:paraId="05417381" w14:textId="5F9DF3A2" w:rsidR="004949B2" w:rsidRDefault="004949B2" w:rsidP="004949B2">
      <w:pPr>
        <w:spacing w:line="276" w:lineRule="auto"/>
        <w:jc w:val="both"/>
        <w:rPr>
          <w:rFonts w:ascii="Arial" w:hAnsi="Arial" w:cs="Arial"/>
        </w:rPr>
      </w:pPr>
      <w:r w:rsidRPr="00EA6145">
        <w:rPr>
          <w:rFonts w:ascii="Arial" w:hAnsi="Arial" w:cs="Arial"/>
        </w:rPr>
        <w:t xml:space="preserve">To correctly </w:t>
      </w:r>
      <w:r>
        <w:rPr>
          <w:rFonts w:ascii="Arial" w:hAnsi="Arial" w:cs="Arial"/>
        </w:rPr>
        <w:t>identify</w:t>
      </w:r>
      <w:r w:rsidRPr="00EA6145">
        <w:rPr>
          <w:rFonts w:ascii="Arial" w:hAnsi="Arial" w:cs="Arial"/>
        </w:rPr>
        <w:t xml:space="preserve"> the </w:t>
      </w:r>
      <w:r>
        <w:rPr>
          <w:rFonts w:ascii="Arial" w:hAnsi="Arial" w:cs="Arial"/>
        </w:rPr>
        <w:t>type</w:t>
      </w:r>
      <w:r w:rsidRPr="00EA6145">
        <w:rPr>
          <w:rFonts w:ascii="Arial" w:hAnsi="Arial" w:cs="Arial"/>
        </w:rPr>
        <w:t xml:space="preserve"> of packaging, a distributor must determine how the unfilled packaging will be used when it is filled. This will enable the distributor to align the intended use with the appropriate packaging class.</w:t>
      </w:r>
      <w:r>
        <w:rPr>
          <w:rFonts w:ascii="Arial" w:hAnsi="Arial" w:cs="Arial"/>
        </w:rPr>
        <w:t xml:space="preserve"> It is important that the correct packaging </w:t>
      </w:r>
      <w:r w:rsidR="00D831A4">
        <w:rPr>
          <w:rFonts w:ascii="Arial" w:hAnsi="Arial" w:cs="Arial"/>
        </w:rPr>
        <w:t xml:space="preserve">type </w:t>
      </w:r>
      <w:r>
        <w:rPr>
          <w:rFonts w:ascii="Arial" w:hAnsi="Arial" w:cs="Arial"/>
        </w:rPr>
        <w:t xml:space="preserve">is reported, as some packaging </w:t>
      </w:r>
      <w:r w:rsidR="00D831A4">
        <w:rPr>
          <w:rFonts w:ascii="Arial" w:hAnsi="Arial" w:cs="Arial"/>
        </w:rPr>
        <w:t xml:space="preserve">types </w:t>
      </w:r>
      <w:r>
        <w:rPr>
          <w:rFonts w:ascii="Arial" w:hAnsi="Arial" w:cs="Arial"/>
        </w:rPr>
        <w:t>attract different obligations under the Regulations.</w:t>
      </w:r>
    </w:p>
    <w:p w14:paraId="3AF8D915" w14:textId="77777777" w:rsidR="004949B2" w:rsidRDefault="004949B2" w:rsidP="004949B2">
      <w:pPr>
        <w:spacing w:line="276" w:lineRule="auto"/>
        <w:jc w:val="both"/>
        <w:rPr>
          <w:rFonts w:ascii="Arial" w:hAnsi="Arial" w:cs="Arial"/>
        </w:rPr>
      </w:pPr>
      <w:r>
        <w:rPr>
          <w:rFonts w:ascii="Arial" w:hAnsi="Arial" w:cs="Arial"/>
        </w:rPr>
        <w:t>When determining the intended use of the unfilled packaging, distributors should consider things such as:</w:t>
      </w:r>
    </w:p>
    <w:p w14:paraId="77ACBD76" w14:textId="77777777" w:rsidR="004949B2" w:rsidRPr="00EA6145" w:rsidRDefault="004949B2" w:rsidP="00EA122B">
      <w:pPr>
        <w:pStyle w:val="N1"/>
        <w:numPr>
          <w:ilvl w:val="0"/>
          <w:numId w:val="178"/>
        </w:numPr>
        <w:rPr>
          <w:rFonts w:ascii="Arial" w:eastAsiaTheme="minorHAnsi" w:hAnsi="Arial" w:cs="Arial"/>
          <w:kern w:val="2"/>
          <w:sz w:val="22"/>
          <w:szCs w:val="22"/>
          <w14:ligatures w14:val="standardContextual"/>
        </w:rPr>
      </w:pPr>
      <w:r w:rsidRPr="00EA6145">
        <w:rPr>
          <w:rFonts w:ascii="Arial" w:eastAsiaTheme="minorHAnsi" w:hAnsi="Arial" w:cs="Arial"/>
          <w:kern w:val="2"/>
          <w:sz w:val="22"/>
          <w:szCs w:val="22"/>
          <w14:ligatures w14:val="standardContextual"/>
        </w:rPr>
        <w:t xml:space="preserve">The nature of the </w:t>
      </w:r>
      <w:r>
        <w:rPr>
          <w:rFonts w:ascii="Arial" w:eastAsiaTheme="minorHAnsi" w:hAnsi="Arial" w:cs="Arial"/>
          <w:kern w:val="2"/>
          <w:sz w:val="22"/>
          <w:szCs w:val="22"/>
          <w14:ligatures w14:val="standardContextual"/>
        </w:rPr>
        <w:t xml:space="preserve">unfilled </w:t>
      </w:r>
      <w:r w:rsidRPr="00EA6145">
        <w:rPr>
          <w:rFonts w:ascii="Arial" w:eastAsiaTheme="minorHAnsi" w:hAnsi="Arial" w:cs="Arial"/>
          <w:kern w:val="2"/>
          <w:sz w:val="22"/>
          <w:szCs w:val="22"/>
          <w14:ligatures w14:val="standardContextual"/>
        </w:rPr>
        <w:t>packaging itself</w:t>
      </w:r>
      <w:r>
        <w:rPr>
          <w:rFonts w:ascii="Arial" w:eastAsiaTheme="minorHAnsi" w:hAnsi="Arial" w:cs="Arial"/>
          <w:kern w:val="2"/>
          <w:sz w:val="22"/>
          <w:szCs w:val="22"/>
          <w14:ligatures w14:val="standardContextual"/>
        </w:rPr>
        <w:t xml:space="preserve"> - </w:t>
      </w:r>
      <w:r w:rsidRPr="00EA6145">
        <w:rPr>
          <w:rFonts w:ascii="Arial" w:eastAsiaTheme="minorHAnsi" w:hAnsi="Arial" w:cs="Arial"/>
          <w:kern w:val="2"/>
          <w:sz w:val="22"/>
          <w:szCs w:val="22"/>
          <w14:ligatures w14:val="standardContextual"/>
        </w:rPr>
        <w:t>is the packaging of such a nature that it will only ever be used for a specified purpose? For instance:</w:t>
      </w:r>
    </w:p>
    <w:p w14:paraId="38ED58F8" w14:textId="77777777" w:rsidR="004949B2" w:rsidRPr="00EA6145" w:rsidRDefault="004949B2" w:rsidP="004949B2">
      <w:pPr>
        <w:pStyle w:val="N1"/>
        <w:numPr>
          <w:ilvl w:val="0"/>
          <w:numId w:val="168"/>
        </w:numPr>
        <w:rPr>
          <w:rFonts w:ascii="Arial" w:eastAsiaTheme="minorEastAsia" w:hAnsi="Arial" w:cs="Arial"/>
          <w:kern w:val="2"/>
          <w:sz w:val="22"/>
          <w:szCs w:val="22"/>
          <w14:ligatures w14:val="standardContextual"/>
        </w:rPr>
      </w:pPr>
      <w:r w:rsidRPr="00EA6145">
        <w:rPr>
          <w:rFonts w:ascii="Arial" w:eastAsiaTheme="minorHAnsi" w:hAnsi="Arial" w:cs="Arial"/>
          <w:kern w:val="2"/>
          <w:sz w:val="22"/>
          <w:szCs w:val="22"/>
          <w14:ligatures w14:val="standardContextual"/>
        </w:rPr>
        <w:t>An empty bottle</w:t>
      </w:r>
      <w:r>
        <w:rPr>
          <w:rFonts w:ascii="Arial" w:eastAsiaTheme="minorHAnsi" w:hAnsi="Arial" w:cs="Arial"/>
          <w:kern w:val="2"/>
          <w:sz w:val="22"/>
          <w:szCs w:val="22"/>
          <w14:ligatures w14:val="standardContextual"/>
        </w:rPr>
        <w:t>:</w:t>
      </w:r>
      <w:r w:rsidRPr="00EA6145">
        <w:rPr>
          <w:rFonts w:ascii="Arial" w:eastAsiaTheme="minorHAnsi" w:hAnsi="Arial" w:cs="Arial"/>
          <w:kern w:val="2"/>
          <w:sz w:val="22"/>
          <w:szCs w:val="22"/>
          <w14:ligatures w14:val="standardContextual"/>
        </w:rPr>
        <w:t xml:space="preserve"> </w:t>
      </w:r>
      <w:r>
        <w:rPr>
          <w:rFonts w:ascii="Arial" w:eastAsiaTheme="minorHAnsi" w:hAnsi="Arial" w:cs="Arial"/>
          <w:kern w:val="2"/>
          <w:sz w:val="22"/>
          <w:szCs w:val="22"/>
          <w14:ligatures w14:val="standardContextual"/>
        </w:rPr>
        <w:t>T</w:t>
      </w:r>
      <w:r w:rsidRPr="00EA6145">
        <w:rPr>
          <w:rFonts w:ascii="Arial" w:eastAsiaTheme="minorHAnsi" w:hAnsi="Arial" w:cs="Arial"/>
          <w:kern w:val="2"/>
          <w:sz w:val="22"/>
          <w:szCs w:val="22"/>
          <w14:ligatures w14:val="standardContextual"/>
        </w:rPr>
        <w:t xml:space="preserve">his type of packaging is designed to contain a fluid that will be decanted by the end user or consumer </w:t>
      </w:r>
      <w:r w:rsidRPr="00CD7EF4">
        <w:rPr>
          <w:rFonts w:ascii="Arial" w:eastAsiaTheme="minorHAnsi" w:hAnsi="Arial" w:cs="Arial"/>
          <w:kern w:val="2"/>
          <w:sz w:val="22"/>
          <w:szCs w:val="22"/>
          <w14:ligatures w14:val="standardContextual"/>
        </w:rPr>
        <w:t>- it is</w:t>
      </w:r>
      <w:r w:rsidRPr="00EA6145">
        <w:rPr>
          <w:rFonts w:ascii="Arial" w:eastAsiaTheme="minorHAnsi" w:hAnsi="Arial" w:cs="Arial"/>
          <w:kern w:val="2"/>
          <w:sz w:val="22"/>
          <w:szCs w:val="22"/>
          <w14:ligatures w14:val="standardContextual"/>
        </w:rPr>
        <w:t xml:space="preserve"> </w:t>
      </w:r>
      <w:r>
        <w:rPr>
          <w:rFonts w:ascii="Arial" w:eastAsiaTheme="minorHAnsi" w:hAnsi="Arial" w:cs="Arial"/>
          <w:kern w:val="2"/>
          <w:sz w:val="22"/>
          <w:szCs w:val="22"/>
          <w14:ligatures w14:val="standardContextual"/>
        </w:rPr>
        <w:t>p</w:t>
      </w:r>
      <w:r w:rsidRPr="00EA6145">
        <w:rPr>
          <w:rFonts w:ascii="Arial" w:eastAsiaTheme="minorHAnsi" w:hAnsi="Arial" w:cs="Arial"/>
          <w:kern w:val="2"/>
          <w:sz w:val="22"/>
          <w:szCs w:val="22"/>
          <w14:ligatures w14:val="standardContextual"/>
        </w:rPr>
        <w:t>rimary packaging</w:t>
      </w:r>
      <w:r>
        <w:rPr>
          <w:rFonts w:ascii="Arial" w:eastAsiaTheme="minorHAnsi" w:hAnsi="Arial" w:cs="Arial"/>
          <w:kern w:val="2"/>
          <w:sz w:val="22"/>
          <w:szCs w:val="22"/>
          <w14:ligatures w14:val="standardContextual"/>
        </w:rPr>
        <w:t>.</w:t>
      </w:r>
    </w:p>
    <w:p w14:paraId="047AFABD" w14:textId="6384DC0C" w:rsidR="004949B2" w:rsidRPr="00EA6145" w:rsidRDefault="004949B2" w:rsidP="004949B2">
      <w:pPr>
        <w:pStyle w:val="N1"/>
        <w:numPr>
          <w:ilvl w:val="0"/>
          <w:numId w:val="168"/>
        </w:numPr>
        <w:rPr>
          <w:rFonts w:ascii="Arial" w:eastAsiaTheme="minorHAnsi" w:hAnsi="Arial" w:cs="Arial"/>
          <w:kern w:val="2"/>
          <w:sz w:val="22"/>
          <w:szCs w:val="22"/>
          <w14:ligatures w14:val="standardContextual"/>
        </w:rPr>
      </w:pPr>
      <w:r w:rsidRPr="00EA6145">
        <w:rPr>
          <w:rFonts w:ascii="Arial" w:eastAsiaTheme="minorHAnsi" w:hAnsi="Arial" w:cs="Arial"/>
          <w:kern w:val="2"/>
          <w:sz w:val="22"/>
          <w:szCs w:val="22"/>
          <w14:ligatures w14:val="standardContextual"/>
        </w:rPr>
        <w:t>A takeaway food container</w:t>
      </w:r>
      <w:r>
        <w:rPr>
          <w:rFonts w:ascii="Arial" w:eastAsiaTheme="minorHAnsi" w:hAnsi="Arial" w:cs="Arial"/>
          <w:kern w:val="2"/>
          <w:sz w:val="22"/>
          <w:szCs w:val="22"/>
          <w14:ligatures w14:val="standardContextual"/>
        </w:rPr>
        <w:t>:</w:t>
      </w:r>
      <w:r w:rsidRPr="00EA6145">
        <w:rPr>
          <w:rFonts w:ascii="Arial" w:eastAsiaTheme="minorHAnsi" w:hAnsi="Arial" w:cs="Arial"/>
          <w:kern w:val="2"/>
          <w:sz w:val="22"/>
          <w:szCs w:val="22"/>
          <w14:ligatures w14:val="standardContextual"/>
        </w:rPr>
        <w:t xml:space="preserve"> </w:t>
      </w:r>
      <w:r>
        <w:rPr>
          <w:rFonts w:ascii="Arial" w:eastAsiaTheme="minorHAnsi" w:hAnsi="Arial" w:cs="Arial"/>
          <w:kern w:val="2"/>
          <w:sz w:val="22"/>
          <w:szCs w:val="22"/>
          <w14:ligatures w14:val="standardContextual"/>
        </w:rPr>
        <w:t>T</w:t>
      </w:r>
      <w:r w:rsidRPr="00EA6145">
        <w:rPr>
          <w:rFonts w:ascii="Arial" w:eastAsiaTheme="minorHAnsi" w:hAnsi="Arial" w:cs="Arial"/>
          <w:kern w:val="2"/>
          <w:sz w:val="22"/>
          <w:szCs w:val="22"/>
          <w14:ligatures w14:val="standardContextual"/>
        </w:rPr>
        <w:t xml:space="preserve">his packaging is designed to </w:t>
      </w:r>
      <w:r>
        <w:rPr>
          <w:rFonts w:ascii="Arial" w:eastAsiaTheme="minorHAnsi" w:hAnsi="Arial" w:cs="Arial"/>
          <w:kern w:val="2"/>
          <w:sz w:val="22"/>
          <w:szCs w:val="22"/>
          <w14:ligatures w14:val="standardContextual"/>
        </w:rPr>
        <w:t>contain</w:t>
      </w:r>
      <w:r w:rsidRPr="00EA6145">
        <w:rPr>
          <w:rFonts w:ascii="Arial" w:eastAsiaTheme="minorHAnsi" w:hAnsi="Arial" w:cs="Arial"/>
          <w:kern w:val="2"/>
          <w:sz w:val="22"/>
          <w:szCs w:val="22"/>
          <w14:ligatures w14:val="standardContextual"/>
        </w:rPr>
        <w:t xml:space="preserve"> a food sales unit to a user or consumer </w:t>
      </w:r>
      <w:r>
        <w:rPr>
          <w:rFonts w:ascii="Arial" w:eastAsiaTheme="minorHAnsi" w:hAnsi="Arial" w:cs="Arial"/>
          <w:kern w:val="2"/>
          <w:sz w:val="22"/>
          <w:szCs w:val="22"/>
          <w14:ligatures w14:val="standardContextual"/>
        </w:rPr>
        <w:t>-</w:t>
      </w:r>
      <w:r w:rsidRPr="00EA6145">
        <w:rPr>
          <w:rFonts w:ascii="Arial" w:eastAsiaTheme="minorHAnsi" w:hAnsi="Arial" w:cs="Arial"/>
          <w:kern w:val="2"/>
          <w:sz w:val="22"/>
          <w:szCs w:val="22"/>
          <w14:ligatures w14:val="standardContextual"/>
        </w:rPr>
        <w:t xml:space="preserve"> it is </w:t>
      </w:r>
      <w:r>
        <w:rPr>
          <w:rFonts w:ascii="Arial" w:eastAsiaTheme="minorHAnsi" w:hAnsi="Arial" w:cs="Arial"/>
          <w:kern w:val="2"/>
          <w:sz w:val="22"/>
          <w:szCs w:val="22"/>
          <w14:ligatures w14:val="standardContextual"/>
        </w:rPr>
        <w:t>p</w:t>
      </w:r>
      <w:r w:rsidRPr="00911EDB">
        <w:rPr>
          <w:rFonts w:ascii="Arial" w:eastAsiaTheme="minorHAnsi" w:hAnsi="Arial" w:cs="Arial"/>
          <w:kern w:val="2"/>
          <w:sz w:val="22"/>
          <w:szCs w:val="22"/>
          <w14:ligatures w14:val="standardContextual"/>
        </w:rPr>
        <w:t>r</w:t>
      </w:r>
      <w:r w:rsidRPr="00EA6145">
        <w:rPr>
          <w:rFonts w:ascii="Arial" w:eastAsiaTheme="minorHAnsi" w:hAnsi="Arial" w:cs="Arial"/>
          <w:kern w:val="2"/>
          <w:sz w:val="22"/>
          <w:szCs w:val="22"/>
          <w14:ligatures w14:val="standardContextual"/>
        </w:rPr>
        <w:t>imary packaging</w:t>
      </w:r>
      <w:r>
        <w:rPr>
          <w:rFonts w:ascii="Arial" w:eastAsiaTheme="minorHAnsi" w:hAnsi="Arial" w:cs="Arial"/>
          <w:kern w:val="2"/>
          <w:sz w:val="22"/>
          <w:szCs w:val="22"/>
          <w14:ligatures w14:val="standardContextual"/>
        </w:rPr>
        <w:t>.</w:t>
      </w:r>
    </w:p>
    <w:p w14:paraId="7CF1D390" w14:textId="77777777" w:rsidR="004949B2" w:rsidRPr="00EA6145" w:rsidRDefault="004949B2" w:rsidP="004949B2">
      <w:pPr>
        <w:pStyle w:val="N1"/>
        <w:numPr>
          <w:ilvl w:val="0"/>
          <w:numId w:val="168"/>
        </w:numP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Display packaging: Packaging such as cardboard boxes used to house stock on shelves in shops is used to group sales units together at the point of purchase - it is secondary packaging.</w:t>
      </w:r>
    </w:p>
    <w:p w14:paraId="644E3046" w14:textId="77777777" w:rsidR="004949B2" w:rsidRDefault="004949B2" w:rsidP="004949B2">
      <w:pPr>
        <w:pStyle w:val="N1"/>
        <w:numPr>
          <w:ilvl w:val="0"/>
          <w:numId w:val="168"/>
        </w:numP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Plastic tote: This type of packaging is designed to facilitate the transport of goods, protecting them from harm. This packaging is not generally supplied to consumers - it is tertiary packaging.</w:t>
      </w:r>
    </w:p>
    <w:p w14:paraId="269EDC1A" w14:textId="77777777" w:rsidR="004949B2" w:rsidRDefault="004949B2" w:rsidP="004949B2">
      <w:pPr>
        <w:pStyle w:val="N1"/>
        <w:numPr>
          <w:ilvl w:val="0"/>
          <w:numId w:val="168"/>
        </w:numPr>
        <w:rPr>
          <w:rFonts w:ascii="Arial" w:eastAsiaTheme="minorHAnsi" w:hAnsi="Arial" w:cs="Arial"/>
          <w:kern w:val="2"/>
          <w:sz w:val="22"/>
          <w:szCs w:val="22"/>
          <w14:ligatures w14:val="standardContextual"/>
        </w:rPr>
      </w:pPr>
      <w:r w:rsidRPr="00EA6145">
        <w:rPr>
          <w:rFonts w:ascii="Arial" w:eastAsiaTheme="minorHAnsi" w:hAnsi="Arial" w:cs="Arial"/>
          <w:kern w:val="2"/>
          <w:sz w:val="22"/>
          <w:szCs w:val="22"/>
          <w14:ligatures w14:val="standardContextual"/>
        </w:rPr>
        <w:t xml:space="preserve">A </w:t>
      </w:r>
      <w:r w:rsidRPr="00840EE3">
        <w:rPr>
          <w:rFonts w:ascii="Arial" w:eastAsiaTheme="minorHAnsi" w:hAnsi="Arial" w:cs="Arial"/>
          <w:kern w:val="2"/>
          <w:sz w:val="22"/>
          <w:szCs w:val="22"/>
          <w14:ligatures w14:val="standardContextual"/>
        </w:rPr>
        <w:t>carrier bag</w:t>
      </w:r>
      <w:r>
        <w:rPr>
          <w:rFonts w:ascii="Arial" w:eastAsiaTheme="minorHAnsi" w:hAnsi="Arial" w:cs="Arial"/>
          <w:kern w:val="2"/>
          <w:sz w:val="22"/>
          <w:szCs w:val="22"/>
          <w14:ligatures w14:val="standardContextual"/>
        </w:rPr>
        <w:t>: T</w:t>
      </w:r>
      <w:r w:rsidRPr="00EA6145">
        <w:rPr>
          <w:rFonts w:ascii="Arial" w:eastAsiaTheme="minorHAnsi" w:hAnsi="Arial" w:cs="Arial"/>
          <w:kern w:val="2"/>
          <w:sz w:val="22"/>
          <w:szCs w:val="22"/>
          <w14:ligatures w14:val="standardContextual"/>
        </w:rPr>
        <w:t xml:space="preserve">his type of packaging will be used to facilitate the transport of goods </w:t>
      </w:r>
      <w:r w:rsidRPr="00840EE3">
        <w:rPr>
          <w:rFonts w:ascii="Arial" w:eastAsiaTheme="minorHAnsi" w:hAnsi="Arial" w:cs="Arial"/>
          <w:kern w:val="2"/>
          <w:sz w:val="22"/>
          <w:szCs w:val="22"/>
          <w14:ligatures w14:val="standardContextual"/>
        </w:rPr>
        <w:t xml:space="preserve">to consumers </w:t>
      </w:r>
      <w:r w:rsidRPr="00EA6145">
        <w:rPr>
          <w:rFonts w:ascii="Arial" w:eastAsiaTheme="minorHAnsi" w:hAnsi="Arial" w:cs="Arial"/>
          <w:kern w:val="2"/>
          <w:sz w:val="22"/>
          <w:szCs w:val="22"/>
          <w14:ligatures w14:val="standardContextual"/>
        </w:rPr>
        <w:t>and protect them from harm</w:t>
      </w:r>
      <w:r>
        <w:rPr>
          <w:rFonts w:ascii="Arial" w:eastAsiaTheme="minorHAnsi" w:hAnsi="Arial" w:cs="Arial"/>
          <w:kern w:val="2"/>
          <w:sz w:val="22"/>
          <w:szCs w:val="22"/>
          <w14:ligatures w14:val="standardContextual"/>
        </w:rPr>
        <w:t xml:space="preserve"> -</w:t>
      </w:r>
      <w:r w:rsidRPr="00EA6145">
        <w:rPr>
          <w:rFonts w:ascii="Arial" w:eastAsiaTheme="minorHAnsi" w:hAnsi="Arial" w:cs="Arial"/>
          <w:kern w:val="2"/>
          <w:sz w:val="22"/>
          <w:szCs w:val="22"/>
          <w14:ligatures w14:val="standardContextual"/>
        </w:rPr>
        <w:t xml:space="preserve"> it is </w:t>
      </w:r>
      <w:r>
        <w:rPr>
          <w:rFonts w:ascii="Arial" w:eastAsiaTheme="minorHAnsi" w:hAnsi="Arial" w:cs="Arial"/>
          <w:kern w:val="2"/>
          <w:sz w:val="22"/>
          <w:szCs w:val="22"/>
          <w14:ligatures w14:val="standardContextual"/>
        </w:rPr>
        <w:t>s</w:t>
      </w:r>
      <w:r w:rsidRPr="00EA6145">
        <w:rPr>
          <w:rFonts w:ascii="Arial" w:eastAsiaTheme="minorHAnsi" w:hAnsi="Arial" w:cs="Arial"/>
          <w:kern w:val="2"/>
          <w:sz w:val="22"/>
          <w:szCs w:val="22"/>
          <w14:ligatures w14:val="standardContextual"/>
        </w:rPr>
        <w:t>hipment packaging.</w:t>
      </w:r>
    </w:p>
    <w:p w14:paraId="376E8FC9" w14:textId="77777777" w:rsidR="004949B2" w:rsidRDefault="004949B2" w:rsidP="004949B2">
      <w:pPr>
        <w:pStyle w:val="N2"/>
        <w:numPr>
          <w:ilvl w:val="0"/>
          <w:numId w:val="0"/>
        </w:numPr>
        <w:ind w:left="170"/>
        <w:rPr>
          <w:rFonts w:eastAsiaTheme="minorEastAsia"/>
        </w:rPr>
      </w:pPr>
    </w:p>
    <w:p w14:paraId="278EF0A8" w14:textId="77777777" w:rsidR="004949B2" w:rsidRPr="009A211E" w:rsidRDefault="004949B2" w:rsidP="00EA122B">
      <w:pPr>
        <w:pStyle w:val="N1"/>
        <w:numPr>
          <w:ilvl w:val="0"/>
          <w:numId w:val="178"/>
        </w:numPr>
        <w:rPr>
          <w:rFonts w:ascii="Arial" w:eastAsiaTheme="minorEastAsia" w:hAnsi="Arial" w:cs="Arial"/>
          <w:kern w:val="2"/>
          <w:sz w:val="22"/>
          <w:szCs w:val="22"/>
          <w14:ligatures w14:val="standardContextual"/>
        </w:rPr>
      </w:pPr>
      <w:r w:rsidRPr="1E49D6BA">
        <w:rPr>
          <w:rFonts w:ascii="Arial" w:eastAsiaTheme="minorEastAsia" w:hAnsi="Arial" w:cs="Arial"/>
          <w:kern w:val="2"/>
          <w:sz w:val="22"/>
          <w:szCs w:val="22"/>
          <w14:ligatures w14:val="standardContextual"/>
        </w:rPr>
        <w:t xml:space="preserve">The nature of </w:t>
      </w:r>
      <w:r>
        <w:rPr>
          <w:rFonts w:ascii="Arial" w:eastAsiaTheme="minorEastAsia" w:hAnsi="Arial" w:cs="Arial"/>
          <w:kern w:val="2"/>
          <w:sz w:val="22"/>
          <w:szCs w:val="22"/>
          <w14:ligatures w14:val="standardContextual"/>
        </w:rPr>
        <w:t xml:space="preserve">the </w:t>
      </w:r>
      <w:r w:rsidRPr="1E49D6BA">
        <w:rPr>
          <w:rFonts w:ascii="Arial" w:eastAsiaTheme="minorEastAsia" w:hAnsi="Arial" w:cs="Arial"/>
          <w:kern w:val="2"/>
          <w:sz w:val="22"/>
          <w:szCs w:val="22"/>
          <w14:ligatures w14:val="standardContextual"/>
        </w:rPr>
        <w:t xml:space="preserve">customer’s business </w:t>
      </w:r>
      <w:r>
        <w:rPr>
          <w:rFonts w:ascii="Arial" w:eastAsiaTheme="minorEastAsia" w:hAnsi="Arial" w:cs="Arial"/>
          <w:kern w:val="2"/>
          <w:sz w:val="22"/>
          <w:szCs w:val="22"/>
          <w14:ligatures w14:val="standardContextual"/>
        </w:rPr>
        <w:t xml:space="preserve">- </w:t>
      </w:r>
      <w:r w:rsidRPr="1E49D6BA">
        <w:rPr>
          <w:rFonts w:ascii="Arial" w:eastAsiaTheme="minorEastAsia" w:hAnsi="Arial" w:cs="Arial"/>
          <w:kern w:val="2"/>
          <w:sz w:val="22"/>
          <w:szCs w:val="22"/>
          <w14:ligatures w14:val="standardContextual"/>
        </w:rPr>
        <w:t xml:space="preserve">do </w:t>
      </w:r>
      <w:r>
        <w:rPr>
          <w:rFonts w:ascii="Arial" w:eastAsiaTheme="minorEastAsia" w:hAnsi="Arial" w:cs="Arial"/>
          <w:kern w:val="2"/>
          <w:sz w:val="22"/>
          <w:szCs w:val="22"/>
          <w14:ligatures w14:val="standardContextual"/>
        </w:rPr>
        <w:t>the</w:t>
      </w:r>
      <w:r w:rsidRPr="1E49D6BA">
        <w:rPr>
          <w:rFonts w:ascii="Arial" w:eastAsiaTheme="minorEastAsia" w:hAnsi="Arial" w:cs="Arial"/>
          <w:kern w:val="2"/>
          <w:sz w:val="22"/>
          <w:szCs w:val="22"/>
          <w14:ligatures w14:val="standardContextual"/>
        </w:rPr>
        <w:t xml:space="preserve"> customer’s business activities indicate how the </w:t>
      </w:r>
      <w:r>
        <w:rPr>
          <w:rFonts w:ascii="Arial" w:eastAsiaTheme="minorEastAsia" w:hAnsi="Arial" w:cs="Arial"/>
          <w:kern w:val="2"/>
          <w:sz w:val="22"/>
          <w:szCs w:val="22"/>
          <w14:ligatures w14:val="standardContextual"/>
        </w:rPr>
        <w:t xml:space="preserve">unfilled </w:t>
      </w:r>
      <w:r w:rsidRPr="1E49D6BA">
        <w:rPr>
          <w:rFonts w:ascii="Arial" w:eastAsiaTheme="minorEastAsia" w:hAnsi="Arial" w:cs="Arial"/>
          <w:kern w:val="2"/>
          <w:sz w:val="22"/>
          <w:szCs w:val="22"/>
          <w14:ligatures w14:val="standardContextual"/>
        </w:rPr>
        <w:t>packaging will be used? For instance</w:t>
      </w:r>
      <w:r>
        <w:rPr>
          <w:rFonts w:ascii="Arial" w:eastAsiaTheme="minorEastAsia" w:hAnsi="Arial" w:cs="Arial"/>
          <w:kern w:val="2"/>
          <w:sz w:val="22"/>
          <w:szCs w:val="22"/>
          <w14:ligatures w14:val="standardContextual"/>
        </w:rPr>
        <w:t>:</w:t>
      </w:r>
    </w:p>
    <w:p w14:paraId="31B32051" w14:textId="77777777" w:rsidR="004949B2" w:rsidRDefault="004949B2" w:rsidP="004949B2">
      <w:pPr>
        <w:pStyle w:val="N1"/>
        <w:numPr>
          <w:ilvl w:val="0"/>
          <w:numId w:val="169"/>
        </w:numPr>
        <w:rPr>
          <w:rFonts w:ascii="Arial" w:eastAsiaTheme="minorEastAsia" w:hAnsi="Arial" w:cs="Arial"/>
          <w:kern w:val="2"/>
          <w:sz w:val="22"/>
          <w:szCs w:val="22"/>
          <w14:ligatures w14:val="standardContextual"/>
        </w:rPr>
      </w:pPr>
      <w:r w:rsidRPr="583378CA">
        <w:rPr>
          <w:rFonts w:ascii="Arial" w:eastAsiaTheme="minorEastAsia" w:hAnsi="Arial" w:cs="Arial"/>
          <w:kern w:val="2"/>
          <w:sz w:val="22"/>
          <w:szCs w:val="22"/>
          <w14:ligatures w14:val="standardContextual"/>
        </w:rPr>
        <w:t>A supply of empty shoe boxes to a shoe manufacturer - this packaging is likely be primary packaging.</w:t>
      </w:r>
    </w:p>
    <w:p w14:paraId="3FEBA19C" w14:textId="77777777" w:rsidR="004949B2" w:rsidRPr="00E448E1" w:rsidRDefault="004949B2" w:rsidP="004949B2">
      <w:pPr>
        <w:pStyle w:val="N1"/>
        <w:numPr>
          <w:ilvl w:val="0"/>
          <w:numId w:val="169"/>
        </w:numPr>
        <w:rPr>
          <w:rFonts w:ascii="Arial" w:eastAsiaTheme="minorEastAsia" w:hAnsi="Arial" w:cs="Arial"/>
          <w:kern w:val="2"/>
          <w:sz w:val="22"/>
          <w:szCs w:val="22"/>
          <w14:ligatures w14:val="standardContextual"/>
        </w:rPr>
      </w:pPr>
      <w:r>
        <w:rPr>
          <w:rFonts w:ascii="Arial" w:eastAsiaTheme="minorHAnsi" w:hAnsi="Arial" w:cs="Arial"/>
          <w:kern w:val="2"/>
          <w:sz w:val="22"/>
          <w:szCs w:val="22"/>
          <w14:ligatures w14:val="standardContextual"/>
        </w:rPr>
        <w:t>A supply of 50L beer kegs to a brewery - this packaging is likely to be primary packaging.</w:t>
      </w:r>
    </w:p>
    <w:p w14:paraId="4DA3C3E0" w14:textId="77777777" w:rsidR="004949B2" w:rsidRPr="00EA6145" w:rsidRDefault="004949B2" w:rsidP="004949B2">
      <w:pPr>
        <w:pStyle w:val="N1"/>
        <w:numPr>
          <w:ilvl w:val="0"/>
          <w:numId w:val="169"/>
        </w:numPr>
        <w:rPr>
          <w:rFonts w:ascii="Arial" w:eastAsiaTheme="minorHAnsi" w:hAnsi="Arial" w:cs="Arial"/>
          <w:kern w:val="2"/>
          <w:sz w:val="22"/>
          <w:szCs w:val="22"/>
          <w14:ligatures w14:val="standardContextual"/>
        </w:rPr>
      </w:pPr>
      <w:r w:rsidRPr="00EA6145">
        <w:rPr>
          <w:rFonts w:ascii="Arial" w:eastAsiaTheme="minorHAnsi" w:hAnsi="Arial" w:cs="Arial"/>
          <w:kern w:val="2"/>
          <w:sz w:val="22"/>
          <w:szCs w:val="22"/>
          <w14:ligatures w14:val="standardContextual"/>
        </w:rPr>
        <w:t xml:space="preserve">A supply of large unbranded cardboard boxes to </w:t>
      </w:r>
      <w:r>
        <w:rPr>
          <w:rFonts w:ascii="Arial" w:eastAsiaTheme="minorHAnsi" w:hAnsi="Arial" w:cs="Arial"/>
          <w:kern w:val="2"/>
          <w:sz w:val="22"/>
          <w:szCs w:val="22"/>
          <w14:ligatures w14:val="standardContextual"/>
        </w:rPr>
        <w:t xml:space="preserve">a </w:t>
      </w:r>
      <w:r w:rsidRPr="00EA6145">
        <w:rPr>
          <w:rFonts w:ascii="Arial" w:eastAsiaTheme="minorHAnsi" w:hAnsi="Arial" w:cs="Arial"/>
          <w:kern w:val="2"/>
          <w:sz w:val="22"/>
          <w:szCs w:val="22"/>
          <w14:ligatures w14:val="standardContextual"/>
        </w:rPr>
        <w:t>manufacturer of hairdryer</w:t>
      </w:r>
      <w:r>
        <w:rPr>
          <w:rFonts w:ascii="Arial" w:eastAsiaTheme="minorHAnsi" w:hAnsi="Arial" w:cs="Arial"/>
          <w:kern w:val="2"/>
          <w:sz w:val="22"/>
          <w:szCs w:val="22"/>
          <w14:ligatures w14:val="standardContextual"/>
        </w:rPr>
        <w:t>s</w:t>
      </w:r>
      <w:r w:rsidRPr="00EA6145">
        <w:rPr>
          <w:rFonts w:ascii="Arial" w:eastAsiaTheme="minorHAnsi" w:hAnsi="Arial" w:cs="Arial"/>
          <w:kern w:val="2"/>
          <w:sz w:val="22"/>
          <w:szCs w:val="22"/>
          <w14:ligatures w14:val="standardContextual"/>
        </w:rPr>
        <w:t xml:space="preserve"> </w:t>
      </w:r>
      <w:r>
        <w:rPr>
          <w:rFonts w:ascii="Arial" w:eastAsiaTheme="minorHAnsi" w:hAnsi="Arial" w:cs="Arial"/>
          <w:kern w:val="2"/>
          <w:sz w:val="22"/>
          <w:szCs w:val="22"/>
          <w14:ligatures w14:val="standardContextual"/>
        </w:rPr>
        <w:t xml:space="preserve">- </w:t>
      </w:r>
      <w:r w:rsidRPr="00EA6145">
        <w:rPr>
          <w:rFonts w:ascii="Arial" w:eastAsiaTheme="minorHAnsi" w:hAnsi="Arial" w:cs="Arial"/>
          <w:kern w:val="2"/>
          <w:sz w:val="22"/>
          <w:szCs w:val="22"/>
          <w14:ligatures w14:val="standardContextual"/>
        </w:rPr>
        <w:t xml:space="preserve">this packaging is likely to be </w:t>
      </w:r>
      <w:r w:rsidRPr="00652AA7">
        <w:rPr>
          <w:rFonts w:ascii="Arial" w:eastAsiaTheme="minorHAnsi" w:hAnsi="Arial" w:cs="Arial"/>
          <w:kern w:val="2"/>
          <w:sz w:val="22"/>
          <w:szCs w:val="22"/>
          <w14:ligatures w14:val="standardContextual"/>
        </w:rPr>
        <w:t>secondary packaging</w:t>
      </w:r>
      <w:r>
        <w:rPr>
          <w:rFonts w:ascii="Arial" w:eastAsiaTheme="minorHAnsi" w:hAnsi="Arial" w:cs="Arial"/>
          <w:kern w:val="2"/>
          <w:sz w:val="22"/>
          <w:szCs w:val="22"/>
          <w14:ligatures w14:val="standardContextual"/>
        </w:rPr>
        <w:t>.</w:t>
      </w:r>
    </w:p>
    <w:p w14:paraId="1E9E38ED" w14:textId="77777777" w:rsidR="004949B2" w:rsidRDefault="004949B2" w:rsidP="004949B2">
      <w:pPr>
        <w:pStyle w:val="N1"/>
        <w:numPr>
          <w:ilvl w:val="0"/>
          <w:numId w:val="169"/>
        </w:numP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A supply of large paper bags to a fast-food takeaway restaurant - this packaging is likely to be shipment packaging.</w:t>
      </w:r>
    </w:p>
    <w:p w14:paraId="36FA99B1" w14:textId="77777777" w:rsidR="004949B2" w:rsidRDefault="004949B2" w:rsidP="004949B2">
      <w:pPr>
        <w:pStyle w:val="N1"/>
        <w:numPr>
          <w:ilvl w:val="0"/>
          <w:numId w:val="169"/>
        </w:numP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A supply of wooden pallets to a clothing retailer - this packaging is likely to be tertiary packaging.</w:t>
      </w:r>
    </w:p>
    <w:p w14:paraId="46E6DA9D" w14:textId="77777777" w:rsidR="004949B2" w:rsidRPr="00EA6145" w:rsidRDefault="004949B2" w:rsidP="004949B2">
      <w:pPr>
        <w:pStyle w:val="N1"/>
        <w:numPr>
          <w:ilvl w:val="0"/>
          <w:numId w:val="169"/>
        </w:numPr>
        <w:rPr>
          <w:rFonts w:ascii="Arial" w:eastAsiaTheme="minorEastAsia" w:hAnsi="Arial" w:cs="Arial"/>
          <w:kern w:val="2"/>
          <w:sz w:val="22"/>
          <w:szCs w:val="22"/>
          <w14:ligatures w14:val="standardContextual"/>
        </w:rPr>
      </w:pPr>
      <w:r w:rsidRPr="56FFACD4">
        <w:rPr>
          <w:rFonts w:ascii="Arial" w:eastAsiaTheme="minorEastAsia" w:hAnsi="Arial" w:cs="Arial"/>
          <w:kern w:val="2"/>
          <w:sz w:val="22"/>
          <w:szCs w:val="22"/>
          <w14:ligatures w14:val="standardContextual"/>
        </w:rPr>
        <w:t>Large cardboard boxes supplied to a self-storage business</w:t>
      </w:r>
      <w:r w:rsidRPr="002A3220">
        <w:rPr>
          <w:rFonts w:ascii="Arial" w:eastAsiaTheme="minorEastAsia" w:hAnsi="Arial" w:cs="Arial"/>
          <w:i/>
          <w:iCs/>
          <w:kern w:val="2"/>
          <w:sz w:val="22"/>
          <w:szCs w:val="22"/>
          <w14:ligatures w14:val="standardContextual"/>
        </w:rPr>
        <w:t xml:space="preserve"> </w:t>
      </w:r>
      <w:r w:rsidRPr="56FFACD4">
        <w:rPr>
          <w:rFonts w:ascii="Arial" w:eastAsiaTheme="minorEastAsia" w:hAnsi="Arial" w:cs="Arial"/>
          <w:kern w:val="2"/>
          <w:sz w:val="22"/>
          <w:szCs w:val="22"/>
          <w14:ligatures w14:val="standardContextual"/>
        </w:rPr>
        <w:t>- these cardboard boxes will not perform a packaging function and must not be reported.</w:t>
      </w:r>
    </w:p>
    <w:p w14:paraId="215DA589" w14:textId="77777777" w:rsidR="004949B2" w:rsidRDefault="004949B2" w:rsidP="004949B2">
      <w:pPr>
        <w:spacing w:line="276" w:lineRule="auto"/>
        <w:jc w:val="both"/>
        <w:rPr>
          <w:rFonts w:ascii="Arial" w:hAnsi="Arial" w:cs="Arial"/>
        </w:rPr>
      </w:pPr>
    </w:p>
    <w:p w14:paraId="20A42CD9" w14:textId="5AB903B9" w:rsidR="008F089E" w:rsidRDefault="004949B2" w:rsidP="004949B2">
      <w:pPr>
        <w:spacing w:line="276" w:lineRule="auto"/>
        <w:jc w:val="both"/>
      </w:pPr>
      <w:r>
        <w:rPr>
          <w:rFonts w:ascii="Arial" w:hAnsi="Arial" w:cs="Arial"/>
        </w:rPr>
        <w:t xml:space="preserve">Distributors must </w:t>
      </w:r>
      <w:r w:rsidRPr="00BE2466">
        <w:rPr>
          <w:rFonts w:ascii="Arial" w:hAnsi="Arial" w:cs="Arial"/>
        </w:rPr>
        <w:t xml:space="preserve">identify the packaging </w:t>
      </w:r>
      <w:r w:rsidR="00CC11C6">
        <w:rPr>
          <w:rFonts w:ascii="Arial" w:hAnsi="Arial" w:cs="Arial"/>
        </w:rPr>
        <w:t xml:space="preserve">type </w:t>
      </w:r>
      <w:r w:rsidRPr="00BE2466">
        <w:rPr>
          <w:rFonts w:ascii="Arial" w:hAnsi="Arial" w:cs="Arial"/>
        </w:rPr>
        <w:t xml:space="preserve">for each item of unfilled packaging they supply, with this requirement extending to individual </w:t>
      </w:r>
      <w:r>
        <w:rPr>
          <w:rFonts w:ascii="Arial" w:hAnsi="Arial" w:cs="Arial"/>
        </w:rPr>
        <w:t xml:space="preserve">SKUs (stock keeping units). </w:t>
      </w:r>
    </w:p>
    <w:p w14:paraId="6E189000" w14:textId="77777777" w:rsidR="008F089E" w:rsidRDefault="008F089E" w:rsidP="004949B2">
      <w:pPr>
        <w:pStyle w:val="Heading3"/>
        <w:rPr>
          <w:rFonts w:ascii="Arial" w:hAnsi="Arial" w:cs="Arial"/>
          <w:sz w:val="28"/>
          <w:szCs w:val="28"/>
        </w:rPr>
      </w:pPr>
      <w:bookmarkStart w:id="84" w:name="_Toc203401531"/>
    </w:p>
    <w:p w14:paraId="55593D86" w14:textId="6F7520D4" w:rsidR="004949B2" w:rsidRDefault="004949B2" w:rsidP="00B555AA">
      <w:pPr>
        <w:pStyle w:val="Heading3"/>
        <w:spacing w:after="240"/>
        <w:rPr>
          <w:rFonts w:ascii="Arial" w:hAnsi="Arial" w:cs="Arial"/>
          <w:sz w:val="28"/>
          <w:szCs w:val="28"/>
        </w:rPr>
      </w:pPr>
      <w:r w:rsidRPr="008F089E">
        <w:rPr>
          <w:rFonts w:ascii="Arial" w:hAnsi="Arial" w:cs="Arial"/>
          <w:sz w:val="28"/>
          <w:szCs w:val="28"/>
        </w:rPr>
        <w:t xml:space="preserve">Household or non-household </w:t>
      </w:r>
      <w:r w:rsidR="00732069" w:rsidRPr="008F089E">
        <w:rPr>
          <w:rFonts w:ascii="Arial" w:hAnsi="Arial" w:cs="Arial"/>
          <w:sz w:val="28"/>
          <w:szCs w:val="28"/>
        </w:rPr>
        <w:t xml:space="preserve">packaging </w:t>
      </w:r>
      <w:r w:rsidRPr="008F089E">
        <w:rPr>
          <w:rFonts w:ascii="Arial" w:hAnsi="Arial" w:cs="Arial"/>
          <w:sz w:val="28"/>
          <w:szCs w:val="28"/>
        </w:rPr>
        <w:t>(large producers only)</w:t>
      </w:r>
      <w:bookmarkEnd w:id="84"/>
    </w:p>
    <w:p w14:paraId="5B9A1C76" w14:textId="77777777" w:rsidR="004949B2" w:rsidRPr="00EA6145" w:rsidRDefault="004949B2" w:rsidP="004949B2">
      <w:pPr>
        <w:spacing w:line="276" w:lineRule="auto"/>
        <w:jc w:val="both"/>
        <w:rPr>
          <w:rFonts w:ascii="Arial" w:hAnsi="Arial" w:cs="Arial"/>
          <w:b/>
          <w:bCs/>
        </w:rPr>
      </w:pPr>
      <w:r w:rsidRPr="00B02E10">
        <w:rPr>
          <w:rFonts w:ascii="Arial" w:hAnsi="Arial" w:cs="Arial"/>
        </w:rPr>
        <w:t>Large producers</w:t>
      </w:r>
      <w:r w:rsidRPr="00EA6145">
        <w:rPr>
          <w:rFonts w:ascii="Arial" w:hAnsi="Arial" w:cs="Arial"/>
        </w:rPr>
        <w:t xml:space="preserve"> must report whether the primary or shipment packaging they supply is household or non-household packaging. Where a producer cannot evidence that its packaging is non-household, it must be reported as household packaging. </w:t>
      </w:r>
    </w:p>
    <w:p w14:paraId="4242D274" w14:textId="77777777" w:rsidR="004949B2" w:rsidRDefault="004949B2" w:rsidP="004949B2">
      <w:pPr>
        <w:spacing w:line="276" w:lineRule="auto"/>
        <w:jc w:val="both"/>
        <w:rPr>
          <w:rFonts w:ascii="Arial" w:hAnsi="Arial" w:cs="Arial"/>
        </w:rPr>
      </w:pPr>
      <w:r w:rsidRPr="00C65766">
        <w:rPr>
          <w:rFonts w:ascii="Arial" w:hAnsi="Arial" w:cs="Arial"/>
        </w:rPr>
        <w:t xml:space="preserve">Once filled, any </w:t>
      </w:r>
      <w:r w:rsidRPr="004D4D0B">
        <w:rPr>
          <w:rFonts w:ascii="Arial" w:hAnsi="Arial" w:cs="Arial"/>
        </w:rPr>
        <w:t xml:space="preserve">indirect supply (via a third party or intermediary) of primary or shipment packaging must be reported as </w:t>
      </w:r>
      <w:r w:rsidRPr="00D10374">
        <w:rPr>
          <w:rFonts w:ascii="Arial" w:hAnsi="Arial" w:cs="Arial"/>
        </w:rPr>
        <w:t xml:space="preserve">household </w:t>
      </w:r>
      <w:r w:rsidRPr="00EA122B">
        <w:rPr>
          <w:rFonts w:ascii="Arial" w:hAnsi="Arial" w:cs="Arial"/>
        </w:rPr>
        <w:t>packaging,</w:t>
      </w:r>
      <w:r>
        <w:rPr>
          <w:rFonts w:ascii="Arial" w:hAnsi="Arial" w:cs="Arial"/>
        </w:rPr>
        <w:t xml:space="preserve"> unless it is packaging </w:t>
      </w:r>
      <w:r w:rsidRPr="004A26EF">
        <w:rPr>
          <w:rFonts w:ascii="Arial" w:hAnsi="Arial" w:cs="Arial"/>
        </w:rPr>
        <w:t>for a product designed only for use by a business or a public institution</w:t>
      </w:r>
      <w:r>
        <w:rPr>
          <w:rFonts w:ascii="Arial" w:hAnsi="Arial" w:cs="Arial"/>
        </w:rPr>
        <w:t xml:space="preserve"> end user</w:t>
      </w:r>
      <w:r w:rsidRPr="004A26EF">
        <w:rPr>
          <w:rFonts w:ascii="Arial" w:hAnsi="Arial" w:cs="Arial"/>
        </w:rPr>
        <w:t>, and the packaging is not reasonably likely to be disposed of in a household bin or a public bin</w:t>
      </w:r>
      <w:r w:rsidRPr="00640EC4">
        <w:rPr>
          <w:rFonts w:ascii="Arial" w:hAnsi="Arial" w:cs="Arial"/>
        </w:rPr>
        <w:t xml:space="preserve"> </w:t>
      </w:r>
      <w:r w:rsidRPr="2141514B">
        <w:rPr>
          <w:rFonts w:ascii="Arial" w:hAnsi="Arial" w:cs="Arial"/>
        </w:rPr>
        <w:t xml:space="preserve">For further information regarding the classification of household packaging, please see: </w:t>
      </w:r>
      <w:hyperlink r:id="rId66">
        <w:r w:rsidRPr="2141514B">
          <w:rPr>
            <w:rStyle w:val="Hyperlink"/>
            <w:rFonts w:ascii="Arial" w:hAnsi="Arial" w:cs="Arial"/>
          </w:rPr>
          <w:t>Extended producer responsibility for packaging: how to assess household and non-household packaging - GOV.UK</w:t>
        </w:r>
      </w:hyperlink>
    </w:p>
    <w:p w14:paraId="18908216" w14:textId="77777777" w:rsidR="004949B2" w:rsidRDefault="004949B2" w:rsidP="004949B2">
      <w:pPr>
        <w:spacing w:line="276" w:lineRule="auto"/>
        <w:jc w:val="both"/>
        <w:rPr>
          <w:rFonts w:ascii="Arial" w:hAnsi="Arial" w:cs="Arial"/>
        </w:rPr>
      </w:pPr>
      <w:r w:rsidRPr="38269FDE">
        <w:rPr>
          <w:rFonts w:ascii="Arial" w:hAnsi="Arial" w:cs="Arial"/>
        </w:rPr>
        <w:t>Producers do not need to classify secondary or tertiary packaging as household or non-household packaging.</w:t>
      </w:r>
      <w:r w:rsidRPr="38269FDE">
        <w:rPr>
          <w:rFonts w:ascii="Arial" w:hAnsi="Arial" w:cs="Arial"/>
          <w:b/>
          <w:bCs/>
        </w:rPr>
        <w:t xml:space="preserve"> </w:t>
      </w:r>
      <w:r w:rsidRPr="38269FDE">
        <w:rPr>
          <w:rFonts w:ascii="Arial" w:hAnsi="Arial" w:cs="Arial"/>
        </w:rPr>
        <w:t>All secondary and tertiary packaging must be reported as non- household packaging.</w:t>
      </w:r>
    </w:p>
    <w:p w14:paraId="7ADB4694" w14:textId="77777777" w:rsidR="004949B2" w:rsidRPr="004F7269" w:rsidRDefault="004949B2" w:rsidP="004949B2">
      <w:pPr>
        <w:spacing w:line="276" w:lineRule="auto"/>
        <w:jc w:val="both"/>
        <w:rPr>
          <w:rFonts w:ascii="Arial" w:hAnsi="Arial" w:cs="Arial"/>
          <w:b/>
          <w:bCs/>
        </w:rPr>
      </w:pPr>
    </w:p>
    <w:p w14:paraId="492F8BA2" w14:textId="77777777" w:rsidR="004949B2" w:rsidRDefault="004949B2" w:rsidP="00B555AA">
      <w:pPr>
        <w:pStyle w:val="Heading3"/>
        <w:spacing w:after="240"/>
        <w:rPr>
          <w:rFonts w:ascii="Arial" w:hAnsi="Arial" w:cs="Arial"/>
          <w:sz w:val="28"/>
          <w:szCs w:val="28"/>
        </w:rPr>
      </w:pPr>
      <w:r w:rsidRPr="00B555AA">
        <w:rPr>
          <w:rFonts w:ascii="Arial" w:hAnsi="Arial" w:cs="Arial"/>
          <w:sz w:val="28"/>
          <w:szCs w:val="28"/>
        </w:rPr>
        <w:t>Exports of unfilled packaging</w:t>
      </w:r>
    </w:p>
    <w:p w14:paraId="400CA709" w14:textId="77777777" w:rsidR="004949B2" w:rsidRPr="00EE5560" w:rsidRDefault="004949B2" w:rsidP="004949B2">
      <w:pPr>
        <w:rPr>
          <w:rFonts w:ascii="Arial" w:hAnsi="Arial" w:cs="Arial"/>
        </w:rPr>
      </w:pPr>
      <w:r w:rsidRPr="00EE5560">
        <w:rPr>
          <w:rFonts w:ascii="Arial" w:hAnsi="Arial" w:cs="Arial"/>
        </w:rPr>
        <w:t xml:space="preserve">A distributor can exclude unfilled packaging they supply if they have evidence that the unfilled packaging is subsequently exported. This evidence must be traceable to the specific packaging in question, for example, sales records supported by shipping documentation. </w:t>
      </w:r>
    </w:p>
    <w:p w14:paraId="4070CE4D" w14:textId="77777777" w:rsidR="004949B2" w:rsidRDefault="004949B2" w:rsidP="004949B2">
      <w:pPr>
        <w:spacing w:line="276" w:lineRule="auto"/>
        <w:jc w:val="both"/>
        <w:rPr>
          <w:rFonts w:ascii="Arial" w:hAnsi="Arial" w:cs="Arial"/>
        </w:rPr>
      </w:pPr>
    </w:p>
    <w:p w14:paraId="42A72522" w14:textId="77777777" w:rsidR="004949B2" w:rsidRPr="00D9497E" w:rsidRDefault="004949B2" w:rsidP="00D9497E">
      <w:pPr>
        <w:pStyle w:val="Heading3"/>
        <w:spacing w:after="240"/>
        <w:rPr>
          <w:rFonts w:ascii="Arial" w:hAnsi="Arial" w:cs="Arial"/>
          <w:sz w:val="28"/>
          <w:szCs w:val="28"/>
        </w:rPr>
      </w:pPr>
      <w:r w:rsidRPr="00D9497E">
        <w:rPr>
          <w:rFonts w:ascii="Arial" w:hAnsi="Arial" w:cs="Arial"/>
          <w:sz w:val="28"/>
          <w:szCs w:val="28"/>
        </w:rPr>
        <w:t>Other relevant guidance for distributors</w:t>
      </w:r>
    </w:p>
    <w:p w14:paraId="4FB0535A" w14:textId="67E63614" w:rsidR="005D39ED" w:rsidRDefault="004949B2" w:rsidP="00B13F64">
      <w:pPr>
        <w:pStyle w:val="ListParagraph"/>
        <w:numPr>
          <w:ilvl w:val="0"/>
          <w:numId w:val="190"/>
        </w:numPr>
        <w:spacing w:before="240" w:line="276" w:lineRule="auto"/>
        <w:jc w:val="both"/>
        <w:rPr>
          <w:rFonts w:ascii="Arial" w:hAnsi="Arial" w:cs="Arial"/>
          <w:sz w:val="22"/>
          <w:szCs w:val="22"/>
        </w:rPr>
      </w:pPr>
      <w:r w:rsidRPr="00B13F64">
        <w:rPr>
          <w:rFonts w:ascii="Arial" w:hAnsi="Arial" w:cs="Arial"/>
          <w:b/>
          <w:bCs/>
          <w:sz w:val="22"/>
          <w:szCs w:val="22"/>
        </w:rPr>
        <w:t>Drink containers</w:t>
      </w:r>
      <w:r w:rsidRPr="00B13F64">
        <w:rPr>
          <w:rFonts w:ascii="Arial" w:hAnsi="Arial" w:cs="Arial"/>
          <w:sz w:val="22"/>
          <w:szCs w:val="22"/>
        </w:rPr>
        <w:t xml:space="preserve"> </w:t>
      </w:r>
    </w:p>
    <w:p w14:paraId="214855EE" w14:textId="7BFDB908" w:rsidR="004949B2" w:rsidRPr="00B13F64" w:rsidRDefault="004949B2" w:rsidP="005D39ED">
      <w:pPr>
        <w:pStyle w:val="ListParagraph"/>
        <w:spacing w:before="240" w:line="276" w:lineRule="auto"/>
        <w:ind w:left="360"/>
        <w:jc w:val="both"/>
        <w:rPr>
          <w:rFonts w:ascii="Arial" w:hAnsi="Arial" w:cs="Arial"/>
          <w:sz w:val="22"/>
          <w:szCs w:val="22"/>
        </w:rPr>
      </w:pPr>
      <w:r w:rsidRPr="00B13F64">
        <w:rPr>
          <w:rFonts w:ascii="Arial" w:hAnsi="Arial" w:cs="Arial"/>
          <w:sz w:val="22"/>
          <w:szCs w:val="22"/>
        </w:rPr>
        <w:t xml:space="preserve">For more information about drink container reporting, please see </w:t>
      </w:r>
      <w:hyperlink r:id="rId67" w:anchor="report-packaging-type-data" w:history="1">
        <w:r w:rsidR="00351780" w:rsidRPr="00B13F64">
          <w:rPr>
            <w:rStyle w:val="Hyperlink"/>
            <w:rFonts w:ascii="Arial" w:hAnsi="Arial" w:cs="Arial"/>
            <w:sz w:val="22"/>
            <w:szCs w:val="22"/>
          </w:rPr>
          <w:t>Packaging data: what to collect for extended producer responsibility - GOV.UK</w:t>
        </w:r>
      </w:hyperlink>
      <w:r w:rsidR="00351780" w:rsidRPr="00B13F64">
        <w:rPr>
          <w:rFonts w:ascii="Arial" w:hAnsi="Arial" w:cs="Arial"/>
          <w:sz w:val="22"/>
          <w:szCs w:val="22"/>
        </w:rPr>
        <w:t xml:space="preserve">, and </w:t>
      </w:r>
      <w:r w:rsidRPr="00B13F64">
        <w:rPr>
          <w:rFonts w:ascii="Arial" w:hAnsi="Arial" w:cs="Arial"/>
          <w:sz w:val="22"/>
          <w:szCs w:val="22"/>
        </w:rPr>
        <w:t xml:space="preserve">Section </w:t>
      </w:r>
      <w:r w:rsidR="00032903" w:rsidRPr="00B13F64">
        <w:rPr>
          <w:rFonts w:ascii="Arial" w:hAnsi="Arial" w:cs="Arial"/>
          <w:sz w:val="22"/>
          <w:szCs w:val="22"/>
        </w:rPr>
        <w:t xml:space="preserve">3:10 </w:t>
      </w:r>
      <w:r w:rsidRPr="00B13F64">
        <w:rPr>
          <w:rFonts w:ascii="Arial" w:hAnsi="Arial" w:cs="Arial"/>
          <w:sz w:val="22"/>
          <w:szCs w:val="22"/>
        </w:rPr>
        <w:t>above.</w:t>
      </w:r>
    </w:p>
    <w:p w14:paraId="5BCDA27D" w14:textId="77777777" w:rsidR="006A2FDF" w:rsidRPr="00B13F64" w:rsidRDefault="006A2FDF" w:rsidP="00B13F64">
      <w:pPr>
        <w:pStyle w:val="ListParagraph"/>
        <w:spacing w:before="240" w:line="276" w:lineRule="auto"/>
        <w:ind w:left="360"/>
        <w:jc w:val="both"/>
        <w:rPr>
          <w:rFonts w:ascii="Arial" w:hAnsi="Arial" w:cs="Arial"/>
          <w:sz w:val="22"/>
          <w:szCs w:val="22"/>
        </w:rPr>
      </w:pPr>
    </w:p>
    <w:p w14:paraId="0E346464" w14:textId="05B5935B" w:rsidR="005D39ED" w:rsidRDefault="004949B2" w:rsidP="00B13F64">
      <w:pPr>
        <w:pStyle w:val="ListParagraph"/>
        <w:numPr>
          <w:ilvl w:val="0"/>
          <w:numId w:val="190"/>
        </w:numPr>
        <w:spacing w:before="240" w:line="276" w:lineRule="auto"/>
        <w:jc w:val="both"/>
        <w:rPr>
          <w:rFonts w:ascii="Arial" w:hAnsi="Arial" w:cs="Arial"/>
          <w:sz w:val="22"/>
          <w:szCs w:val="22"/>
        </w:rPr>
      </w:pPr>
      <w:r w:rsidRPr="00B13F64">
        <w:rPr>
          <w:rFonts w:ascii="Arial" w:hAnsi="Arial" w:cs="Arial"/>
          <w:b/>
          <w:bCs/>
          <w:sz w:val="22"/>
          <w:szCs w:val="22"/>
        </w:rPr>
        <w:t>Commonly binned packaging</w:t>
      </w:r>
      <w:r w:rsidRPr="00B13F64">
        <w:rPr>
          <w:rFonts w:ascii="Arial" w:hAnsi="Arial" w:cs="Arial"/>
          <w:sz w:val="22"/>
          <w:szCs w:val="22"/>
        </w:rPr>
        <w:t xml:space="preserve"> </w:t>
      </w:r>
    </w:p>
    <w:p w14:paraId="3AB010F5" w14:textId="111FDB7F" w:rsidR="000E3EB8" w:rsidRPr="00B13F64" w:rsidRDefault="004949B2" w:rsidP="005D39ED">
      <w:pPr>
        <w:pStyle w:val="ListParagraph"/>
        <w:spacing w:before="240" w:line="276" w:lineRule="auto"/>
        <w:ind w:left="360"/>
        <w:jc w:val="both"/>
        <w:rPr>
          <w:rFonts w:ascii="Arial" w:hAnsi="Arial" w:cs="Arial"/>
          <w:sz w:val="22"/>
          <w:szCs w:val="22"/>
        </w:rPr>
      </w:pPr>
      <w:r w:rsidRPr="00B13F64">
        <w:rPr>
          <w:rFonts w:ascii="Arial" w:hAnsi="Arial" w:cs="Arial"/>
          <w:sz w:val="22"/>
          <w:szCs w:val="22"/>
        </w:rPr>
        <w:t>For more information</w:t>
      </w:r>
      <w:r w:rsidR="001638A8" w:rsidRPr="00B13F64">
        <w:rPr>
          <w:rFonts w:ascii="Arial" w:hAnsi="Arial" w:cs="Arial"/>
          <w:sz w:val="22"/>
          <w:szCs w:val="22"/>
        </w:rPr>
        <w:t xml:space="preserve"> please refer to</w:t>
      </w:r>
      <w:r w:rsidRPr="00B13F64">
        <w:rPr>
          <w:rFonts w:ascii="Arial" w:hAnsi="Arial" w:cs="Arial"/>
          <w:sz w:val="22"/>
          <w:szCs w:val="22"/>
        </w:rPr>
        <w:t xml:space="preserve"> </w:t>
      </w:r>
      <w:hyperlink r:id="rId68" w:anchor="report-packaging-type-data" w:history="1">
        <w:r w:rsidR="001638A8" w:rsidRPr="00B13F64">
          <w:rPr>
            <w:rStyle w:val="Hyperlink"/>
            <w:rFonts w:ascii="Arial" w:hAnsi="Arial" w:cs="Arial"/>
            <w:sz w:val="22"/>
            <w:szCs w:val="22"/>
          </w:rPr>
          <w:t>Packaging data: what to collect for extended producer responsibility - GOV.UK</w:t>
        </w:r>
      </w:hyperlink>
      <w:r w:rsidR="001638A8" w:rsidRPr="00B13F64">
        <w:rPr>
          <w:rFonts w:ascii="Arial" w:hAnsi="Arial" w:cs="Arial"/>
          <w:sz w:val="22"/>
          <w:szCs w:val="22"/>
        </w:rPr>
        <w:t xml:space="preserve">  that includes the full list of commonly binned packaging.</w:t>
      </w:r>
      <w:r w:rsidR="00D9497E" w:rsidRPr="00B13F64">
        <w:rPr>
          <w:rFonts w:ascii="Arial" w:hAnsi="Arial" w:cs="Arial"/>
          <w:sz w:val="22"/>
          <w:szCs w:val="22"/>
        </w:rPr>
        <w:t xml:space="preserve"> There is additional information in </w:t>
      </w:r>
      <w:r w:rsidRPr="00B13F64">
        <w:rPr>
          <w:rFonts w:ascii="Arial" w:hAnsi="Arial" w:cs="Arial"/>
          <w:sz w:val="22"/>
          <w:szCs w:val="22"/>
        </w:rPr>
        <w:t xml:space="preserve">Appendix </w:t>
      </w:r>
      <w:r w:rsidR="002E4C3A" w:rsidRPr="00B13F64">
        <w:rPr>
          <w:rFonts w:ascii="Arial" w:hAnsi="Arial" w:cs="Arial"/>
          <w:sz w:val="22"/>
          <w:szCs w:val="22"/>
        </w:rPr>
        <w:t>6</w:t>
      </w:r>
      <w:r w:rsidRPr="00B13F64">
        <w:rPr>
          <w:rFonts w:ascii="Arial" w:hAnsi="Arial" w:cs="Arial"/>
          <w:sz w:val="22"/>
          <w:szCs w:val="22"/>
        </w:rPr>
        <w:t xml:space="preserve"> above</w:t>
      </w:r>
      <w:r w:rsidR="00D9497E" w:rsidRPr="00B13F64">
        <w:rPr>
          <w:rFonts w:ascii="Arial" w:hAnsi="Arial" w:cs="Arial"/>
          <w:sz w:val="22"/>
          <w:szCs w:val="22"/>
        </w:rPr>
        <w:t>.</w:t>
      </w:r>
      <w:r w:rsidRPr="00B13F64">
        <w:rPr>
          <w:rFonts w:ascii="Arial" w:hAnsi="Arial" w:cs="Arial"/>
          <w:sz w:val="22"/>
          <w:szCs w:val="22"/>
        </w:rPr>
        <w:t xml:space="preserve"> </w:t>
      </w:r>
    </w:p>
    <w:p w14:paraId="379A54E8" w14:textId="77777777" w:rsidR="006A2FDF" w:rsidRPr="00B13F64" w:rsidRDefault="006A2FDF" w:rsidP="00B13F64">
      <w:pPr>
        <w:pStyle w:val="ListParagraph"/>
        <w:spacing w:before="240" w:line="276" w:lineRule="auto"/>
        <w:ind w:left="360"/>
        <w:jc w:val="both"/>
        <w:rPr>
          <w:rFonts w:ascii="Arial" w:hAnsi="Arial" w:cs="Arial"/>
          <w:sz w:val="22"/>
          <w:szCs w:val="22"/>
        </w:rPr>
      </w:pPr>
    </w:p>
    <w:p w14:paraId="26C5D272" w14:textId="77777777" w:rsidR="005D39ED" w:rsidRDefault="004949B2" w:rsidP="00B13F64">
      <w:pPr>
        <w:pStyle w:val="ListParagraph"/>
        <w:numPr>
          <w:ilvl w:val="0"/>
          <w:numId w:val="190"/>
        </w:numPr>
        <w:spacing w:before="240" w:line="276" w:lineRule="auto"/>
        <w:jc w:val="both"/>
        <w:rPr>
          <w:rFonts w:ascii="Arial" w:hAnsi="Arial" w:cs="Arial"/>
          <w:sz w:val="22"/>
          <w:szCs w:val="22"/>
        </w:rPr>
      </w:pPr>
      <w:r w:rsidRPr="00B13F64">
        <w:rPr>
          <w:rFonts w:ascii="Arial" w:hAnsi="Arial" w:cs="Arial"/>
          <w:b/>
          <w:bCs/>
          <w:sz w:val="22"/>
          <w:szCs w:val="22"/>
        </w:rPr>
        <w:t>Nation data*</w:t>
      </w:r>
    </w:p>
    <w:p w14:paraId="20C564B4" w14:textId="1414F0DB" w:rsidR="004949B2" w:rsidRPr="00B13F64" w:rsidRDefault="004949B2" w:rsidP="005D39ED">
      <w:pPr>
        <w:pStyle w:val="ListParagraph"/>
        <w:spacing w:before="240" w:line="276" w:lineRule="auto"/>
        <w:ind w:left="360"/>
        <w:jc w:val="both"/>
        <w:rPr>
          <w:rFonts w:ascii="Arial" w:hAnsi="Arial" w:cs="Arial"/>
          <w:sz w:val="22"/>
          <w:szCs w:val="22"/>
        </w:rPr>
      </w:pPr>
      <w:r w:rsidRPr="00B13F64">
        <w:rPr>
          <w:rFonts w:ascii="Arial" w:hAnsi="Arial" w:cs="Arial"/>
          <w:sz w:val="22"/>
          <w:szCs w:val="22"/>
        </w:rPr>
        <w:t xml:space="preserve">For more information please see </w:t>
      </w:r>
      <w:hyperlink r:id="rId69" w:anchor="report-nation-data" w:history="1">
        <w:r w:rsidRPr="00B13F64">
          <w:rPr>
            <w:rStyle w:val="Hyperlink"/>
            <w:rFonts w:ascii="Arial" w:hAnsi="Arial" w:cs="Arial"/>
            <w:sz w:val="22"/>
            <w:szCs w:val="22"/>
          </w:rPr>
          <w:t>Packaging data: what to collect for extended producer responsibility - GOV.UK</w:t>
        </w:r>
      </w:hyperlink>
      <w:r w:rsidRPr="00B13F64">
        <w:rPr>
          <w:rFonts w:ascii="Arial" w:hAnsi="Arial" w:cs="Arial"/>
          <w:sz w:val="22"/>
          <w:szCs w:val="22"/>
        </w:rPr>
        <w:t xml:space="preserve">. </w:t>
      </w:r>
    </w:p>
    <w:p w14:paraId="3CAD02D3" w14:textId="77777777" w:rsidR="00B13F64" w:rsidRPr="00B13F64" w:rsidRDefault="00B13F64" w:rsidP="00B13F64">
      <w:pPr>
        <w:pStyle w:val="ListParagraph"/>
        <w:spacing w:before="240" w:line="276" w:lineRule="auto"/>
        <w:ind w:left="360"/>
        <w:jc w:val="both"/>
        <w:rPr>
          <w:rFonts w:ascii="Arial" w:hAnsi="Arial" w:cs="Arial"/>
        </w:rPr>
      </w:pPr>
    </w:p>
    <w:p w14:paraId="173F384B" w14:textId="0268C393" w:rsidR="005D39ED" w:rsidRDefault="004949B2" w:rsidP="00B13F64">
      <w:pPr>
        <w:pStyle w:val="ListParagraph"/>
        <w:numPr>
          <w:ilvl w:val="0"/>
          <w:numId w:val="190"/>
        </w:numPr>
        <w:spacing w:before="240" w:line="276" w:lineRule="auto"/>
        <w:jc w:val="both"/>
        <w:rPr>
          <w:rFonts w:ascii="Arial" w:hAnsi="Arial" w:cs="Arial"/>
          <w:sz w:val="22"/>
          <w:szCs w:val="22"/>
        </w:rPr>
      </w:pPr>
      <w:r w:rsidRPr="00EE5560">
        <w:rPr>
          <w:rFonts w:ascii="Arial" w:hAnsi="Arial" w:cs="Arial"/>
          <w:b/>
          <w:bCs/>
          <w:sz w:val="22"/>
          <w:szCs w:val="22"/>
        </w:rPr>
        <w:t>Self-managed organisation waste*</w:t>
      </w:r>
      <w:r w:rsidRPr="00EE5560">
        <w:rPr>
          <w:rFonts w:ascii="Arial" w:hAnsi="Arial" w:cs="Arial"/>
          <w:sz w:val="22"/>
          <w:szCs w:val="22"/>
        </w:rPr>
        <w:t xml:space="preserve"> </w:t>
      </w:r>
    </w:p>
    <w:p w14:paraId="4FB4FFAB" w14:textId="7924E3AC" w:rsidR="006A2FDF" w:rsidRPr="00EE5560" w:rsidRDefault="004949B2" w:rsidP="005D39ED">
      <w:pPr>
        <w:pStyle w:val="ListParagraph"/>
        <w:spacing w:before="240" w:line="276" w:lineRule="auto"/>
        <w:ind w:left="360"/>
        <w:jc w:val="both"/>
        <w:rPr>
          <w:rFonts w:ascii="Arial" w:hAnsi="Arial" w:cs="Arial"/>
          <w:sz w:val="22"/>
          <w:szCs w:val="22"/>
        </w:rPr>
      </w:pPr>
      <w:r w:rsidRPr="00EE5560">
        <w:rPr>
          <w:rFonts w:ascii="Arial" w:hAnsi="Arial" w:cs="Arial"/>
          <w:sz w:val="22"/>
          <w:szCs w:val="22"/>
        </w:rPr>
        <w:t xml:space="preserve">For </w:t>
      </w:r>
      <w:r w:rsidR="00732069" w:rsidRPr="00EE5560">
        <w:rPr>
          <w:rFonts w:ascii="Arial" w:hAnsi="Arial" w:cs="Arial"/>
          <w:sz w:val="22"/>
          <w:szCs w:val="22"/>
        </w:rPr>
        <w:t xml:space="preserve">more </w:t>
      </w:r>
      <w:r w:rsidRPr="00EE5560">
        <w:rPr>
          <w:rFonts w:ascii="Arial" w:hAnsi="Arial" w:cs="Arial"/>
          <w:sz w:val="22"/>
          <w:szCs w:val="22"/>
        </w:rPr>
        <w:t xml:space="preserve">information about the collection and reporting of self-managed organisation waste, please </w:t>
      </w:r>
      <w:r w:rsidR="004E2506" w:rsidRPr="00EE5560">
        <w:rPr>
          <w:rFonts w:ascii="Arial" w:hAnsi="Arial" w:cs="Arial"/>
          <w:sz w:val="22"/>
          <w:szCs w:val="22"/>
        </w:rPr>
        <w:t xml:space="preserve">refer to </w:t>
      </w:r>
      <w:hyperlink r:id="rId70" w:anchor="report-packaging-type-data" w:history="1">
        <w:r w:rsidR="004E2506" w:rsidRPr="00EE5560">
          <w:rPr>
            <w:rStyle w:val="Hyperlink"/>
            <w:rFonts w:ascii="Arial" w:hAnsi="Arial" w:cs="Arial"/>
            <w:sz w:val="22"/>
            <w:szCs w:val="22"/>
          </w:rPr>
          <w:t>Packaging data: what to collect for extended producer responsibility - GOV.UK</w:t>
        </w:r>
      </w:hyperlink>
      <w:r w:rsidR="00C32EE2" w:rsidRPr="00EE5560">
        <w:rPr>
          <w:rFonts w:ascii="Arial" w:hAnsi="Arial" w:cs="Arial"/>
          <w:sz w:val="22"/>
          <w:szCs w:val="22"/>
        </w:rPr>
        <w:t xml:space="preserve"> and to</w:t>
      </w:r>
      <w:r w:rsidRPr="00EE5560">
        <w:rPr>
          <w:rFonts w:ascii="Arial" w:hAnsi="Arial" w:cs="Arial"/>
          <w:sz w:val="22"/>
          <w:szCs w:val="22"/>
        </w:rPr>
        <w:t xml:space="preserve"> Section </w:t>
      </w:r>
      <w:r w:rsidR="004E2506" w:rsidRPr="00EE5560">
        <w:rPr>
          <w:rFonts w:ascii="Arial" w:hAnsi="Arial" w:cs="Arial"/>
          <w:sz w:val="22"/>
          <w:szCs w:val="22"/>
        </w:rPr>
        <w:t xml:space="preserve">3:21 </w:t>
      </w:r>
      <w:r w:rsidRPr="00EE5560">
        <w:rPr>
          <w:rFonts w:ascii="Arial" w:hAnsi="Arial" w:cs="Arial"/>
          <w:sz w:val="22"/>
          <w:szCs w:val="22"/>
        </w:rPr>
        <w:t xml:space="preserve">and Appendix </w:t>
      </w:r>
      <w:r w:rsidR="004E2506" w:rsidRPr="00EE5560">
        <w:rPr>
          <w:rFonts w:ascii="Arial" w:hAnsi="Arial" w:cs="Arial"/>
          <w:sz w:val="22"/>
          <w:szCs w:val="22"/>
        </w:rPr>
        <w:t>7</w:t>
      </w:r>
      <w:r w:rsidRPr="00EE5560">
        <w:rPr>
          <w:rFonts w:ascii="Arial" w:hAnsi="Arial" w:cs="Arial"/>
          <w:sz w:val="22"/>
          <w:szCs w:val="22"/>
        </w:rPr>
        <w:t xml:space="preserve"> above</w:t>
      </w:r>
      <w:r w:rsidR="00C32EE2" w:rsidRPr="00EE5560">
        <w:rPr>
          <w:rFonts w:ascii="Arial" w:hAnsi="Arial" w:cs="Arial"/>
          <w:sz w:val="22"/>
          <w:szCs w:val="22"/>
        </w:rPr>
        <w:t>.</w:t>
      </w:r>
      <w:bookmarkStart w:id="85" w:name="_Toc203401536"/>
    </w:p>
    <w:p w14:paraId="559F16AC" w14:textId="77777777" w:rsidR="00B13F64" w:rsidRPr="00B13F64" w:rsidRDefault="00B13F64" w:rsidP="00B13F64">
      <w:pPr>
        <w:pStyle w:val="ListParagraph"/>
        <w:spacing w:before="240" w:line="276" w:lineRule="auto"/>
        <w:ind w:left="360"/>
        <w:jc w:val="both"/>
        <w:rPr>
          <w:rFonts w:ascii="Arial" w:hAnsi="Arial" w:cs="Arial"/>
        </w:rPr>
      </w:pPr>
    </w:p>
    <w:p w14:paraId="0AADF02D" w14:textId="4F447F17" w:rsidR="005D39ED" w:rsidRPr="005D39ED" w:rsidRDefault="004949B2" w:rsidP="00B13F64">
      <w:pPr>
        <w:pStyle w:val="ListParagraph"/>
        <w:numPr>
          <w:ilvl w:val="0"/>
          <w:numId w:val="190"/>
        </w:numPr>
        <w:spacing w:before="240" w:line="276" w:lineRule="auto"/>
        <w:jc w:val="both"/>
        <w:rPr>
          <w:rFonts w:ascii="Arial" w:hAnsi="Arial" w:cs="Arial"/>
          <w:sz w:val="22"/>
          <w:szCs w:val="22"/>
        </w:rPr>
      </w:pPr>
      <w:r w:rsidRPr="00B95495">
        <w:rPr>
          <w:rFonts w:ascii="Arial" w:eastAsiaTheme="minorHAnsi" w:hAnsi="Arial" w:cs="Arial"/>
          <w:b/>
          <w:bCs/>
          <w:sz w:val="22"/>
          <w:szCs w:val="22"/>
        </w:rPr>
        <w:t>Self-managed consumer waste</w:t>
      </w:r>
      <w:bookmarkEnd w:id="85"/>
      <w:r w:rsidRPr="00B95495">
        <w:rPr>
          <w:rFonts w:ascii="Arial" w:hAnsi="Arial" w:cs="Arial"/>
          <w:color w:val="2F5496" w:themeColor="accent1" w:themeShade="BF"/>
          <w:sz w:val="22"/>
          <w:szCs w:val="22"/>
        </w:rPr>
        <w:t xml:space="preserve"> </w:t>
      </w:r>
    </w:p>
    <w:p w14:paraId="6DC11863" w14:textId="2B4B8159" w:rsidR="004949B2" w:rsidRPr="00B95495" w:rsidRDefault="004949B2" w:rsidP="005D39ED">
      <w:pPr>
        <w:pStyle w:val="ListParagraph"/>
        <w:spacing w:before="240" w:line="276" w:lineRule="auto"/>
        <w:ind w:left="360"/>
        <w:jc w:val="both"/>
        <w:rPr>
          <w:rFonts w:ascii="Arial" w:hAnsi="Arial" w:cs="Arial"/>
          <w:sz w:val="22"/>
          <w:szCs w:val="22"/>
        </w:rPr>
      </w:pPr>
      <w:r w:rsidRPr="00B95495">
        <w:rPr>
          <w:rFonts w:ascii="Arial" w:eastAsiaTheme="minorHAnsi" w:hAnsi="Arial" w:cs="Arial"/>
          <w:sz w:val="22"/>
          <w:szCs w:val="22"/>
        </w:rPr>
        <w:t>For</w:t>
      </w:r>
      <w:r w:rsidR="001F77CC" w:rsidRPr="00B95495">
        <w:rPr>
          <w:rFonts w:ascii="Arial" w:eastAsiaTheme="minorHAnsi" w:hAnsi="Arial" w:cs="Arial"/>
          <w:sz w:val="22"/>
          <w:szCs w:val="22"/>
        </w:rPr>
        <w:t xml:space="preserve"> more</w:t>
      </w:r>
      <w:r w:rsidRPr="00B95495">
        <w:rPr>
          <w:rFonts w:ascii="Arial" w:eastAsiaTheme="minorHAnsi" w:hAnsi="Arial" w:cs="Arial"/>
          <w:sz w:val="22"/>
          <w:szCs w:val="22"/>
        </w:rPr>
        <w:t xml:space="preserve"> information </w:t>
      </w:r>
      <w:r w:rsidR="001F77CC" w:rsidRPr="00B95495">
        <w:rPr>
          <w:rFonts w:ascii="Arial" w:eastAsiaTheme="minorHAnsi" w:hAnsi="Arial" w:cs="Arial"/>
          <w:sz w:val="22"/>
          <w:szCs w:val="22"/>
        </w:rPr>
        <w:t xml:space="preserve">about </w:t>
      </w:r>
      <w:r w:rsidRPr="00B95495">
        <w:rPr>
          <w:rFonts w:ascii="Arial" w:eastAsiaTheme="minorHAnsi" w:hAnsi="Arial" w:cs="Arial"/>
          <w:sz w:val="22"/>
          <w:szCs w:val="22"/>
        </w:rPr>
        <w:t xml:space="preserve">self-managed consumer waste including a list of packaging that is commonly collected by local authorities, please </w:t>
      </w:r>
      <w:r w:rsidR="001F77CC" w:rsidRPr="00B95495">
        <w:rPr>
          <w:rFonts w:ascii="Arial" w:eastAsiaTheme="minorHAnsi" w:hAnsi="Arial" w:cs="Arial"/>
          <w:sz w:val="22"/>
          <w:szCs w:val="22"/>
        </w:rPr>
        <w:t xml:space="preserve">refer to </w:t>
      </w:r>
      <w:hyperlink r:id="rId71" w:anchor="report-packaging-type-data" w:history="1">
        <w:r w:rsidRPr="00B95495">
          <w:rPr>
            <w:rStyle w:val="Hyperlink"/>
            <w:rFonts w:ascii="Arial" w:hAnsi="Arial" w:cs="Arial"/>
            <w:sz w:val="22"/>
            <w:szCs w:val="22"/>
          </w:rPr>
          <w:t>Packaging data: what to collect for extended producer responsibility - GOV.UK</w:t>
        </w:r>
      </w:hyperlink>
      <w:r w:rsidRPr="00B95495">
        <w:rPr>
          <w:rFonts w:ascii="Arial" w:hAnsi="Arial" w:cs="Arial"/>
          <w:sz w:val="22"/>
          <w:szCs w:val="22"/>
        </w:rPr>
        <w:t>, and Section</w:t>
      </w:r>
      <w:r w:rsidR="009B55EC" w:rsidRPr="00B95495">
        <w:rPr>
          <w:rFonts w:ascii="Arial" w:hAnsi="Arial" w:cs="Arial"/>
          <w:color w:val="2F5496" w:themeColor="accent1" w:themeShade="BF"/>
          <w:sz w:val="22"/>
          <w:szCs w:val="22"/>
        </w:rPr>
        <w:t xml:space="preserve"> </w:t>
      </w:r>
      <w:r w:rsidR="009B55EC" w:rsidRPr="00B95495">
        <w:rPr>
          <w:rFonts w:ascii="Arial" w:hAnsi="Arial" w:cs="Arial"/>
          <w:sz w:val="22"/>
          <w:szCs w:val="22"/>
        </w:rPr>
        <w:t>3:21</w:t>
      </w:r>
      <w:r w:rsidRPr="00B95495">
        <w:rPr>
          <w:rFonts w:ascii="Arial" w:hAnsi="Arial" w:cs="Arial"/>
          <w:sz w:val="22"/>
          <w:szCs w:val="22"/>
        </w:rPr>
        <w:t xml:space="preserve"> and Appendix </w:t>
      </w:r>
      <w:r w:rsidR="009B55EC" w:rsidRPr="00B95495">
        <w:rPr>
          <w:rFonts w:ascii="Arial" w:hAnsi="Arial" w:cs="Arial"/>
          <w:sz w:val="22"/>
          <w:szCs w:val="22"/>
        </w:rPr>
        <w:t>7</w:t>
      </w:r>
      <w:r w:rsidRPr="00B95495">
        <w:rPr>
          <w:rFonts w:ascii="Arial" w:hAnsi="Arial" w:cs="Arial"/>
          <w:sz w:val="22"/>
          <w:szCs w:val="22"/>
        </w:rPr>
        <w:t xml:space="preserve"> above.</w:t>
      </w:r>
    </w:p>
    <w:p w14:paraId="23D182EE" w14:textId="77777777" w:rsidR="004949B2" w:rsidRPr="008F2D64" w:rsidRDefault="004949B2" w:rsidP="004949B2"/>
    <w:p w14:paraId="3798ACC5" w14:textId="3E77A7C3" w:rsidR="004949B2" w:rsidRDefault="004949B2" w:rsidP="004949B2">
      <w:pPr>
        <w:spacing w:line="276" w:lineRule="auto"/>
        <w:jc w:val="both"/>
        <w:rPr>
          <w:rFonts w:ascii="Arial" w:hAnsi="Arial" w:cs="Arial"/>
        </w:rPr>
      </w:pPr>
      <w:r w:rsidRPr="008F2D64">
        <w:rPr>
          <w:rFonts w:ascii="Arial" w:hAnsi="Arial" w:cs="Arial"/>
          <w:b/>
          <w:bCs/>
        </w:rPr>
        <w:t>*</w:t>
      </w:r>
      <w:r>
        <w:rPr>
          <w:rFonts w:ascii="Arial" w:hAnsi="Arial" w:cs="Arial"/>
        </w:rPr>
        <w:t>T</w:t>
      </w:r>
      <w:r w:rsidRPr="00B762FF">
        <w:rPr>
          <w:rFonts w:ascii="Arial" w:hAnsi="Arial" w:cs="Arial"/>
        </w:rPr>
        <w:t>h</w:t>
      </w:r>
      <w:r w:rsidRPr="006624E4">
        <w:rPr>
          <w:rFonts w:ascii="Arial" w:hAnsi="Arial" w:cs="Arial"/>
        </w:rPr>
        <w:t>e environmental regulators have each published a regulatory position statement (RPS) (or regulatory decision (RD) in Wales) in relation to the collection and reporting of nation data</w:t>
      </w:r>
      <w:r>
        <w:rPr>
          <w:rFonts w:ascii="Arial" w:hAnsi="Arial" w:cs="Arial"/>
        </w:rPr>
        <w:t xml:space="preserve"> and self-managed organisation waste</w:t>
      </w:r>
      <w:r w:rsidRPr="006624E4">
        <w:rPr>
          <w:rFonts w:ascii="Arial" w:hAnsi="Arial" w:cs="Arial"/>
        </w:rPr>
        <w:t xml:space="preserve">. </w:t>
      </w:r>
      <w:r>
        <w:rPr>
          <w:rFonts w:ascii="Arial" w:hAnsi="Arial" w:cs="Arial"/>
        </w:rPr>
        <w:t>For more information about RPS/RDs, please see</w:t>
      </w:r>
      <w:r w:rsidR="00022E95">
        <w:rPr>
          <w:rFonts w:ascii="Arial" w:hAnsi="Arial" w:cs="Arial"/>
        </w:rPr>
        <w:t xml:space="preserve"> </w:t>
      </w:r>
      <w:hyperlink w:anchor="LinkstoGuidance" w:history="1">
        <w:r w:rsidR="00955F74" w:rsidRPr="00955F74">
          <w:rPr>
            <w:rStyle w:val="Hyperlink"/>
            <w:rFonts w:ascii="Arial" w:hAnsi="Arial" w:cs="Arial"/>
          </w:rPr>
          <w:t>‘</w:t>
        </w:r>
        <w:r w:rsidRPr="00955F74">
          <w:rPr>
            <w:rStyle w:val="Hyperlink"/>
            <w:rFonts w:ascii="Arial" w:hAnsi="Arial" w:cs="Arial"/>
          </w:rPr>
          <w:t>Links to Guidance’</w:t>
        </w:r>
      </w:hyperlink>
      <w:r>
        <w:rPr>
          <w:rFonts w:ascii="Arial" w:hAnsi="Arial" w:cs="Arial"/>
        </w:rPr>
        <w:t xml:space="preserve"> </w:t>
      </w:r>
      <w:r w:rsidR="00022E95">
        <w:rPr>
          <w:rFonts w:ascii="Arial" w:hAnsi="Arial" w:cs="Arial"/>
        </w:rPr>
        <w:t>above</w:t>
      </w:r>
      <w:r>
        <w:rPr>
          <w:rFonts w:ascii="Arial" w:hAnsi="Arial" w:cs="Arial"/>
        </w:rPr>
        <w:t>.</w:t>
      </w:r>
    </w:p>
    <w:p w14:paraId="41D058DD" w14:textId="77777777" w:rsidR="006D200F" w:rsidRDefault="006D200F" w:rsidP="006A51D9">
      <w:pPr>
        <w:rPr>
          <w:rFonts w:ascii="Arial" w:eastAsiaTheme="majorEastAsia" w:hAnsi="Arial" w:cstheme="majorBidi"/>
          <w:b/>
          <w:color w:val="008631"/>
          <w:sz w:val="32"/>
          <w:szCs w:val="32"/>
        </w:rPr>
      </w:pPr>
    </w:p>
    <w:p w14:paraId="243A378E" w14:textId="77777777" w:rsidR="006D200F" w:rsidRDefault="006D200F" w:rsidP="006A51D9">
      <w:pPr>
        <w:rPr>
          <w:rFonts w:ascii="Arial" w:eastAsiaTheme="majorEastAsia" w:hAnsi="Arial" w:cstheme="majorBidi"/>
          <w:b/>
          <w:color w:val="008631"/>
          <w:sz w:val="32"/>
          <w:szCs w:val="32"/>
        </w:rPr>
      </w:pPr>
    </w:p>
    <w:p w14:paraId="4D055590" w14:textId="77777777" w:rsidR="002A4B84" w:rsidRDefault="002A4B84">
      <w:pPr>
        <w:rPr>
          <w:rFonts w:ascii="Arial" w:eastAsiaTheme="majorEastAsia" w:hAnsi="Arial" w:cstheme="majorBidi"/>
          <w:b/>
          <w:color w:val="008631"/>
          <w:sz w:val="32"/>
          <w:szCs w:val="32"/>
        </w:rPr>
      </w:pPr>
      <w:r>
        <w:rPr>
          <w:rFonts w:ascii="Arial" w:eastAsiaTheme="majorEastAsia" w:hAnsi="Arial" w:cstheme="majorBidi"/>
          <w:b/>
          <w:color w:val="008631"/>
          <w:sz w:val="32"/>
          <w:szCs w:val="32"/>
        </w:rPr>
        <w:br w:type="page"/>
      </w:r>
    </w:p>
    <w:p w14:paraId="0DA24FEA" w14:textId="6424C828" w:rsidR="00A9064E" w:rsidRPr="006A51D9" w:rsidRDefault="00B75495" w:rsidP="006A51D9">
      <w:pPr>
        <w:rPr>
          <w:rFonts w:ascii="Arial" w:eastAsiaTheme="majorEastAsia" w:hAnsi="Arial" w:cstheme="majorBidi"/>
          <w:b/>
          <w:color w:val="008631"/>
          <w:sz w:val="32"/>
          <w:szCs w:val="32"/>
        </w:rPr>
      </w:pPr>
      <w:r>
        <w:rPr>
          <w:rFonts w:ascii="Arial" w:eastAsiaTheme="majorEastAsia" w:hAnsi="Arial" w:cstheme="majorBidi"/>
          <w:b/>
          <w:color w:val="008631"/>
          <w:sz w:val="32"/>
          <w:szCs w:val="32"/>
        </w:rPr>
        <w:t xml:space="preserve">Appendix </w:t>
      </w:r>
      <w:r w:rsidR="00D439BB">
        <w:rPr>
          <w:rFonts w:ascii="Arial" w:eastAsiaTheme="majorEastAsia" w:hAnsi="Arial" w:cstheme="majorBidi"/>
          <w:b/>
          <w:color w:val="008631"/>
          <w:sz w:val="32"/>
          <w:szCs w:val="32"/>
        </w:rPr>
        <w:t>1</w:t>
      </w:r>
      <w:r w:rsidR="006D200F">
        <w:rPr>
          <w:rFonts w:ascii="Arial" w:eastAsiaTheme="majorEastAsia" w:hAnsi="Arial" w:cstheme="majorBidi"/>
          <w:b/>
          <w:color w:val="008631"/>
          <w:sz w:val="32"/>
          <w:szCs w:val="32"/>
        </w:rPr>
        <w:t>1</w:t>
      </w:r>
      <w:r>
        <w:rPr>
          <w:rFonts w:ascii="Arial" w:eastAsiaTheme="majorEastAsia" w:hAnsi="Arial" w:cstheme="majorBidi"/>
          <w:b/>
          <w:color w:val="008631"/>
          <w:sz w:val="32"/>
          <w:szCs w:val="32"/>
        </w:rPr>
        <w:t xml:space="preserve">: </w:t>
      </w:r>
      <w:bookmarkStart w:id="86" w:name="App10DocVersionControlTable"/>
      <w:r w:rsidR="00A9064E" w:rsidRPr="006A51D9">
        <w:rPr>
          <w:rFonts w:ascii="Arial" w:eastAsiaTheme="majorEastAsia" w:hAnsi="Arial" w:cstheme="majorBidi"/>
          <w:b/>
          <w:color w:val="008631"/>
          <w:sz w:val="32"/>
          <w:szCs w:val="32"/>
        </w:rPr>
        <w:t xml:space="preserve">V6 Document version control table </w:t>
      </w:r>
      <w:bookmarkEnd w:id="86"/>
    </w:p>
    <w:p w14:paraId="2C42C973" w14:textId="77777777" w:rsidR="00111A6F" w:rsidRDefault="00111A6F" w:rsidP="00A9064E">
      <w:pPr>
        <w:rPr>
          <w:rFonts w:ascii="Arial" w:eastAsiaTheme="minorEastAsia" w:hAnsi="Arial" w:cs="Arial"/>
        </w:rPr>
      </w:pPr>
    </w:p>
    <w:p w14:paraId="26E06F8B" w14:textId="76D6DF55" w:rsidR="00A9064E" w:rsidRDefault="00A9064E" w:rsidP="00A9064E">
      <w:pPr>
        <w:rPr>
          <w:rFonts w:ascii="Arial" w:eastAsiaTheme="minorEastAsia" w:hAnsi="Arial" w:cs="Arial"/>
        </w:rPr>
      </w:pPr>
      <w:r>
        <w:rPr>
          <w:rFonts w:ascii="Arial" w:eastAsiaTheme="minorEastAsia" w:hAnsi="Arial" w:cs="Arial"/>
        </w:rPr>
        <w:t>The t</w:t>
      </w:r>
      <w:r w:rsidRPr="00657110">
        <w:rPr>
          <w:rFonts w:ascii="Arial" w:eastAsiaTheme="minorEastAsia" w:hAnsi="Arial" w:cs="Arial"/>
        </w:rPr>
        <w:t>able below summarises</w:t>
      </w:r>
      <w:r>
        <w:rPr>
          <w:rFonts w:ascii="Arial" w:eastAsiaTheme="minorEastAsia" w:hAnsi="Arial" w:cs="Arial"/>
        </w:rPr>
        <w:t xml:space="preserve"> the main</w:t>
      </w:r>
      <w:r w:rsidRPr="00657110">
        <w:rPr>
          <w:rFonts w:ascii="Arial" w:eastAsiaTheme="minorEastAsia" w:hAnsi="Arial" w:cs="Arial"/>
        </w:rPr>
        <w:t xml:space="preserve"> changes </w:t>
      </w:r>
      <w:r>
        <w:rPr>
          <w:rFonts w:ascii="Arial" w:eastAsiaTheme="minorEastAsia" w:hAnsi="Arial" w:cs="Arial"/>
        </w:rPr>
        <w:t xml:space="preserve">in Version </w:t>
      </w:r>
      <w:r w:rsidR="00551DAD">
        <w:rPr>
          <w:rFonts w:ascii="Arial" w:eastAsiaTheme="minorEastAsia" w:hAnsi="Arial" w:cs="Arial"/>
        </w:rPr>
        <w:t>7</w:t>
      </w:r>
      <w:r>
        <w:rPr>
          <w:rFonts w:ascii="Arial" w:eastAsiaTheme="minorEastAsia" w:hAnsi="Arial" w:cs="Arial"/>
        </w:rPr>
        <w:t xml:space="preserve"> </w:t>
      </w:r>
      <w:r w:rsidRPr="00657110">
        <w:rPr>
          <w:rFonts w:ascii="Arial" w:eastAsiaTheme="minorEastAsia" w:hAnsi="Arial" w:cs="Arial"/>
        </w:rPr>
        <w:t xml:space="preserve">from the previous </w:t>
      </w:r>
      <w:r>
        <w:rPr>
          <w:rFonts w:ascii="Arial" w:eastAsiaTheme="minorEastAsia" w:hAnsi="Arial" w:cs="Arial"/>
        </w:rPr>
        <w:t>V</w:t>
      </w:r>
      <w:r w:rsidRPr="00657110">
        <w:rPr>
          <w:rFonts w:ascii="Arial" w:eastAsiaTheme="minorEastAsia" w:hAnsi="Arial" w:cs="Arial"/>
        </w:rPr>
        <w:t>ersion</w:t>
      </w:r>
      <w:r>
        <w:rPr>
          <w:rFonts w:ascii="Arial" w:eastAsiaTheme="minorEastAsia" w:hAnsi="Arial" w:cs="Arial"/>
        </w:rPr>
        <w:t xml:space="preserve"> </w:t>
      </w:r>
      <w:r w:rsidR="00551DAD">
        <w:rPr>
          <w:rFonts w:ascii="Arial" w:eastAsiaTheme="minorEastAsia" w:hAnsi="Arial" w:cs="Arial"/>
        </w:rPr>
        <w:t>6</w:t>
      </w:r>
      <w:r>
        <w:rPr>
          <w:rFonts w:ascii="Arial" w:eastAsiaTheme="minorEastAsia" w:hAnsi="Arial" w:cs="Arial"/>
        </w:rPr>
        <w:t xml:space="preserve">. </w:t>
      </w:r>
    </w:p>
    <w:p w14:paraId="0B23EF6E" w14:textId="4FDE9E83" w:rsidR="00A9064E" w:rsidRDefault="00A9064E" w:rsidP="00A9064E">
      <w:pPr>
        <w:rPr>
          <w:rFonts w:ascii="Arial" w:eastAsiaTheme="minorEastAsia" w:hAnsi="Arial" w:cs="Arial"/>
          <w:b/>
          <w:bCs/>
        </w:rPr>
      </w:pPr>
      <w:r w:rsidRPr="00DB2E1B">
        <w:rPr>
          <w:rFonts w:ascii="Arial" w:eastAsiaTheme="minorEastAsia" w:hAnsi="Arial" w:cs="Arial"/>
          <w:b/>
          <w:bCs/>
        </w:rPr>
        <w:t>Please note that this is not an exhaustive list</w:t>
      </w:r>
      <w:r w:rsidR="00111A6F">
        <w:rPr>
          <w:rFonts w:ascii="Arial" w:eastAsiaTheme="minorEastAsia" w:hAnsi="Arial" w:cs="Arial"/>
          <w:b/>
          <w:bCs/>
        </w:rPr>
        <w:t xml:space="preserve"> of all changes</w:t>
      </w:r>
      <w:r w:rsidR="00551DAD">
        <w:rPr>
          <w:rFonts w:ascii="Arial" w:eastAsiaTheme="minorEastAsia" w:hAnsi="Arial" w:cs="Arial"/>
          <w:b/>
          <w:bCs/>
        </w:rPr>
        <w:t>.</w:t>
      </w:r>
      <w:r w:rsidRPr="00DB2E1B">
        <w:rPr>
          <w:rFonts w:ascii="Arial" w:eastAsiaTheme="minorEastAsia" w:hAnsi="Arial" w:cs="Arial"/>
          <w:b/>
          <w:bCs/>
        </w:rPr>
        <w:t xml:space="preserve"> </w:t>
      </w:r>
    </w:p>
    <w:p w14:paraId="7F436E4B" w14:textId="77777777" w:rsidR="00111A6F" w:rsidRDefault="00111A6F" w:rsidP="00A9064E">
      <w:pPr>
        <w:rPr>
          <w:rFonts w:ascii="Arial" w:eastAsiaTheme="minorEastAsia" w:hAnsi="Arial" w:cs="Arial"/>
          <w:b/>
          <w:bCs/>
        </w:rPr>
      </w:pPr>
    </w:p>
    <w:tbl>
      <w:tblPr>
        <w:tblStyle w:val="TableGrid"/>
        <w:tblW w:w="9776" w:type="dxa"/>
        <w:tblLayout w:type="fixed"/>
        <w:tblLook w:val="04A0" w:firstRow="1" w:lastRow="0" w:firstColumn="1" w:lastColumn="0" w:noHBand="0" w:noVBand="1"/>
      </w:tblPr>
      <w:tblGrid>
        <w:gridCol w:w="1555"/>
        <w:gridCol w:w="8221"/>
      </w:tblGrid>
      <w:tr w:rsidR="00A936B5" w:rsidRPr="003774A0" w14:paraId="0A8348B1" w14:textId="77777777" w:rsidTr="00551DAD">
        <w:trPr>
          <w:trHeight w:val="453"/>
        </w:trPr>
        <w:tc>
          <w:tcPr>
            <w:tcW w:w="1555" w:type="dxa"/>
            <w:shd w:val="clear" w:color="auto" w:fill="008000"/>
            <w:vAlign w:val="center"/>
          </w:tcPr>
          <w:p w14:paraId="6F13D53F" w14:textId="77777777" w:rsidR="00A936B5" w:rsidRPr="00551DAD" w:rsidRDefault="00A936B5">
            <w:pPr>
              <w:keepNext/>
              <w:spacing w:after="60"/>
              <w:outlineLvl w:val="1"/>
              <w:rPr>
                <w:rFonts w:ascii="Arial" w:eastAsia="Times New Roman" w:hAnsi="Arial" w:cs="Arial"/>
                <w:color w:val="FFFFFF"/>
                <w:sz w:val="22"/>
                <w:szCs w:val="22"/>
                <w:lang w:val="en-US"/>
              </w:rPr>
            </w:pPr>
            <w:r w:rsidRPr="00551DAD">
              <w:rPr>
                <w:rFonts w:ascii="Arial" w:eastAsia="Times New Roman" w:hAnsi="Arial" w:cs="Arial"/>
                <w:b/>
                <w:bCs/>
                <w:color w:val="FFFFFF"/>
                <w:sz w:val="22"/>
                <w:szCs w:val="22"/>
                <w:lang w:val="en-US"/>
              </w:rPr>
              <w:t>Section</w:t>
            </w:r>
          </w:p>
        </w:tc>
        <w:tc>
          <w:tcPr>
            <w:tcW w:w="8221" w:type="dxa"/>
            <w:shd w:val="clear" w:color="auto" w:fill="008000"/>
            <w:vAlign w:val="center"/>
          </w:tcPr>
          <w:p w14:paraId="66E8C2BA" w14:textId="77777777" w:rsidR="00A936B5" w:rsidRPr="00551DAD" w:rsidRDefault="00A936B5">
            <w:pPr>
              <w:keepNext/>
              <w:spacing w:after="60"/>
              <w:outlineLvl w:val="1"/>
              <w:rPr>
                <w:rFonts w:ascii="Arial" w:eastAsia="Times New Roman" w:hAnsi="Arial" w:cs="Arial"/>
                <w:color w:val="FFFFFF"/>
                <w:sz w:val="22"/>
                <w:szCs w:val="22"/>
                <w:lang w:val="en-US"/>
              </w:rPr>
            </w:pPr>
            <w:r w:rsidRPr="00551DAD">
              <w:rPr>
                <w:rFonts w:ascii="Arial" w:eastAsia="Times New Roman" w:hAnsi="Arial" w:cs="Arial"/>
                <w:b/>
                <w:bCs/>
                <w:color w:val="FFFFFF"/>
                <w:sz w:val="22"/>
                <w:szCs w:val="22"/>
                <w:lang w:val="en-US"/>
              </w:rPr>
              <w:t xml:space="preserve">Summary of change </w:t>
            </w:r>
          </w:p>
        </w:tc>
      </w:tr>
      <w:tr w:rsidR="00A936B5" w:rsidRPr="003774A0" w14:paraId="38FD693D" w14:textId="77777777" w:rsidTr="00551DAD">
        <w:trPr>
          <w:trHeight w:val="50"/>
        </w:trPr>
        <w:tc>
          <w:tcPr>
            <w:tcW w:w="1555" w:type="dxa"/>
          </w:tcPr>
          <w:p w14:paraId="532F7337" w14:textId="7AC03E5C" w:rsidR="00A936B5" w:rsidRPr="00551DAD" w:rsidRDefault="00A936B5">
            <w:pPr>
              <w:spacing w:line="276" w:lineRule="auto"/>
              <w:rPr>
                <w:rFonts w:ascii="Arial" w:hAnsi="Arial" w:cs="Arial"/>
                <w:sz w:val="22"/>
                <w:szCs w:val="22"/>
              </w:rPr>
            </w:pPr>
            <w:hyperlink w:anchor="RegulatorInterpofPackaging" w:history="1">
              <w:r w:rsidRPr="00111A6F">
                <w:rPr>
                  <w:rStyle w:val="Hyperlink"/>
                  <w:rFonts w:ascii="Arial" w:hAnsi="Arial" w:cs="Arial"/>
                  <w:sz w:val="22"/>
                  <w:szCs w:val="22"/>
                </w:rPr>
                <w:t>1:1</w:t>
              </w:r>
            </w:hyperlink>
          </w:p>
        </w:tc>
        <w:tc>
          <w:tcPr>
            <w:tcW w:w="8221" w:type="dxa"/>
          </w:tcPr>
          <w:p w14:paraId="5E63E2B7" w14:textId="079EA857" w:rsidR="00A936B5" w:rsidRPr="00551DAD" w:rsidRDefault="00A936B5">
            <w:pPr>
              <w:spacing w:line="276" w:lineRule="auto"/>
              <w:rPr>
                <w:rFonts w:ascii="Arial" w:hAnsi="Arial" w:cs="Arial"/>
                <w:sz w:val="22"/>
                <w:szCs w:val="22"/>
              </w:rPr>
            </w:pPr>
            <w:r w:rsidRPr="00551DAD">
              <w:rPr>
                <w:rFonts w:ascii="Arial" w:hAnsi="Arial" w:cs="Arial"/>
                <w:sz w:val="22"/>
                <w:szCs w:val="22"/>
              </w:rPr>
              <w:t>Packaging type</w:t>
            </w:r>
            <w:r w:rsidR="00E7595A">
              <w:rPr>
                <w:rFonts w:ascii="Arial" w:hAnsi="Arial" w:cs="Arial"/>
                <w:sz w:val="22"/>
                <w:szCs w:val="22"/>
              </w:rPr>
              <w:t xml:space="preserve"> (class)</w:t>
            </w:r>
            <w:r w:rsidRPr="00551DAD">
              <w:rPr>
                <w:rFonts w:ascii="Arial" w:hAnsi="Arial" w:cs="Arial"/>
                <w:sz w:val="22"/>
                <w:szCs w:val="22"/>
              </w:rPr>
              <w:t xml:space="preserve"> explanations added</w:t>
            </w:r>
          </w:p>
        </w:tc>
      </w:tr>
      <w:tr w:rsidR="00A936B5" w:rsidRPr="003774A0" w14:paraId="2A6F7555" w14:textId="77777777" w:rsidTr="00551DAD">
        <w:trPr>
          <w:trHeight w:val="50"/>
        </w:trPr>
        <w:tc>
          <w:tcPr>
            <w:tcW w:w="1555" w:type="dxa"/>
          </w:tcPr>
          <w:p w14:paraId="6CBB0C12" w14:textId="7E620583" w:rsidR="00A936B5" w:rsidRPr="00551DAD" w:rsidRDefault="00A936B5">
            <w:pPr>
              <w:spacing w:line="276" w:lineRule="auto"/>
              <w:rPr>
                <w:rFonts w:ascii="Arial" w:hAnsi="Arial" w:cs="Arial"/>
                <w:sz w:val="22"/>
                <w:szCs w:val="22"/>
              </w:rPr>
            </w:pPr>
            <w:hyperlink w:anchor="CeasestobeaProducer" w:history="1">
              <w:r w:rsidRPr="00111A6F">
                <w:rPr>
                  <w:rStyle w:val="Hyperlink"/>
                  <w:rFonts w:ascii="Arial" w:hAnsi="Arial" w:cs="Arial"/>
                  <w:sz w:val="22"/>
                  <w:szCs w:val="22"/>
                </w:rPr>
                <w:t>2:6</w:t>
              </w:r>
            </w:hyperlink>
          </w:p>
        </w:tc>
        <w:tc>
          <w:tcPr>
            <w:tcW w:w="8221" w:type="dxa"/>
          </w:tcPr>
          <w:p w14:paraId="5ECAF03E" w14:textId="0397BFF8" w:rsidR="00A936B5" w:rsidRPr="00551DAD" w:rsidRDefault="00A936B5">
            <w:pPr>
              <w:spacing w:line="276" w:lineRule="auto"/>
              <w:rPr>
                <w:rFonts w:ascii="Arial" w:hAnsi="Arial" w:cs="Arial"/>
                <w:sz w:val="22"/>
                <w:szCs w:val="22"/>
              </w:rPr>
            </w:pPr>
            <w:r w:rsidRPr="00551DAD">
              <w:rPr>
                <w:rFonts w:ascii="Arial" w:hAnsi="Arial" w:cs="Arial"/>
                <w:sz w:val="22"/>
                <w:szCs w:val="22"/>
              </w:rPr>
              <w:t xml:space="preserve">When a person ceases to be a producer. </w:t>
            </w:r>
          </w:p>
        </w:tc>
      </w:tr>
      <w:tr w:rsidR="00A936B5" w:rsidRPr="003774A0" w14:paraId="341362A3" w14:textId="77777777" w:rsidTr="00551DAD">
        <w:trPr>
          <w:trHeight w:val="50"/>
        </w:trPr>
        <w:tc>
          <w:tcPr>
            <w:tcW w:w="1555" w:type="dxa"/>
          </w:tcPr>
          <w:p w14:paraId="10F50C8F" w14:textId="61A42388" w:rsidR="00A936B5" w:rsidRPr="00551DAD" w:rsidRDefault="00A936B5">
            <w:pPr>
              <w:spacing w:line="276" w:lineRule="auto"/>
              <w:rPr>
                <w:rFonts w:ascii="Arial" w:hAnsi="Arial" w:cs="Arial"/>
                <w:sz w:val="22"/>
                <w:szCs w:val="22"/>
              </w:rPr>
            </w:pPr>
            <w:hyperlink w:anchor="APs_HouseholdPackaging" w:history="1">
              <w:r w:rsidRPr="00111A6F">
                <w:rPr>
                  <w:rStyle w:val="Hyperlink"/>
                  <w:rFonts w:ascii="Arial" w:hAnsi="Arial" w:cs="Arial"/>
                  <w:sz w:val="22"/>
                  <w:szCs w:val="22"/>
                </w:rPr>
                <w:t>3:1</w:t>
              </w:r>
            </w:hyperlink>
          </w:p>
        </w:tc>
        <w:tc>
          <w:tcPr>
            <w:tcW w:w="8221" w:type="dxa"/>
          </w:tcPr>
          <w:p w14:paraId="23EF72CA" w14:textId="77777777" w:rsidR="00A936B5" w:rsidRPr="00551DAD" w:rsidRDefault="00A936B5">
            <w:pPr>
              <w:spacing w:line="276" w:lineRule="auto"/>
              <w:rPr>
                <w:rFonts w:ascii="Arial" w:hAnsi="Arial" w:cs="Arial"/>
                <w:sz w:val="22"/>
                <w:szCs w:val="22"/>
              </w:rPr>
            </w:pPr>
            <w:r w:rsidRPr="00551DAD">
              <w:rPr>
                <w:rFonts w:ascii="Arial" w:hAnsi="Arial" w:cs="Arial"/>
                <w:sz w:val="22"/>
                <w:szCs w:val="22"/>
              </w:rPr>
              <w:t>Household packaging: Additional detail added to final example</w:t>
            </w:r>
          </w:p>
        </w:tc>
      </w:tr>
      <w:tr w:rsidR="00A936B5" w:rsidRPr="003774A0" w14:paraId="4139194A" w14:textId="77777777" w:rsidTr="00551DAD">
        <w:trPr>
          <w:trHeight w:val="50"/>
        </w:trPr>
        <w:tc>
          <w:tcPr>
            <w:tcW w:w="1555" w:type="dxa"/>
          </w:tcPr>
          <w:p w14:paraId="66BBC3FB" w14:textId="2576066D" w:rsidR="00A936B5" w:rsidRPr="00F4486B" w:rsidRDefault="00A936B5">
            <w:pPr>
              <w:spacing w:line="276" w:lineRule="auto"/>
              <w:rPr>
                <w:rFonts w:ascii="Arial" w:hAnsi="Arial" w:cs="Arial"/>
                <w:sz w:val="22"/>
                <w:szCs w:val="22"/>
              </w:rPr>
            </w:pPr>
            <w:hyperlink w:anchor="APs_Supply" w:history="1">
              <w:r w:rsidRPr="00111A6F">
                <w:rPr>
                  <w:rStyle w:val="Hyperlink"/>
                  <w:rFonts w:ascii="Arial" w:hAnsi="Arial" w:cs="Arial"/>
                  <w:sz w:val="22"/>
                  <w:szCs w:val="22"/>
                </w:rPr>
                <w:t>3:2</w:t>
              </w:r>
            </w:hyperlink>
          </w:p>
        </w:tc>
        <w:tc>
          <w:tcPr>
            <w:tcW w:w="8221" w:type="dxa"/>
          </w:tcPr>
          <w:p w14:paraId="4C5A59F0" w14:textId="7DB2B6D9" w:rsidR="00A936B5" w:rsidRPr="00124F07" w:rsidRDefault="00A936B5">
            <w:pPr>
              <w:spacing w:line="276" w:lineRule="auto"/>
              <w:rPr>
                <w:rFonts w:ascii="Arial" w:hAnsi="Arial" w:cs="Arial"/>
                <w:sz w:val="22"/>
                <w:szCs w:val="22"/>
              </w:rPr>
            </w:pPr>
            <w:r w:rsidRPr="00124F07">
              <w:rPr>
                <w:rFonts w:ascii="Arial" w:hAnsi="Arial" w:cs="Arial"/>
              </w:rPr>
              <w:t xml:space="preserve">Supply: </w:t>
            </w:r>
            <w:r w:rsidR="00F4486B">
              <w:rPr>
                <w:rFonts w:ascii="Arial" w:hAnsi="Arial" w:cs="Arial"/>
                <w:sz w:val="22"/>
                <w:szCs w:val="22"/>
              </w:rPr>
              <w:t>‘</w:t>
            </w:r>
            <w:r w:rsidRPr="00124F07">
              <w:rPr>
                <w:rFonts w:ascii="Arial" w:hAnsi="Arial" w:cs="Arial"/>
              </w:rPr>
              <w:t>Installation services</w:t>
            </w:r>
            <w:r w:rsidR="00F4486B">
              <w:rPr>
                <w:rFonts w:ascii="Arial" w:hAnsi="Arial" w:cs="Arial"/>
                <w:sz w:val="22"/>
                <w:szCs w:val="22"/>
              </w:rPr>
              <w:t>’</w:t>
            </w:r>
            <w:r w:rsidRPr="00124F07">
              <w:rPr>
                <w:rFonts w:ascii="Arial" w:hAnsi="Arial" w:cs="Arial"/>
              </w:rPr>
              <w:t xml:space="preserve">, </w:t>
            </w:r>
            <w:r w:rsidR="00F4486B">
              <w:rPr>
                <w:rFonts w:ascii="Arial" w:hAnsi="Arial" w:cs="Arial"/>
                <w:sz w:val="22"/>
                <w:szCs w:val="22"/>
              </w:rPr>
              <w:t xml:space="preserve">is </w:t>
            </w:r>
            <w:r w:rsidRPr="00124F07">
              <w:rPr>
                <w:rFonts w:ascii="Arial" w:hAnsi="Arial" w:cs="Arial"/>
              </w:rPr>
              <w:t xml:space="preserve">now called </w:t>
            </w:r>
            <w:r w:rsidR="00F4486B">
              <w:rPr>
                <w:rFonts w:ascii="Arial" w:hAnsi="Arial" w:cs="Arial"/>
                <w:sz w:val="22"/>
                <w:szCs w:val="22"/>
              </w:rPr>
              <w:t>‘</w:t>
            </w:r>
            <w:r w:rsidRPr="00124F07">
              <w:rPr>
                <w:rFonts w:ascii="Arial" w:hAnsi="Arial" w:cs="Arial"/>
              </w:rPr>
              <w:t>Delivery and Installation services</w:t>
            </w:r>
            <w:r w:rsidR="00F4486B">
              <w:rPr>
                <w:rFonts w:ascii="Arial" w:hAnsi="Arial" w:cs="Arial"/>
                <w:sz w:val="22"/>
                <w:szCs w:val="22"/>
              </w:rPr>
              <w:t>’</w:t>
            </w:r>
          </w:p>
        </w:tc>
      </w:tr>
      <w:tr w:rsidR="00A936B5" w:rsidRPr="003774A0" w14:paraId="3D182F44" w14:textId="77777777" w:rsidTr="00551DAD">
        <w:trPr>
          <w:trHeight w:val="50"/>
        </w:trPr>
        <w:tc>
          <w:tcPr>
            <w:tcW w:w="1555" w:type="dxa"/>
          </w:tcPr>
          <w:p w14:paraId="468C0233" w14:textId="77777777" w:rsidR="00A936B5" w:rsidRPr="00551DAD" w:rsidRDefault="00A936B5">
            <w:pPr>
              <w:spacing w:line="276" w:lineRule="auto"/>
              <w:rPr>
                <w:rFonts w:ascii="Arial" w:hAnsi="Arial" w:cs="Arial"/>
                <w:sz w:val="22"/>
                <w:szCs w:val="22"/>
              </w:rPr>
            </w:pPr>
            <w:hyperlink w:anchor="APs_MultiBranded" w:history="1">
              <w:r w:rsidRPr="00A936B5">
                <w:rPr>
                  <w:rFonts w:ascii="Arial" w:hAnsi="Arial" w:cs="Arial"/>
                  <w:color w:val="0563C1"/>
                  <w:sz w:val="22"/>
                  <w:szCs w:val="22"/>
                  <w:u w:val="single"/>
                </w:rPr>
                <w:t>3:5</w:t>
              </w:r>
            </w:hyperlink>
          </w:p>
        </w:tc>
        <w:tc>
          <w:tcPr>
            <w:tcW w:w="8221" w:type="dxa"/>
          </w:tcPr>
          <w:p w14:paraId="043D41F6" w14:textId="6FAC4FDA" w:rsidR="00A936B5" w:rsidRPr="00551DAD" w:rsidRDefault="00A936B5">
            <w:pPr>
              <w:spacing w:line="276" w:lineRule="auto"/>
              <w:rPr>
                <w:rFonts w:ascii="Arial" w:hAnsi="Arial" w:cs="Arial"/>
                <w:sz w:val="22"/>
                <w:szCs w:val="22"/>
              </w:rPr>
            </w:pPr>
            <w:r w:rsidRPr="00551DAD">
              <w:rPr>
                <w:rFonts w:ascii="Arial" w:hAnsi="Arial" w:cs="Arial"/>
                <w:sz w:val="22"/>
                <w:szCs w:val="22"/>
              </w:rPr>
              <w:t xml:space="preserve">Multi-branded packaging: </w:t>
            </w:r>
            <w:r w:rsidR="00F4486B">
              <w:rPr>
                <w:rFonts w:ascii="Arial" w:hAnsi="Arial" w:cs="Arial"/>
                <w:sz w:val="22"/>
                <w:szCs w:val="22"/>
              </w:rPr>
              <w:t xml:space="preserve">Further </w:t>
            </w:r>
            <w:r w:rsidRPr="00551DAD">
              <w:rPr>
                <w:rFonts w:ascii="Arial" w:hAnsi="Arial" w:cs="Arial"/>
                <w:sz w:val="22"/>
                <w:szCs w:val="22"/>
              </w:rPr>
              <w:t>examples added</w:t>
            </w:r>
          </w:p>
        </w:tc>
      </w:tr>
      <w:tr w:rsidR="00A936B5" w:rsidRPr="003774A0" w14:paraId="5C314546" w14:textId="77777777" w:rsidTr="00551DAD">
        <w:trPr>
          <w:trHeight w:val="50"/>
        </w:trPr>
        <w:tc>
          <w:tcPr>
            <w:tcW w:w="1555" w:type="dxa"/>
          </w:tcPr>
          <w:p w14:paraId="2073A00E" w14:textId="6663B43C" w:rsidR="00A936B5" w:rsidRPr="00551DAD" w:rsidRDefault="00A936B5">
            <w:pPr>
              <w:spacing w:line="276" w:lineRule="auto"/>
              <w:rPr>
                <w:rFonts w:ascii="Arial" w:hAnsi="Arial" w:cs="Arial"/>
                <w:sz w:val="22"/>
                <w:szCs w:val="22"/>
              </w:rPr>
            </w:pPr>
            <w:hyperlink w:anchor="APs_OnlineMarketplace" w:history="1">
              <w:r w:rsidRPr="00111A6F">
                <w:rPr>
                  <w:rStyle w:val="Hyperlink"/>
                  <w:rFonts w:ascii="Arial" w:hAnsi="Arial" w:cs="Arial"/>
                  <w:sz w:val="22"/>
                  <w:szCs w:val="22"/>
                </w:rPr>
                <w:t>3:9</w:t>
              </w:r>
            </w:hyperlink>
          </w:p>
        </w:tc>
        <w:tc>
          <w:tcPr>
            <w:tcW w:w="8221" w:type="dxa"/>
          </w:tcPr>
          <w:p w14:paraId="0ECFFD33" w14:textId="181BEC09" w:rsidR="00A936B5" w:rsidRPr="00551DAD" w:rsidRDefault="00A936B5">
            <w:pPr>
              <w:spacing w:line="276" w:lineRule="auto"/>
              <w:rPr>
                <w:rFonts w:ascii="Arial" w:hAnsi="Arial" w:cs="Arial"/>
                <w:sz w:val="22"/>
                <w:szCs w:val="22"/>
              </w:rPr>
            </w:pPr>
            <w:r w:rsidRPr="00551DAD">
              <w:rPr>
                <w:rFonts w:ascii="Arial" w:hAnsi="Arial" w:cs="Arial"/>
                <w:sz w:val="22"/>
                <w:szCs w:val="22"/>
              </w:rPr>
              <w:t>Online marketplaces</w:t>
            </w:r>
            <w:r w:rsidR="00F4486B">
              <w:rPr>
                <w:rFonts w:ascii="Arial" w:hAnsi="Arial" w:cs="Arial"/>
                <w:sz w:val="22"/>
                <w:szCs w:val="22"/>
              </w:rPr>
              <w:t xml:space="preserve"> </w:t>
            </w:r>
            <w:r w:rsidRPr="00551DAD">
              <w:rPr>
                <w:rFonts w:ascii="Arial" w:hAnsi="Arial" w:cs="Arial"/>
                <w:sz w:val="22"/>
                <w:szCs w:val="22"/>
              </w:rPr>
              <w:t xml:space="preserve">- clarification </w:t>
            </w:r>
            <w:r w:rsidR="00E57940">
              <w:rPr>
                <w:rFonts w:ascii="Arial" w:hAnsi="Arial" w:cs="Arial"/>
                <w:sz w:val="22"/>
                <w:szCs w:val="22"/>
              </w:rPr>
              <w:t xml:space="preserve">on reporting requirements </w:t>
            </w:r>
            <w:r w:rsidRPr="00551DAD">
              <w:rPr>
                <w:rFonts w:ascii="Arial" w:hAnsi="Arial" w:cs="Arial"/>
                <w:sz w:val="22"/>
                <w:szCs w:val="22"/>
              </w:rPr>
              <w:t>added</w:t>
            </w:r>
          </w:p>
        </w:tc>
      </w:tr>
      <w:tr w:rsidR="00A936B5" w:rsidRPr="003774A0" w14:paraId="6821BB8B" w14:textId="77777777" w:rsidTr="00551DAD">
        <w:trPr>
          <w:trHeight w:val="50"/>
        </w:trPr>
        <w:tc>
          <w:tcPr>
            <w:tcW w:w="1555" w:type="dxa"/>
          </w:tcPr>
          <w:p w14:paraId="693B6DA9" w14:textId="32D002CF" w:rsidR="00A936B5" w:rsidRPr="00551DAD" w:rsidRDefault="00A936B5">
            <w:pPr>
              <w:spacing w:line="276" w:lineRule="auto"/>
              <w:rPr>
                <w:rFonts w:ascii="Arial" w:hAnsi="Arial" w:cs="Arial"/>
                <w:sz w:val="22"/>
                <w:szCs w:val="22"/>
              </w:rPr>
            </w:pPr>
            <w:hyperlink w:anchor="APs_PackagingMaterials" w:history="1">
              <w:r w:rsidRPr="00111A6F">
                <w:rPr>
                  <w:rStyle w:val="Hyperlink"/>
                  <w:rFonts w:ascii="Arial" w:hAnsi="Arial" w:cs="Arial"/>
                  <w:sz w:val="22"/>
                  <w:szCs w:val="22"/>
                </w:rPr>
                <w:t>3:11</w:t>
              </w:r>
            </w:hyperlink>
          </w:p>
        </w:tc>
        <w:tc>
          <w:tcPr>
            <w:tcW w:w="8221" w:type="dxa"/>
          </w:tcPr>
          <w:p w14:paraId="79BD242D" w14:textId="49E836F3" w:rsidR="00A936B5" w:rsidRPr="00551DAD" w:rsidRDefault="00A936B5">
            <w:pPr>
              <w:spacing w:line="276" w:lineRule="auto"/>
              <w:rPr>
                <w:rFonts w:ascii="Arial" w:hAnsi="Arial" w:cs="Arial"/>
                <w:sz w:val="22"/>
                <w:szCs w:val="22"/>
              </w:rPr>
            </w:pPr>
            <w:r w:rsidRPr="00551DAD">
              <w:rPr>
                <w:rFonts w:ascii="Arial" w:hAnsi="Arial" w:cs="Arial"/>
                <w:sz w:val="22"/>
                <w:szCs w:val="22"/>
              </w:rPr>
              <w:t>Packaging materials: Packaging material sub-categories advice added</w:t>
            </w:r>
          </w:p>
        </w:tc>
      </w:tr>
      <w:tr w:rsidR="00A936B5" w:rsidRPr="003774A0" w14:paraId="7E3018BD" w14:textId="77777777" w:rsidTr="00551DAD">
        <w:trPr>
          <w:trHeight w:val="50"/>
        </w:trPr>
        <w:tc>
          <w:tcPr>
            <w:tcW w:w="1555" w:type="dxa"/>
          </w:tcPr>
          <w:p w14:paraId="1CEB6846" w14:textId="77777777" w:rsidR="00A936B5" w:rsidRPr="00551DAD" w:rsidRDefault="00A936B5">
            <w:pPr>
              <w:spacing w:line="276" w:lineRule="auto"/>
              <w:rPr>
                <w:rFonts w:ascii="Arial" w:hAnsi="Arial" w:cs="Arial"/>
                <w:sz w:val="22"/>
                <w:szCs w:val="22"/>
              </w:rPr>
            </w:pPr>
            <w:hyperlink w:anchor="ManufacturerInterpetation" w:history="1">
              <w:r w:rsidRPr="00A936B5">
                <w:rPr>
                  <w:rFonts w:ascii="Arial" w:hAnsi="Arial" w:cs="Arial"/>
                  <w:color w:val="0563C1"/>
                  <w:sz w:val="22"/>
                  <w:szCs w:val="22"/>
                  <w:u w:val="single"/>
                </w:rPr>
                <w:t>3:13</w:t>
              </w:r>
            </w:hyperlink>
          </w:p>
        </w:tc>
        <w:tc>
          <w:tcPr>
            <w:tcW w:w="8221" w:type="dxa"/>
          </w:tcPr>
          <w:p w14:paraId="0E0C0532" w14:textId="6C90E57C" w:rsidR="00A936B5" w:rsidRPr="005556D0" w:rsidRDefault="00A936B5">
            <w:pPr>
              <w:spacing w:line="276" w:lineRule="auto"/>
              <w:rPr>
                <w:rFonts w:ascii="Arial" w:hAnsi="Arial" w:cs="Arial"/>
                <w:sz w:val="22"/>
                <w:szCs w:val="22"/>
              </w:rPr>
            </w:pPr>
            <w:r w:rsidRPr="005556D0">
              <w:rPr>
                <w:rFonts w:ascii="Arial" w:hAnsi="Arial" w:cs="Arial"/>
                <w:sz w:val="22"/>
                <w:szCs w:val="22"/>
              </w:rPr>
              <w:t xml:space="preserve">Definition of manufacturer: </w:t>
            </w:r>
            <w:r w:rsidR="00124F07" w:rsidRPr="005556D0">
              <w:rPr>
                <w:rFonts w:ascii="Arial" w:hAnsi="Arial" w:cs="Arial"/>
                <w:sz w:val="22"/>
                <w:szCs w:val="22"/>
              </w:rPr>
              <w:t xml:space="preserve">Revised position </w:t>
            </w:r>
          </w:p>
        </w:tc>
      </w:tr>
      <w:tr w:rsidR="00A936B5" w:rsidRPr="003774A0" w14:paraId="794CB47D" w14:textId="77777777" w:rsidTr="00551DAD">
        <w:trPr>
          <w:trHeight w:val="50"/>
        </w:trPr>
        <w:tc>
          <w:tcPr>
            <w:tcW w:w="1555" w:type="dxa"/>
          </w:tcPr>
          <w:p w14:paraId="1632191A" w14:textId="76471ABA" w:rsidR="00A936B5" w:rsidRPr="00551DAD" w:rsidRDefault="00A936B5">
            <w:pPr>
              <w:spacing w:line="276" w:lineRule="auto"/>
              <w:rPr>
                <w:rFonts w:ascii="Arial" w:hAnsi="Arial" w:cs="Arial"/>
                <w:sz w:val="22"/>
                <w:szCs w:val="22"/>
              </w:rPr>
            </w:pPr>
            <w:hyperlink w:anchor="APs_Groups" w:history="1">
              <w:r w:rsidRPr="00111A6F">
                <w:rPr>
                  <w:rStyle w:val="Hyperlink"/>
                  <w:rFonts w:ascii="Arial" w:hAnsi="Arial" w:cs="Arial"/>
                  <w:sz w:val="22"/>
                  <w:szCs w:val="22"/>
                </w:rPr>
                <w:t>3:15</w:t>
              </w:r>
            </w:hyperlink>
          </w:p>
        </w:tc>
        <w:tc>
          <w:tcPr>
            <w:tcW w:w="8221" w:type="dxa"/>
          </w:tcPr>
          <w:p w14:paraId="1AF9B976" w14:textId="77777777" w:rsidR="00A936B5" w:rsidRPr="005556D0" w:rsidRDefault="00A936B5">
            <w:pPr>
              <w:widowControl w:val="0"/>
              <w:tabs>
                <w:tab w:val="left" w:pos="993"/>
              </w:tabs>
              <w:autoSpaceDE w:val="0"/>
              <w:autoSpaceDN w:val="0"/>
              <w:adjustRightInd w:val="0"/>
              <w:spacing w:line="276" w:lineRule="auto"/>
              <w:jc w:val="both"/>
              <w:rPr>
                <w:rFonts w:ascii="Arial" w:hAnsi="Arial" w:cs="Arial"/>
                <w:color w:val="000000"/>
                <w:sz w:val="22"/>
                <w:szCs w:val="22"/>
              </w:rPr>
            </w:pPr>
            <w:r w:rsidRPr="005556D0">
              <w:rPr>
                <w:rFonts w:ascii="Arial" w:hAnsi="Arial" w:cs="Arial"/>
                <w:color w:val="000000"/>
                <w:sz w:val="22"/>
                <w:szCs w:val="22"/>
              </w:rPr>
              <w:t xml:space="preserve">Holding Companies &amp; Subsidiaries (Groups): Additional clarification added </w:t>
            </w:r>
          </w:p>
        </w:tc>
      </w:tr>
      <w:tr w:rsidR="00A936B5" w:rsidRPr="003774A0" w14:paraId="6B69AF10" w14:textId="77777777" w:rsidTr="00551DAD">
        <w:trPr>
          <w:trHeight w:val="50"/>
        </w:trPr>
        <w:tc>
          <w:tcPr>
            <w:tcW w:w="1555" w:type="dxa"/>
          </w:tcPr>
          <w:p w14:paraId="0EB50A56" w14:textId="58A0590B" w:rsidR="00A936B5" w:rsidRPr="00111A6F" w:rsidRDefault="00111A6F">
            <w:pPr>
              <w:spacing w:line="276" w:lineRule="auto"/>
              <w:rPr>
                <w:rFonts w:ascii="Arial" w:hAnsi="Arial" w:cs="Arial"/>
                <w:sz w:val="22"/>
                <w:szCs w:val="22"/>
              </w:rPr>
            </w:pPr>
            <w:hyperlink w:anchor="APs_Reuseable" w:history="1">
              <w:r w:rsidRPr="00111A6F">
                <w:rPr>
                  <w:rStyle w:val="Hyperlink"/>
                  <w:rFonts w:ascii="Arial" w:hAnsi="Arial" w:cs="Arial"/>
                  <w:sz w:val="22"/>
                  <w:szCs w:val="22"/>
                </w:rPr>
                <w:t>3:17</w:t>
              </w:r>
            </w:hyperlink>
          </w:p>
        </w:tc>
        <w:tc>
          <w:tcPr>
            <w:tcW w:w="8221" w:type="dxa"/>
          </w:tcPr>
          <w:p w14:paraId="525A4082" w14:textId="2F46A00F" w:rsidR="00A936B5" w:rsidRPr="005556D0" w:rsidRDefault="00A936B5">
            <w:pPr>
              <w:spacing w:line="276" w:lineRule="auto"/>
              <w:rPr>
                <w:rFonts w:ascii="Arial" w:hAnsi="Arial" w:cs="Arial"/>
                <w:sz w:val="22"/>
                <w:szCs w:val="22"/>
              </w:rPr>
            </w:pPr>
            <w:r w:rsidRPr="005556D0">
              <w:rPr>
                <w:rFonts w:ascii="Arial" w:hAnsi="Arial" w:cs="Arial"/>
                <w:color w:val="000000"/>
                <w:sz w:val="22"/>
                <w:szCs w:val="22"/>
              </w:rPr>
              <w:t xml:space="preserve">Reusable packaging: Section revised and examples added. </w:t>
            </w:r>
          </w:p>
        </w:tc>
      </w:tr>
      <w:tr w:rsidR="00A936B5" w:rsidRPr="003774A0" w14:paraId="0D29032B" w14:textId="77777777" w:rsidTr="00551DAD">
        <w:trPr>
          <w:trHeight w:val="50"/>
        </w:trPr>
        <w:tc>
          <w:tcPr>
            <w:tcW w:w="1555" w:type="dxa"/>
          </w:tcPr>
          <w:p w14:paraId="506DF1F9" w14:textId="1183E99D" w:rsidR="00A936B5" w:rsidRPr="00551DAD" w:rsidRDefault="00A936B5">
            <w:pPr>
              <w:spacing w:line="276" w:lineRule="auto"/>
              <w:rPr>
                <w:rFonts w:ascii="Arial" w:hAnsi="Arial" w:cs="Arial"/>
                <w:sz w:val="22"/>
                <w:szCs w:val="22"/>
              </w:rPr>
            </w:pPr>
            <w:hyperlink w:anchor="PackagingRepairs" w:history="1">
              <w:r w:rsidRPr="00955F74">
                <w:rPr>
                  <w:rStyle w:val="Hyperlink"/>
                  <w:rFonts w:ascii="Arial" w:hAnsi="Arial" w:cs="Arial"/>
                  <w:sz w:val="22"/>
                  <w:szCs w:val="22"/>
                </w:rPr>
                <w:t>3:19</w:t>
              </w:r>
            </w:hyperlink>
          </w:p>
        </w:tc>
        <w:tc>
          <w:tcPr>
            <w:tcW w:w="8221" w:type="dxa"/>
          </w:tcPr>
          <w:p w14:paraId="24E8AC5C" w14:textId="77777777" w:rsidR="00A936B5" w:rsidRPr="005556D0" w:rsidRDefault="00A936B5">
            <w:pPr>
              <w:spacing w:line="276" w:lineRule="auto"/>
              <w:rPr>
                <w:rFonts w:ascii="Arial" w:hAnsi="Arial" w:cs="Arial"/>
                <w:sz w:val="22"/>
                <w:szCs w:val="22"/>
              </w:rPr>
            </w:pPr>
            <w:r w:rsidRPr="005556D0">
              <w:rPr>
                <w:rFonts w:ascii="Arial" w:hAnsi="Arial" w:cs="Arial"/>
                <w:sz w:val="22"/>
                <w:szCs w:val="22"/>
              </w:rPr>
              <w:t>Packaging repairs: New section</w:t>
            </w:r>
          </w:p>
        </w:tc>
      </w:tr>
      <w:tr w:rsidR="00A936B5" w:rsidRPr="003774A0" w14:paraId="4BD6B405" w14:textId="77777777" w:rsidTr="00551DAD">
        <w:trPr>
          <w:trHeight w:val="50"/>
        </w:trPr>
        <w:tc>
          <w:tcPr>
            <w:tcW w:w="1555" w:type="dxa"/>
          </w:tcPr>
          <w:p w14:paraId="796B2F81" w14:textId="20509214" w:rsidR="00A936B5" w:rsidRPr="00551DAD" w:rsidRDefault="00A936B5">
            <w:pPr>
              <w:spacing w:line="276" w:lineRule="auto"/>
              <w:rPr>
                <w:rFonts w:ascii="Arial" w:hAnsi="Arial" w:cs="Arial"/>
                <w:sz w:val="22"/>
                <w:szCs w:val="22"/>
              </w:rPr>
            </w:pPr>
            <w:hyperlink w:anchor="APs_SelfManagedPackagingWaste" w:history="1">
              <w:r w:rsidRPr="00955F74">
                <w:rPr>
                  <w:rStyle w:val="Hyperlink"/>
                  <w:rFonts w:ascii="Arial" w:hAnsi="Arial" w:cs="Arial"/>
                  <w:sz w:val="22"/>
                  <w:szCs w:val="22"/>
                </w:rPr>
                <w:t>3:21</w:t>
              </w:r>
            </w:hyperlink>
          </w:p>
        </w:tc>
        <w:tc>
          <w:tcPr>
            <w:tcW w:w="8221" w:type="dxa"/>
          </w:tcPr>
          <w:p w14:paraId="200A727C" w14:textId="4377322C" w:rsidR="00A936B5" w:rsidRPr="005556D0" w:rsidRDefault="00A936B5">
            <w:pPr>
              <w:spacing w:line="276" w:lineRule="auto"/>
              <w:rPr>
                <w:rFonts w:ascii="Arial" w:hAnsi="Arial" w:cs="Arial"/>
                <w:sz w:val="22"/>
                <w:szCs w:val="22"/>
              </w:rPr>
            </w:pPr>
            <w:r w:rsidRPr="005556D0">
              <w:rPr>
                <w:rFonts w:ascii="Arial" w:hAnsi="Arial" w:cs="Arial"/>
                <w:sz w:val="22"/>
                <w:szCs w:val="22"/>
              </w:rPr>
              <w:t xml:space="preserve">Self-managed packaging waste: Additional sub-section added for </w:t>
            </w:r>
            <w:r w:rsidR="0034034A" w:rsidRPr="005556D0">
              <w:rPr>
                <w:rFonts w:ascii="Arial" w:hAnsi="Arial" w:cs="Arial"/>
                <w:sz w:val="22"/>
                <w:szCs w:val="22"/>
              </w:rPr>
              <w:t xml:space="preserve">self-managed consumer waste </w:t>
            </w:r>
            <w:r w:rsidRPr="005556D0">
              <w:rPr>
                <w:rFonts w:ascii="Arial" w:hAnsi="Arial" w:cs="Arial"/>
                <w:sz w:val="22"/>
                <w:szCs w:val="22"/>
              </w:rPr>
              <w:t>reporting</w:t>
            </w:r>
          </w:p>
        </w:tc>
      </w:tr>
      <w:tr w:rsidR="00A936B5" w:rsidRPr="003774A0" w14:paraId="3B3FAC46" w14:textId="77777777" w:rsidTr="00551DAD">
        <w:trPr>
          <w:trHeight w:val="50"/>
        </w:trPr>
        <w:tc>
          <w:tcPr>
            <w:tcW w:w="1555" w:type="dxa"/>
          </w:tcPr>
          <w:p w14:paraId="06C50DC5" w14:textId="4B8CA3BB" w:rsidR="00A936B5" w:rsidRPr="00551DAD" w:rsidRDefault="00A936B5">
            <w:pPr>
              <w:spacing w:line="276" w:lineRule="auto"/>
              <w:rPr>
                <w:rFonts w:ascii="Arial" w:hAnsi="Arial" w:cs="Arial"/>
                <w:sz w:val="22"/>
                <w:szCs w:val="22"/>
              </w:rPr>
            </w:pPr>
            <w:hyperlink w:anchor="App2_SupplyRoutesTable" w:history="1">
              <w:r w:rsidRPr="00955F74">
                <w:rPr>
                  <w:rStyle w:val="Hyperlink"/>
                  <w:rFonts w:ascii="Arial" w:hAnsi="Arial" w:cs="Arial"/>
                  <w:sz w:val="22"/>
                  <w:szCs w:val="22"/>
                </w:rPr>
                <w:t>Appendix 2</w:t>
              </w:r>
            </w:hyperlink>
          </w:p>
        </w:tc>
        <w:tc>
          <w:tcPr>
            <w:tcW w:w="8221" w:type="dxa"/>
          </w:tcPr>
          <w:p w14:paraId="50ADEBE6" w14:textId="4ECC89D7" w:rsidR="00A936B5" w:rsidRPr="005556D0" w:rsidRDefault="00A936B5">
            <w:pPr>
              <w:spacing w:line="276" w:lineRule="auto"/>
              <w:rPr>
                <w:rFonts w:ascii="Arial" w:hAnsi="Arial" w:cs="Arial"/>
                <w:sz w:val="22"/>
                <w:szCs w:val="22"/>
              </w:rPr>
            </w:pPr>
            <w:r w:rsidRPr="005556D0">
              <w:rPr>
                <w:rFonts w:ascii="Arial" w:hAnsi="Arial" w:cs="Arial"/>
                <w:sz w:val="22"/>
                <w:szCs w:val="22"/>
              </w:rPr>
              <w:t xml:space="preserve">Supply route table: </w:t>
            </w:r>
            <w:r w:rsidR="007C2594" w:rsidRPr="005556D0">
              <w:rPr>
                <w:rFonts w:ascii="Arial" w:hAnsi="Arial" w:cs="Arial"/>
                <w:sz w:val="22"/>
                <w:szCs w:val="22"/>
              </w:rPr>
              <w:t xml:space="preserve">Minor clarifications </w:t>
            </w:r>
          </w:p>
        </w:tc>
      </w:tr>
      <w:tr w:rsidR="00A936B5" w:rsidRPr="003774A0" w14:paraId="6361099D" w14:textId="77777777" w:rsidTr="00551DAD">
        <w:trPr>
          <w:trHeight w:val="50"/>
        </w:trPr>
        <w:tc>
          <w:tcPr>
            <w:tcW w:w="1555" w:type="dxa"/>
          </w:tcPr>
          <w:p w14:paraId="14C0CB7B" w14:textId="3B60E0C8" w:rsidR="00A936B5" w:rsidRPr="00551DAD" w:rsidRDefault="00A936B5">
            <w:pPr>
              <w:spacing w:line="276" w:lineRule="auto"/>
              <w:rPr>
                <w:rFonts w:ascii="Arial" w:hAnsi="Arial" w:cs="Arial"/>
                <w:sz w:val="22"/>
                <w:szCs w:val="22"/>
              </w:rPr>
            </w:pPr>
            <w:hyperlink w:anchor="App3_PackagingTable" w:history="1">
              <w:r w:rsidRPr="00955F74">
                <w:rPr>
                  <w:rStyle w:val="Hyperlink"/>
                  <w:rFonts w:ascii="Arial" w:hAnsi="Arial" w:cs="Arial"/>
                  <w:sz w:val="22"/>
                  <w:szCs w:val="22"/>
                </w:rPr>
                <w:t>Appendix 3</w:t>
              </w:r>
            </w:hyperlink>
          </w:p>
        </w:tc>
        <w:tc>
          <w:tcPr>
            <w:tcW w:w="8221" w:type="dxa"/>
          </w:tcPr>
          <w:p w14:paraId="3ADCEA7A" w14:textId="69AA4304" w:rsidR="0027727E" w:rsidRPr="005556D0" w:rsidRDefault="007C2594">
            <w:pPr>
              <w:spacing w:line="276" w:lineRule="auto"/>
              <w:rPr>
                <w:rFonts w:ascii="Arial" w:hAnsi="Arial" w:cs="Arial"/>
                <w:sz w:val="22"/>
                <w:szCs w:val="22"/>
              </w:rPr>
            </w:pPr>
            <w:r w:rsidRPr="005556D0">
              <w:rPr>
                <w:rFonts w:ascii="Arial" w:hAnsi="Arial" w:cs="Arial"/>
                <w:sz w:val="22"/>
                <w:szCs w:val="22"/>
              </w:rPr>
              <w:t xml:space="preserve">Clarification added </w:t>
            </w:r>
            <w:r w:rsidR="005556D0" w:rsidRPr="005556D0">
              <w:rPr>
                <w:rFonts w:ascii="Arial" w:hAnsi="Arial" w:cs="Arial"/>
                <w:sz w:val="22"/>
                <w:szCs w:val="22"/>
              </w:rPr>
              <w:t>to</w:t>
            </w:r>
            <w:r w:rsidR="005556D0">
              <w:rPr>
                <w:rFonts w:ascii="Arial" w:hAnsi="Arial" w:cs="Arial"/>
                <w:sz w:val="22"/>
                <w:szCs w:val="22"/>
              </w:rPr>
              <w:t>:</w:t>
            </w:r>
          </w:p>
          <w:p w14:paraId="2A145A6C" w14:textId="36C18A85" w:rsidR="00A936B5" w:rsidRPr="00551DAD" w:rsidRDefault="00A936B5" w:rsidP="005556D0">
            <w:pPr>
              <w:pStyle w:val="ListParagraph"/>
              <w:numPr>
                <w:ilvl w:val="0"/>
                <w:numId w:val="189"/>
              </w:numPr>
              <w:spacing w:line="276" w:lineRule="auto"/>
              <w:rPr>
                <w:rFonts w:ascii="Arial" w:eastAsia="Calibri" w:hAnsi="Arial" w:cs="Arial"/>
                <w:sz w:val="22"/>
                <w:szCs w:val="22"/>
              </w:rPr>
            </w:pPr>
            <w:r w:rsidRPr="005556D0">
              <w:rPr>
                <w:rFonts w:ascii="Arial" w:eastAsia="Calibri" w:hAnsi="Arial" w:cs="Arial"/>
                <w:sz w:val="22"/>
                <w:szCs w:val="22"/>
              </w:rPr>
              <w:t xml:space="preserve">Cool packs </w:t>
            </w:r>
          </w:p>
          <w:p w14:paraId="69DDAEDC" w14:textId="25153CC7" w:rsidR="00A936B5" w:rsidRPr="00551DAD" w:rsidRDefault="00A936B5" w:rsidP="005556D0">
            <w:pPr>
              <w:pStyle w:val="ListParagraph"/>
              <w:numPr>
                <w:ilvl w:val="0"/>
                <w:numId w:val="189"/>
              </w:numPr>
              <w:spacing w:line="276" w:lineRule="auto"/>
              <w:rPr>
                <w:rFonts w:ascii="Arial" w:eastAsia="Calibri" w:hAnsi="Arial" w:cs="Arial"/>
                <w:sz w:val="22"/>
                <w:szCs w:val="22"/>
              </w:rPr>
            </w:pPr>
            <w:r w:rsidRPr="00551DAD">
              <w:rPr>
                <w:rFonts w:ascii="Arial" w:eastAsia="Calibri" w:hAnsi="Arial" w:cs="Arial"/>
                <w:sz w:val="22"/>
                <w:szCs w:val="22"/>
              </w:rPr>
              <w:t>Cosmetic bags in mock cases</w:t>
            </w:r>
          </w:p>
          <w:p w14:paraId="788A0EA7" w14:textId="77777777" w:rsidR="00A936B5" w:rsidRPr="005556D0" w:rsidRDefault="00A936B5" w:rsidP="005556D0">
            <w:pPr>
              <w:pStyle w:val="ListParagraph"/>
              <w:numPr>
                <w:ilvl w:val="0"/>
                <w:numId w:val="189"/>
              </w:numPr>
              <w:spacing w:line="276" w:lineRule="auto"/>
              <w:rPr>
                <w:rFonts w:ascii="Arial" w:eastAsia="Calibri" w:hAnsi="Arial" w:cs="Arial"/>
              </w:rPr>
            </w:pPr>
            <w:proofErr w:type="spellStart"/>
            <w:r w:rsidRPr="005556D0">
              <w:rPr>
                <w:rFonts w:ascii="Arial" w:eastAsia="Calibri" w:hAnsi="Arial" w:cs="Arial"/>
                <w:sz w:val="22"/>
                <w:szCs w:val="22"/>
              </w:rPr>
              <w:t>Jewellery</w:t>
            </w:r>
            <w:proofErr w:type="spellEnd"/>
            <w:r w:rsidRPr="005556D0">
              <w:rPr>
                <w:rFonts w:ascii="Arial" w:eastAsia="Calibri" w:hAnsi="Arial" w:cs="Arial"/>
                <w:sz w:val="22"/>
                <w:szCs w:val="22"/>
              </w:rPr>
              <w:t xml:space="preserve"> boxes</w:t>
            </w:r>
          </w:p>
        </w:tc>
      </w:tr>
      <w:tr w:rsidR="00A936B5" w:rsidRPr="003774A0" w14:paraId="725E53A0" w14:textId="77777777" w:rsidTr="00551DAD">
        <w:trPr>
          <w:trHeight w:val="50"/>
        </w:trPr>
        <w:tc>
          <w:tcPr>
            <w:tcW w:w="1555" w:type="dxa"/>
          </w:tcPr>
          <w:p w14:paraId="1CBAAA13" w14:textId="5F2D89BB" w:rsidR="00A936B5" w:rsidRPr="00551DAD" w:rsidRDefault="00A936B5">
            <w:pPr>
              <w:spacing w:line="276" w:lineRule="auto"/>
              <w:rPr>
                <w:rFonts w:ascii="Arial" w:hAnsi="Arial" w:cs="Arial"/>
                <w:color w:val="000000"/>
                <w:sz w:val="22"/>
                <w:szCs w:val="22"/>
              </w:rPr>
            </w:pPr>
            <w:hyperlink w:anchor="App4_Labels" w:history="1">
              <w:r w:rsidRPr="00955F74">
                <w:rPr>
                  <w:rStyle w:val="Hyperlink"/>
                  <w:rFonts w:ascii="Arial" w:hAnsi="Arial" w:cs="Arial"/>
                  <w:sz w:val="22"/>
                  <w:szCs w:val="22"/>
                </w:rPr>
                <w:t>Appendix 4</w:t>
              </w:r>
            </w:hyperlink>
          </w:p>
        </w:tc>
        <w:tc>
          <w:tcPr>
            <w:tcW w:w="8221" w:type="dxa"/>
          </w:tcPr>
          <w:p w14:paraId="401B4CCE" w14:textId="2FC271E0" w:rsidR="00A936B5" w:rsidRPr="00551DAD" w:rsidRDefault="00A936B5">
            <w:pPr>
              <w:widowControl w:val="0"/>
              <w:tabs>
                <w:tab w:val="left" w:pos="9072"/>
              </w:tabs>
              <w:autoSpaceDE w:val="0"/>
              <w:autoSpaceDN w:val="0"/>
              <w:adjustRightInd w:val="0"/>
              <w:spacing w:line="276" w:lineRule="auto"/>
              <w:jc w:val="both"/>
              <w:rPr>
                <w:rFonts w:ascii="Arial" w:hAnsi="Arial" w:cs="Arial"/>
                <w:color w:val="000000"/>
                <w:sz w:val="22"/>
                <w:szCs w:val="22"/>
              </w:rPr>
            </w:pPr>
            <w:r w:rsidRPr="00551DAD">
              <w:rPr>
                <w:rFonts w:ascii="Arial" w:hAnsi="Arial" w:cs="Arial"/>
                <w:color w:val="000000"/>
                <w:sz w:val="22"/>
                <w:szCs w:val="22"/>
              </w:rPr>
              <w:t xml:space="preserve">Label examples: </w:t>
            </w:r>
            <w:r w:rsidR="0027727E">
              <w:rPr>
                <w:rFonts w:ascii="Arial" w:hAnsi="Arial" w:cs="Arial"/>
                <w:color w:val="000000"/>
                <w:sz w:val="22"/>
                <w:szCs w:val="22"/>
              </w:rPr>
              <w:t>E</w:t>
            </w:r>
            <w:r w:rsidRPr="00551DAD">
              <w:rPr>
                <w:rFonts w:ascii="Arial" w:hAnsi="Arial" w:cs="Arial"/>
                <w:color w:val="000000"/>
                <w:sz w:val="22"/>
                <w:szCs w:val="22"/>
              </w:rPr>
              <w:t>xamples added</w:t>
            </w:r>
          </w:p>
        </w:tc>
      </w:tr>
      <w:tr w:rsidR="00A936B5" w:rsidRPr="003774A0" w14:paraId="3ABD43C5" w14:textId="77777777" w:rsidTr="00551DAD">
        <w:trPr>
          <w:trHeight w:val="50"/>
        </w:trPr>
        <w:tc>
          <w:tcPr>
            <w:tcW w:w="1555" w:type="dxa"/>
          </w:tcPr>
          <w:p w14:paraId="27BB0455" w14:textId="607E3408" w:rsidR="00A936B5" w:rsidRPr="00551DAD" w:rsidRDefault="00A936B5">
            <w:pPr>
              <w:spacing w:line="276" w:lineRule="auto"/>
              <w:rPr>
                <w:rFonts w:ascii="Arial" w:hAnsi="Arial" w:cs="Arial"/>
                <w:sz w:val="22"/>
                <w:szCs w:val="22"/>
              </w:rPr>
            </w:pPr>
            <w:hyperlink w:anchor="App5_PackagingMaterials" w:history="1">
              <w:r w:rsidRPr="00955F74">
                <w:rPr>
                  <w:rStyle w:val="Hyperlink"/>
                  <w:rFonts w:ascii="Arial" w:hAnsi="Arial" w:cs="Arial"/>
                  <w:sz w:val="22"/>
                  <w:szCs w:val="22"/>
                </w:rPr>
                <w:t>Appendix 5</w:t>
              </w:r>
            </w:hyperlink>
            <w:r w:rsidRPr="00551DAD">
              <w:rPr>
                <w:rFonts w:ascii="Arial" w:hAnsi="Arial" w:cs="Arial"/>
                <w:sz w:val="22"/>
                <w:szCs w:val="22"/>
              </w:rPr>
              <w:t xml:space="preserve"> </w:t>
            </w:r>
          </w:p>
        </w:tc>
        <w:tc>
          <w:tcPr>
            <w:tcW w:w="8221" w:type="dxa"/>
          </w:tcPr>
          <w:p w14:paraId="4CA1F73C" w14:textId="77777777" w:rsidR="00A936B5" w:rsidRPr="00551DAD" w:rsidRDefault="00A936B5">
            <w:pPr>
              <w:spacing w:line="276" w:lineRule="auto"/>
              <w:rPr>
                <w:rFonts w:ascii="Arial" w:hAnsi="Arial" w:cs="Arial"/>
                <w:sz w:val="22"/>
                <w:szCs w:val="22"/>
              </w:rPr>
            </w:pPr>
            <w:r w:rsidRPr="00551DAD">
              <w:rPr>
                <w:rFonts w:ascii="Arial" w:hAnsi="Arial" w:cs="Arial"/>
                <w:sz w:val="22"/>
                <w:szCs w:val="22"/>
              </w:rPr>
              <w:t>Materials table: References to ‘bioplastics’ changed to ‘bio-based’ plastic</w:t>
            </w:r>
          </w:p>
          <w:p w14:paraId="7C96A823" w14:textId="38E35F10" w:rsidR="00A936B5" w:rsidRPr="00551DAD" w:rsidRDefault="00A936B5">
            <w:pPr>
              <w:spacing w:line="276" w:lineRule="auto"/>
              <w:rPr>
                <w:rFonts w:ascii="Arial" w:hAnsi="Arial" w:cs="Arial"/>
                <w:sz w:val="22"/>
                <w:szCs w:val="22"/>
              </w:rPr>
            </w:pPr>
          </w:p>
        </w:tc>
      </w:tr>
      <w:tr w:rsidR="00A936B5" w:rsidRPr="003774A0" w14:paraId="36B97791" w14:textId="77777777" w:rsidTr="00551DAD">
        <w:trPr>
          <w:trHeight w:val="50"/>
        </w:trPr>
        <w:tc>
          <w:tcPr>
            <w:tcW w:w="1555" w:type="dxa"/>
          </w:tcPr>
          <w:p w14:paraId="09DDBC8E" w14:textId="3D5C16D9" w:rsidR="00A936B5" w:rsidRPr="00551DAD" w:rsidRDefault="00A936B5">
            <w:pPr>
              <w:spacing w:line="276" w:lineRule="auto"/>
              <w:rPr>
                <w:rFonts w:ascii="Arial" w:hAnsi="Arial" w:cs="Arial"/>
                <w:sz w:val="22"/>
                <w:szCs w:val="22"/>
              </w:rPr>
            </w:pPr>
            <w:hyperlink w:anchor="AppendixSMPWFlow" w:history="1">
              <w:r w:rsidRPr="00955F74">
                <w:rPr>
                  <w:rStyle w:val="Hyperlink"/>
                  <w:rFonts w:ascii="Arial" w:hAnsi="Arial" w:cs="Arial"/>
                  <w:sz w:val="22"/>
                  <w:szCs w:val="22"/>
                </w:rPr>
                <w:t>Appendix 7</w:t>
              </w:r>
            </w:hyperlink>
          </w:p>
        </w:tc>
        <w:tc>
          <w:tcPr>
            <w:tcW w:w="8221" w:type="dxa"/>
          </w:tcPr>
          <w:p w14:paraId="1A973ADA" w14:textId="77777777" w:rsidR="00A936B5" w:rsidRPr="00551DAD" w:rsidRDefault="00A936B5">
            <w:pPr>
              <w:spacing w:line="276" w:lineRule="auto"/>
              <w:rPr>
                <w:rFonts w:ascii="Arial" w:hAnsi="Arial" w:cs="Arial"/>
                <w:sz w:val="22"/>
                <w:szCs w:val="22"/>
              </w:rPr>
            </w:pPr>
            <w:r w:rsidRPr="00551DAD">
              <w:rPr>
                <w:rFonts w:ascii="Arial" w:hAnsi="Arial" w:cs="Arial"/>
                <w:sz w:val="22"/>
                <w:szCs w:val="22"/>
              </w:rPr>
              <w:t>Self-managed packaging waste: Flow diagram modified</w:t>
            </w:r>
          </w:p>
        </w:tc>
      </w:tr>
      <w:tr w:rsidR="00A936B5" w:rsidRPr="003774A0" w14:paraId="6503A19D" w14:textId="77777777" w:rsidTr="00551DAD">
        <w:trPr>
          <w:trHeight w:val="50"/>
        </w:trPr>
        <w:tc>
          <w:tcPr>
            <w:tcW w:w="1555" w:type="dxa"/>
          </w:tcPr>
          <w:p w14:paraId="042CBC43" w14:textId="36528A88" w:rsidR="00A936B5" w:rsidRPr="00551DAD" w:rsidRDefault="00A936B5">
            <w:pPr>
              <w:spacing w:line="276" w:lineRule="auto"/>
              <w:rPr>
                <w:rFonts w:ascii="Arial" w:hAnsi="Arial" w:cs="Arial"/>
                <w:sz w:val="22"/>
                <w:szCs w:val="22"/>
              </w:rPr>
            </w:pPr>
            <w:hyperlink w:anchor="GrpMidYearChanges" w:history="1">
              <w:r w:rsidRPr="00955F74">
                <w:rPr>
                  <w:rStyle w:val="Hyperlink"/>
                  <w:rFonts w:ascii="Arial" w:hAnsi="Arial" w:cs="Arial"/>
                  <w:sz w:val="22"/>
                  <w:szCs w:val="22"/>
                </w:rPr>
                <w:t>Appendix 9</w:t>
              </w:r>
            </w:hyperlink>
          </w:p>
        </w:tc>
        <w:tc>
          <w:tcPr>
            <w:tcW w:w="8221" w:type="dxa"/>
          </w:tcPr>
          <w:p w14:paraId="433F0DDD" w14:textId="77777777" w:rsidR="00A936B5" w:rsidRPr="00551DAD" w:rsidRDefault="00A936B5">
            <w:pPr>
              <w:spacing w:line="276" w:lineRule="auto"/>
              <w:rPr>
                <w:rFonts w:ascii="Arial" w:hAnsi="Arial" w:cs="Arial"/>
                <w:sz w:val="22"/>
                <w:szCs w:val="22"/>
              </w:rPr>
            </w:pPr>
            <w:r w:rsidRPr="00551DAD">
              <w:rPr>
                <w:rFonts w:ascii="Arial" w:hAnsi="Arial" w:cs="Arial"/>
                <w:sz w:val="22"/>
                <w:szCs w:val="22"/>
              </w:rPr>
              <w:t xml:space="preserve">Regulator approach to mid-year changes: Amendments made to Tables 3, 4 and 5 to account for leaver code functionality being released on RPD. </w:t>
            </w:r>
          </w:p>
        </w:tc>
      </w:tr>
      <w:tr w:rsidR="00A936B5" w:rsidRPr="003774A0" w14:paraId="044BD742" w14:textId="77777777" w:rsidTr="00551DAD">
        <w:trPr>
          <w:trHeight w:val="50"/>
        </w:trPr>
        <w:tc>
          <w:tcPr>
            <w:tcW w:w="1555" w:type="dxa"/>
          </w:tcPr>
          <w:p w14:paraId="575BE511" w14:textId="491FA9FF" w:rsidR="00A936B5" w:rsidRPr="00551DAD" w:rsidRDefault="00A936B5">
            <w:pPr>
              <w:spacing w:line="276" w:lineRule="auto"/>
              <w:rPr>
                <w:rFonts w:ascii="Arial" w:hAnsi="Arial" w:cs="Arial"/>
                <w:sz w:val="22"/>
                <w:szCs w:val="22"/>
              </w:rPr>
            </w:pPr>
            <w:hyperlink w:anchor="App10DistribGuidance" w:history="1">
              <w:r w:rsidRPr="00955F74">
                <w:rPr>
                  <w:rStyle w:val="Hyperlink"/>
                  <w:rFonts w:ascii="Arial" w:hAnsi="Arial" w:cs="Arial"/>
                  <w:sz w:val="22"/>
                  <w:szCs w:val="22"/>
                </w:rPr>
                <w:t>Appendix 10</w:t>
              </w:r>
            </w:hyperlink>
          </w:p>
        </w:tc>
        <w:tc>
          <w:tcPr>
            <w:tcW w:w="8221" w:type="dxa"/>
          </w:tcPr>
          <w:p w14:paraId="7B6F9FA1" w14:textId="77777777" w:rsidR="00A936B5" w:rsidRPr="00551DAD" w:rsidRDefault="00A936B5">
            <w:pPr>
              <w:spacing w:line="276" w:lineRule="auto"/>
              <w:rPr>
                <w:rFonts w:ascii="Arial" w:hAnsi="Arial" w:cs="Arial"/>
                <w:sz w:val="22"/>
                <w:szCs w:val="22"/>
              </w:rPr>
            </w:pPr>
            <w:r w:rsidRPr="00551DAD">
              <w:rPr>
                <w:rFonts w:ascii="Arial" w:hAnsi="Arial" w:cs="Arial"/>
                <w:sz w:val="22"/>
                <w:szCs w:val="22"/>
              </w:rPr>
              <w:t>Distributor guidance added</w:t>
            </w:r>
          </w:p>
        </w:tc>
      </w:tr>
    </w:tbl>
    <w:p w14:paraId="4DACC5AA" w14:textId="5A9522E9" w:rsidR="00B75495" w:rsidRDefault="00B75495" w:rsidP="00BB6D9F">
      <w:pPr>
        <w:rPr>
          <w:rFonts w:eastAsiaTheme="minorEastAsia"/>
        </w:rPr>
      </w:pPr>
    </w:p>
    <w:p w14:paraId="12B28044" w14:textId="4BD93D26" w:rsidR="00B75495" w:rsidRPr="00BB6D9F" w:rsidRDefault="00F226EC" w:rsidP="000D0AD2">
      <w:pPr>
        <w:rPr>
          <w:rFonts w:eastAsiaTheme="minorEastAsia"/>
        </w:rPr>
      </w:pPr>
      <w:hyperlink w:anchor="CONTENTS" w:history="1">
        <w:r w:rsidRPr="00C53A4E">
          <w:rPr>
            <w:rStyle w:val="Hyperlink"/>
            <w:rFonts w:ascii="Arial" w:eastAsiaTheme="majorEastAsia" w:hAnsi="Arial" w:cstheme="majorBidi"/>
            <w:b/>
            <w:u w:val="none"/>
          </w:rPr>
          <w:t>RETURN TO CONTENTS PAGE</w:t>
        </w:r>
      </w:hyperlink>
    </w:p>
    <w:sectPr w:rsidR="00B75495" w:rsidRPr="00BB6D9F" w:rsidSect="00DC08BB">
      <w:pgSz w:w="11906" w:h="16838"/>
      <w:pgMar w:top="624" w:right="964" w:bottom="624" w:left="1134" w:header="709" w:footer="709"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64E0" w14:textId="77777777" w:rsidR="00081D6A" w:rsidRDefault="00081D6A" w:rsidP="00982243">
      <w:pPr>
        <w:spacing w:after="0" w:line="240" w:lineRule="auto"/>
      </w:pPr>
      <w:r>
        <w:separator/>
      </w:r>
    </w:p>
  </w:endnote>
  <w:endnote w:type="continuationSeparator" w:id="0">
    <w:p w14:paraId="6EAB6F7D" w14:textId="77777777" w:rsidR="00081D6A" w:rsidRDefault="00081D6A" w:rsidP="00982243">
      <w:pPr>
        <w:spacing w:after="0" w:line="240" w:lineRule="auto"/>
      </w:pPr>
      <w:r>
        <w:continuationSeparator/>
      </w:r>
    </w:p>
  </w:endnote>
  <w:endnote w:type="continuationNotice" w:id="1">
    <w:p w14:paraId="71A7129B" w14:textId="77777777" w:rsidR="00081D6A" w:rsidRDefault="00081D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96AC" w14:textId="11A62191" w:rsidR="008B714A" w:rsidRDefault="00952E6C">
    <w:pPr>
      <w:pStyle w:val="Footer"/>
    </w:pPr>
    <w:r>
      <w:rPr>
        <w:noProof/>
      </w:rPr>
      <mc:AlternateContent>
        <mc:Choice Requires="wps">
          <w:drawing>
            <wp:anchor distT="0" distB="0" distL="0" distR="0" simplePos="0" relativeHeight="251658244" behindDoc="0" locked="0" layoutInCell="1" allowOverlap="1" wp14:anchorId="2D626C5A" wp14:editId="24ED8E23">
              <wp:simplePos x="635" y="635"/>
              <wp:positionH relativeFrom="page">
                <wp:align>center</wp:align>
              </wp:positionH>
              <wp:positionV relativeFrom="page">
                <wp:align>bottom</wp:align>
              </wp:positionV>
              <wp:extent cx="459740" cy="357505"/>
              <wp:effectExtent l="0" t="0" r="16510" b="0"/>
              <wp:wrapNone/>
              <wp:docPr id="21637879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60B1B69B" w14:textId="77777777" w:rsidR="00952E6C" w:rsidRPr="00952E6C" w:rsidRDefault="00952E6C" w:rsidP="00952E6C">
                          <w:pPr>
                            <w:spacing w:after="0"/>
                            <w:rPr>
                              <w:rFonts w:ascii="Calibri" w:eastAsia="Calibri" w:hAnsi="Calibri" w:cs="Calibri"/>
                              <w:noProof/>
                              <w:color w:val="0000FF"/>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626C5A" id="_x0000_t202" coordsize="21600,21600" o:spt="202" path="m,l,21600r21600,l21600,xe">
              <v:stroke joinstyle="miter"/>
              <v:path gradientshapeok="t" o:connecttype="rect"/>
            </v:shapetype>
            <v:shape id="Text Box 5" o:spid="_x0000_s1030" type="#_x0000_t202" alt="OFFICIAL" style="position:absolute;margin-left:0;margin-top:0;width:36.2pt;height:28.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" filled="f" stroked="f">
              <v:textbox style="mso-fit-shape-to-text:t" inset="0,0,0,15pt">
                <w:txbxContent>
                  <w:p w14:paraId="60B1B69B" w14:textId="77777777" w:rsidR="00952E6C" w:rsidRPr="00952E6C" w:rsidRDefault="00952E6C" w:rsidP="00952E6C">
                    <w:pPr>
                      <w:spacing w:after="0"/>
                      <w:rPr>
                        <w:rFonts w:ascii="Calibri" w:eastAsia="Calibri" w:hAnsi="Calibri" w:cs="Calibri"/>
                        <w:noProof/>
                        <w:color w:val="0000FF"/>
                        <w:sz w:val="20"/>
                        <w:szCs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83FF" w14:textId="77777777" w:rsidR="008B714A" w:rsidRDefault="00952E6C" w:rsidP="00955711">
    <w:pPr>
      <w:pStyle w:val="Footer"/>
      <w:rPr>
        <w:color w:val="A6A6A6" w:themeColor="background1" w:themeShade="A6"/>
        <w:sz w:val="20"/>
        <w:szCs w:val="20"/>
      </w:rPr>
    </w:pPr>
    <w:r>
      <w:rPr>
        <w:noProof/>
        <w:color w:val="A6A6A6" w:themeColor="background1" w:themeShade="A6"/>
        <w:sz w:val="20"/>
        <w:szCs w:val="20"/>
      </w:rPr>
      <mc:AlternateContent>
        <mc:Choice Requires="wps">
          <w:drawing>
            <wp:anchor distT="0" distB="0" distL="0" distR="0" simplePos="0" relativeHeight="251658245" behindDoc="0" locked="0" layoutInCell="1" allowOverlap="1" wp14:anchorId="7AF27D3E" wp14:editId="50B75A6A">
              <wp:simplePos x="1079500" y="10083800"/>
              <wp:positionH relativeFrom="page">
                <wp:align>center</wp:align>
              </wp:positionH>
              <wp:positionV relativeFrom="page">
                <wp:align>bottom</wp:align>
              </wp:positionV>
              <wp:extent cx="459740" cy="357505"/>
              <wp:effectExtent l="0" t="0" r="16510" b="0"/>
              <wp:wrapNone/>
              <wp:docPr id="66578777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3EEE40BB" w14:textId="77777777" w:rsidR="00952E6C" w:rsidRPr="00952E6C" w:rsidRDefault="00952E6C" w:rsidP="00952E6C">
                          <w:pPr>
                            <w:spacing w:after="0"/>
                            <w:rPr>
                              <w:rFonts w:ascii="Calibri" w:eastAsia="Calibri" w:hAnsi="Calibri" w:cs="Calibri"/>
                              <w:noProof/>
                              <w:color w:val="0000FF"/>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27D3E" id="_x0000_t202" coordsize="21600,21600" o:spt="202" path="m,l,21600r21600,l21600,xe">
              <v:stroke joinstyle="miter"/>
              <v:path gradientshapeok="t" o:connecttype="rect"/>
            </v:shapetype>
            <v:shape id="Text Box 6" o:spid="_x0000_s1031" type="#_x0000_t202" alt="OFFICIAL" style="position:absolute;margin-left:0;margin-top:0;width:36.2pt;height:28.1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" filled="f" stroked="f">
              <v:textbox style="mso-fit-shape-to-text:t" inset="0,0,0,15pt">
                <w:txbxContent>
                  <w:p w14:paraId="3EEE40BB" w14:textId="77777777" w:rsidR="00952E6C" w:rsidRPr="00952E6C" w:rsidRDefault="00952E6C" w:rsidP="00952E6C">
                    <w:pPr>
                      <w:spacing w:after="0"/>
                      <w:rPr>
                        <w:rFonts w:ascii="Calibri" w:eastAsia="Calibri" w:hAnsi="Calibri" w:cs="Calibri"/>
                        <w:noProof/>
                        <w:color w:val="0000FF"/>
                        <w:sz w:val="20"/>
                        <w:szCs w:val="20"/>
                      </w:rPr>
                    </w:pPr>
                  </w:p>
                </w:txbxContent>
              </v:textbox>
              <w10:wrap anchorx="page" anchory="page"/>
            </v:shape>
          </w:pict>
        </mc:Fallback>
      </mc:AlternateContent>
    </w:r>
  </w:p>
  <w:p w14:paraId="451E9D33" w14:textId="7AFDA048" w:rsidR="00856F0F" w:rsidRPr="0041125F" w:rsidRDefault="00081D6A" w:rsidP="00955711">
    <w:pPr>
      <w:pStyle w:val="Footer"/>
      <w:rPr>
        <w:rFonts w:ascii="Arial" w:hAnsi="Arial" w:cs="Arial"/>
        <w:color w:val="A6A6A6" w:themeColor="background1" w:themeShade="A6"/>
        <w:sz w:val="20"/>
        <w:szCs w:val="20"/>
      </w:rPr>
    </w:pPr>
    <w:sdt>
      <w:sdtPr>
        <w:rPr>
          <w:color w:val="A6A6A6" w:themeColor="background1" w:themeShade="A6"/>
          <w:sz w:val="20"/>
          <w:szCs w:val="20"/>
        </w:rPr>
        <w:id w:val="423614111"/>
        <w:docPartObj>
          <w:docPartGallery w:val="Page Numbers (Bottom of Page)"/>
          <w:docPartUnique/>
        </w:docPartObj>
      </w:sdtPr>
      <w:sdtEndPr/>
      <w:sdtContent>
        <w:sdt>
          <w:sdtPr>
            <w:rPr>
              <w:color w:val="A6A6A6" w:themeColor="background1" w:themeShade="A6"/>
              <w:sz w:val="20"/>
              <w:szCs w:val="20"/>
            </w:rPr>
            <w:id w:val="-1769616900"/>
            <w:docPartObj>
              <w:docPartGallery w:val="Page Numbers (Top of Page)"/>
              <w:docPartUnique/>
            </w:docPartObj>
          </w:sdtPr>
          <w:sdtEndPr/>
          <w:sdtContent>
            <w:r w:rsidR="00856F0F" w:rsidRPr="0041125F">
              <w:rPr>
                <w:rFonts w:ascii="Arial" w:hAnsi="Arial" w:cs="Arial"/>
                <w:color w:val="A6A6A6" w:themeColor="background1" w:themeShade="A6"/>
                <w:sz w:val="22"/>
                <w:szCs w:val="22"/>
              </w:rPr>
              <w:t xml:space="preserve">Version: </w:t>
            </w:r>
            <w:r w:rsidR="0087511C">
              <w:rPr>
                <w:rFonts w:ascii="Arial" w:hAnsi="Arial" w:cs="Arial"/>
                <w:color w:val="A6A6A6" w:themeColor="background1" w:themeShade="A6"/>
                <w:sz w:val="22"/>
                <w:szCs w:val="22"/>
              </w:rPr>
              <w:t>7</w:t>
            </w:r>
            <w:r w:rsidR="00856F0F" w:rsidRPr="0041125F">
              <w:rPr>
                <w:rFonts w:ascii="Arial" w:hAnsi="Arial" w:cs="Arial"/>
                <w:color w:val="A6A6A6" w:themeColor="background1" w:themeShade="A6"/>
                <w:sz w:val="22"/>
                <w:szCs w:val="22"/>
              </w:rPr>
              <w:t xml:space="preserve">.0         Security classification: OFFICIAL    </w:t>
            </w:r>
            <w:r w:rsidR="006A7B6B" w:rsidRPr="0041125F">
              <w:rPr>
                <w:rFonts w:ascii="Arial" w:hAnsi="Arial" w:cs="Arial"/>
                <w:color w:val="A6A6A6" w:themeColor="background1" w:themeShade="A6"/>
                <w:sz w:val="22"/>
                <w:szCs w:val="22"/>
              </w:rPr>
              <w:t xml:space="preserve">               </w:t>
            </w:r>
            <w:r w:rsidR="00856F0F" w:rsidRPr="0041125F">
              <w:rPr>
                <w:rFonts w:ascii="Arial" w:hAnsi="Arial" w:cs="Arial"/>
                <w:color w:val="A6A6A6" w:themeColor="background1" w:themeShade="A6"/>
                <w:sz w:val="22"/>
                <w:szCs w:val="22"/>
              </w:rPr>
              <w:t xml:space="preserve"> </w:t>
            </w:r>
            <w:r w:rsidR="00563D68">
              <w:rPr>
                <w:rFonts w:ascii="Arial" w:hAnsi="Arial" w:cs="Arial"/>
                <w:color w:val="A6A6A6" w:themeColor="background1" w:themeShade="A6"/>
                <w:sz w:val="22"/>
                <w:szCs w:val="22"/>
              </w:rPr>
              <w:tab/>
            </w:r>
            <w:r w:rsidR="00856F0F" w:rsidRPr="0041125F">
              <w:rPr>
                <w:rFonts w:ascii="Arial" w:hAnsi="Arial" w:cs="Arial"/>
                <w:color w:val="A6A6A6" w:themeColor="background1" w:themeShade="A6"/>
                <w:sz w:val="22"/>
                <w:szCs w:val="22"/>
              </w:rPr>
              <w:t xml:space="preserve">  Page </w:t>
            </w:r>
            <w:r w:rsidR="00856F0F" w:rsidRPr="0041125F">
              <w:rPr>
                <w:rFonts w:ascii="Arial" w:hAnsi="Arial" w:cs="Arial"/>
                <w:color w:val="A6A6A6" w:themeColor="background1" w:themeShade="A6"/>
                <w:sz w:val="22"/>
                <w:szCs w:val="22"/>
              </w:rPr>
              <w:fldChar w:fldCharType="begin"/>
            </w:r>
            <w:r w:rsidR="00856F0F" w:rsidRPr="0041125F">
              <w:rPr>
                <w:rFonts w:ascii="Arial" w:hAnsi="Arial" w:cs="Arial"/>
                <w:color w:val="A6A6A6" w:themeColor="background1" w:themeShade="A6"/>
                <w:sz w:val="22"/>
                <w:szCs w:val="22"/>
              </w:rPr>
              <w:instrText xml:space="preserve"> PAGE </w:instrText>
            </w:r>
            <w:r w:rsidR="00856F0F" w:rsidRPr="0041125F">
              <w:rPr>
                <w:rFonts w:ascii="Arial" w:hAnsi="Arial" w:cs="Arial"/>
                <w:color w:val="A6A6A6" w:themeColor="background1" w:themeShade="A6"/>
                <w:sz w:val="22"/>
                <w:szCs w:val="22"/>
              </w:rPr>
              <w:fldChar w:fldCharType="separate"/>
            </w:r>
            <w:r w:rsidR="00856F0F" w:rsidRPr="007114B5">
              <w:rPr>
                <w:rFonts w:ascii="Arial" w:hAnsi="Arial" w:cs="Arial"/>
                <w:color w:val="A6A6A6" w:themeColor="background1" w:themeShade="A6"/>
                <w:sz w:val="22"/>
                <w:szCs w:val="22"/>
              </w:rPr>
              <w:t>1</w:t>
            </w:r>
            <w:r w:rsidR="00856F0F" w:rsidRPr="0041125F">
              <w:rPr>
                <w:rFonts w:ascii="Arial" w:hAnsi="Arial" w:cs="Arial"/>
                <w:color w:val="A6A6A6" w:themeColor="background1" w:themeShade="A6"/>
                <w:sz w:val="22"/>
                <w:szCs w:val="22"/>
              </w:rPr>
              <w:fldChar w:fldCharType="end"/>
            </w:r>
            <w:r w:rsidR="00856F0F" w:rsidRPr="0041125F">
              <w:rPr>
                <w:rFonts w:ascii="Arial" w:hAnsi="Arial" w:cs="Arial"/>
                <w:color w:val="A6A6A6" w:themeColor="background1" w:themeShade="A6"/>
                <w:sz w:val="22"/>
                <w:szCs w:val="22"/>
              </w:rPr>
              <w:t xml:space="preserve"> of </w:t>
            </w:r>
            <w:r w:rsidR="00856F0F" w:rsidRPr="0041125F">
              <w:rPr>
                <w:rFonts w:ascii="Arial" w:hAnsi="Arial" w:cs="Arial"/>
                <w:color w:val="A6A6A6" w:themeColor="background1" w:themeShade="A6"/>
                <w:sz w:val="22"/>
                <w:szCs w:val="22"/>
              </w:rPr>
              <w:fldChar w:fldCharType="begin"/>
            </w:r>
            <w:r w:rsidR="00856F0F" w:rsidRPr="007114B5">
              <w:rPr>
                <w:rFonts w:ascii="Arial" w:hAnsi="Arial" w:cs="Arial"/>
                <w:color w:val="A6A6A6" w:themeColor="background1" w:themeShade="A6"/>
                <w:sz w:val="22"/>
                <w:szCs w:val="22"/>
              </w:rPr>
              <w:instrText xml:space="preserve"> NUMPAGES  </w:instrText>
            </w:r>
            <w:r w:rsidR="00856F0F" w:rsidRPr="0041125F">
              <w:rPr>
                <w:rFonts w:ascii="Arial" w:hAnsi="Arial" w:cs="Arial"/>
                <w:color w:val="A6A6A6" w:themeColor="background1" w:themeShade="A6"/>
                <w:sz w:val="22"/>
                <w:szCs w:val="22"/>
              </w:rPr>
              <w:fldChar w:fldCharType="separate"/>
            </w:r>
            <w:r w:rsidR="00856F0F" w:rsidRPr="007114B5">
              <w:rPr>
                <w:rFonts w:ascii="Arial" w:hAnsi="Arial" w:cs="Arial"/>
                <w:color w:val="A6A6A6" w:themeColor="background1" w:themeShade="A6"/>
                <w:sz w:val="22"/>
                <w:szCs w:val="22"/>
              </w:rPr>
              <w:t>47</w:t>
            </w:r>
            <w:r w:rsidR="00856F0F" w:rsidRPr="0041125F">
              <w:rPr>
                <w:rFonts w:ascii="Arial" w:hAnsi="Arial" w:cs="Arial"/>
                <w:color w:val="A6A6A6" w:themeColor="background1" w:themeShade="A6"/>
                <w:sz w:val="22"/>
                <w:szCs w:val="22"/>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3FEA" w14:textId="36F30C19" w:rsidR="008B714A" w:rsidRDefault="00952E6C">
    <w:pPr>
      <w:pStyle w:val="Footer"/>
    </w:pPr>
    <w:r>
      <w:rPr>
        <w:noProof/>
      </w:rPr>
      <mc:AlternateContent>
        <mc:Choice Requires="wps">
          <w:drawing>
            <wp:anchor distT="0" distB="0" distL="0" distR="0" simplePos="0" relativeHeight="251658243" behindDoc="0" locked="0" layoutInCell="1" allowOverlap="1" wp14:anchorId="2523E62A" wp14:editId="2F81052B">
              <wp:simplePos x="635" y="635"/>
              <wp:positionH relativeFrom="page">
                <wp:align>center</wp:align>
              </wp:positionH>
              <wp:positionV relativeFrom="page">
                <wp:align>bottom</wp:align>
              </wp:positionV>
              <wp:extent cx="459740" cy="357505"/>
              <wp:effectExtent l="0" t="0" r="16510" b="0"/>
              <wp:wrapNone/>
              <wp:docPr id="79335073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59A0BBEA" w14:textId="77777777" w:rsidR="00952E6C" w:rsidRPr="00952E6C" w:rsidRDefault="00952E6C" w:rsidP="00952E6C">
                          <w:pPr>
                            <w:spacing w:after="0"/>
                            <w:rPr>
                              <w:rFonts w:ascii="Calibri" w:eastAsia="Calibri" w:hAnsi="Calibri" w:cs="Calibri"/>
                              <w:noProof/>
                              <w:color w:val="0000FF"/>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23E62A" id="_x0000_t202" coordsize="21600,21600" o:spt="202" path="m,l,21600r21600,l21600,xe">
              <v:stroke joinstyle="miter"/>
              <v:path gradientshapeok="t" o:connecttype="rect"/>
            </v:shapetype>
            <v:shape id="Text Box 4" o:spid="_x0000_s1034" type="#_x0000_t202" alt="OFFICIAL" style="position:absolute;margin-left:0;margin-top:0;width:36.2pt;height:28.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qLDg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" filled="f" stroked="f">
              <v:textbox style="mso-fit-shape-to-text:t" inset="0,0,0,15pt">
                <w:txbxContent>
                  <w:p w14:paraId="59A0BBEA" w14:textId="77777777" w:rsidR="00952E6C" w:rsidRPr="00952E6C" w:rsidRDefault="00952E6C" w:rsidP="00952E6C">
                    <w:pPr>
                      <w:spacing w:after="0"/>
                      <w:rPr>
                        <w:rFonts w:ascii="Calibri" w:eastAsia="Calibri" w:hAnsi="Calibri" w:cs="Calibri"/>
                        <w:noProof/>
                        <w:color w:val="0000FF"/>
                        <w:sz w:val="2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4082D" w14:textId="77777777" w:rsidR="00081D6A" w:rsidRDefault="00081D6A" w:rsidP="00982243">
      <w:pPr>
        <w:spacing w:after="0" w:line="240" w:lineRule="auto"/>
      </w:pPr>
      <w:r>
        <w:separator/>
      </w:r>
    </w:p>
  </w:footnote>
  <w:footnote w:type="continuationSeparator" w:id="0">
    <w:p w14:paraId="340E3C96" w14:textId="77777777" w:rsidR="00081D6A" w:rsidRDefault="00081D6A" w:rsidP="00982243">
      <w:pPr>
        <w:spacing w:after="0" w:line="240" w:lineRule="auto"/>
      </w:pPr>
      <w:r>
        <w:continuationSeparator/>
      </w:r>
    </w:p>
  </w:footnote>
  <w:footnote w:type="continuationNotice" w:id="1">
    <w:p w14:paraId="5BBD8497" w14:textId="77777777" w:rsidR="00081D6A" w:rsidRDefault="00081D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BF81" w14:textId="041A62A3" w:rsidR="008B714A" w:rsidRDefault="001F38C1">
    <w:pPr>
      <w:pStyle w:val="Header"/>
    </w:pPr>
    <w:r>
      <w:rPr>
        <w:noProof/>
      </w:rPr>
      <mc:AlternateContent>
        <mc:Choice Requires="wps">
          <w:drawing>
            <wp:anchor distT="0" distB="0" distL="114300" distR="114300" simplePos="0" relativeHeight="251658247" behindDoc="1" locked="0" layoutInCell="0" allowOverlap="1" wp14:anchorId="445ECE3A" wp14:editId="47AF7081">
              <wp:simplePos x="0" y="0"/>
              <wp:positionH relativeFrom="margin">
                <wp:align>center</wp:align>
              </wp:positionH>
              <wp:positionV relativeFrom="margin">
                <wp:align>center</wp:align>
              </wp:positionV>
              <wp:extent cx="4904105" cy="2942590"/>
              <wp:effectExtent l="0" t="0" r="0" b="0"/>
              <wp:wrapNone/>
              <wp:docPr id="166076251" name="PowerPlusWaterMarkObject443559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904105" cy="29425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A8543E"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r>
                            <w:rPr>
                              <w:rFonts w:ascii="Calibri" w:hAnsi="Calibri"/>
                              <w:color w:val="7030A0"/>
                              <w:sz w:val="16"/>
                              <w:szCs w:val="16"/>
                              <w14:textFill>
                                <w14:solidFill>
                                  <w14:srgbClr w14:val="7030A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45ECE3A" id="_x0000_t202" coordsize="21600,21600" o:spt="202" path="m,l,21600r21600,l21600,xe">
              <v:stroke joinstyle="miter"/>
              <v:path gradientshapeok="t" o:connecttype="rect"/>
            </v:shapetype>
            <v:shape id="PowerPlusWaterMarkObject4435594" o:spid="_x0000_s1026" type="#_x0000_t202" style="position:absolute;margin-left:0;margin-top:0;width:386.15pt;height:231.7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" o:allowincell="f" filled="f" stroked="f">
              <v:stroke joinstyle="round"/>
              <o:lock v:ext="edit" rotation="t" aspectratio="t" verticies="t" adjusthandles="t" grouping="t" shapetype="t"/>
              <v:textbox>
                <w:txbxContent>
                  <w:p w14:paraId="3DA8543E"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r>
                      <w:rPr>
                        <w:rFonts w:ascii="Calibri" w:hAnsi="Calibri"/>
                        <w:color w:val="7030A0"/>
                        <w:sz w:val="16"/>
                        <w:szCs w:val="16"/>
                        <w14:textFill>
                          <w14:solidFill>
                            <w14:srgbClr w14:val="7030A0">
                              <w14:alpha w14:val="50000"/>
                            </w14:srgbClr>
                          </w14:solidFill>
                        </w14:textFill>
                      </w:rPr>
                      <w:t>DRAFT</w:t>
                    </w:r>
                  </w:p>
                </w:txbxContent>
              </v:textbox>
              <w10:wrap anchorx="margin" anchory="margin"/>
            </v:shape>
          </w:pict>
        </mc:Fallback>
      </mc:AlternateContent>
    </w:r>
    <w:r w:rsidR="00952E6C">
      <w:rPr>
        <w:noProof/>
      </w:rPr>
      <mc:AlternateContent>
        <mc:Choice Requires="wps">
          <w:drawing>
            <wp:anchor distT="0" distB="0" distL="0" distR="0" simplePos="0" relativeHeight="251658241" behindDoc="0" locked="0" layoutInCell="1" allowOverlap="1" wp14:anchorId="47488473" wp14:editId="3EE4AD4A">
              <wp:simplePos x="635" y="635"/>
              <wp:positionH relativeFrom="page">
                <wp:align>center</wp:align>
              </wp:positionH>
              <wp:positionV relativeFrom="page">
                <wp:align>top</wp:align>
              </wp:positionV>
              <wp:extent cx="459740" cy="357505"/>
              <wp:effectExtent l="0" t="0" r="16510" b="4445"/>
              <wp:wrapNone/>
              <wp:docPr id="116074287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3D94CB95" w14:textId="1052ED7F" w:rsidR="00952E6C" w:rsidRPr="00952E6C" w:rsidRDefault="00952E6C" w:rsidP="00952E6C">
                          <w:pPr>
                            <w:spacing w:after="0"/>
                            <w:rPr>
                              <w:rFonts w:ascii="Calibri" w:eastAsia="Calibri" w:hAnsi="Calibri" w:cs="Calibri"/>
                              <w:noProof/>
                              <w:color w:val="0000FF"/>
                              <w:sz w:val="20"/>
                              <w:szCs w:val="20"/>
                            </w:rPr>
                          </w:pPr>
                          <w:r w:rsidRPr="00952E6C">
                            <w:rPr>
                              <w:rFonts w:ascii="Calibri" w:eastAsia="Calibri" w:hAnsi="Calibri" w:cs="Calibri"/>
                              <w:noProof/>
                              <w:color w:val="0000FF"/>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47488473" id="Text Box 2" o:spid="_x0000_s1027" type="#_x0000_t202" alt="OFFICIAL" style="position:absolute;margin-left:0;margin-top:0;width:36.2pt;height:28.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" filled="f" stroked="f">
              <v:textbox style="mso-fit-shape-to-text:t" inset="0,15pt,0,0">
                <w:txbxContent>
                  <w:p w14:paraId="3D94CB95" w14:textId="1052ED7F" w:rsidR="00952E6C" w:rsidRPr="00952E6C" w:rsidRDefault="00952E6C" w:rsidP="00952E6C">
                    <w:pPr>
                      <w:spacing w:after="0"/>
                      <w:rPr>
                        <w:rFonts w:ascii="Calibri" w:eastAsia="Calibri" w:hAnsi="Calibri" w:cs="Calibri"/>
                        <w:noProof/>
                        <w:color w:val="0000FF"/>
                        <w:sz w:val="20"/>
                        <w:szCs w:val="20"/>
                      </w:rPr>
                    </w:pPr>
                    <w:r w:rsidRPr="00952E6C">
                      <w:rPr>
                        <w:rFonts w:ascii="Calibri" w:eastAsia="Calibri" w:hAnsi="Calibri" w:cs="Calibri"/>
                        <w:noProof/>
                        <w:color w:val="0000FF"/>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CF0D" w14:textId="021542E4" w:rsidR="00C14329" w:rsidRDefault="001F38C1">
    <w:pPr>
      <w:pStyle w:val="Header"/>
    </w:pPr>
    <w:r>
      <w:rPr>
        <w:noProof/>
      </w:rPr>
      <mc:AlternateContent>
        <mc:Choice Requires="wps">
          <w:drawing>
            <wp:anchor distT="0" distB="0" distL="114300" distR="114300" simplePos="0" relativeHeight="251658248" behindDoc="1" locked="0" layoutInCell="0" allowOverlap="1" wp14:anchorId="4FA23A97" wp14:editId="307BCF7E">
              <wp:simplePos x="0" y="0"/>
              <wp:positionH relativeFrom="margin">
                <wp:align>center</wp:align>
              </wp:positionH>
              <wp:positionV relativeFrom="margin">
                <wp:align>center</wp:align>
              </wp:positionV>
              <wp:extent cx="4904105" cy="2942590"/>
              <wp:effectExtent l="0" t="0" r="0" b="0"/>
              <wp:wrapNone/>
              <wp:docPr id="110619658" name="PowerPlusWaterMarkObject443559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904105" cy="29425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063C1D"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FA23A97" id="_x0000_t202" coordsize="21600,21600" o:spt="202" path="m,l,21600r21600,l21600,xe">
              <v:stroke joinstyle="miter"/>
              <v:path gradientshapeok="t" o:connecttype="rect"/>
            </v:shapetype>
            <v:shape id="PowerPlusWaterMarkObject4435595" o:spid="_x0000_s1028" type="#_x0000_t202" style="position:absolute;margin-left:0;margin-top:0;width:386.15pt;height:231.7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" o:allowincell="f" filled="f" stroked="f">
              <v:stroke joinstyle="round"/>
              <o:lock v:ext="edit" rotation="t" aspectratio="t" verticies="t" adjusthandles="t" grouping="t" shapetype="t"/>
              <v:textbox>
                <w:txbxContent>
                  <w:p w14:paraId="0E063C1D"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p>
                </w:txbxContent>
              </v:textbox>
              <w10:wrap anchorx="margin" anchory="margin"/>
            </v:shape>
          </w:pict>
        </mc:Fallback>
      </mc:AlternateContent>
    </w:r>
    <w:r w:rsidR="00952E6C">
      <w:rPr>
        <w:noProof/>
      </w:rPr>
      <mc:AlternateContent>
        <mc:Choice Requires="wps">
          <w:drawing>
            <wp:anchor distT="0" distB="0" distL="0" distR="0" simplePos="0" relativeHeight="251658242" behindDoc="0" locked="0" layoutInCell="1" allowOverlap="1" wp14:anchorId="0C3B8FD7" wp14:editId="2E67A189">
              <wp:simplePos x="1079500" y="450850"/>
              <wp:positionH relativeFrom="page">
                <wp:align>center</wp:align>
              </wp:positionH>
              <wp:positionV relativeFrom="page">
                <wp:align>top</wp:align>
              </wp:positionV>
              <wp:extent cx="459740" cy="357505"/>
              <wp:effectExtent l="0" t="0" r="16510" b="4445"/>
              <wp:wrapNone/>
              <wp:docPr id="183215457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59D2F5C7" w14:textId="77777777" w:rsidR="00952E6C" w:rsidRPr="00952E6C" w:rsidRDefault="00952E6C" w:rsidP="00952E6C">
                          <w:pPr>
                            <w:spacing w:after="0"/>
                            <w:rPr>
                              <w:rFonts w:ascii="Calibri" w:eastAsia="Calibri" w:hAnsi="Calibri" w:cs="Calibri"/>
                              <w:noProof/>
                              <w:color w:val="0000FF"/>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0C3B8FD7" id="Text Box 3" o:spid="_x0000_s1029" type="#_x0000_t202" alt="OFFICIAL" style="position:absolute;margin-left:0;margin-top:0;width:36.2pt;height:28.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" filled="f" stroked="f">
              <v:textbox style="mso-fit-shape-to-text:t" inset="0,15pt,0,0">
                <w:txbxContent>
                  <w:p w14:paraId="59D2F5C7" w14:textId="77777777" w:rsidR="00952E6C" w:rsidRPr="00952E6C" w:rsidRDefault="00952E6C" w:rsidP="00952E6C">
                    <w:pPr>
                      <w:spacing w:after="0"/>
                      <w:rPr>
                        <w:rFonts w:ascii="Calibri" w:eastAsia="Calibri" w:hAnsi="Calibri" w:cs="Calibri"/>
                        <w:noProof/>
                        <w:color w:val="0000FF"/>
                        <w:sz w:val="20"/>
                        <w:szCs w:val="20"/>
                      </w:rPr>
                    </w:pPr>
                  </w:p>
                </w:txbxContent>
              </v:textbox>
              <w10:wrap anchorx="page" anchory="page"/>
            </v:shape>
          </w:pict>
        </mc:Fallback>
      </mc:AlternateContent>
    </w:r>
  </w:p>
  <w:p w14:paraId="5065D280" w14:textId="78B239A8" w:rsidR="00C14329" w:rsidRDefault="00C143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792B" w14:textId="21DD1C09" w:rsidR="008B714A" w:rsidRDefault="001F38C1">
    <w:pPr>
      <w:pStyle w:val="Header"/>
    </w:pPr>
    <w:r>
      <w:rPr>
        <w:noProof/>
      </w:rPr>
      <mc:AlternateContent>
        <mc:Choice Requires="wps">
          <w:drawing>
            <wp:anchor distT="0" distB="0" distL="114300" distR="114300" simplePos="0" relativeHeight="251658246" behindDoc="1" locked="0" layoutInCell="0" allowOverlap="1" wp14:anchorId="698B58DE" wp14:editId="18D3EB51">
              <wp:simplePos x="0" y="0"/>
              <wp:positionH relativeFrom="margin">
                <wp:align>center</wp:align>
              </wp:positionH>
              <wp:positionV relativeFrom="margin">
                <wp:align>center</wp:align>
              </wp:positionV>
              <wp:extent cx="4904105" cy="2942590"/>
              <wp:effectExtent l="0" t="0" r="0" b="0"/>
              <wp:wrapNone/>
              <wp:docPr id="945505931" name="PowerPlusWaterMarkObject443559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904105" cy="29425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7654C81"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98B58DE" id="_x0000_t202" coordsize="21600,21600" o:spt="202" path="m,l,21600r21600,l21600,xe">
              <v:stroke joinstyle="miter"/>
              <v:path gradientshapeok="t" o:connecttype="rect"/>
            </v:shapetype>
            <v:shape id="PowerPlusWaterMarkObject4435593" o:spid="_x0000_s1032" type="#_x0000_t202" style="position:absolute;margin-left:0;margin-top:0;width:386.15pt;height:231.7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" o:allowincell="f" filled="f" stroked="f">
              <v:stroke joinstyle="round"/>
              <o:lock v:ext="edit" rotation="t" aspectratio="t" verticies="t" adjusthandles="t" grouping="t" shapetype="t"/>
              <v:textbox>
                <w:txbxContent>
                  <w:p w14:paraId="17654C81" w14:textId="77777777" w:rsidR="001F38C1" w:rsidRDefault="001F38C1" w:rsidP="001F38C1">
                    <w:pPr>
                      <w:jc w:val="center"/>
                      <w:rPr>
                        <w:rFonts w:ascii="Calibri" w:hAnsi="Calibri"/>
                        <w:color w:val="7030A0"/>
                        <w:sz w:val="16"/>
                        <w:szCs w:val="16"/>
                        <w14:textFill>
                          <w14:solidFill>
                            <w14:srgbClr w14:val="7030A0">
                              <w14:alpha w14:val="50000"/>
                            </w14:srgbClr>
                          </w14:solidFill>
                        </w14:textFill>
                      </w:rPr>
                    </w:pPr>
                  </w:p>
                </w:txbxContent>
              </v:textbox>
              <w10:wrap anchorx="margin" anchory="margin"/>
            </v:shape>
          </w:pict>
        </mc:Fallback>
      </mc:AlternateContent>
    </w:r>
    <w:r w:rsidR="00952E6C">
      <w:rPr>
        <w:noProof/>
      </w:rPr>
      <mc:AlternateContent>
        <mc:Choice Requires="wps">
          <w:drawing>
            <wp:anchor distT="0" distB="0" distL="0" distR="0" simplePos="0" relativeHeight="251658240" behindDoc="0" locked="0" layoutInCell="1" allowOverlap="1" wp14:anchorId="42E2C1B8" wp14:editId="7D7BA21F">
              <wp:simplePos x="635" y="635"/>
              <wp:positionH relativeFrom="page">
                <wp:align>center</wp:align>
              </wp:positionH>
              <wp:positionV relativeFrom="page">
                <wp:align>top</wp:align>
              </wp:positionV>
              <wp:extent cx="459740" cy="357505"/>
              <wp:effectExtent l="0" t="0" r="16510" b="4445"/>
              <wp:wrapNone/>
              <wp:docPr id="176042295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57505"/>
                      </a:xfrm>
                      <a:prstGeom prst="rect">
                        <a:avLst/>
                      </a:prstGeom>
                      <a:noFill/>
                      <a:ln>
                        <a:noFill/>
                      </a:ln>
                    </wps:spPr>
                    <wps:txbx>
                      <w:txbxContent>
                        <w:p w14:paraId="11D3B7D1" w14:textId="77777777" w:rsidR="00952E6C" w:rsidRPr="00952E6C" w:rsidRDefault="00952E6C" w:rsidP="00952E6C">
                          <w:pPr>
                            <w:spacing w:after="0"/>
                            <w:rPr>
                              <w:rFonts w:ascii="Calibri" w:eastAsia="Calibri" w:hAnsi="Calibri" w:cs="Calibri"/>
                              <w:noProof/>
                              <w:color w:val="0000FF"/>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42E2C1B8" id="Text Box 1" o:spid="_x0000_s1033" type="#_x0000_t202" alt="OFFICIAL" style="position:absolute;margin-left:0;margin-top:0;width:36.2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" filled="f" stroked="f">
              <v:textbox style="mso-fit-shape-to-text:t" inset="0,15pt,0,0">
                <w:txbxContent>
                  <w:p w14:paraId="11D3B7D1" w14:textId="77777777" w:rsidR="00952E6C" w:rsidRPr="00952E6C" w:rsidRDefault="00952E6C" w:rsidP="00952E6C">
                    <w:pPr>
                      <w:spacing w:after="0"/>
                      <w:rPr>
                        <w:rFonts w:ascii="Calibri" w:eastAsia="Calibri" w:hAnsi="Calibri" w:cs="Calibri"/>
                        <w:noProof/>
                        <w:color w:val="0000FF"/>
                        <w:sz w:val="20"/>
                        <w:szCs w:val="20"/>
                      </w:rPr>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TCjK5JxtCdYGzQ" int2:id="AGvh4JUn">
      <int2:state int2:value="Rejected" int2:type="AugLoop_Text_Critique"/>
    </int2:textHash>
    <int2:textHash int2:hashCode="Piydw8NFNmO7RR" int2:id="Yhbpph5F">
      <int2:state int2:value="Rejected" int2:type="AugLoop_Text_Critique"/>
    </int2:textHash>
    <int2:textHash int2:hashCode="4H0CMf2cP+GZ+p" int2:id="dPzlqmyh">
      <int2:state int2:value="Rejected" int2:type="AugLoop_Text_Critique"/>
    </int2:textHash>
    <int2:textHash int2:hashCode="m/C6mGJeQTWOW1" int2:id="h0cPEZCK">
      <int2:state int2:value="Rejected" int2:type="spell"/>
    </int2:textHash>
    <int2:textHash int2:hashCode="BC3EUS+j05HFFw" int2:id="qJiuz6fA">
      <int2:state int2:value="Rejected" int2:type="AugLoop_Text_Critique"/>
    </int2:textHash>
    <int2:bookmark int2:bookmarkName="_Int_0ksVnL2N" int2:invalidationBookmarkName="" int2:hashCode="XkSPVgQ0heA0nW" int2:id="BE1XFdLX">
      <int2:state int2:value="Rejected" int2:type="gram"/>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9E5"/>
    <w:multiLevelType w:val="hybridMultilevel"/>
    <w:tmpl w:val="1046C60A"/>
    <w:lvl w:ilvl="0" w:tplc="0C661390">
      <w:start w:val="1"/>
      <w:numFmt w:val="bullet"/>
      <w:lvlText w:val=""/>
      <w:lvlJc w:val="left"/>
      <w:pPr>
        <w:ind w:left="720" w:hanging="360"/>
      </w:pPr>
      <w:rPr>
        <w:rFonts w:ascii="Symbol" w:hAnsi="Symbol"/>
      </w:rPr>
    </w:lvl>
    <w:lvl w:ilvl="1" w:tplc="BF942574">
      <w:start w:val="1"/>
      <w:numFmt w:val="bullet"/>
      <w:lvlText w:val=""/>
      <w:lvlJc w:val="left"/>
      <w:pPr>
        <w:ind w:left="720" w:hanging="360"/>
      </w:pPr>
      <w:rPr>
        <w:rFonts w:ascii="Symbol" w:hAnsi="Symbol"/>
      </w:rPr>
    </w:lvl>
    <w:lvl w:ilvl="2" w:tplc="566253D2">
      <w:start w:val="1"/>
      <w:numFmt w:val="bullet"/>
      <w:lvlText w:val=""/>
      <w:lvlJc w:val="left"/>
      <w:pPr>
        <w:ind w:left="720" w:hanging="360"/>
      </w:pPr>
      <w:rPr>
        <w:rFonts w:ascii="Symbol" w:hAnsi="Symbol"/>
      </w:rPr>
    </w:lvl>
    <w:lvl w:ilvl="3" w:tplc="FFC83B8C">
      <w:start w:val="1"/>
      <w:numFmt w:val="bullet"/>
      <w:lvlText w:val=""/>
      <w:lvlJc w:val="left"/>
      <w:pPr>
        <w:ind w:left="720" w:hanging="360"/>
      </w:pPr>
      <w:rPr>
        <w:rFonts w:ascii="Symbol" w:hAnsi="Symbol"/>
      </w:rPr>
    </w:lvl>
    <w:lvl w:ilvl="4" w:tplc="FE8029D6">
      <w:start w:val="1"/>
      <w:numFmt w:val="bullet"/>
      <w:lvlText w:val=""/>
      <w:lvlJc w:val="left"/>
      <w:pPr>
        <w:ind w:left="720" w:hanging="360"/>
      </w:pPr>
      <w:rPr>
        <w:rFonts w:ascii="Symbol" w:hAnsi="Symbol"/>
      </w:rPr>
    </w:lvl>
    <w:lvl w:ilvl="5" w:tplc="51C4435E">
      <w:start w:val="1"/>
      <w:numFmt w:val="bullet"/>
      <w:lvlText w:val=""/>
      <w:lvlJc w:val="left"/>
      <w:pPr>
        <w:ind w:left="720" w:hanging="360"/>
      </w:pPr>
      <w:rPr>
        <w:rFonts w:ascii="Symbol" w:hAnsi="Symbol"/>
      </w:rPr>
    </w:lvl>
    <w:lvl w:ilvl="6" w:tplc="D0EA5382">
      <w:start w:val="1"/>
      <w:numFmt w:val="bullet"/>
      <w:lvlText w:val=""/>
      <w:lvlJc w:val="left"/>
      <w:pPr>
        <w:ind w:left="720" w:hanging="360"/>
      </w:pPr>
      <w:rPr>
        <w:rFonts w:ascii="Symbol" w:hAnsi="Symbol"/>
      </w:rPr>
    </w:lvl>
    <w:lvl w:ilvl="7" w:tplc="08086F06">
      <w:start w:val="1"/>
      <w:numFmt w:val="bullet"/>
      <w:lvlText w:val=""/>
      <w:lvlJc w:val="left"/>
      <w:pPr>
        <w:ind w:left="720" w:hanging="360"/>
      </w:pPr>
      <w:rPr>
        <w:rFonts w:ascii="Symbol" w:hAnsi="Symbol"/>
      </w:rPr>
    </w:lvl>
    <w:lvl w:ilvl="8" w:tplc="BCC68BAA">
      <w:start w:val="1"/>
      <w:numFmt w:val="bullet"/>
      <w:lvlText w:val=""/>
      <w:lvlJc w:val="left"/>
      <w:pPr>
        <w:ind w:left="720" w:hanging="360"/>
      </w:pPr>
      <w:rPr>
        <w:rFonts w:ascii="Symbol" w:hAnsi="Symbol"/>
      </w:rPr>
    </w:lvl>
  </w:abstractNum>
  <w:abstractNum w:abstractNumId="1" w15:restartNumberingAfterBreak="0">
    <w:nsid w:val="01042D33"/>
    <w:multiLevelType w:val="hybridMultilevel"/>
    <w:tmpl w:val="424A6AEC"/>
    <w:lvl w:ilvl="0" w:tplc="910289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953221"/>
    <w:multiLevelType w:val="hybridMultilevel"/>
    <w:tmpl w:val="A1CC7A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F76C5B"/>
    <w:multiLevelType w:val="hybridMultilevel"/>
    <w:tmpl w:val="4DF629BC"/>
    <w:lvl w:ilvl="0" w:tplc="8D50DC48">
      <w:start w:val="1"/>
      <w:numFmt w:val="bullet"/>
      <w:lvlText w:val=""/>
      <w:lvlJc w:val="left"/>
      <w:pPr>
        <w:ind w:left="720" w:hanging="360"/>
      </w:pPr>
      <w:rPr>
        <w:rFonts w:ascii="Symbol" w:hAnsi="Symbol"/>
      </w:rPr>
    </w:lvl>
    <w:lvl w:ilvl="1" w:tplc="75162B72">
      <w:start w:val="1"/>
      <w:numFmt w:val="bullet"/>
      <w:lvlText w:val=""/>
      <w:lvlJc w:val="left"/>
      <w:pPr>
        <w:ind w:left="720" w:hanging="360"/>
      </w:pPr>
      <w:rPr>
        <w:rFonts w:ascii="Symbol" w:hAnsi="Symbol"/>
      </w:rPr>
    </w:lvl>
    <w:lvl w:ilvl="2" w:tplc="3716AD00">
      <w:start w:val="1"/>
      <w:numFmt w:val="bullet"/>
      <w:lvlText w:val=""/>
      <w:lvlJc w:val="left"/>
      <w:pPr>
        <w:ind w:left="720" w:hanging="360"/>
      </w:pPr>
      <w:rPr>
        <w:rFonts w:ascii="Symbol" w:hAnsi="Symbol"/>
      </w:rPr>
    </w:lvl>
    <w:lvl w:ilvl="3" w:tplc="69A0A3B6">
      <w:start w:val="1"/>
      <w:numFmt w:val="bullet"/>
      <w:lvlText w:val=""/>
      <w:lvlJc w:val="left"/>
      <w:pPr>
        <w:ind w:left="720" w:hanging="360"/>
      </w:pPr>
      <w:rPr>
        <w:rFonts w:ascii="Symbol" w:hAnsi="Symbol"/>
      </w:rPr>
    </w:lvl>
    <w:lvl w:ilvl="4" w:tplc="2F146D02">
      <w:start w:val="1"/>
      <w:numFmt w:val="bullet"/>
      <w:lvlText w:val=""/>
      <w:lvlJc w:val="left"/>
      <w:pPr>
        <w:ind w:left="720" w:hanging="360"/>
      </w:pPr>
      <w:rPr>
        <w:rFonts w:ascii="Symbol" w:hAnsi="Symbol"/>
      </w:rPr>
    </w:lvl>
    <w:lvl w:ilvl="5" w:tplc="40F2E8CA">
      <w:start w:val="1"/>
      <w:numFmt w:val="bullet"/>
      <w:lvlText w:val=""/>
      <w:lvlJc w:val="left"/>
      <w:pPr>
        <w:ind w:left="720" w:hanging="360"/>
      </w:pPr>
      <w:rPr>
        <w:rFonts w:ascii="Symbol" w:hAnsi="Symbol"/>
      </w:rPr>
    </w:lvl>
    <w:lvl w:ilvl="6" w:tplc="4858BB56">
      <w:start w:val="1"/>
      <w:numFmt w:val="bullet"/>
      <w:lvlText w:val=""/>
      <w:lvlJc w:val="left"/>
      <w:pPr>
        <w:ind w:left="720" w:hanging="360"/>
      </w:pPr>
      <w:rPr>
        <w:rFonts w:ascii="Symbol" w:hAnsi="Symbol"/>
      </w:rPr>
    </w:lvl>
    <w:lvl w:ilvl="7" w:tplc="771A8C96">
      <w:start w:val="1"/>
      <w:numFmt w:val="bullet"/>
      <w:lvlText w:val=""/>
      <w:lvlJc w:val="left"/>
      <w:pPr>
        <w:ind w:left="720" w:hanging="360"/>
      </w:pPr>
      <w:rPr>
        <w:rFonts w:ascii="Symbol" w:hAnsi="Symbol"/>
      </w:rPr>
    </w:lvl>
    <w:lvl w:ilvl="8" w:tplc="B996637C">
      <w:start w:val="1"/>
      <w:numFmt w:val="bullet"/>
      <w:lvlText w:val=""/>
      <w:lvlJc w:val="left"/>
      <w:pPr>
        <w:ind w:left="720" w:hanging="360"/>
      </w:pPr>
      <w:rPr>
        <w:rFonts w:ascii="Symbol" w:hAnsi="Symbol"/>
      </w:rPr>
    </w:lvl>
  </w:abstractNum>
  <w:abstractNum w:abstractNumId="4" w15:restartNumberingAfterBreak="0">
    <w:nsid w:val="0325626E"/>
    <w:multiLevelType w:val="hybridMultilevel"/>
    <w:tmpl w:val="8C7E4D4E"/>
    <w:lvl w:ilvl="0" w:tplc="CE8C8794">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784087"/>
    <w:multiLevelType w:val="multilevel"/>
    <w:tmpl w:val="9D7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055E8"/>
    <w:multiLevelType w:val="hybridMultilevel"/>
    <w:tmpl w:val="D9F07E80"/>
    <w:lvl w:ilvl="0" w:tplc="8A1E3FB4">
      <w:start w:val="1"/>
      <w:numFmt w:val="bullet"/>
      <w:lvlText w:val=""/>
      <w:lvlJc w:val="left"/>
      <w:pPr>
        <w:ind w:left="1080" w:hanging="360"/>
      </w:pPr>
      <w:rPr>
        <w:rFonts w:ascii="Symbol" w:hAnsi="Symbol"/>
      </w:rPr>
    </w:lvl>
    <w:lvl w:ilvl="1" w:tplc="71846FA0">
      <w:start w:val="1"/>
      <w:numFmt w:val="bullet"/>
      <w:lvlText w:val=""/>
      <w:lvlJc w:val="left"/>
      <w:pPr>
        <w:ind w:left="1080" w:hanging="360"/>
      </w:pPr>
      <w:rPr>
        <w:rFonts w:ascii="Symbol" w:hAnsi="Symbol"/>
      </w:rPr>
    </w:lvl>
    <w:lvl w:ilvl="2" w:tplc="C2163C3C">
      <w:start w:val="1"/>
      <w:numFmt w:val="bullet"/>
      <w:lvlText w:val=""/>
      <w:lvlJc w:val="left"/>
      <w:pPr>
        <w:ind w:left="1080" w:hanging="360"/>
      </w:pPr>
      <w:rPr>
        <w:rFonts w:ascii="Symbol" w:hAnsi="Symbol"/>
      </w:rPr>
    </w:lvl>
    <w:lvl w:ilvl="3" w:tplc="17CEABA8">
      <w:start w:val="1"/>
      <w:numFmt w:val="bullet"/>
      <w:lvlText w:val=""/>
      <w:lvlJc w:val="left"/>
      <w:pPr>
        <w:ind w:left="1080" w:hanging="360"/>
      </w:pPr>
      <w:rPr>
        <w:rFonts w:ascii="Symbol" w:hAnsi="Symbol"/>
      </w:rPr>
    </w:lvl>
    <w:lvl w:ilvl="4" w:tplc="CCD47ACA">
      <w:start w:val="1"/>
      <w:numFmt w:val="bullet"/>
      <w:lvlText w:val=""/>
      <w:lvlJc w:val="left"/>
      <w:pPr>
        <w:ind w:left="1080" w:hanging="360"/>
      </w:pPr>
      <w:rPr>
        <w:rFonts w:ascii="Symbol" w:hAnsi="Symbol"/>
      </w:rPr>
    </w:lvl>
    <w:lvl w:ilvl="5" w:tplc="2420658C">
      <w:start w:val="1"/>
      <w:numFmt w:val="bullet"/>
      <w:lvlText w:val=""/>
      <w:lvlJc w:val="left"/>
      <w:pPr>
        <w:ind w:left="1080" w:hanging="360"/>
      </w:pPr>
      <w:rPr>
        <w:rFonts w:ascii="Symbol" w:hAnsi="Symbol"/>
      </w:rPr>
    </w:lvl>
    <w:lvl w:ilvl="6" w:tplc="441898C4">
      <w:start w:val="1"/>
      <w:numFmt w:val="bullet"/>
      <w:lvlText w:val=""/>
      <w:lvlJc w:val="left"/>
      <w:pPr>
        <w:ind w:left="1080" w:hanging="360"/>
      </w:pPr>
      <w:rPr>
        <w:rFonts w:ascii="Symbol" w:hAnsi="Symbol"/>
      </w:rPr>
    </w:lvl>
    <w:lvl w:ilvl="7" w:tplc="381627F4">
      <w:start w:val="1"/>
      <w:numFmt w:val="bullet"/>
      <w:lvlText w:val=""/>
      <w:lvlJc w:val="left"/>
      <w:pPr>
        <w:ind w:left="1080" w:hanging="360"/>
      </w:pPr>
      <w:rPr>
        <w:rFonts w:ascii="Symbol" w:hAnsi="Symbol"/>
      </w:rPr>
    </w:lvl>
    <w:lvl w:ilvl="8" w:tplc="01A6B56E">
      <w:start w:val="1"/>
      <w:numFmt w:val="bullet"/>
      <w:lvlText w:val=""/>
      <w:lvlJc w:val="left"/>
      <w:pPr>
        <w:ind w:left="1080" w:hanging="360"/>
      </w:pPr>
      <w:rPr>
        <w:rFonts w:ascii="Symbol" w:hAnsi="Symbol"/>
      </w:rPr>
    </w:lvl>
  </w:abstractNum>
  <w:abstractNum w:abstractNumId="7" w15:restartNumberingAfterBreak="0">
    <w:nsid w:val="049156D5"/>
    <w:multiLevelType w:val="hybridMultilevel"/>
    <w:tmpl w:val="BD74B1A8"/>
    <w:lvl w:ilvl="0" w:tplc="0156BE6A">
      <w:start w:val="1"/>
      <w:numFmt w:val="bullet"/>
      <w:lvlText w:val=""/>
      <w:lvlJc w:val="left"/>
      <w:pPr>
        <w:ind w:left="720" w:hanging="360"/>
      </w:pPr>
      <w:rPr>
        <w:rFonts w:ascii="Symbol" w:hAnsi="Symbol"/>
      </w:rPr>
    </w:lvl>
    <w:lvl w:ilvl="1" w:tplc="74A083DE">
      <w:start w:val="1"/>
      <w:numFmt w:val="bullet"/>
      <w:lvlText w:val=""/>
      <w:lvlJc w:val="left"/>
      <w:pPr>
        <w:ind w:left="720" w:hanging="360"/>
      </w:pPr>
      <w:rPr>
        <w:rFonts w:ascii="Symbol" w:hAnsi="Symbol"/>
      </w:rPr>
    </w:lvl>
    <w:lvl w:ilvl="2" w:tplc="71D464B6">
      <w:start w:val="1"/>
      <w:numFmt w:val="bullet"/>
      <w:lvlText w:val=""/>
      <w:lvlJc w:val="left"/>
      <w:pPr>
        <w:ind w:left="720" w:hanging="360"/>
      </w:pPr>
      <w:rPr>
        <w:rFonts w:ascii="Symbol" w:hAnsi="Symbol"/>
      </w:rPr>
    </w:lvl>
    <w:lvl w:ilvl="3" w:tplc="2F4E27A6">
      <w:start w:val="1"/>
      <w:numFmt w:val="bullet"/>
      <w:lvlText w:val=""/>
      <w:lvlJc w:val="left"/>
      <w:pPr>
        <w:ind w:left="720" w:hanging="360"/>
      </w:pPr>
      <w:rPr>
        <w:rFonts w:ascii="Symbol" w:hAnsi="Symbol"/>
      </w:rPr>
    </w:lvl>
    <w:lvl w:ilvl="4" w:tplc="53602556">
      <w:start w:val="1"/>
      <w:numFmt w:val="bullet"/>
      <w:lvlText w:val=""/>
      <w:lvlJc w:val="left"/>
      <w:pPr>
        <w:ind w:left="720" w:hanging="360"/>
      </w:pPr>
      <w:rPr>
        <w:rFonts w:ascii="Symbol" w:hAnsi="Symbol"/>
      </w:rPr>
    </w:lvl>
    <w:lvl w:ilvl="5" w:tplc="DA64A778">
      <w:start w:val="1"/>
      <w:numFmt w:val="bullet"/>
      <w:lvlText w:val=""/>
      <w:lvlJc w:val="left"/>
      <w:pPr>
        <w:ind w:left="720" w:hanging="360"/>
      </w:pPr>
      <w:rPr>
        <w:rFonts w:ascii="Symbol" w:hAnsi="Symbol"/>
      </w:rPr>
    </w:lvl>
    <w:lvl w:ilvl="6" w:tplc="1A963BE4">
      <w:start w:val="1"/>
      <w:numFmt w:val="bullet"/>
      <w:lvlText w:val=""/>
      <w:lvlJc w:val="left"/>
      <w:pPr>
        <w:ind w:left="720" w:hanging="360"/>
      </w:pPr>
      <w:rPr>
        <w:rFonts w:ascii="Symbol" w:hAnsi="Symbol"/>
      </w:rPr>
    </w:lvl>
    <w:lvl w:ilvl="7" w:tplc="065073B2">
      <w:start w:val="1"/>
      <w:numFmt w:val="bullet"/>
      <w:lvlText w:val=""/>
      <w:lvlJc w:val="left"/>
      <w:pPr>
        <w:ind w:left="720" w:hanging="360"/>
      </w:pPr>
      <w:rPr>
        <w:rFonts w:ascii="Symbol" w:hAnsi="Symbol"/>
      </w:rPr>
    </w:lvl>
    <w:lvl w:ilvl="8" w:tplc="0CEC2542">
      <w:start w:val="1"/>
      <w:numFmt w:val="bullet"/>
      <w:lvlText w:val=""/>
      <w:lvlJc w:val="left"/>
      <w:pPr>
        <w:ind w:left="720" w:hanging="360"/>
      </w:pPr>
      <w:rPr>
        <w:rFonts w:ascii="Symbol" w:hAnsi="Symbol"/>
      </w:rPr>
    </w:lvl>
  </w:abstractNum>
  <w:abstractNum w:abstractNumId="8" w15:restartNumberingAfterBreak="0">
    <w:nsid w:val="04931FBC"/>
    <w:multiLevelType w:val="hybridMultilevel"/>
    <w:tmpl w:val="2BD4B714"/>
    <w:lvl w:ilvl="0" w:tplc="09AEA852">
      <w:start w:val="1"/>
      <w:numFmt w:val="decimal"/>
      <w:lvlText w:val="%1."/>
      <w:lvlJc w:val="left"/>
      <w:pPr>
        <w:ind w:left="1440" w:hanging="360"/>
      </w:pPr>
    </w:lvl>
    <w:lvl w:ilvl="1" w:tplc="DA4C4BE0">
      <w:start w:val="1"/>
      <w:numFmt w:val="decimal"/>
      <w:lvlText w:val="%2."/>
      <w:lvlJc w:val="left"/>
      <w:pPr>
        <w:ind w:left="1440" w:hanging="360"/>
      </w:pPr>
    </w:lvl>
    <w:lvl w:ilvl="2" w:tplc="1DF6CCEC">
      <w:start w:val="1"/>
      <w:numFmt w:val="decimal"/>
      <w:lvlText w:val="%3."/>
      <w:lvlJc w:val="left"/>
      <w:pPr>
        <w:ind w:left="1440" w:hanging="360"/>
      </w:pPr>
    </w:lvl>
    <w:lvl w:ilvl="3" w:tplc="0A6E8052">
      <w:start w:val="1"/>
      <w:numFmt w:val="decimal"/>
      <w:lvlText w:val="%4."/>
      <w:lvlJc w:val="left"/>
      <w:pPr>
        <w:ind w:left="1440" w:hanging="360"/>
      </w:pPr>
    </w:lvl>
    <w:lvl w:ilvl="4" w:tplc="378C768C">
      <w:start w:val="1"/>
      <w:numFmt w:val="decimal"/>
      <w:lvlText w:val="%5."/>
      <w:lvlJc w:val="left"/>
      <w:pPr>
        <w:ind w:left="1440" w:hanging="360"/>
      </w:pPr>
    </w:lvl>
    <w:lvl w:ilvl="5" w:tplc="7DC20B30">
      <w:start w:val="1"/>
      <w:numFmt w:val="decimal"/>
      <w:lvlText w:val="%6."/>
      <w:lvlJc w:val="left"/>
      <w:pPr>
        <w:ind w:left="1440" w:hanging="360"/>
      </w:pPr>
    </w:lvl>
    <w:lvl w:ilvl="6" w:tplc="A27CEFCA">
      <w:start w:val="1"/>
      <w:numFmt w:val="decimal"/>
      <w:lvlText w:val="%7."/>
      <w:lvlJc w:val="left"/>
      <w:pPr>
        <w:ind w:left="1440" w:hanging="360"/>
      </w:pPr>
    </w:lvl>
    <w:lvl w:ilvl="7" w:tplc="B7B42DCC">
      <w:start w:val="1"/>
      <w:numFmt w:val="decimal"/>
      <w:lvlText w:val="%8."/>
      <w:lvlJc w:val="left"/>
      <w:pPr>
        <w:ind w:left="1440" w:hanging="360"/>
      </w:pPr>
    </w:lvl>
    <w:lvl w:ilvl="8" w:tplc="5740A916">
      <w:start w:val="1"/>
      <w:numFmt w:val="decimal"/>
      <w:lvlText w:val="%9."/>
      <w:lvlJc w:val="left"/>
      <w:pPr>
        <w:ind w:left="1440" w:hanging="360"/>
      </w:pPr>
    </w:lvl>
  </w:abstractNum>
  <w:abstractNum w:abstractNumId="9" w15:restartNumberingAfterBreak="0">
    <w:nsid w:val="05EE2274"/>
    <w:multiLevelType w:val="hybridMultilevel"/>
    <w:tmpl w:val="09683336"/>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01077B"/>
    <w:multiLevelType w:val="hybridMultilevel"/>
    <w:tmpl w:val="6B482450"/>
    <w:lvl w:ilvl="0" w:tplc="95C8A7B8">
      <w:start w:val="1"/>
      <w:numFmt w:val="bullet"/>
      <w:lvlText w:val=""/>
      <w:lvlJc w:val="left"/>
      <w:pPr>
        <w:ind w:left="1080" w:hanging="360"/>
      </w:pPr>
      <w:rPr>
        <w:rFonts w:ascii="Symbol" w:hAnsi="Symbol"/>
      </w:rPr>
    </w:lvl>
    <w:lvl w:ilvl="1" w:tplc="E2A8DE40">
      <w:start w:val="1"/>
      <w:numFmt w:val="bullet"/>
      <w:lvlText w:val=""/>
      <w:lvlJc w:val="left"/>
      <w:pPr>
        <w:ind w:left="1080" w:hanging="360"/>
      </w:pPr>
      <w:rPr>
        <w:rFonts w:ascii="Symbol" w:hAnsi="Symbol"/>
      </w:rPr>
    </w:lvl>
    <w:lvl w:ilvl="2" w:tplc="EDF8098C">
      <w:start w:val="1"/>
      <w:numFmt w:val="bullet"/>
      <w:lvlText w:val=""/>
      <w:lvlJc w:val="left"/>
      <w:pPr>
        <w:ind w:left="1080" w:hanging="360"/>
      </w:pPr>
      <w:rPr>
        <w:rFonts w:ascii="Symbol" w:hAnsi="Symbol"/>
      </w:rPr>
    </w:lvl>
    <w:lvl w:ilvl="3" w:tplc="B8A6599C">
      <w:start w:val="1"/>
      <w:numFmt w:val="bullet"/>
      <w:lvlText w:val=""/>
      <w:lvlJc w:val="left"/>
      <w:pPr>
        <w:ind w:left="1080" w:hanging="360"/>
      </w:pPr>
      <w:rPr>
        <w:rFonts w:ascii="Symbol" w:hAnsi="Symbol"/>
      </w:rPr>
    </w:lvl>
    <w:lvl w:ilvl="4" w:tplc="408E1B80">
      <w:start w:val="1"/>
      <w:numFmt w:val="bullet"/>
      <w:lvlText w:val=""/>
      <w:lvlJc w:val="left"/>
      <w:pPr>
        <w:ind w:left="1080" w:hanging="360"/>
      </w:pPr>
      <w:rPr>
        <w:rFonts w:ascii="Symbol" w:hAnsi="Symbol"/>
      </w:rPr>
    </w:lvl>
    <w:lvl w:ilvl="5" w:tplc="6D3C14FA">
      <w:start w:val="1"/>
      <w:numFmt w:val="bullet"/>
      <w:lvlText w:val=""/>
      <w:lvlJc w:val="left"/>
      <w:pPr>
        <w:ind w:left="1080" w:hanging="360"/>
      </w:pPr>
      <w:rPr>
        <w:rFonts w:ascii="Symbol" w:hAnsi="Symbol"/>
      </w:rPr>
    </w:lvl>
    <w:lvl w:ilvl="6" w:tplc="3022D42A">
      <w:start w:val="1"/>
      <w:numFmt w:val="bullet"/>
      <w:lvlText w:val=""/>
      <w:lvlJc w:val="left"/>
      <w:pPr>
        <w:ind w:left="1080" w:hanging="360"/>
      </w:pPr>
      <w:rPr>
        <w:rFonts w:ascii="Symbol" w:hAnsi="Symbol"/>
      </w:rPr>
    </w:lvl>
    <w:lvl w:ilvl="7" w:tplc="ECA2B582">
      <w:start w:val="1"/>
      <w:numFmt w:val="bullet"/>
      <w:lvlText w:val=""/>
      <w:lvlJc w:val="left"/>
      <w:pPr>
        <w:ind w:left="1080" w:hanging="360"/>
      </w:pPr>
      <w:rPr>
        <w:rFonts w:ascii="Symbol" w:hAnsi="Symbol"/>
      </w:rPr>
    </w:lvl>
    <w:lvl w:ilvl="8" w:tplc="B5BECA88">
      <w:start w:val="1"/>
      <w:numFmt w:val="bullet"/>
      <w:lvlText w:val=""/>
      <w:lvlJc w:val="left"/>
      <w:pPr>
        <w:ind w:left="1080" w:hanging="360"/>
      </w:pPr>
      <w:rPr>
        <w:rFonts w:ascii="Symbol" w:hAnsi="Symbol"/>
      </w:rPr>
    </w:lvl>
  </w:abstractNum>
  <w:abstractNum w:abstractNumId="11" w15:restartNumberingAfterBreak="0">
    <w:nsid w:val="069C31B5"/>
    <w:multiLevelType w:val="hybridMultilevel"/>
    <w:tmpl w:val="5B0C5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A62C76"/>
    <w:multiLevelType w:val="hybridMultilevel"/>
    <w:tmpl w:val="C24A4B0E"/>
    <w:lvl w:ilvl="0" w:tplc="BAA4A1A4">
      <w:start w:val="1"/>
      <w:numFmt w:val="bullet"/>
      <w:lvlText w:val=""/>
      <w:lvlJc w:val="left"/>
      <w:pPr>
        <w:ind w:left="720" w:hanging="360"/>
      </w:pPr>
      <w:rPr>
        <w:rFonts w:ascii="Symbol" w:hAnsi="Symbol"/>
      </w:rPr>
    </w:lvl>
    <w:lvl w:ilvl="1" w:tplc="9372E060">
      <w:start w:val="1"/>
      <w:numFmt w:val="bullet"/>
      <w:lvlText w:val=""/>
      <w:lvlJc w:val="left"/>
      <w:pPr>
        <w:ind w:left="720" w:hanging="360"/>
      </w:pPr>
      <w:rPr>
        <w:rFonts w:ascii="Symbol" w:hAnsi="Symbol"/>
      </w:rPr>
    </w:lvl>
    <w:lvl w:ilvl="2" w:tplc="71E4BE80">
      <w:start w:val="1"/>
      <w:numFmt w:val="bullet"/>
      <w:lvlText w:val=""/>
      <w:lvlJc w:val="left"/>
      <w:pPr>
        <w:ind w:left="720" w:hanging="360"/>
      </w:pPr>
      <w:rPr>
        <w:rFonts w:ascii="Symbol" w:hAnsi="Symbol"/>
      </w:rPr>
    </w:lvl>
    <w:lvl w:ilvl="3" w:tplc="B3289EAA">
      <w:start w:val="1"/>
      <w:numFmt w:val="bullet"/>
      <w:lvlText w:val=""/>
      <w:lvlJc w:val="left"/>
      <w:pPr>
        <w:ind w:left="720" w:hanging="360"/>
      </w:pPr>
      <w:rPr>
        <w:rFonts w:ascii="Symbol" w:hAnsi="Symbol"/>
      </w:rPr>
    </w:lvl>
    <w:lvl w:ilvl="4" w:tplc="7144C76A">
      <w:start w:val="1"/>
      <w:numFmt w:val="bullet"/>
      <w:lvlText w:val=""/>
      <w:lvlJc w:val="left"/>
      <w:pPr>
        <w:ind w:left="720" w:hanging="360"/>
      </w:pPr>
      <w:rPr>
        <w:rFonts w:ascii="Symbol" w:hAnsi="Symbol"/>
      </w:rPr>
    </w:lvl>
    <w:lvl w:ilvl="5" w:tplc="D3BEC84E">
      <w:start w:val="1"/>
      <w:numFmt w:val="bullet"/>
      <w:lvlText w:val=""/>
      <w:lvlJc w:val="left"/>
      <w:pPr>
        <w:ind w:left="720" w:hanging="360"/>
      </w:pPr>
      <w:rPr>
        <w:rFonts w:ascii="Symbol" w:hAnsi="Symbol"/>
      </w:rPr>
    </w:lvl>
    <w:lvl w:ilvl="6" w:tplc="FE52332A">
      <w:start w:val="1"/>
      <w:numFmt w:val="bullet"/>
      <w:lvlText w:val=""/>
      <w:lvlJc w:val="left"/>
      <w:pPr>
        <w:ind w:left="720" w:hanging="360"/>
      </w:pPr>
      <w:rPr>
        <w:rFonts w:ascii="Symbol" w:hAnsi="Symbol"/>
      </w:rPr>
    </w:lvl>
    <w:lvl w:ilvl="7" w:tplc="329CF3E0">
      <w:start w:val="1"/>
      <w:numFmt w:val="bullet"/>
      <w:lvlText w:val=""/>
      <w:lvlJc w:val="left"/>
      <w:pPr>
        <w:ind w:left="720" w:hanging="360"/>
      </w:pPr>
      <w:rPr>
        <w:rFonts w:ascii="Symbol" w:hAnsi="Symbol"/>
      </w:rPr>
    </w:lvl>
    <w:lvl w:ilvl="8" w:tplc="70B68F60">
      <w:start w:val="1"/>
      <w:numFmt w:val="bullet"/>
      <w:lvlText w:val=""/>
      <w:lvlJc w:val="left"/>
      <w:pPr>
        <w:ind w:left="720" w:hanging="360"/>
      </w:pPr>
      <w:rPr>
        <w:rFonts w:ascii="Symbol" w:hAnsi="Symbol"/>
      </w:rPr>
    </w:lvl>
  </w:abstractNum>
  <w:abstractNum w:abstractNumId="13" w15:restartNumberingAfterBreak="0">
    <w:nsid w:val="0805505B"/>
    <w:multiLevelType w:val="hybridMultilevel"/>
    <w:tmpl w:val="078832C4"/>
    <w:lvl w:ilvl="0" w:tplc="0A222AA0">
      <w:start w:val="1"/>
      <w:numFmt w:val="bullet"/>
      <w:lvlText w:val=""/>
      <w:lvlJc w:val="left"/>
      <w:pPr>
        <w:ind w:left="720" w:hanging="360"/>
      </w:pPr>
      <w:rPr>
        <w:rFonts w:ascii="Symbol" w:hAnsi="Symbol"/>
      </w:rPr>
    </w:lvl>
    <w:lvl w:ilvl="1" w:tplc="965CE9FC">
      <w:start w:val="1"/>
      <w:numFmt w:val="bullet"/>
      <w:lvlText w:val=""/>
      <w:lvlJc w:val="left"/>
      <w:pPr>
        <w:ind w:left="720" w:hanging="360"/>
      </w:pPr>
      <w:rPr>
        <w:rFonts w:ascii="Symbol" w:hAnsi="Symbol"/>
      </w:rPr>
    </w:lvl>
    <w:lvl w:ilvl="2" w:tplc="E71CA8CA">
      <w:start w:val="1"/>
      <w:numFmt w:val="bullet"/>
      <w:lvlText w:val=""/>
      <w:lvlJc w:val="left"/>
      <w:pPr>
        <w:ind w:left="720" w:hanging="360"/>
      </w:pPr>
      <w:rPr>
        <w:rFonts w:ascii="Symbol" w:hAnsi="Symbol"/>
      </w:rPr>
    </w:lvl>
    <w:lvl w:ilvl="3" w:tplc="E9BA1FD0">
      <w:start w:val="1"/>
      <w:numFmt w:val="bullet"/>
      <w:lvlText w:val=""/>
      <w:lvlJc w:val="left"/>
      <w:pPr>
        <w:ind w:left="720" w:hanging="360"/>
      </w:pPr>
      <w:rPr>
        <w:rFonts w:ascii="Symbol" w:hAnsi="Symbol"/>
      </w:rPr>
    </w:lvl>
    <w:lvl w:ilvl="4" w:tplc="CA047788">
      <w:start w:val="1"/>
      <w:numFmt w:val="bullet"/>
      <w:lvlText w:val=""/>
      <w:lvlJc w:val="left"/>
      <w:pPr>
        <w:ind w:left="720" w:hanging="360"/>
      </w:pPr>
      <w:rPr>
        <w:rFonts w:ascii="Symbol" w:hAnsi="Symbol"/>
      </w:rPr>
    </w:lvl>
    <w:lvl w:ilvl="5" w:tplc="23723674">
      <w:start w:val="1"/>
      <w:numFmt w:val="bullet"/>
      <w:lvlText w:val=""/>
      <w:lvlJc w:val="left"/>
      <w:pPr>
        <w:ind w:left="720" w:hanging="360"/>
      </w:pPr>
      <w:rPr>
        <w:rFonts w:ascii="Symbol" w:hAnsi="Symbol"/>
      </w:rPr>
    </w:lvl>
    <w:lvl w:ilvl="6" w:tplc="79FAF240">
      <w:start w:val="1"/>
      <w:numFmt w:val="bullet"/>
      <w:lvlText w:val=""/>
      <w:lvlJc w:val="left"/>
      <w:pPr>
        <w:ind w:left="720" w:hanging="360"/>
      </w:pPr>
      <w:rPr>
        <w:rFonts w:ascii="Symbol" w:hAnsi="Symbol"/>
      </w:rPr>
    </w:lvl>
    <w:lvl w:ilvl="7" w:tplc="4B22C56A">
      <w:start w:val="1"/>
      <w:numFmt w:val="bullet"/>
      <w:lvlText w:val=""/>
      <w:lvlJc w:val="left"/>
      <w:pPr>
        <w:ind w:left="720" w:hanging="360"/>
      </w:pPr>
      <w:rPr>
        <w:rFonts w:ascii="Symbol" w:hAnsi="Symbol"/>
      </w:rPr>
    </w:lvl>
    <w:lvl w:ilvl="8" w:tplc="2A3E1BFA">
      <w:start w:val="1"/>
      <w:numFmt w:val="bullet"/>
      <w:lvlText w:val=""/>
      <w:lvlJc w:val="left"/>
      <w:pPr>
        <w:ind w:left="720" w:hanging="360"/>
      </w:pPr>
      <w:rPr>
        <w:rFonts w:ascii="Symbol" w:hAnsi="Symbol"/>
      </w:rPr>
    </w:lvl>
  </w:abstractNum>
  <w:abstractNum w:abstractNumId="14" w15:restartNumberingAfterBreak="0">
    <w:nsid w:val="080C75F5"/>
    <w:multiLevelType w:val="hybridMultilevel"/>
    <w:tmpl w:val="13DC5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8350FDC"/>
    <w:multiLevelType w:val="hybridMultilevel"/>
    <w:tmpl w:val="244255F6"/>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87B798E"/>
    <w:multiLevelType w:val="hybridMultilevel"/>
    <w:tmpl w:val="3D5EC988"/>
    <w:lvl w:ilvl="0" w:tplc="1484720E">
      <w:start w:val="1"/>
      <w:numFmt w:val="bullet"/>
      <w:lvlText w:val=""/>
      <w:lvlJc w:val="left"/>
      <w:pPr>
        <w:ind w:left="720" w:hanging="360"/>
      </w:pPr>
      <w:rPr>
        <w:rFonts w:ascii="Symbol" w:hAnsi="Symbol"/>
      </w:rPr>
    </w:lvl>
    <w:lvl w:ilvl="1" w:tplc="FDC4CF3A">
      <w:start w:val="1"/>
      <w:numFmt w:val="bullet"/>
      <w:lvlText w:val=""/>
      <w:lvlJc w:val="left"/>
      <w:pPr>
        <w:ind w:left="720" w:hanging="360"/>
      </w:pPr>
      <w:rPr>
        <w:rFonts w:ascii="Symbol" w:hAnsi="Symbol"/>
      </w:rPr>
    </w:lvl>
    <w:lvl w:ilvl="2" w:tplc="70E6AE68">
      <w:start w:val="1"/>
      <w:numFmt w:val="bullet"/>
      <w:lvlText w:val=""/>
      <w:lvlJc w:val="left"/>
      <w:pPr>
        <w:ind w:left="720" w:hanging="360"/>
      </w:pPr>
      <w:rPr>
        <w:rFonts w:ascii="Symbol" w:hAnsi="Symbol"/>
      </w:rPr>
    </w:lvl>
    <w:lvl w:ilvl="3" w:tplc="637C078C">
      <w:start w:val="1"/>
      <w:numFmt w:val="bullet"/>
      <w:lvlText w:val=""/>
      <w:lvlJc w:val="left"/>
      <w:pPr>
        <w:ind w:left="720" w:hanging="360"/>
      </w:pPr>
      <w:rPr>
        <w:rFonts w:ascii="Symbol" w:hAnsi="Symbol"/>
      </w:rPr>
    </w:lvl>
    <w:lvl w:ilvl="4" w:tplc="F10E5156">
      <w:start w:val="1"/>
      <w:numFmt w:val="bullet"/>
      <w:lvlText w:val=""/>
      <w:lvlJc w:val="left"/>
      <w:pPr>
        <w:ind w:left="720" w:hanging="360"/>
      </w:pPr>
      <w:rPr>
        <w:rFonts w:ascii="Symbol" w:hAnsi="Symbol"/>
      </w:rPr>
    </w:lvl>
    <w:lvl w:ilvl="5" w:tplc="A2369F7A">
      <w:start w:val="1"/>
      <w:numFmt w:val="bullet"/>
      <w:lvlText w:val=""/>
      <w:lvlJc w:val="left"/>
      <w:pPr>
        <w:ind w:left="720" w:hanging="360"/>
      </w:pPr>
      <w:rPr>
        <w:rFonts w:ascii="Symbol" w:hAnsi="Symbol"/>
      </w:rPr>
    </w:lvl>
    <w:lvl w:ilvl="6" w:tplc="A4A60844">
      <w:start w:val="1"/>
      <w:numFmt w:val="bullet"/>
      <w:lvlText w:val=""/>
      <w:lvlJc w:val="left"/>
      <w:pPr>
        <w:ind w:left="720" w:hanging="360"/>
      </w:pPr>
      <w:rPr>
        <w:rFonts w:ascii="Symbol" w:hAnsi="Symbol"/>
      </w:rPr>
    </w:lvl>
    <w:lvl w:ilvl="7" w:tplc="6C5465E6">
      <w:start w:val="1"/>
      <w:numFmt w:val="bullet"/>
      <w:lvlText w:val=""/>
      <w:lvlJc w:val="left"/>
      <w:pPr>
        <w:ind w:left="720" w:hanging="360"/>
      </w:pPr>
      <w:rPr>
        <w:rFonts w:ascii="Symbol" w:hAnsi="Symbol"/>
      </w:rPr>
    </w:lvl>
    <w:lvl w:ilvl="8" w:tplc="8356D8E4">
      <w:start w:val="1"/>
      <w:numFmt w:val="bullet"/>
      <w:lvlText w:val=""/>
      <w:lvlJc w:val="left"/>
      <w:pPr>
        <w:ind w:left="720" w:hanging="360"/>
      </w:pPr>
      <w:rPr>
        <w:rFonts w:ascii="Symbol" w:hAnsi="Symbol"/>
      </w:rPr>
    </w:lvl>
  </w:abstractNum>
  <w:abstractNum w:abstractNumId="17" w15:restartNumberingAfterBreak="0">
    <w:nsid w:val="09A81C99"/>
    <w:multiLevelType w:val="multilevel"/>
    <w:tmpl w:val="6C80CC1E"/>
    <w:lvl w:ilvl="0">
      <w:start w:val="1"/>
      <w:numFmt w:val="bullet"/>
      <w:lvlText w:val=""/>
      <w:lvlJc w:val="left"/>
      <w:pPr>
        <w:tabs>
          <w:tab w:val="num" w:pos="360"/>
        </w:tabs>
        <w:ind w:left="360" w:hanging="360"/>
      </w:pPr>
      <w:rPr>
        <w:rFonts w:ascii="Symbol" w:hAnsi="Symbol" w:hint="default"/>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A8D7112"/>
    <w:multiLevelType w:val="hybridMultilevel"/>
    <w:tmpl w:val="0B0646CC"/>
    <w:lvl w:ilvl="0" w:tplc="D1BA861A">
      <w:start w:val="1"/>
      <w:numFmt w:val="bullet"/>
      <w:lvlText w:val=""/>
      <w:lvlJc w:val="left"/>
      <w:pPr>
        <w:ind w:left="360" w:hanging="360"/>
      </w:pPr>
      <w:rPr>
        <w:rFonts w:ascii="Symbol" w:hAnsi="Symbol" w:hint="default"/>
        <w:sz w:val="16"/>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0B8865BF"/>
    <w:multiLevelType w:val="hybridMultilevel"/>
    <w:tmpl w:val="2A4E575A"/>
    <w:lvl w:ilvl="0" w:tplc="08090001">
      <w:start w:val="1"/>
      <w:numFmt w:val="bullet"/>
      <w:lvlText w:val=""/>
      <w:lvlJc w:val="left"/>
      <w:pPr>
        <w:ind w:left="360" w:hanging="360"/>
      </w:pPr>
      <w:rPr>
        <w:rFonts w:ascii="Symbol" w:hAnsi="Symbol" w:hint="default"/>
        <w:sz w:val="16"/>
      </w:rPr>
    </w:lvl>
    <w:lvl w:ilvl="1" w:tplc="C6CAB166">
      <w:start w:val="1"/>
      <w:numFmt w:val="bullet"/>
      <w:lvlText w:val="o"/>
      <w:lvlJc w:val="left"/>
      <w:pPr>
        <w:ind w:left="1080" w:hanging="360"/>
      </w:pPr>
      <w:rPr>
        <w:rFonts w:ascii="Courier New" w:hAnsi="Courier New" w:hint="default"/>
      </w:rPr>
    </w:lvl>
    <w:lvl w:ilvl="2" w:tplc="06540F20">
      <w:start w:val="1"/>
      <w:numFmt w:val="bullet"/>
      <w:lvlText w:val=""/>
      <w:lvlJc w:val="left"/>
      <w:pPr>
        <w:ind w:left="1800" w:hanging="360"/>
      </w:pPr>
      <w:rPr>
        <w:rFonts w:ascii="Wingdings" w:hAnsi="Wingdings" w:hint="default"/>
      </w:rPr>
    </w:lvl>
    <w:lvl w:ilvl="3" w:tplc="AF70E2AC">
      <w:start w:val="1"/>
      <w:numFmt w:val="bullet"/>
      <w:lvlText w:val=""/>
      <w:lvlJc w:val="left"/>
      <w:pPr>
        <w:ind w:left="2520" w:hanging="360"/>
      </w:pPr>
      <w:rPr>
        <w:rFonts w:ascii="Symbol" w:hAnsi="Symbol" w:hint="default"/>
      </w:rPr>
    </w:lvl>
    <w:lvl w:ilvl="4" w:tplc="6F10349C">
      <w:start w:val="1"/>
      <w:numFmt w:val="bullet"/>
      <w:lvlText w:val="o"/>
      <w:lvlJc w:val="left"/>
      <w:pPr>
        <w:ind w:left="3240" w:hanging="360"/>
      </w:pPr>
      <w:rPr>
        <w:rFonts w:ascii="Courier New" w:hAnsi="Courier New" w:hint="default"/>
      </w:rPr>
    </w:lvl>
    <w:lvl w:ilvl="5" w:tplc="AC827196">
      <w:start w:val="1"/>
      <w:numFmt w:val="bullet"/>
      <w:lvlText w:val=""/>
      <w:lvlJc w:val="left"/>
      <w:pPr>
        <w:ind w:left="3960" w:hanging="360"/>
      </w:pPr>
      <w:rPr>
        <w:rFonts w:ascii="Wingdings" w:hAnsi="Wingdings" w:hint="default"/>
      </w:rPr>
    </w:lvl>
    <w:lvl w:ilvl="6" w:tplc="0B8C5D14">
      <w:start w:val="1"/>
      <w:numFmt w:val="bullet"/>
      <w:lvlText w:val=""/>
      <w:lvlJc w:val="left"/>
      <w:pPr>
        <w:ind w:left="4680" w:hanging="360"/>
      </w:pPr>
      <w:rPr>
        <w:rFonts w:ascii="Symbol" w:hAnsi="Symbol" w:hint="default"/>
      </w:rPr>
    </w:lvl>
    <w:lvl w:ilvl="7" w:tplc="4A701C86">
      <w:start w:val="1"/>
      <w:numFmt w:val="bullet"/>
      <w:lvlText w:val="o"/>
      <w:lvlJc w:val="left"/>
      <w:pPr>
        <w:ind w:left="5400" w:hanging="360"/>
      </w:pPr>
      <w:rPr>
        <w:rFonts w:ascii="Courier New" w:hAnsi="Courier New" w:hint="default"/>
      </w:rPr>
    </w:lvl>
    <w:lvl w:ilvl="8" w:tplc="93C0C2D0">
      <w:start w:val="1"/>
      <w:numFmt w:val="bullet"/>
      <w:lvlText w:val=""/>
      <w:lvlJc w:val="left"/>
      <w:pPr>
        <w:ind w:left="6120" w:hanging="360"/>
      </w:pPr>
      <w:rPr>
        <w:rFonts w:ascii="Wingdings" w:hAnsi="Wingdings" w:hint="default"/>
      </w:rPr>
    </w:lvl>
  </w:abstractNum>
  <w:abstractNum w:abstractNumId="20" w15:restartNumberingAfterBreak="0">
    <w:nsid w:val="0CAD74EC"/>
    <w:multiLevelType w:val="hybridMultilevel"/>
    <w:tmpl w:val="892E37FA"/>
    <w:lvl w:ilvl="0" w:tplc="D1BA861A">
      <w:start w:val="1"/>
      <w:numFmt w:val="bullet"/>
      <w:lvlText w:val=""/>
      <w:lvlJc w:val="left"/>
      <w:pPr>
        <w:ind w:left="720" w:hanging="360"/>
      </w:pPr>
      <w:rPr>
        <w:rFonts w:ascii="Symbol" w:hAnsi="Symbol" w:hint="default"/>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D0B0813"/>
    <w:multiLevelType w:val="hybridMultilevel"/>
    <w:tmpl w:val="F1B2DA4A"/>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D3718D0"/>
    <w:multiLevelType w:val="multilevel"/>
    <w:tmpl w:val="42A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43CE7"/>
    <w:multiLevelType w:val="hybridMultilevel"/>
    <w:tmpl w:val="5E5A21FA"/>
    <w:lvl w:ilvl="0" w:tplc="E08E3C7C">
      <w:start w:val="1"/>
      <w:numFmt w:val="bullet"/>
      <w:lvlText w:val=""/>
      <w:lvlJc w:val="left"/>
      <w:pPr>
        <w:ind w:left="1440" w:hanging="360"/>
      </w:pPr>
      <w:rPr>
        <w:rFonts w:ascii="Symbol" w:hAnsi="Symbol"/>
      </w:rPr>
    </w:lvl>
    <w:lvl w:ilvl="1" w:tplc="BB3468CE">
      <w:start w:val="1"/>
      <w:numFmt w:val="bullet"/>
      <w:lvlText w:val=""/>
      <w:lvlJc w:val="left"/>
      <w:pPr>
        <w:ind w:left="1440" w:hanging="360"/>
      </w:pPr>
      <w:rPr>
        <w:rFonts w:ascii="Symbol" w:hAnsi="Symbol"/>
      </w:rPr>
    </w:lvl>
    <w:lvl w:ilvl="2" w:tplc="240897A0">
      <w:start w:val="1"/>
      <w:numFmt w:val="bullet"/>
      <w:lvlText w:val=""/>
      <w:lvlJc w:val="left"/>
      <w:pPr>
        <w:ind w:left="1440" w:hanging="360"/>
      </w:pPr>
      <w:rPr>
        <w:rFonts w:ascii="Symbol" w:hAnsi="Symbol"/>
      </w:rPr>
    </w:lvl>
    <w:lvl w:ilvl="3" w:tplc="4170D954">
      <w:start w:val="1"/>
      <w:numFmt w:val="bullet"/>
      <w:lvlText w:val=""/>
      <w:lvlJc w:val="left"/>
      <w:pPr>
        <w:ind w:left="1440" w:hanging="360"/>
      </w:pPr>
      <w:rPr>
        <w:rFonts w:ascii="Symbol" w:hAnsi="Symbol"/>
      </w:rPr>
    </w:lvl>
    <w:lvl w:ilvl="4" w:tplc="184A4A44">
      <w:start w:val="1"/>
      <w:numFmt w:val="bullet"/>
      <w:lvlText w:val=""/>
      <w:lvlJc w:val="left"/>
      <w:pPr>
        <w:ind w:left="1440" w:hanging="360"/>
      </w:pPr>
      <w:rPr>
        <w:rFonts w:ascii="Symbol" w:hAnsi="Symbol"/>
      </w:rPr>
    </w:lvl>
    <w:lvl w:ilvl="5" w:tplc="909656A2">
      <w:start w:val="1"/>
      <w:numFmt w:val="bullet"/>
      <w:lvlText w:val=""/>
      <w:lvlJc w:val="left"/>
      <w:pPr>
        <w:ind w:left="1440" w:hanging="360"/>
      </w:pPr>
      <w:rPr>
        <w:rFonts w:ascii="Symbol" w:hAnsi="Symbol"/>
      </w:rPr>
    </w:lvl>
    <w:lvl w:ilvl="6" w:tplc="0FE88592">
      <w:start w:val="1"/>
      <w:numFmt w:val="bullet"/>
      <w:lvlText w:val=""/>
      <w:lvlJc w:val="left"/>
      <w:pPr>
        <w:ind w:left="1440" w:hanging="360"/>
      </w:pPr>
      <w:rPr>
        <w:rFonts w:ascii="Symbol" w:hAnsi="Symbol"/>
      </w:rPr>
    </w:lvl>
    <w:lvl w:ilvl="7" w:tplc="C5C6EBDA">
      <w:start w:val="1"/>
      <w:numFmt w:val="bullet"/>
      <w:lvlText w:val=""/>
      <w:lvlJc w:val="left"/>
      <w:pPr>
        <w:ind w:left="1440" w:hanging="360"/>
      </w:pPr>
      <w:rPr>
        <w:rFonts w:ascii="Symbol" w:hAnsi="Symbol"/>
      </w:rPr>
    </w:lvl>
    <w:lvl w:ilvl="8" w:tplc="9D94DFB0">
      <w:start w:val="1"/>
      <w:numFmt w:val="bullet"/>
      <w:lvlText w:val=""/>
      <w:lvlJc w:val="left"/>
      <w:pPr>
        <w:ind w:left="1440" w:hanging="360"/>
      </w:pPr>
      <w:rPr>
        <w:rFonts w:ascii="Symbol" w:hAnsi="Symbol"/>
      </w:rPr>
    </w:lvl>
  </w:abstractNum>
  <w:abstractNum w:abstractNumId="24" w15:restartNumberingAfterBreak="0">
    <w:nsid w:val="0DA807E4"/>
    <w:multiLevelType w:val="hybridMultilevel"/>
    <w:tmpl w:val="C1B011C2"/>
    <w:lvl w:ilvl="0" w:tplc="D1BA861A">
      <w:start w:val="1"/>
      <w:numFmt w:val="bullet"/>
      <w:lvlText w:val=""/>
      <w:lvlJc w:val="left"/>
      <w:pPr>
        <w:ind w:left="720" w:hanging="360"/>
      </w:pPr>
      <w:rPr>
        <w:rFonts w:ascii="Symbol" w:hAnsi="Symbol" w:hint="default"/>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DF93A57"/>
    <w:multiLevelType w:val="hybridMultilevel"/>
    <w:tmpl w:val="DC2E6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E1267E2"/>
    <w:multiLevelType w:val="hybridMultilevel"/>
    <w:tmpl w:val="2334E408"/>
    <w:lvl w:ilvl="0" w:tplc="BCDCC112">
      <w:start w:val="1"/>
      <w:numFmt w:val="bullet"/>
      <w:lvlText w:val=""/>
      <w:lvlJc w:val="left"/>
      <w:pPr>
        <w:ind w:left="1080" w:hanging="360"/>
      </w:pPr>
      <w:rPr>
        <w:rFonts w:ascii="Symbol" w:hAnsi="Symbol"/>
      </w:rPr>
    </w:lvl>
    <w:lvl w:ilvl="1" w:tplc="46F6DCE8">
      <w:start w:val="1"/>
      <w:numFmt w:val="bullet"/>
      <w:lvlText w:val=""/>
      <w:lvlJc w:val="left"/>
      <w:pPr>
        <w:ind w:left="1080" w:hanging="360"/>
      </w:pPr>
      <w:rPr>
        <w:rFonts w:ascii="Symbol" w:hAnsi="Symbol"/>
      </w:rPr>
    </w:lvl>
    <w:lvl w:ilvl="2" w:tplc="508EE7D8">
      <w:start w:val="1"/>
      <w:numFmt w:val="bullet"/>
      <w:lvlText w:val=""/>
      <w:lvlJc w:val="left"/>
      <w:pPr>
        <w:ind w:left="1080" w:hanging="360"/>
      </w:pPr>
      <w:rPr>
        <w:rFonts w:ascii="Symbol" w:hAnsi="Symbol"/>
      </w:rPr>
    </w:lvl>
    <w:lvl w:ilvl="3" w:tplc="C7360CF6">
      <w:start w:val="1"/>
      <w:numFmt w:val="bullet"/>
      <w:lvlText w:val=""/>
      <w:lvlJc w:val="left"/>
      <w:pPr>
        <w:ind w:left="1080" w:hanging="360"/>
      </w:pPr>
      <w:rPr>
        <w:rFonts w:ascii="Symbol" w:hAnsi="Symbol"/>
      </w:rPr>
    </w:lvl>
    <w:lvl w:ilvl="4" w:tplc="A8BA7CD4">
      <w:start w:val="1"/>
      <w:numFmt w:val="bullet"/>
      <w:lvlText w:val=""/>
      <w:lvlJc w:val="left"/>
      <w:pPr>
        <w:ind w:left="1080" w:hanging="360"/>
      </w:pPr>
      <w:rPr>
        <w:rFonts w:ascii="Symbol" w:hAnsi="Symbol"/>
      </w:rPr>
    </w:lvl>
    <w:lvl w:ilvl="5" w:tplc="69204FC8">
      <w:start w:val="1"/>
      <w:numFmt w:val="bullet"/>
      <w:lvlText w:val=""/>
      <w:lvlJc w:val="left"/>
      <w:pPr>
        <w:ind w:left="1080" w:hanging="360"/>
      </w:pPr>
      <w:rPr>
        <w:rFonts w:ascii="Symbol" w:hAnsi="Symbol"/>
      </w:rPr>
    </w:lvl>
    <w:lvl w:ilvl="6" w:tplc="0484835A">
      <w:start w:val="1"/>
      <w:numFmt w:val="bullet"/>
      <w:lvlText w:val=""/>
      <w:lvlJc w:val="left"/>
      <w:pPr>
        <w:ind w:left="1080" w:hanging="360"/>
      </w:pPr>
      <w:rPr>
        <w:rFonts w:ascii="Symbol" w:hAnsi="Symbol"/>
      </w:rPr>
    </w:lvl>
    <w:lvl w:ilvl="7" w:tplc="B4DA99C0">
      <w:start w:val="1"/>
      <w:numFmt w:val="bullet"/>
      <w:lvlText w:val=""/>
      <w:lvlJc w:val="left"/>
      <w:pPr>
        <w:ind w:left="1080" w:hanging="360"/>
      </w:pPr>
      <w:rPr>
        <w:rFonts w:ascii="Symbol" w:hAnsi="Symbol"/>
      </w:rPr>
    </w:lvl>
    <w:lvl w:ilvl="8" w:tplc="F97CCFF6">
      <w:start w:val="1"/>
      <w:numFmt w:val="bullet"/>
      <w:lvlText w:val=""/>
      <w:lvlJc w:val="left"/>
      <w:pPr>
        <w:ind w:left="1080" w:hanging="360"/>
      </w:pPr>
      <w:rPr>
        <w:rFonts w:ascii="Symbol" w:hAnsi="Symbol"/>
      </w:rPr>
    </w:lvl>
  </w:abstractNum>
  <w:abstractNum w:abstractNumId="27" w15:restartNumberingAfterBreak="0">
    <w:nsid w:val="0E66129A"/>
    <w:multiLevelType w:val="hybridMultilevel"/>
    <w:tmpl w:val="8FCE52C6"/>
    <w:lvl w:ilvl="0" w:tplc="F18C1D14">
      <w:start w:val="1"/>
      <w:numFmt w:val="bullet"/>
      <w:lvlText w:val=""/>
      <w:lvlJc w:val="left"/>
      <w:pPr>
        <w:ind w:left="1080" w:hanging="360"/>
      </w:pPr>
      <w:rPr>
        <w:rFonts w:ascii="Symbol" w:hAnsi="Symbol"/>
      </w:rPr>
    </w:lvl>
    <w:lvl w:ilvl="1" w:tplc="F36E79AC">
      <w:start w:val="1"/>
      <w:numFmt w:val="bullet"/>
      <w:lvlText w:val=""/>
      <w:lvlJc w:val="left"/>
      <w:pPr>
        <w:ind w:left="1080" w:hanging="360"/>
      </w:pPr>
      <w:rPr>
        <w:rFonts w:ascii="Symbol" w:hAnsi="Symbol"/>
      </w:rPr>
    </w:lvl>
    <w:lvl w:ilvl="2" w:tplc="18ACEFEE">
      <w:start w:val="1"/>
      <w:numFmt w:val="bullet"/>
      <w:lvlText w:val=""/>
      <w:lvlJc w:val="left"/>
      <w:pPr>
        <w:ind w:left="1080" w:hanging="360"/>
      </w:pPr>
      <w:rPr>
        <w:rFonts w:ascii="Symbol" w:hAnsi="Symbol"/>
      </w:rPr>
    </w:lvl>
    <w:lvl w:ilvl="3" w:tplc="301853FE">
      <w:start w:val="1"/>
      <w:numFmt w:val="bullet"/>
      <w:lvlText w:val=""/>
      <w:lvlJc w:val="left"/>
      <w:pPr>
        <w:ind w:left="1080" w:hanging="360"/>
      </w:pPr>
      <w:rPr>
        <w:rFonts w:ascii="Symbol" w:hAnsi="Symbol"/>
      </w:rPr>
    </w:lvl>
    <w:lvl w:ilvl="4" w:tplc="BBBCA9D4">
      <w:start w:val="1"/>
      <w:numFmt w:val="bullet"/>
      <w:lvlText w:val=""/>
      <w:lvlJc w:val="left"/>
      <w:pPr>
        <w:ind w:left="1080" w:hanging="360"/>
      </w:pPr>
      <w:rPr>
        <w:rFonts w:ascii="Symbol" w:hAnsi="Symbol"/>
      </w:rPr>
    </w:lvl>
    <w:lvl w:ilvl="5" w:tplc="C1323BBE">
      <w:start w:val="1"/>
      <w:numFmt w:val="bullet"/>
      <w:lvlText w:val=""/>
      <w:lvlJc w:val="left"/>
      <w:pPr>
        <w:ind w:left="1080" w:hanging="360"/>
      </w:pPr>
      <w:rPr>
        <w:rFonts w:ascii="Symbol" w:hAnsi="Symbol"/>
      </w:rPr>
    </w:lvl>
    <w:lvl w:ilvl="6" w:tplc="7468560A">
      <w:start w:val="1"/>
      <w:numFmt w:val="bullet"/>
      <w:lvlText w:val=""/>
      <w:lvlJc w:val="left"/>
      <w:pPr>
        <w:ind w:left="1080" w:hanging="360"/>
      </w:pPr>
      <w:rPr>
        <w:rFonts w:ascii="Symbol" w:hAnsi="Symbol"/>
      </w:rPr>
    </w:lvl>
    <w:lvl w:ilvl="7" w:tplc="57446264">
      <w:start w:val="1"/>
      <w:numFmt w:val="bullet"/>
      <w:lvlText w:val=""/>
      <w:lvlJc w:val="left"/>
      <w:pPr>
        <w:ind w:left="1080" w:hanging="360"/>
      </w:pPr>
      <w:rPr>
        <w:rFonts w:ascii="Symbol" w:hAnsi="Symbol"/>
      </w:rPr>
    </w:lvl>
    <w:lvl w:ilvl="8" w:tplc="104ED1BC">
      <w:start w:val="1"/>
      <w:numFmt w:val="bullet"/>
      <w:lvlText w:val=""/>
      <w:lvlJc w:val="left"/>
      <w:pPr>
        <w:ind w:left="1080" w:hanging="360"/>
      </w:pPr>
      <w:rPr>
        <w:rFonts w:ascii="Symbol" w:hAnsi="Symbol"/>
      </w:rPr>
    </w:lvl>
  </w:abstractNum>
  <w:abstractNum w:abstractNumId="28" w15:restartNumberingAfterBreak="0">
    <w:nsid w:val="0EAF1474"/>
    <w:multiLevelType w:val="hybridMultilevel"/>
    <w:tmpl w:val="A3DCC6FA"/>
    <w:lvl w:ilvl="0" w:tplc="E91EC932">
      <w:start w:val="1"/>
      <w:numFmt w:val="bullet"/>
      <w:lvlText w:val=""/>
      <w:lvlJc w:val="left"/>
      <w:pPr>
        <w:ind w:left="720" w:hanging="360"/>
      </w:pPr>
      <w:rPr>
        <w:rFonts w:ascii="Symbol" w:hAnsi="Symbol"/>
      </w:rPr>
    </w:lvl>
    <w:lvl w:ilvl="1" w:tplc="FC54E970">
      <w:start w:val="1"/>
      <w:numFmt w:val="bullet"/>
      <w:lvlText w:val=""/>
      <w:lvlJc w:val="left"/>
      <w:pPr>
        <w:ind w:left="720" w:hanging="360"/>
      </w:pPr>
      <w:rPr>
        <w:rFonts w:ascii="Symbol" w:hAnsi="Symbol"/>
      </w:rPr>
    </w:lvl>
    <w:lvl w:ilvl="2" w:tplc="100C2152">
      <w:start w:val="1"/>
      <w:numFmt w:val="bullet"/>
      <w:lvlText w:val=""/>
      <w:lvlJc w:val="left"/>
      <w:pPr>
        <w:ind w:left="720" w:hanging="360"/>
      </w:pPr>
      <w:rPr>
        <w:rFonts w:ascii="Symbol" w:hAnsi="Symbol"/>
      </w:rPr>
    </w:lvl>
    <w:lvl w:ilvl="3" w:tplc="8DEC1C14">
      <w:start w:val="1"/>
      <w:numFmt w:val="bullet"/>
      <w:lvlText w:val=""/>
      <w:lvlJc w:val="left"/>
      <w:pPr>
        <w:ind w:left="720" w:hanging="360"/>
      </w:pPr>
      <w:rPr>
        <w:rFonts w:ascii="Symbol" w:hAnsi="Symbol"/>
      </w:rPr>
    </w:lvl>
    <w:lvl w:ilvl="4" w:tplc="9D9E4B64">
      <w:start w:val="1"/>
      <w:numFmt w:val="bullet"/>
      <w:lvlText w:val=""/>
      <w:lvlJc w:val="left"/>
      <w:pPr>
        <w:ind w:left="720" w:hanging="360"/>
      </w:pPr>
      <w:rPr>
        <w:rFonts w:ascii="Symbol" w:hAnsi="Symbol"/>
      </w:rPr>
    </w:lvl>
    <w:lvl w:ilvl="5" w:tplc="BC663D40">
      <w:start w:val="1"/>
      <w:numFmt w:val="bullet"/>
      <w:lvlText w:val=""/>
      <w:lvlJc w:val="left"/>
      <w:pPr>
        <w:ind w:left="720" w:hanging="360"/>
      </w:pPr>
      <w:rPr>
        <w:rFonts w:ascii="Symbol" w:hAnsi="Symbol"/>
      </w:rPr>
    </w:lvl>
    <w:lvl w:ilvl="6" w:tplc="1E4228B4">
      <w:start w:val="1"/>
      <w:numFmt w:val="bullet"/>
      <w:lvlText w:val=""/>
      <w:lvlJc w:val="left"/>
      <w:pPr>
        <w:ind w:left="720" w:hanging="360"/>
      </w:pPr>
      <w:rPr>
        <w:rFonts w:ascii="Symbol" w:hAnsi="Symbol"/>
      </w:rPr>
    </w:lvl>
    <w:lvl w:ilvl="7" w:tplc="C60E924E">
      <w:start w:val="1"/>
      <w:numFmt w:val="bullet"/>
      <w:lvlText w:val=""/>
      <w:lvlJc w:val="left"/>
      <w:pPr>
        <w:ind w:left="720" w:hanging="360"/>
      </w:pPr>
      <w:rPr>
        <w:rFonts w:ascii="Symbol" w:hAnsi="Symbol"/>
      </w:rPr>
    </w:lvl>
    <w:lvl w:ilvl="8" w:tplc="425AEA40">
      <w:start w:val="1"/>
      <w:numFmt w:val="bullet"/>
      <w:lvlText w:val=""/>
      <w:lvlJc w:val="left"/>
      <w:pPr>
        <w:ind w:left="720" w:hanging="360"/>
      </w:pPr>
      <w:rPr>
        <w:rFonts w:ascii="Symbol" w:hAnsi="Symbol"/>
      </w:rPr>
    </w:lvl>
  </w:abstractNum>
  <w:abstractNum w:abstractNumId="29" w15:restartNumberingAfterBreak="0">
    <w:nsid w:val="0F416ED1"/>
    <w:multiLevelType w:val="hybridMultilevel"/>
    <w:tmpl w:val="2B18C2A4"/>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0FB8425B"/>
    <w:multiLevelType w:val="hybridMultilevel"/>
    <w:tmpl w:val="A23ED642"/>
    <w:lvl w:ilvl="0" w:tplc="77767076">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1"/>
        <w:szCs w:val="21"/>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0FDE7D41"/>
    <w:multiLevelType w:val="hybridMultilevel"/>
    <w:tmpl w:val="190E9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10D4AB4"/>
    <w:multiLevelType w:val="hybridMultilevel"/>
    <w:tmpl w:val="2B6E8870"/>
    <w:lvl w:ilvl="0" w:tplc="CA6898AC">
      <w:start w:val="1"/>
      <w:numFmt w:val="bullet"/>
      <w:lvlText w:val=""/>
      <w:lvlJc w:val="left"/>
      <w:pPr>
        <w:ind w:left="720" w:hanging="360"/>
      </w:pPr>
      <w:rPr>
        <w:rFonts w:ascii="Symbol" w:hAnsi="Symbol"/>
      </w:rPr>
    </w:lvl>
    <w:lvl w:ilvl="1" w:tplc="84B21494">
      <w:start w:val="1"/>
      <w:numFmt w:val="bullet"/>
      <w:lvlText w:val=""/>
      <w:lvlJc w:val="left"/>
      <w:pPr>
        <w:ind w:left="720" w:hanging="360"/>
      </w:pPr>
      <w:rPr>
        <w:rFonts w:ascii="Symbol" w:hAnsi="Symbol"/>
      </w:rPr>
    </w:lvl>
    <w:lvl w:ilvl="2" w:tplc="D726440E">
      <w:start w:val="1"/>
      <w:numFmt w:val="bullet"/>
      <w:lvlText w:val=""/>
      <w:lvlJc w:val="left"/>
      <w:pPr>
        <w:ind w:left="720" w:hanging="360"/>
      </w:pPr>
      <w:rPr>
        <w:rFonts w:ascii="Symbol" w:hAnsi="Symbol"/>
      </w:rPr>
    </w:lvl>
    <w:lvl w:ilvl="3" w:tplc="4A0AE9C8">
      <w:start w:val="1"/>
      <w:numFmt w:val="bullet"/>
      <w:lvlText w:val=""/>
      <w:lvlJc w:val="left"/>
      <w:pPr>
        <w:ind w:left="720" w:hanging="360"/>
      </w:pPr>
      <w:rPr>
        <w:rFonts w:ascii="Symbol" w:hAnsi="Symbol"/>
      </w:rPr>
    </w:lvl>
    <w:lvl w:ilvl="4" w:tplc="575E2A54">
      <w:start w:val="1"/>
      <w:numFmt w:val="bullet"/>
      <w:lvlText w:val=""/>
      <w:lvlJc w:val="left"/>
      <w:pPr>
        <w:ind w:left="720" w:hanging="360"/>
      </w:pPr>
      <w:rPr>
        <w:rFonts w:ascii="Symbol" w:hAnsi="Symbol"/>
      </w:rPr>
    </w:lvl>
    <w:lvl w:ilvl="5" w:tplc="47285B52">
      <w:start w:val="1"/>
      <w:numFmt w:val="bullet"/>
      <w:lvlText w:val=""/>
      <w:lvlJc w:val="left"/>
      <w:pPr>
        <w:ind w:left="720" w:hanging="360"/>
      </w:pPr>
      <w:rPr>
        <w:rFonts w:ascii="Symbol" w:hAnsi="Symbol"/>
      </w:rPr>
    </w:lvl>
    <w:lvl w:ilvl="6" w:tplc="AD5A0A1C">
      <w:start w:val="1"/>
      <w:numFmt w:val="bullet"/>
      <w:lvlText w:val=""/>
      <w:lvlJc w:val="left"/>
      <w:pPr>
        <w:ind w:left="720" w:hanging="360"/>
      </w:pPr>
      <w:rPr>
        <w:rFonts w:ascii="Symbol" w:hAnsi="Symbol"/>
      </w:rPr>
    </w:lvl>
    <w:lvl w:ilvl="7" w:tplc="43163494">
      <w:start w:val="1"/>
      <w:numFmt w:val="bullet"/>
      <w:lvlText w:val=""/>
      <w:lvlJc w:val="left"/>
      <w:pPr>
        <w:ind w:left="720" w:hanging="360"/>
      </w:pPr>
      <w:rPr>
        <w:rFonts w:ascii="Symbol" w:hAnsi="Symbol"/>
      </w:rPr>
    </w:lvl>
    <w:lvl w:ilvl="8" w:tplc="6D9A24EE">
      <w:start w:val="1"/>
      <w:numFmt w:val="bullet"/>
      <w:lvlText w:val=""/>
      <w:lvlJc w:val="left"/>
      <w:pPr>
        <w:ind w:left="720" w:hanging="360"/>
      </w:pPr>
      <w:rPr>
        <w:rFonts w:ascii="Symbol" w:hAnsi="Symbol"/>
      </w:rPr>
    </w:lvl>
  </w:abstractNum>
  <w:abstractNum w:abstractNumId="33" w15:restartNumberingAfterBreak="0">
    <w:nsid w:val="115B74E7"/>
    <w:multiLevelType w:val="hybridMultilevel"/>
    <w:tmpl w:val="46989B8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4" w15:restartNumberingAfterBreak="0">
    <w:nsid w:val="12951247"/>
    <w:multiLevelType w:val="hybridMultilevel"/>
    <w:tmpl w:val="BCBC2B06"/>
    <w:lvl w:ilvl="0" w:tplc="F0FCA2A8">
      <w:start w:val="1"/>
      <w:numFmt w:val="bullet"/>
      <w:lvlText w:val=""/>
      <w:lvlJc w:val="left"/>
      <w:pPr>
        <w:ind w:left="720" w:hanging="360"/>
      </w:pPr>
      <w:rPr>
        <w:rFonts w:ascii="Symbol" w:hAnsi="Symbol"/>
      </w:rPr>
    </w:lvl>
    <w:lvl w:ilvl="1" w:tplc="9EDAB854">
      <w:start w:val="1"/>
      <w:numFmt w:val="bullet"/>
      <w:lvlText w:val=""/>
      <w:lvlJc w:val="left"/>
      <w:pPr>
        <w:ind w:left="720" w:hanging="360"/>
      </w:pPr>
      <w:rPr>
        <w:rFonts w:ascii="Symbol" w:hAnsi="Symbol"/>
      </w:rPr>
    </w:lvl>
    <w:lvl w:ilvl="2" w:tplc="E3920A86">
      <w:start w:val="1"/>
      <w:numFmt w:val="bullet"/>
      <w:lvlText w:val=""/>
      <w:lvlJc w:val="left"/>
      <w:pPr>
        <w:ind w:left="720" w:hanging="360"/>
      </w:pPr>
      <w:rPr>
        <w:rFonts w:ascii="Symbol" w:hAnsi="Symbol"/>
      </w:rPr>
    </w:lvl>
    <w:lvl w:ilvl="3" w:tplc="3912F9B6">
      <w:start w:val="1"/>
      <w:numFmt w:val="bullet"/>
      <w:lvlText w:val=""/>
      <w:lvlJc w:val="left"/>
      <w:pPr>
        <w:ind w:left="720" w:hanging="360"/>
      </w:pPr>
      <w:rPr>
        <w:rFonts w:ascii="Symbol" w:hAnsi="Symbol"/>
      </w:rPr>
    </w:lvl>
    <w:lvl w:ilvl="4" w:tplc="4D1446A8">
      <w:start w:val="1"/>
      <w:numFmt w:val="bullet"/>
      <w:lvlText w:val=""/>
      <w:lvlJc w:val="left"/>
      <w:pPr>
        <w:ind w:left="720" w:hanging="360"/>
      </w:pPr>
      <w:rPr>
        <w:rFonts w:ascii="Symbol" w:hAnsi="Symbol"/>
      </w:rPr>
    </w:lvl>
    <w:lvl w:ilvl="5" w:tplc="FC60ACCE">
      <w:start w:val="1"/>
      <w:numFmt w:val="bullet"/>
      <w:lvlText w:val=""/>
      <w:lvlJc w:val="left"/>
      <w:pPr>
        <w:ind w:left="720" w:hanging="360"/>
      </w:pPr>
      <w:rPr>
        <w:rFonts w:ascii="Symbol" w:hAnsi="Symbol"/>
      </w:rPr>
    </w:lvl>
    <w:lvl w:ilvl="6" w:tplc="E158A1A0">
      <w:start w:val="1"/>
      <w:numFmt w:val="bullet"/>
      <w:lvlText w:val=""/>
      <w:lvlJc w:val="left"/>
      <w:pPr>
        <w:ind w:left="720" w:hanging="360"/>
      </w:pPr>
      <w:rPr>
        <w:rFonts w:ascii="Symbol" w:hAnsi="Symbol"/>
      </w:rPr>
    </w:lvl>
    <w:lvl w:ilvl="7" w:tplc="12A6F19E">
      <w:start w:val="1"/>
      <w:numFmt w:val="bullet"/>
      <w:lvlText w:val=""/>
      <w:lvlJc w:val="left"/>
      <w:pPr>
        <w:ind w:left="720" w:hanging="360"/>
      </w:pPr>
      <w:rPr>
        <w:rFonts w:ascii="Symbol" w:hAnsi="Symbol"/>
      </w:rPr>
    </w:lvl>
    <w:lvl w:ilvl="8" w:tplc="036459B4">
      <w:start w:val="1"/>
      <w:numFmt w:val="bullet"/>
      <w:lvlText w:val=""/>
      <w:lvlJc w:val="left"/>
      <w:pPr>
        <w:ind w:left="720" w:hanging="360"/>
      </w:pPr>
      <w:rPr>
        <w:rFonts w:ascii="Symbol" w:hAnsi="Symbol"/>
      </w:rPr>
    </w:lvl>
  </w:abstractNum>
  <w:abstractNum w:abstractNumId="35" w15:restartNumberingAfterBreak="0">
    <w:nsid w:val="12E46C99"/>
    <w:multiLevelType w:val="hybridMultilevel"/>
    <w:tmpl w:val="E9AE7880"/>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13500A42"/>
    <w:multiLevelType w:val="hybridMultilevel"/>
    <w:tmpl w:val="84566246"/>
    <w:lvl w:ilvl="0" w:tplc="AC1E8C4A">
      <w:start w:val="1"/>
      <w:numFmt w:val="bullet"/>
      <w:lvlText w:val=""/>
      <w:lvlJc w:val="left"/>
      <w:pPr>
        <w:ind w:left="720" w:hanging="360"/>
      </w:pPr>
      <w:rPr>
        <w:rFonts w:ascii="Symbol" w:hAnsi="Symbol"/>
      </w:rPr>
    </w:lvl>
    <w:lvl w:ilvl="1" w:tplc="53DCACB6">
      <w:start w:val="1"/>
      <w:numFmt w:val="bullet"/>
      <w:lvlText w:val=""/>
      <w:lvlJc w:val="left"/>
      <w:pPr>
        <w:ind w:left="720" w:hanging="360"/>
      </w:pPr>
      <w:rPr>
        <w:rFonts w:ascii="Symbol" w:hAnsi="Symbol"/>
      </w:rPr>
    </w:lvl>
    <w:lvl w:ilvl="2" w:tplc="31FCD934">
      <w:start w:val="1"/>
      <w:numFmt w:val="bullet"/>
      <w:lvlText w:val=""/>
      <w:lvlJc w:val="left"/>
      <w:pPr>
        <w:ind w:left="720" w:hanging="360"/>
      </w:pPr>
      <w:rPr>
        <w:rFonts w:ascii="Symbol" w:hAnsi="Symbol"/>
      </w:rPr>
    </w:lvl>
    <w:lvl w:ilvl="3" w:tplc="3A9244DE">
      <w:start w:val="1"/>
      <w:numFmt w:val="bullet"/>
      <w:lvlText w:val=""/>
      <w:lvlJc w:val="left"/>
      <w:pPr>
        <w:ind w:left="720" w:hanging="360"/>
      </w:pPr>
      <w:rPr>
        <w:rFonts w:ascii="Symbol" w:hAnsi="Symbol"/>
      </w:rPr>
    </w:lvl>
    <w:lvl w:ilvl="4" w:tplc="4D7846A6">
      <w:start w:val="1"/>
      <w:numFmt w:val="bullet"/>
      <w:lvlText w:val=""/>
      <w:lvlJc w:val="left"/>
      <w:pPr>
        <w:ind w:left="720" w:hanging="360"/>
      </w:pPr>
      <w:rPr>
        <w:rFonts w:ascii="Symbol" w:hAnsi="Symbol"/>
      </w:rPr>
    </w:lvl>
    <w:lvl w:ilvl="5" w:tplc="D0C4749C">
      <w:start w:val="1"/>
      <w:numFmt w:val="bullet"/>
      <w:lvlText w:val=""/>
      <w:lvlJc w:val="left"/>
      <w:pPr>
        <w:ind w:left="720" w:hanging="360"/>
      </w:pPr>
      <w:rPr>
        <w:rFonts w:ascii="Symbol" w:hAnsi="Symbol"/>
      </w:rPr>
    </w:lvl>
    <w:lvl w:ilvl="6" w:tplc="2078E49E">
      <w:start w:val="1"/>
      <w:numFmt w:val="bullet"/>
      <w:lvlText w:val=""/>
      <w:lvlJc w:val="left"/>
      <w:pPr>
        <w:ind w:left="720" w:hanging="360"/>
      </w:pPr>
      <w:rPr>
        <w:rFonts w:ascii="Symbol" w:hAnsi="Symbol"/>
      </w:rPr>
    </w:lvl>
    <w:lvl w:ilvl="7" w:tplc="069AAF7C">
      <w:start w:val="1"/>
      <w:numFmt w:val="bullet"/>
      <w:lvlText w:val=""/>
      <w:lvlJc w:val="left"/>
      <w:pPr>
        <w:ind w:left="720" w:hanging="360"/>
      </w:pPr>
      <w:rPr>
        <w:rFonts w:ascii="Symbol" w:hAnsi="Symbol"/>
      </w:rPr>
    </w:lvl>
    <w:lvl w:ilvl="8" w:tplc="D4240296">
      <w:start w:val="1"/>
      <w:numFmt w:val="bullet"/>
      <w:lvlText w:val=""/>
      <w:lvlJc w:val="left"/>
      <w:pPr>
        <w:ind w:left="720" w:hanging="360"/>
      </w:pPr>
      <w:rPr>
        <w:rFonts w:ascii="Symbol" w:hAnsi="Symbol"/>
      </w:rPr>
    </w:lvl>
  </w:abstractNum>
  <w:abstractNum w:abstractNumId="37" w15:restartNumberingAfterBreak="0">
    <w:nsid w:val="13851731"/>
    <w:multiLevelType w:val="multilevel"/>
    <w:tmpl w:val="B6C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80147F"/>
    <w:multiLevelType w:val="hybridMultilevel"/>
    <w:tmpl w:val="0B089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5D5488E"/>
    <w:multiLevelType w:val="hybridMultilevel"/>
    <w:tmpl w:val="7C1CDC8A"/>
    <w:lvl w:ilvl="0" w:tplc="D1BA861A">
      <w:start w:val="1"/>
      <w:numFmt w:val="bullet"/>
      <w:lvlText w:val=""/>
      <w:lvlJc w:val="left"/>
      <w:pPr>
        <w:ind w:left="1080" w:hanging="360"/>
      </w:pPr>
      <w:rPr>
        <w:rFonts w:ascii="Symbol" w:hAnsi="Symbol" w:hint="default"/>
        <w:sz w:val="1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174974EF"/>
    <w:multiLevelType w:val="hybridMultilevel"/>
    <w:tmpl w:val="99887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75302BD"/>
    <w:multiLevelType w:val="multilevel"/>
    <w:tmpl w:val="529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E65A1"/>
    <w:multiLevelType w:val="hybridMultilevel"/>
    <w:tmpl w:val="188CF7EA"/>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1793074E"/>
    <w:multiLevelType w:val="hybridMultilevel"/>
    <w:tmpl w:val="E55E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8536D6C"/>
    <w:multiLevelType w:val="hybridMultilevel"/>
    <w:tmpl w:val="35A43566"/>
    <w:lvl w:ilvl="0" w:tplc="FDAC7DFC">
      <w:start w:val="1"/>
      <w:numFmt w:val="bullet"/>
      <w:lvlText w:val=""/>
      <w:lvlJc w:val="left"/>
      <w:pPr>
        <w:ind w:left="1080" w:hanging="360"/>
      </w:pPr>
      <w:rPr>
        <w:rFonts w:ascii="Symbol" w:hAnsi="Symbol"/>
      </w:rPr>
    </w:lvl>
    <w:lvl w:ilvl="1" w:tplc="A1BC4EE4">
      <w:start w:val="1"/>
      <w:numFmt w:val="bullet"/>
      <w:lvlText w:val=""/>
      <w:lvlJc w:val="left"/>
      <w:pPr>
        <w:ind w:left="1080" w:hanging="360"/>
      </w:pPr>
      <w:rPr>
        <w:rFonts w:ascii="Symbol" w:hAnsi="Symbol"/>
      </w:rPr>
    </w:lvl>
    <w:lvl w:ilvl="2" w:tplc="D8E0B600">
      <w:start w:val="1"/>
      <w:numFmt w:val="bullet"/>
      <w:lvlText w:val=""/>
      <w:lvlJc w:val="left"/>
      <w:pPr>
        <w:ind w:left="1080" w:hanging="360"/>
      </w:pPr>
      <w:rPr>
        <w:rFonts w:ascii="Symbol" w:hAnsi="Symbol"/>
      </w:rPr>
    </w:lvl>
    <w:lvl w:ilvl="3" w:tplc="A094CC36">
      <w:start w:val="1"/>
      <w:numFmt w:val="bullet"/>
      <w:lvlText w:val=""/>
      <w:lvlJc w:val="left"/>
      <w:pPr>
        <w:ind w:left="1080" w:hanging="360"/>
      </w:pPr>
      <w:rPr>
        <w:rFonts w:ascii="Symbol" w:hAnsi="Symbol"/>
      </w:rPr>
    </w:lvl>
    <w:lvl w:ilvl="4" w:tplc="C71886CE">
      <w:start w:val="1"/>
      <w:numFmt w:val="bullet"/>
      <w:lvlText w:val=""/>
      <w:lvlJc w:val="left"/>
      <w:pPr>
        <w:ind w:left="1080" w:hanging="360"/>
      </w:pPr>
      <w:rPr>
        <w:rFonts w:ascii="Symbol" w:hAnsi="Symbol"/>
      </w:rPr>
    </w:lvl>
    <w:lvl w:ilvl="5" w:tplc="0178D74C">
      <w:start w:val="1"/>
      <w:numFmt w:val="bullet"/>
      <w:lvlText w:val=""/>
      <w:lvlJc w:val="left"/>
      <w:pPr>
        <w:ind w:left="1080" w:hanging="360"/>
      </w:pPr>
      <w:rPr>
        <w:rFonts w:ascii="Symbol" w:hAnsi="Symbol"/>
      </w:rPr>
    </w:lvl>
    <w:lvl w:ilvl="6" w:tplc="30766A6A">
      <w:start w:val="1"/>
      <w:numFmt w:val="bullet"/>
      <w:lvlText w:val=""/>
      <w:lvlJc w:val="left"/>
      <w:pPr>
        <w:ind w:left="1080" w:hanging="360"/>
      </w:pPr>
      <w:rPr>
        <w:rFonts w:ascii="Symbol" w:hAnsi="Symbol"/>
      </w:rPr>
    </w:lvl>
    <w:lvl w:ilvl="7" w:tplc="CD3C0294">
      <w:start w:val="1"/>
      <w:numFmt w:val="bullet"/>
      <w:lvlText w:val=""/>
      <w:lvlJc w:val="left"/>
      <w:pPr>
        <w:ind w:left="1080" w:hanging="360"/>
      </w:pPr>
      <w:rPr>
        <w:rFonts w:ascii="Symbol" w:hAnsi="Symbol"/>
      </w:rPr>
    </w:lvl>
    <w:lvl w:ilvl="8" w:tplc="398CF918">
      <w:start w:val="1"/>
      <w:numFmt w:val="bullet"/>
      <w:lvlText w:val=""/>
      <w:lvlJc w:val="left"/>
      <w:pPr>
        <w:ind w:left="1080" w:hanging="360"/>
      </w:pPr>
      <w:rPr>
        <w:rFonts w:ascii="Symbol" w:hAnsi="Symbol"/>
      </w:rPr>
    </w:lvl>
  </w:abstractNum>
  <w:abstractNum w:abstractNumId="45" w15:restartNumberingAfterBreak="0">
    <w:nsid w:val="189F39FB"/>
    <w:multiLevelType w:val="hybridMultilevel"/>
    <w:tmpl w:val="1102D0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194647CF"/>
    <w:multiLevelType w:val="hybridMultilevel"/>
    <w:tmpl w:val="1FD824A0"/>
    <w:lvl w:ilvl="0" w:tplc="9968BD4E">
      <w:start w:val="1"/>
      <w:numFmt w:val="bullet"/>
      <w:lvlText w:val=""/>
      <w:lvlJc w:val="left"/>
      <w:pPr>
        <w:ind w:left="720" w:hanging="360"/>
      </w:pPr>
      <w:rPr>
        <w:rFonts w:ascii="Symbol" w:hAnsi="Symbol"/>
      </w:rPr>
    </w:lvl>
    <w:lvl w:ilvl="1" w:tplc="0C9E8DEC">
      <w:start w:val="1"/>
      <w:numFmt w:val="bullet"/>
      <w:lvlText w:val=""/>
      <w:lvlJc w:val="left"/>
      <w:pPr>
        <w:ind w:left="720" w:hanging="360"/>
      </w:pPr>
      <w:rPr>
        <w:rFonts w:ascii="Symbol" w:hAnsi="Symbol"/>
      </w:rPr>
    </w:lvl>
    <w:lvl w:ilvl="2" w:tplc="FAEA8EE2">
      <w:start w:val="1"/>
      <w:numFmt w:val="bullet"/>
      <w:lvlText w:val=""/>
      <w:lvlJc w:val="left"/>
      <w:pPr>
        <w:ind w:left="720" w:hanging="360"/>
      </w:pPr>
      <w:rPr>
        <w:rFonts w:ascii="Symbol" w:hAnsi="Symbol"/>
      </w:rPr>
    </w:lvl>
    <w:lvl w:ilvl="3" w:tplc="03D09C8E">
      <w:start w:val="1"/>
      <w:numFmt w:val="bullet"/>
      <w:lvlText w:val=""/>
      <w:lvlJc w:val="left"/>
      <w:pPr>
        <w:ind w:left="720" w:hanging="360"/>
      </w:pPr>
      <w:rPr>
        <w:rFonts w:ascii="Symbol" w:hAnsi="Symbol"/>
      </w:rPr>
    </w:lvl>
    <w:lvl w:ilvl="4" w:tplc="9440FA4E">
      <w:start w:val="1"/>
      <w:numFmt w:val="bullet"/>
      <w:lvlText w:val=""/>
      <w:lvlJc w:val="left"/>
      <w:pPr>
        <w:ind w:left="720" w:hanging="360"/>
      </w:pPr>
      <w:rPr>
        <w:rFonts w:ascii="Symbol" w:hAnsi="Symbol"/>
      </w:rPr>
    </w:lvl>
    <w:lvl w:ilvl="5" w:tplc="1988B898">
      <w:start w:val="1"/>
      <w:numFmt w:val="bullet"/>
      <w:lvlText w:val=""/>
      <w:lvlJc w:val="left"/>
      <w:pPr>
        <w:ind w:left="720" w:hanging="360"/>
      </w:pPr>
      <w:rPr>
        <w:rFonts w:ascii="Symbol" w:hAnsi="Symbol"/>
      </w:rPr>
    </w:lvl>
    <w:lvl w:ilvl="6" w:tplc="2594E3A4">
      <w:start w:val="1"/>
      <w:numFmt w:val="bullet"/>
      <w:lvlText w:val=""/>
      <w:lvlJc w:val="left"/>
      <w:pPr>
        <w:ind w:left="720" w:hanging="360"/>
      </w:pPr>
      <w:rPr>
        <w:rFonts w:ascii="Symbol" w:hAnsi="Symbol"/>
      </w:rPr>
    </w:lvl>
    <w:lvl w:ilvl="7" w:tplc="A100F374">
      <w:start w:val="1"/>
      <w:numFmt w:val="bullet"/>
      <w:lvlText w:val=""/>
      <w:lvlJc w:val="left"/>
      <w:pPr>
        <w:ind w:left="720" w:hanging="360"/>
      </w:pPr>
      <w:rPr>
        <w:rFonts w:ascii="Symbol" w:hAnsi="Symbol"/>
      </w:rPr>
    </w:lvl>
    <w:lvl w:ilvl="8" w:tplc="3EACA48A">
      <w:start w:val="1"/>
      <w:numFmt w:val="bullet"/>
      <w:lvlText w:val=""/>
      <w:lvlJc w:val="left"/>
      <w:pPr>
        <w:ind w:left="720" w:hanging="360"/>
      </w:pPr>
      <w:rPr>
        <w:rFonts w:ascii="Symbol" w:hAnsi="Symbol"/>
      </w:rPr>
    </w:lvl>
  </w:abstractNum>
  <w:abstractNum w:abstractNumId="47" w15:restartNumberingAfterBreak="0">
    <w:nsid w:val="194A717F"/>
    <w:multiLevelType w:val="hybridMultilevel"/>
    <w:tmpl w:val="AFEA3A46"/>
    <w:lvl w:ilvl="0" w:tplc="1944C4E6">
      <w:start w:val="1"/>
      <w:numFmt w:val="bullet"/>
      <w:lvlText w:val=""/>
      <w:lvlJc w:val="left"/>
      <w:pPr>
        <w:ind w:left="720" w:hanging="360"/>
      </w:pPr>
      <w:rPr>
        <w:rFonts w:ascii="Symbol" w:hAnsi="Symbol"/>
      </w:rPr>
    </w:lvl>
    <w:lvl w:ilvl="1" w:tplc="24D6A3E8">
      <w:start w:val="1"/>
      <w:numFmt w:val="bullet"/>
      <w:lvlText w:val=""/>
      <w:lvlJc w:val="left"/>
      <w:pPr>
        <w:ind w:left="720" w:hanging="360"/>
      </w:pPr>
      <w:rPr>
        <w:rFonts w:ascii="Symbol" w:hAnsi="Symbol"/>
      </w:rPr>
    </w:lvl>
    <w:lvl w:ilvl="2" w:tplc="80A01014">
      <w:start w:val="1"/>
      <w:numFmt w:val="bullet"/>
      <w:lvlText w:val=""/>
      <w:lvlJc w:val="left"/>
      <w:pPr>
        <w:ind w:left="720" w:hanging="360"/>
      </w:pPr>
      <w:rPr>
        <w:rFonts w:ascii="Symbol" w:hAnsi="Symbol"/>
      </w:rPr>
    </w:lvl>
    <w:lvl w:ilvl="3" w:tplc="1D3CEA1C">
      <w:start w:val="1"/>
      <w:numFmt w:val="bullet"/>
      <w:lvlText w:val=""/>
      <w:lvlJc w:val="left"/>
      <w:pPr>
        <w:ind w:left="720" w:hanging="360"/>
      </w:pPr>
      <w:rPr>
        <w:rFonts w:ascii="Symbol" w:hAnsi="Symbol"/>
      </w:rPr>
    </w:lvl>
    <w:lvl w:ilvl="4" w:tplc="BB368626">
      <w:start w:val="1"/>
      <w:numFmt w:val="bullet"/>
      <w:lvlText w:val=""/>
      <w:lvlJc w:val="left"/>
      <w:pPr>
        <w:ind w:left="720" w:hanging="360"/>
      </w:pPr>
      <w:rPr>
        <w:rFonts w:ascii="Symbol" w:hAnsi="Symbol"/>
      </w:rPr>
    </w:lvl>
    <w:lvl w:ilvl="5" w:tplc="D15C6AC0">
      <w:start w:val="1"/>
      <w:numFmt w:val="bullet"/>
      <w:lvlText w:val=""/>
      <w:lvlJc w:val="left"/>
      <w:pPr>
        <w:ind w:left="720" w:hanging="360"/>
      </w:pPr>
      <w:rPr>
        <w:rFonts w:ascii="Symbol" w:hAnsi="Symbol"/>
      </w:rPr>
    </w:lvl>
    <w:lvl w:ilvl="6" w:tplc="A9E09CF2">
      <w:start w:val="1"/>
      <w:numFmt w:val="bullet"/>
      <w:lvlText w:val=""/>
      <w:lvlJc w:val="left"/>
      <w:pPr>
        <w:ind w:left="720" w:hanging="360"/>
      </w:pPr>
      <w:rPr>
        <w:rFonts w:ascii="Symbol" w:hAnsi="Symbol"/>
      </w:rPr>
    </w:lvl>
    <w:lvl w:ilvl="7" w:tplc="971A4E06">
      <w:start w:val="1"/>
      <w:numFmt w:val="bullet"/>
      <w:lvlText w:val=""/>
      <w:lvlJc w:val="left"/>
      <w:pPr>
        <w:ind w:left="720" w:hanging="360"/>
      </w:pPr>
      <w:rPr>
        <w:rFonts w:ascii="Symbol" w:hAnsi="Symbol"/>
      </w:rPr>
    </w:lvl>
    <w:lvl w:ilvl="8" w:tplc="BE0EB060">
      <w:start w:val="1"/>
      <w:numFmt w:val="bullet"/>
      <w:lvlText w:val=""/>
      <w:lvlJc w:val="left"/>
      <w:pPr>
        <w:ind w:left="720" w:hanging="360"/>
      </w:pPr>
      <w:rPr>
        <w:rFonts w:ascii="Symbol" w:hAnsi="Symbol"/>
      </w:rPr>
    </w:lvl>
  </w:abstractNum>
  <w:abstractNum w:abstractNumId="48" w15:restartNumberingAfterBreak="0">
    <w:nsid w:val="19FF7362"/>
    <w:multiLevelType w:val="hybridMultilevel"/>
    <w:tmpl w:val="ACE0C2B0"/>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1A903F96"/>
    <w:multiLevelType w:val="hybridMultilevel"/>
    <w:tmpl w:val="22C08D12"/>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1A9468D3"/>
    <w:multiLevelType w:val="hybridMultilevel"/>
    <w:tmpl w:val="5EC63AA2"/>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1B931E14"/>
    <w:multiLevelType w:val="hybridMultilevel"/>
    <w:tmpl w:val="DF6A7D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1BC801E3"/>
    <w:multiLevelType w:val="hybridMultilevel"/>
    <w:tmpl w:val="0F6E68E6"/>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C0B18E7"/>
    <w:multiLevelType w:val="multilevel"/>
    <w:tmpl w:val="6C80CC1E"/>
    <w:lvl w:ilvl="0">
      <w:start w:val="1"/>
      <w:numFmt w:val="bullet"/>
      <w:lvlText w:val=""/>
      <w:lvlJc w:val="left"/>
      <w:pPr>
        <w:tabs>
          <w:tab w:val="num" w:pos="360"/>
        </w:tabs>
        <w:ind w:left="360" w:hanging="360"/>
      </w:pPr>
      <w:rPr>
        <w:rFonts w:ascii="Symbol" w:hAnsi="Symbol" w:hint="default"/>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C5E020B"/>
    <w:multiLevelType w:val="hybridMultilevel"/>
    <w:tmpl w:val="276E1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CB63220"/>
    <w:multiLevelType w:val="hybridMultilevel"/>
    <w:tmpl w:val="49221C6E"/>
    <w:lvl w:ilvl="0" w:tplc="EDA2FEB0">
      <w:start w:val="1"/>
      <w:numFmt w:val="bullet"/>
      <w:lvlText w:val=""/>
      <w:lvlJc w:val="left"/>
      <w:pPr>
        <w:ind w:left="1080" w:hanging="360"/>
      </w:pPr>
      <w:rPr>
        <w:rFonts w:ascii="Symbol" w:hAnsi="Symbol"/>
      </w:rPr>
    </w:lvl>
    <w:lvl w:ilvl="1" w:tplc="30488EE8">
      <w:start w:val="1"/>
      <w:numFmt w:val="bullet"/>
      <w:lvlText w:val=""/>
      <w:lvlJc w:val="left"/>
      <w:pPr>
        <w:ind w:left="1080" w:hanging="360"/>
      </w:pPr>
      <w:rPr>
        <w:rFonts w:ascii="Symbol" w:hAnsi="Symbol"/>
      </w:rPr>
    </w:lvl>
    <w:lvl w:ilvl="2" w:tplc="DE54FB24">
      <w:start w:val="1"/>
      <w:numFmt w:val="bullet"/>
      <w:lvlText w:val=""/>
      <w:lvlJc w:val="left"/>
      <w:pPr>
        <w:ind w:left="1080" w:hanging="360"/>
      </w:pPr>
      <w:rPr>
        <w:rFonts w:ascii="Symbol" w:hAnsi="Symbol"/>
      </w:rPr>
    </w:lvl>
    <w:lvl w:ilvl="3" w:tplc="5CCEE466">
      <w:start w:val="1"/>
      <w:numFmt w:val="bullet"/>
      <w:lvlText w:val=""/>
      <w:lvlJc w:val="left"/>
      <w:pPr>
        <w:ind w:left="1080" w:hanging="360"/>
      </w:pPr>
      <w:rPr>
        <w:rFonts w:ascii="Symbol" w:hAnsi="Symbol"/>
      </w:rPr>
    </w:lvl>
    <w:lvl w:ilvl="4" w:tplc="AB0A0D76">
      <w:start w:val="1"/>
      <w:numFmt w:val="bullet"/>
      <w:lvlText w:val=""/>
      <w:lvlJc w:val="left"/>
      <w:pPr>
        <w:ind w:left="1080" w:hanging="360"/>
      </w:pPr>
      <w:rPr>
        <w:rFonts w:ascii="Symbol" w:hAnsi="Symbol"/>
      </w:rPr>
    </w:lvl>
    <w:lvl w:ilvl="5" w:tplc="E9F26806">
      <w:start w:val="1"/>
      <w:numFmt w:val="bullet"/>
      <w:lvlText w:val=""/>
      <w:lvlJc w:val="left"/>
      <w:pPr>
        <w:ind w:left="1080" w:hanging="360"/>
      </w:pPr>
      <w:rPr>
        <w:rFonts w:ascii="Symbol" w:hAnsi="Symbol"/>
      </w:rPr>
    </w:lvl>
    <w:lvl w:ilvl="6" w:tplc="20F605B2">
      <w:start w:val="1"/>
      <w:numFmt w:val="bullet"/>
      <w:lvlText w:val=""/>
      <w:lvlJc w:val="left"/>
      <w:pPr>
        <w:ind w:left="1080" w:hanging="360"/>
      </w:pPr>
      <w:rPr>
        <w:rFonts w:ascii="Symbol" w:hAnsi="Symbol"/>
      </w:rPr>
    </w:lvl>
    <w:lvl w:ilvl="7" w:tplc="EA08EAD6">
      <w:start w:val="1"/>
      <w:numFmt w:val="bullet"/>
      <w:lvlText w:val=""/>
      <w:lvlJc w:val="left"/>
      <w:pPr>
        <w:ind w:left="1080" w:hanging="360"/>
      </w:pPr>
      <w:rPr>
        <w:rFonts w:ascii="Symbol" w:hAnsi="Symbol"/>
      </w:rPr>
    </w:lvl>
    <w:lvl w:ilvl="8" w:tplc="BAE6B684">
      <w:start w:val="1"/>
      <w:numFmt w:val="bullet"/>
      <w:lvlText w:val=""/>
      <w:lvlJc w:val="left"/>
      <w:pPr>
        <w:ind w:left="1080" w:hanging="360"/>
      </w:pPr>
      <w:rPr>
        <w:rFonts w:ascii="Symbol" w:hAnsi="Symbol"/>
      </w:rPr>
    </w:lvl>
  </w:abstractNum>
  <w:abstractNum w:abstractNumId="56" w15:restartNumberingAfterBreak="0">
    <w:nsid w:val="1D3952FC"/>
    <w:multiLevelType w:val="hybridMultilevel"/>
    <w:tmpl w:val="A1D4E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D3C350A"/>
    <w:multiLevelType w:val="hybridMultilevel"/>
    <w:tmpl w:val="19146532"/>
    <w:lvl w:ilvl="0" w:tplc="CDA85E48">
      <w:start w:val="1"/>
      <w:numFmt w:val="bullet"/>
      <w:lvlText w:val=""/>
      <w:lvlJc w:val="left"/>
      <w:pPr>
        <w:ind w:left="1080" w:hanging="360"/>
      </w:pPr>
      <w:rPr>
        <w:rFonts w:ascii="Symbol" w:hAnsi="Symbol"/>
      </w:rPr>
    </w:lvl>
    <w:lvl w:ilvl="1" w:tplc="77A09F1E">
      <w:start w:val="1"/>
      <w:numFmt w:val="bullet"/>
      <w:lvlText w:val=""/>
      <w:lvlJc w:val="left"/>
      <w:pPr>
        <w:ind w:left="1080" w:hanging="360"/>
      </w:pPr>
      <w:rPr>
        <w:rFonts w:ascii="Symbol" w:hAnsi="Symbol"/>
      </w:rPr>
    </w:lvl>
    <w:lvl w:ilvl="2" w:tplc="CACA5F18">
      <w:start w:val="1"/>
      <w:numFmt w:val="bullet"/>
      <w:lvlText w:val=""/>
      <w:lvlJc w:val="left"/>
      <w:pPr>
        <w:ind w:left="1080" w:hanging="360"/>
      </w:pPr>
      <w:rPr>
        <w:rFonts w:ascii="Symbol" w:hAnsi="Symbol"/>
      </w:rPr>
    </w:lvl>
    <w:lvl w:ilvl="3" w:tplc="9AAEAB6E">
      <w:start w:val="1"/>
      <w:numFmt w:val="bullet"/>
      <w:lvlText w:val=""/>
      <w:lvlJc w:val="left"/>
      <w:pPr>
        <w:ind w:left="1080" w:hanging="360"/>
      </w:pPr>
      <w:rPr>
        <w:rFonts w:ascii="Symbol" w:hAnsi="Symbol"/>
      </w:rPr>
    </w:lvl>
    <w:lvl w:ilvl="4" w:tplc="10FE5CA2">
      <w:start w:val="1"/>
      <w:numFmt w:val="bullet"/>
      <w:lvlText w:val=""/>
      <w:lvlJc w:val="left"/>
      <w:pPr>
        <w:ind w:left="1080" w:hanging="360"/>
      </w:pPr>
      <w:rPr>
        <w:rFonts w:ascii="Symbol" w:hAnsi="Symbol"/>
      </w:rPr>
    </w:lvl>
    <w:lvl w:ilvl="5" w:tplc="4F92FE30">
      <w:start w:val="1"/>
      <w:numFmt w:val="bullet"/>
      <w:lvlText w:val=""/>
      <w:lvlJc w:val="left"/>
      <w:pPr>
        <w:ind w:left="1080" w:hanging="360"/>
      </w:pPr>
      <w:rPr>
        <w:rFonts w:ascii="Symbol" w:hAnsi="Symbol"/>
      </w:rPr>
    </w:lvl>
    <w:lvl w:ilvl="6" w:tplc="16867C34">
      <w:start w:val="1"/>
      <w:numFmt w:val="bullet"/>
      <w:lvlText w:val=""/>
      <w:lvlJc w:val="left"/>
      <w:pPr>
        <w:ind w:left="1080" w:hanging="360"/>
      </w:pPr>
      <w:rPr>
        <w:rFonts w:ascii="Symbol" w:hAnsi="Symbol"/>
      </w:rPr>
    </w:lvl>
    <w:lvl w:ilvl="7" w:tplc="65B8A92C">
      <w:start w:val="1"/>
      <w:numFmt w:val="bullet"/>
      <w:lvlText w:val=""/>
      <w:lvlJc w:val="left"/>
      <w:pPr>
        <w:ind w:left="1080" w:hanging="360"/>
      </w:pPr>
      <w:rPr>
        <w:rFonts w:ascii="Symbol" w:hAnsi="Symbol"/>
      </w:rPr>
    </w:lvl>
    <w:lvl w:ilvl="8" w:tplc="A9BAF1BE">
      <w:start w:val="1"/>
      <w:numFmt w:val="bullet"/>
      <w:lvlText w:val=""/>
      <w:lvlJc w:val="left"/>
      <w:pPr>
        <w:ind w:left="1080" w:hanging="360"/>
      </w:pPr>
      <w:rPr>
        <w:rFonts w:ascii="Symbol" w:hAnsi="Symbol"/>
      </w:rPr>
    </w:lvl>
  </w:abstractNum>
  <w:abstractNum w:abstractNumId="58" w15:restartNumberingAfterBreak="0">
    <w:nsid w:val="1E9167E5"/>
    <w:multiLevelType w:val="hybridMultilevel"/>
    <w:tmpl w:val="15AE2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F1B7679"/>
    <w:multiLevelType w:val="hybridMultilevel"/>
    <w:tmpl w:val="C16CE14C"/>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1F232BF2"/>
    <w:multiLevelType w:val="hybridMultilevel"/>
    <w:tmpl w:val="213EA840"/>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20CB4E7F"/>
    <w:multiLevelType w:val="hybridMultilevel"/>
    <w:tmpl w:val="5DECA21C"/>
    <w:lvl w:ilvl="0" w:tplc="BF28F016">
      <w:start w:val="1"/>
      <w:numFmt w:val="bullet"/>
      <w:lvlText w:val=""/>
      <w:lvlJc w:val="left"/>
      <w:pPr>
        <w:ind w:left="1080" w:hanging="360"/>
      </w:pPr>
      <w:rPr>
        <w:rFonts w:ascii="Symbol" w:hAnsi="Symbol"/>
      </w:rPr>
    </w:lvl>
    <w:lvl w:ilvl="1" w:tplc="FBF47AA2">
      <w:start w:val="1"/>
      <w:numFmt w:val="bullet"/>
      <w:lvlText w:val=""/>
      <w:lvlJc w:val="left"/>
      <w:pPr>
        <w:ind w:left="1080" w:hanging="360"/>
      </w:pPr>
      <w:rPr>
        <w:rFonts w:ascii="Symbol" w:hAnsi="Symbol"/>
      </w:rPr>
    </w:lvl>
    <w:lvl w:ilvl="2" w:tplc="2A30C6B8">
      <w:start w:val="1"/>
      <w:numFmt w:val="bullet"/>
      <w:lvlText w:val=""/>
      <w:lvlJc w:val="left"/>
      <w:pPr>
        <w:ind w:left="1080" w:hanging="360"/>
      </w:pPr>
      <w:rPr>
        <w:rFonts w:ascii="Symbol" w:hAnsi="Symbol"/>
      </w:rPr>
    </w:lvl>
    <w:lvl w:ilvl="3" w:tplc="1960F566">
      <w:start w:val="1"/>
      <w:numFmt w:val="bullet"/>
      <w:lvlText w:val=""/>
      <w:lvlJc w:val="left"/>
      <w:pPr>
        <w:ind w:left="1080" w:hanging="360"/>
      </w:pPr>
      <w:rPr>
        <w:rFonts w:ascii="Symbol" w:hAnsi="Symbol"/>
      </w:rPr>
    </w:lvl>
    <w:lvl w:ilvl="4" w:tplc="EEB63B3A">
      <w:start w:val="1"/>
      <w:numFmt w:val="bullet"/>
      <w:lvlText w:val=""/>
      <w:lvlJc w:val="left"/>
      <w:pPr>
        <w:ind w:left="1080" w:hanging="360"/>
      </w:pPr>
      <w:rPr>
        <w:rFonts w:ascii="Symbol" w:hAnsi="Symbol"/>
      </w:rPr>
    </w:lvl>
    <w:lvl w:ilvl="5" w:tplc="75B4FB7A">
      <w:start w:val="1"/>
      <w:numFmt w:val="bullet"/>
      <w:lvlText w:val=""/>
      <w:lvlJc w:val="left"/>
      <w:pPr>
        <w:ind w:left="1080" w:hanging="360"/>
      </w:pPr>
      <w:rPr>
        <w:rFonts w:ascii="Symbol" w:hAnsi="Symbol"/>
      </w:rPr>
    </w:lvl>
    <w:lvl w:ilvl="6" w:tplc="38300D44">
      <w:start w:val="1"/>
      <w:numFmt w:val="bullet"/>
      <w:lvlText w:val=""/>
      <w:lvlJc w:val="left"/>
      <w:pPr>
        <w:ind w:left="1080" w:hanging="360"/>
      </w:pPr>
      <w:rPr>
        <w:rFonts w:ascii="Symbol" w:hAnsi="Symbol"/>
      </w:rPr>
    </w:lvl>
    <w:lvl w:ilvl="7" w:tplc="45124DCE">
      <w:start w:val="1"/>
      <w:numFmt w:val="bullet"/>
      <w:lvlText w:val=""/>
      <w:lvlJc w:val="left"/>
      <w:pPr>
        <w:ind w:left="1080" w:hanging="360"/>
      </w:pPr>
      <w:rPr>
        <w:rFonts w:ascii="Symbol" w:hAnsi="Symbol"/>
      </w:rPr>
    </w:lvl>
    <w:lvl w:ilvl="8" w:tplc="3BBAA60E">
      <w:start w:val="1"/>
      <w:numFmt w:val="bullet"/>
      <w:lvlText w:val=""/>
      <w:lvlJc w:val="left"/>
      <w:pPr>
        <w:ind w:left="1080" w:hanging="360"/>
      </w:pPr>
      <w:rPr>
        <w:rFonts w:ascii="Symbol" w:hAnsi="Symbol"/>
      </w:rPr>
    </w:lvl>
  </w:abstractNum>
  <w:abstractNum w:abstractNumId="62" w15:restartNumberingAfterBreak="0">
    <w:nsid w:val="22100AF6"/>
    <w:multiLevelType w:val="hybridMultilevel"/>
    <w:tmpl w:val="A3E639C0"/>
    <w:lvl w:ilvl="0" w:tplc="CE8C8794">
      <w:start w:val="1"/>
      <w:numFmt w:val="bullet"/>
      <w:lvlText w:val=""/>
      <w:lvlJc w:val="left"/>
      <w:pPr>
        <w:ind w:left="360" w:hanging="360"/>
      </w:pPr>
      <w:rPr>
        <w:rFonts w:ascii="Symbol" w:hAnsi="Symbol" w:hint="default"/>
        <w:sz w:val="16"/>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3" w15:restartNumberingAfterBreak="0">
    <w:nsid w:val="242B4DF5"/>
    <w:multiLevelType w:val="hybridMultilevel"/>
    <w:tmpl w:val="0CF2F0EC"/>
    <w:lvl w:ilvl="0" w:tplc="550AC81A">
      <w:start w:val="1"/>
      <w:numFmt w:val="bullet"/>
      <w:lvlText w:val=""/>
      <w:lvlJc w:val="left"/>
      <w:pPr>
        <w:ind w:left="720" w:hanging="360"/>
      </w:pPr>
      <w:rPr>
        <w:rFonts w:ascii="Symbol" w:hAnsi="Symbol"/>
      </w:rPr>
    </w:lvl>
    <w:lvl w:ilvl="1" w:tplc="08DE9B70">
      <w:start w:val="1"/>
      <w:numFmt w:val="bullet"/>
      <w:lvlText w:val=""/>
      <w:lvlJc w:val="left"/>
      <w:pPr>
        <w:ind w:left="720" w:hanging="360"/>
      </w:pPr>
      <w:rPr>
        <w:rFonts w:ascii="Symbol" w:hAnsi="Symbol"/>
      </w:rPr>
    </w:lvl>
    <w:lvl w:ilvl="2" w:tplc="BD7E22EA">
      <w:start w:val="1"/>
      <w:numFmt w:val="bullet"/>
      <w:lvlText w:val=""/>
      <w:lvlJc w:val="left"/>
      <w:pPr>
        <w:ind w:left="720" w:hanging="360"/>
      </w:pPr>
      <w:rPr>
        <w:rFonts w:ascii="Symbol" w:hAnsi="Symbol"/>
      </w:rPr>
    </w:lvl>
    <w:lvl w:ilvl="3" w:tplc="DABE581E">
      <w:start w:val="1"/>
      <w:numFmt w:val="bullet"/>
      <w:lvlText w:val=""/>
      <w:lvlJc w:val="left"/>
      <w:pPr>
        <w:ind w:left="720" w:hanging="360"/>
      </w:pPr>
      <w:rPr>
        <w:rFonts w:ascii="Symbol" w:hAnsi="Symbol"/>
      </w:rPr>
    </w:lvl>
    <w:lvl w:ilvl="4" w:tplc="DE5E5B30">
      <w:start w:val="1"/>
      <w:numFmt w:val="bullet"/>
      <w:lvlText w:val=""/>
      <w:lvlJc w:val="left"/>
      <w:pPr>
        <w:ind w:left="720" w:hanging="360"/>
      </w:pPr>
      <w:rPr>
        <w:rFonts w:ascii="Symbol" w:hAnsi="Symbol"/>
      </w:rPr>
    </w:lvl>
    <w:lvl w:ilvl="5" w:tplc="AB4C2A70">
      <w:start w:val="1"/>
      <w:numFmt w:val="bullet"/>
      <w:lvlText w:val=""/>
      <w:lvlJc w:val="left"/>
      <w:pPr>
        <w:ind w:left="720" w:hanging="360"/>
      </w:pPr>
      <w:rPr>
        <w:rFonts w:ascii="Symbol" w:hAnsi="Symbol"/>
      </w:rPr>
    </w:lvl>
    <w:lvl w:ilvl="6" w:tplc="867487FA">
      <w:start w:val="1"/>
      <w:numFmt w:val="bullet"/>
      <w:lvlText w:val=""/>
      <w:lvlJc w:val="left"/>
      <w:pPr>
        <w:ind w:left="720" w:hanging="360"/>
      </w:pPr>
      <w:rPr>
        <w:rFonts w:ascii="Symbol" w:hAnsi="Symbol"/>
      </w:rPr>
    </w:lvl>
    <w:lvl w:ilvl="7" w:tplc="EC60DDC6">
      <w:start w:val="1"/>
      <w:numFmt w:val="bullet"/>
      <w:lvlText w:val=""/>
      <w:lvlJc w:val="left"/>
      <w:pPr>
        <w:ind w:left="720" w:hanging="360"/>
      </w:pPr>
      <w:rPr>
        <w:rFonts w:ascii="Symbol" w:hAnsi="Symbol"/>
      </w:rPr>
    </w:lvl>
    <w:lvl w:ilvl="8" w:tplc="875089B0">
      <w:start w:val="1"/>
      <w:numFmt w:val="bullet"/>
      <w:lvlText w:val=""/>
      <w:lvlJc w:val="left"/>
      <w:pPr>
        <w:ind w:left="720" w:hanging="360"/>
      </w:pPr>
      <w:rPr>
        <w:rFonts w:ascii="Symbol" w:hAnsi="Symbol"/>
      </w:rPr>
    </w:lvl>
  </w:abstractNum>
  <w:abstractNum w:abstractNumId="64" w15:restartNumberingAfterBreak="0">
    <w:nsid w:val="24367208"/>
    <w:multiLevelType w:val="hybridMultilevel"/>
    <w:tmpl w:val="C5281F7C"/>
    <w:lvl w:ilvl="0" w:tplc="8250D8B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4977A23"/>
    <w:multiLevelType w:val="hybridMultilevel"/>
    <w:tmpl w:val="BC4C1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52004FF"/>
    <w:multiLevelType w:val="hybridMultilevel"/>
    <w:tmpl w:val="C33436AE"/>
    <w:lvl w:ilvl="0" w:tplc="0F3A6F66">
      <w:start w:val="1"/>
      <w:numFmt w:val="bullet"/>
      <w:lvlText w:val=""/>
      <w:lvlJc w:val="left"/>
      <w:pPr>
        <w:ind w:left="720" w:hanging="360"/>
      </w:pPr>
      <w:rPr>
        <w:rFonts w:ascii="Symbol" w:hAnsi="Symbol"/>
      </w:rPr>
    </w:lvl>
    <w:lvl w:ilvl="1" w:tplc="0DA23F34">
      <w:start w:val="1"/>
      <w:numFmt w:val="bullet"/>
      <w:lvlText w:val=""/>
      <w:lvlJc w:val="left"/>
      <w:pPr>
        <w:ind w:left="720" w:hanging="360"/>
      </w:pPr>
      <w:rPr>
        <w:rFonts w:ascii="Symbol" w:hAnsi="Symbol"/>
      </w:rPr>
    </w:lvl>
    <w:lvl w:ilvl="2" w:tplc="2938ADA2">
      <w:start w:val="1"/>
      <w:numFmt w:val="bullet"/>
      <w:lvlText w:val=""/>
      <w:lvlJc w:val="left"/>
      <w:pPr>
        <w:ind w:left="720" w:hanging="360"/>
      </w:pPr>
      <w:rPr>
        <w:rFonts w:ascii="Symbol" w:hAnsi="Symbol"/>
      </w:rPr>
    </w:lvl>
    <w:lvl w:ilvl="3" w:tplc="91BC609E">
      <w:start w:val="1"/>
      <w:numFmt w:val="bullet"/>
      <w:lvlText w:val=""/>
      <w:lvlJc w:val="left"/>
      <w:pPr>
        <w:ind w:left="720" w:hanging="360"/>
      </w:pPr>
      <w:rPr>
        <w:rFonts w:ascii="Symbol" w:hAnsi="Symbol"/>
      </w:rPr>
    </w:lvl>
    <w:lvl w:ilvl="4" w:tplc="E78680F8">
      <w:start w:val="1"/>
      <w:numFmt w:val="bullet"/>
      <w:lvlText w:val=""/>
      <w:lvlJc w:val="left"/>
      <w:pPr>
        <w:ind w:left="720" w:hanging="360"/>
      </w:pPr>
      <w:rPr>
        <w:rFonts w:ascii="Symbol" w:hAnsi="Symbol"/>
      </w:rPr>
    </w:lvl>
    <w:lvl w:ilvl="5" w:tplc="351E4A46">
      <w:start w:val="1"/>
      <w:numFmt w:val="bullet"/>
      <w:lvlText w:val=""/>
      <w:lvlJc w:val="left"/>
      <w:pPr>
        <w:ind w:left="720" w:hanging="360"/>
      </w:pPr>
      <w:rPr>
        <w:rFonts w:ascii="Symbol" w:hAnsi="Symbol"/>
      </w:rPr>
    </w:lvl>
    <w:lvl w:ilvl="6" w:tplc="C73CE340">
      <w:start w:val="1"/>
      <w:numFmt w:val="bullet"/>
      <w:lvlText w:val=""/>
      <w:lvlJc w:val="left"/>
      <w:pPr>
        <w:ind w:left="720" w:hanging="360"/>
      </w:pPr>
      <w:rPr>
        <w:rFonts w:ascii="Symbol" w:hAnsi="Symbol"/>
      </w:rPr>
    </w:lvl>
    <w:lvl w:ilvl="7" w:tplc="D0362534">
      <w:start w:val="1"/>
      <w:numFmt w:val="bullet"/>
      <w:lvlText w:val=""/>
      <w:lvlJc w:val="left"/>
      <w:pPr>
        <w:ind w:left="720" w:hanging="360"/>
      </w:pPr>
      <w:rPr>
        <w:rFonts w:ascii="Symbol" w:hAnsi="Symbol"/>
      </w:rPr>
    </w:lvl>
    <w:lvl w:ilvl="8" w:tplc="842AB652">
      <w:start w:val="1"/>
      <w:numFmt w:val="bullet"/>
      <w:lvlText w:val=""/>
      <w:lvlJc w:val="left"/>
      <w:pPr>
        <w:ind w:left="720" w:hanging="360"/>
      </w:pPr>
      <w:rPr>
        <w:rFonts w:ascii="Symbol" w:hAnsi="Symbol"/>
      </w:rPr>
    </w:lvl>
  </w:abstractNum>
  <w:abstractNum w:abstractNumId="67" w15:restartNumberingAfterBreak="0">
    <w:nsid w:val="25404B99"/>
    <w:multiLevelType w:val="hybridMultilevel"/>
    <w:tmpl w:val="D1A66D06"/>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297B7D0D"/>
    <w:multiLevelType w:val="multilevel"/>
    <w:tmpl w:val="9566079E"/>
    <w:lvl w:ilvl="0">
      <w:start w:val="1"/>
      <w:numFmt w:val="decimal"/>
      <w:lvlRestart w:val="0"/>
      <w:suff w:val="nothing"/>
      <w:lvlText w:val="%1."/>
      <w:lvlJc w:val="left"/>
      <w:pPr>
        <w:tabs>
          <w:tab w:val="num" w:pos="360"/>
        </w:tabs>
        <w:ind w:left="0" w:firstLine="170"/>
      </w:pPr>
      <w:rPr>
        <w:b/>
      </w:rPr>
    </w:lvl>
    <w:lvl w:ilvl="1">
      <w:start w:val="1"/>
      <w:numFmt w:val="decimal"/>
      <w:suff w:val="space"/>
      <w:lvlText w:val="(%2)"/>
      <w:lvlJc w:val="left"/>
      <w:pPr>
        <w:tabs>
          <w:tab w:val="num" w:pos="720"/>
        </w:tabs>
        <w:ind w:left="0" w:firstLine="170"/>
      </w:pPr>
    </w:lvl>
    <w:lvl w:ilvl="2">
      <w:start w:val="1"/>
      <w:numFmt w:val="lowerRoman"/>
      <w:lvlText w:val="%3."/>
      <w:lvlJc w:val="right"/>
      <w:pPr>
        <w:ind w:left="720" w:hanging="360"/>
      </w:pPr>
    </w:lvl>
    <w:lvl w:ilvl="3">
      <w:start w:val="1"/>
      <w:numFmt w:val="lowerRoman"/>
      <w:lvlText w:val="(%4)"/>
      <w:lvlJc w:val="right"/>
      <w:pPr>
        <w:tabs>
          <w:tab w:val="num" w:pos="1134"/>
        </w:tabs>
        <w:ind w:left="1134" w:hanging="113"/>
      </w:pPr>
    </w:lvl>
    <w:lvl w:ilvl="4">
      <w:start w:val="1"/>
      <w:numFmt w:val="lowerLetter"/>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29D5000A"/>
    <w:multiLevelType w:val="hybridMultilevel"/>
    <w:tmpl w:val="780A9B58"/>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29D749C5"/>
    <w:multiLevelType w:val="hybridMultilevel"/>
    <w:tmpl w:val="7AA0DB20"/>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29FB45E0"/>
    <w:multiLevelType w:val="hybridMultilevel"/>
    <w:tmpl w:val="E0281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B476F09"/>
    <w:multiLevelType w:val="hybridMultilevel"/>
    <w:tmpl w:val="DA30FDE0"/>
    <w:lvl w:ilvl="0" w:tplc="CE8C8794">
      <w:start w:val="1"/>
      <w:numFmt w:val="bullet"/>
      <w:lvlText w:val=""/>
      <w:lvlJc w:val="left"/>
      <w:pPr>
        <w:ind w:left="360" w:hanging="360"/>
      </w:pPr>
      <w:rPr>
        <w:rFonts w:ascii="Symbol" w:hAnsi="Symbol" w:hint="default"/>
        <w:sz w:val="16"/>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2F5759CB"/>
    <w:multiLevelType w:val="hybridMultilevel"/>
    <w:tmpl w:val="19E48D36"/>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2F7E3095"/>
    <w:multiLevelType w:val="hybridMultilevel"/>
    <w:tmpl w:val="1CE62964"/>
    <w:lvl w:ilvl="0" w:tplc="5E600C5C">
      <w:start w:val="1"/>
      <w:numFmt w:val="bullet"/>
      <w:lvlText w:val=""/>
      <w:lvlJc w:val="left"/>
      <w:pPr>
        <w:ind w:left="720" w:hanging="360"/>
      </w:pPr>
      <w:rPr>
        <w:rFonts w:ascii="Symbol" w:hAnsi="Symbol"/>
      </w:rPr>
    </w:lvl>
    <w:lvl w:ilvl="1" w:tplc="6D72090A">
      <w:start w:val="1"/>
      <w:numFmt w:val="bullet"/>
      <w:lvlText w:val=""/>
      <w:lvlJc w:val="left"/>
      <w:pPr>
        <w:ind w:left="720" w:hanging="360"/>
      </w:pPr>
      <w:rPr>
        <w:rFonts w:ascii="Symbol" w:hAnsi="Symbol"/>
      </w:rPr>
    </w:lvl>
    <w:lvl w:ilvl="2" w:tplc="0C9C00C8">
      <w:start w:val="1"/>
      <w:numFmt w:val="bullet"/>
      <w:lvlText w:val=""/>
      <w:lvlJc w:val="left"/>
      <w:pPr>
        <w:ind w:left="720" w:hanging="360"/>
      </w:pPr>
      <w:rPr>
        <w:rFonts w:ascii="Symbol" w:hAnsi="Symbol"/>
      </w:rPr>
    </w:lvl>
    <w:lvl w:ilvl="3" w:tplc="6F9C4566">
      <w:start w:val="1"/>
      <w:numFmt w:val="bullet"/>
      <w:lvlText w:val=""/>
      <w:lvlJc w:val="left"/>
      <w:pPr>
        <w:ind w:left="720" w:hanging="360"/>
      </w:pPr>
      <w:rPr>
        <w:rFonts w:ascii="Symbol" w:hAnsi="Symbol"/>
      </w:rPr>
    </w:lvl>
    <w:lvl w:ilvl="4" w:tplc="B1E05C64">
      <w:start w:val="1"/>
      <w:numFmt w:val="bullet"/>
      <w:lvlText w:val=""/>
      <w:lvlJc w:val="left"/>
      <w:pPr>
        <w:ind w:left="720" w:hanging="360"/>
      </w:pPr>
      <w:rPr>
        <w:rFonts w:ascii="Symbol" w:hAnsi="Symbol"/>
      </w:rPr>
    </w:lvl>
    <w:lvl w:ilvl="5" w:tplc="D5FCE6BC">
      <w:start w:val="1"/>
      <w:numFmt w:val="bullet"/>
      <w:lvlText w:val=""/>
      <w:lvlJc w:val="left"/>
      <w:pPr>
        <w:ind w:left="720" w:hanging="360"/>
      </w:pPr>
      <w:rPr>
        <w:rFonts w:ascii="Symbol" w:hAnsi="Symbol"/>
      </w:rPr>
    </w:lvl>
    <w:lvl w:ilvl="6" w:tplc="793EAC4C">
      <w:start w:val="1"/>
      <w:numFmt w:val="bullet"/>
      <w:lvlText w:val=""/>
      <w:lvlJc w:val="left"/>
      <w:pPr>
        <w:ind w:left="720" w:hanging="360"/>
      </w:pPr>
      <w:rPr>
        <w:rFonts w:ascii="Symbol" w:hAnsi="Symbol"/>
      </w:rPr>
    </w:lvl>
    <w:lvl w:ilvl="7" w:tplc="7D383E72">
      <w:start w:val="1"/>
      <w:numFmt w:val="bullet"/>
      <w:lvlText w:val=""/>
      <w:lvlJc w:val="left"/>
      <w:pPr>
        <w:ind w:left="720" w:hanging="360"/>
      </w:pPr>
      <w:rPr>
        <w:rFonts w:ascii="Symbol" w:hAnsi="Symbol"/>
      </w:rPr>
    </w:lvl>
    <w:lvl w:ilvl="8" w:tplc="2D78B702">
      <w:start w:val="1"/>
      <w:numFmt w:val="bullet"/>
      <w:lvlText w:val=""/>
      <w:lvlJc w:val="left"/>
      <w:pPr>
        <w:ind w:left="720" w:hanging="360"/>
      </w:pPr>
      <w:rPr>
        <w:rFonts w:ascii="Symbol" w:hAnsi="Symbol"/>
      </w:rPr>
    </w:lvl>
  </w:abstractNum>
  <w:abstractNum w:abstractNumId="75" w15:restartNumberingAfterBreak="0">
    <w:nsid w:val="304E4FB5"/>
    <w:multiLevelType w:val="hybridMultilevel"/>
    <w:tmpl w:val="34644F0C"/>
    <w:lvl w:ilvl="0" w:tplc="DC146AB6">
      <w:start w:val="1"/>
      <w:numFmt w:val="bullet"/>
      <w:lvlText w:val=""/>
      <w:lvlJc w:val="left"/>
      <w:pPr>
        <w:ind w:left="720" w:hanging="360"/>
      </w:pPr>
      <w:rPr>
        <w:rFonts w:ascii="Symbol" w:hAnsi="Symbol"/>
      </w:rPr>
    </w:lvl>
    <w:lvl w:ilvl="1" w:tplc="240C32B4">
      <w:start w:val="1"/>
      <w:numFmt w:val="bullet"/>
      <w:lvlText w:val=""/>
      <w:lvlJc w:val="left"/>
      <w:pPr>
        <w:ind w:left="720" w:hanging="360"/>
      </w:pPr>
      <w:rPr>
        <w:rFonts w:ascii="Symbol" w:hAnsi="Symbol"/>
      </w:rPr>
    </w:lvl>
    <w:lvl w:ilvl="2" w:tplc="7CA40D3A">
      <w:start w:val="1"/>
      <w:numFmt w:val="bullet"/>
      <w:lvlText w:val=""/>
      <w:lvlJc w:val="left"/>
      <w:pPr>
        <w:ind w:left="720" w:hanging="360"/>
      </w:pPr>
      <w:rPr>
        <w:rFonts w:ascii="Symbol" w:hAnsi="Symbol"/>
      </w:rPr>
    </w:lvl>
    <w:lvl w:ilvl="3" w:tplc="CEFE5E30">
      <w:start w:val="1"/>
      <w:numFmt w:val="bullet"/>
      <w:lvlText w:val=""/>
      <w:lvlJc w:val="left"/>
      <w:pPr>
        <w:ind w:left="720" w:hanging="360"/>
      </w:pPr>
      <w:rPr>
        <w:rFonts w:ascii="Symbol" w:hAnsi="Symbol"/>
      </w:rPr>
    </w:lvl>
    <w:lvl w:ilvl="4" w:tplc="B3507BA4">
      <w:start w:val="1"/>
      <w:numFmt w:val="bullet"/>
      <w:lvlText w:val=""/>
      <w:lvlJc w:val="left"/>
      <w:pPr>
        <w:ind w:left="720" w:hanging="360"/>
      </w:pPr>
      <w:rPr>
        <w:rFonts w:ascii="Symbol" w:hAnsi="Symbol"/>
      </w:rPr>
    </w:lvl>
    <w:lvl w:ilvl="5" w:tplc="C1C067A8">
      <w:start w:val="1"/>
      <w:numFmt w:val="bullet"/>
      <w:lvlText w:val=""/>
      <w:lvlJc w:val="left"/>
      <w:pPr>
        <w:ind w:left="720" w:hanging="360"/>
      </w:pPr>
      <w:rPr>
        <w:rFonts w:ascii="Symbol" w:hAnsi="Symbol"/>
      </w:rPr>
    </w:lvl>
    <w:lvl w:ilvl="6" w:tplc="3626AECE">
      <w:start w:val="1"/>
      <w:numFmt w:val="bullet"/>
      <w:lvlText w:val=""/>
      <w:lvlJc w:val="left"/>
      <w:pPr>
        <w:ind w:left="720" w:hanging="360"/>
      </w:pPr>
      <w:rPr>
        <w:rFonts w:ascii="Symbol" w:hAnsi="Symbol"/>
      </w:rPr>
    </w:lvl>
    <w:lvl w:ilvl="7" w:tplc="ADFC198C">
      <w:start w:val="1"/>
      <w:numFmt w:val="bullet"/>
      <w:lvlText w:val=""/>
      <w:lvlJc w:val="left"/>
      <w:pPr>
        <w:ind w:left="720" w:hanging="360"/>
      </w:pPr>
      <w:rPr>
        <w:rFonts w:ascii="Symbol" w:hAnsi="Symbol"/>
      </w:rPr>
    </w:lvl>
    <w:lvl w:ilvl="8" w:tplc="9A4A99C2">
      <w:start w:val="1"/>
      <w:numFmt w:val="bullet"/>
      <w:lvlText w:val=""/>
      <w:lvlJc w:val="left"/>
      <w:pPr>
        <w:ind w:left="720" w:hanging="360"/>
      </w:pPr>
      <w:rPr>
        <w:rFonts w:ascii="Symbol" w:hAnsi="Symbol"/>
      </w:rPr>
    </w:lvl>
  </w:abstractNum>
  <w:abstractNum w:abstractNumId="76" w15:restartNumberingAfterBreak="0">
    <w:nsid w:val="30EF0D3B"/>
    <w:multiLevelType w:val="hybridMultilevel"/>
    <w:tmpl w:val="8B407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30FD0F7A"/>
    <w:multiLevelType w:val="hybridMultilevel"/>
    <w:tmpl w:val="EAFEBDD6"/>
    <w:lvl w:ilvl="0" w:tplc="764E2F92">
      <w:start w:val="1"/>
      <w:numFmt w:val="bullet"/>
      <w:lvlText w:val=""/>
      <w:lvlJc w:val="left"/>
      <w:pPr>
        <w:ind w:left="720" w:hanging="360"/>
      </w:pPr>
      <w:rPr>
        <w:rFonts w:ascii="Symbol" w:hAnsi="Symbol"/>
      </w:rPr>
    </w:lvl>
    <w:lvl w:ilvl="1" w:tplc="78C22546">
      <w:start w:val="1"/>
      <w:numFmt w:val="bullet"/>
      <w:lvlText w:val=""/>
      <w:lvlJc w:val="left"/>
      <w:pPr>
        <w:ind w:left="720" w:hanging="360"/>
      </w:pPr>
      <w:rPr>
        <w:rFonts w:ascii="Symbol" w:hAnsi="Symbol"/>
      </w:rPr>
    </w:lvl>
    <w:lvl w:ilvl="2" w:tplc="7AF4819A">
      <w:start w:val="1"/>
      <w:numFmt w:val="bullet"/>
      <w:lvlText w:val=""/>
      <w:lvlJc w:val="left"/>
      <w:pPr>
        <w:ind w:left="720" w:hanging="360"/>
      </w:pPr>
      <w:rPr>
        <w:rFonts w:ascii="Symbol" w:hAnsi="Symbol"/>
      </w:rPr>
    </w:lvl>
    <w:lvl w:ilvl="3" w:tplc="63F07586">
      <w:start w:val="1"/>
      <w:numFmt w:val="bullet"/>
      <w:lvlText w:val=""/>
      <w:lvlJc w:val="left"/>
      <w:pPr>
        <w:ind w:left="720" w:hanging="360"/>
      </w:pPr>
      <w:rPr>
        <w:rFonts w:ascii="Symbol" w:hAnsi="Symbol"/>
      </w:rPr>
    </w:lvl>
    <w:lvl w:ilvl="4" w:tplc="FBF21C7A">
      <w:start w:val="1"/>
      <w:numFmt w:val="bullet"/>
      <w:lvlText w:val=""/>
      <w:lvlJc w:val="left"/>
      <w:pPr>
        <w:ind w:left="720" w:hanging="360"/>
      </w:pPr>
      <w:rPr>
        <w:rFonts w:ascii="Symbol" w:hAnsi="Symbol"/>
      </w:rPr>
    </w:lvl>
    <w:lvl w:ilvl="5" w:tplc="BDEEEE6C">
      <w:start w:val="1"/>
      <w:numFmt w:val="bullet"/>
      <w:lvlText w:val=""/>
      <w:lvlJc w:val="left"/>
      <w:pPr>
        <w:ind w:left="720" w:hanging="360"/>
      </w:pPr>
      <w:rPr>
        <w:rFonts w:ascii="Symbol" w:hAnsi="Symbol"/>
      </w:rPr>
    </w:lvl>
    <w:lvl w:ilvl="6" w:tplc="2AA2DA24">
      <w:start w:val="1"/>
      <w:numFmt w:val="bullet"/>
      <w:lvlText w:val=""/>
      <w:lvlJc w:val="left"/>
      <w:pPr>
        <w:ind w:left="720" w:hanging="360"/>
      </w:pPr>
      <w:rPr>
        <w:rFonts w:ascii="Symbol" w:hAnsi="Symbol"/>
      </w:rPr>
    </w:lvl>
    <w:lvl w:ilvl="7" w:tplc="38822E84">
      <w:start w:val="1"/>
      <w:numFmt w:val="bullet"/>
      <w:lvlText w:val=""/>
      <w:lvlJc w:val="left"/>
      <w:pPr>
        <w:ind w:left="720" w:hanging="360"/>
      </w:pPr>
      <w:rPr>
        <w:rFonts w:ascii="Symbol" w:hAnsi="Symbol"/>
      </w:rPr>
    </w:lvl>
    <w:lvl w:ilvl="8" w:tplc="D4DA62E6">
      <w:start w:val="1"/>
      <w:numFmt w:val="bullet"/>
      <w:lvlText w:val=""/>
      <w:lvlJc w:val="left"/>
      <w:pPr>
        <w:ind w:left="720" w:hanging="360"/>
      </w:pPr>
      <w:rPr>
        <w:rFonts w:ascii="Symbol" w:hAnsi="Symbol"/>
      </w:rPr>
    </w:lvl>
  </w:abstractNum>
  <w:abstractNum w:abstractNumId="78" w15:restartNumberingAfterBreak="0">
    <w:nsid w:val="3123525E"/>
    <w:multiLevelType w:val="multilevel"/>
    <w:tmpl w:val="C6B82C16"/>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17D47AC"/>
    <w:multiLevelType w:val="hybridMultilevel"/>
    <w:tmpl w:val="ADA0418C"/>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0" w15:restartNumberingAfterBreak="0">
    <w:nsid w:val="32AE7DE3"/>
    <w:multiLevelType w:val="hybridMultilevel"/>
    <w:tmpl w:val="A052F5AC"/>
    <w:lvl w:ilvl="0" w:tplc="5518D38A">
      <w:start w:val="1"/>
      <w:numFmt w:val="bullet"/>
      <w:lvlText w:val=""/>
      <w:lvlJc w:val="left"/>
      <w:pPr>
        <w:ind w:left="720" w:hanging="360"/>
      </w:pPr>
      <w:rPr>
        <w:rFonts w:ascii="Symbol" w:hAnsi="Symbol"/>
      </w:rPr>
    </w:lvl>
    <w:lvl w:ilvl="1" w:tplc="1626F81A">
      <w:start w:val="1"/>
      <w:numFmt w:val="bullet"/>
      <w:lvlText w:val=""/>
      <w:lvlJc w:val="left"/>
      <w:pPr>
        <w:ind w:left="720" w:hanging="360"/>
      </w:pPr>
      <w:rPr>
        <w:rFonts w:ascii="Symbol" w:hAnsi="Symbol"/>
      </w:rPr>
    </w:lvl>
    <w:lvl w:ilvl="2" w:tplc="C5BE9E8E">
      <w:start w:val="1"/>
      <w:numFmt w:val="bullet"/>
      <w:lvlText w:val=""/>
      <w:lvlJc w:val="left"/>
      <w:pPr>
        <w:ind w:left="720" w:hanging="360"/>
      </w:pPr>
      <w:rPr>
        <w:rFonts w:ascii="Symbol" w:hAnsi="Symbol"/>
      </w:rPr>
    </w:lvl>
    <w:lvl w:ilvl="3" w:tplc="486E12EC">
      <w:start w:val="1"/>
      <w:numFmt w:val="bullet"/>
      <w:lvlText w:val=""/>
      <w:lvlJc w:val="left"/>
      <w:pPr>
        <w:ind w:left="720" w:hanging="360"/>
      </w:pPr>
      <w:rPr>
        <w:rFonts w:ascii="Symbol" w:hAnsi="Symbol"/>
      </w:rPr>
    </w:lvl>
    <w:lvl w:ilvl="4" w:tplc="574EBCF8">
      <w:start w:val="1"/>
      <w:numFmt w:val="bullet"/>
      <w:lvlText w:val=""/>
      <w:lvlJc w:val="left"/>
      <w:pPr>
        <w:ind w:left="720" w:hanging="360"/>
      </w:pPr>
      <w:rPr>
        <w:rFonts w:ascii="Symbol" w:hAnsi="Symbol"/>
      </w:rPr>
    </w:lvl>
    <w:lvl w:ilvl="5" w:tplc="30B03014">
      <w:start w:val="1"/>
      <w:numFmt w:val="bullet"/>
      <w:lvlText w:val=""/>
      <w:lvlJc w:val="left"/>
      <w:pPr>
        <w:ind w:left="720" w:hanging="360"/>
      </w:pPr>
      <w:rPr>
        <w:rFonts w:ascii="Symbol" w:hAnsi="Symbol"/>
      </w:rPr>
    </w:lvl>
    <w:lvl w:ilvl="6" w:tplc="FCA047C6">
      <w:start w:val="1"/>
      <w:numFmt w:val="bullet"/>
      <w:lvlText w:val=""/>
      <w:lvlJc w:val="left"/>
      <w:pPr>
        <w:ind w:left="720" w:hanging="360"/>
      </w:pPr>
      <w:rPr>
        <w:rFonts w:ascii="Symbol" w:hAnsi="Symbol"/>
      </w:rPr>
    </w:lvl>
    <w:lvl w:ilvl="7" w:tplc="09A08C62">
      <w:start w:val="1"/>
      <w:numFmt w:val="bullet"/>
      <w:lvlText w:val=""/>
      <w:lvlJc w:val="left"/>
      <w:pPr>
        <w:ind w:left="720" w:hanging="360"/>
      </w:pPr>
      <w:rPr>
        <w:rFonts w:ascii="Symbol" w:hAnsi="Symbol"/>
      </w:rPr>
    </w:lvl>
    <w:lvl w:ilvl="8" w:tplc="EF60D454">
      <w:start w:val="1"/>
      <w:numFmt w:val="bullet"/>
      <w:lvlText w:val=""/>
      <w:lvlJc w:val="left"/>
      <w:pPr>
        <w:ind w:left="720" w:hanging="360"/>
      </w:pPr>
      <w:rPr>
        <w:rFonts w:ascii="Symbol" w:hAnsi="Symbol"/>
      </w:rPr>
    </w:lvl>
  </w:abstractNum>
  <w:abstractNum w:abstractNumId="81" w15:restartNumberingAfterBreak="0">
    <w:nsid w:val="34381514"/>
    <w:multiLevelType w:val="hybridMultilevel"/>
    <w:tmpl w:val="B3C04A16"/>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5204D4E"/>
    <w:multiLevelType w:val="multilevel"/>
    <w:tmpl w:val="CD7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52C0951"/>
    <w:multiLevelType w:val="hybridMultilevel"/>
    <w:tmpl w:val="27626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5D44BB3"/>
    <w:multiLevelType w:val="hybridMultilevel"/>
    <w:tmpl w:val="61D6C7A4"/>
    <w:lvl w:ilvl="0" w:tplc="FFFFFFFF">
      <w:start w:val="1"/>
      <w:numFmt w:val="bullet"/>
      <w:lvlText w:val=""/>
      <w:lvlJc w:val="left"/>
      <w:pPr>
        <w:ind w:left="360" w:hanging="360"/>
      </w:pPr>
      <w:rPr>
        <w:rFonts w:ascii="Symbol" w:hAnsi="Symbol" w:hint="default"/>
      </w:rPr>
    </w:lvl>
    <w:lvl w:ilvl="1" w:tplc="CE8C8794">
      <w:start w:val="1"/>
      <w:numFmt w:val="bullet"/>
      <w:lvlText w:val=""/>
      <w:lvlJc w:val="left"/>
      <w:pPr>
        <w:ind w:left="1080" w:hanging="360"/>
      </w:pPr>
      <w:rPr>
        <w:rFonts w:ascii="Symbol" w:hAnsi="Symbol" w:hint="default"/>
        <w:sz w:val="16"/>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5" w15:restartNumberingAfterBreak="0">
    <w:nsid w:val="373E138A"/>
    <w:multiLevelType w:val="hybridMultilevel"/>
    <w:tmpl w:val="7D26964A"/>
    <w:lvl w:ilvl="0" w:tplc="D1BA861A">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7613EB0"/>
    <w:multiLevelType w:val="hybridMultilevel"/>
    <w:tmpl w:val="6D4674B6"/>
    <w:lvl w:ilvl="0" w:tplc="E470188C">
      <w:start w:val="1"/>
      <w:numFmt w:val="bullet"/>
      <w:lvlText w:val=""/>
      <w:lvlJc w:val="left"/>
      <w:pPr>
        <w:ind w:left="720" w:hanging="360"/>
      </w:pPr>
      <w:rPr>
        <w:rFonts w:ascii="Symbol" w:hAnsi="Symbol"/>
      </w:rPr>
    </w:lvl>
    <w:lvl w:ilvl="1" w:tplc="07D61670">
      <w:start w:val="1"/>
      <w:numFmt w:val="bullet"/>
      <w:lvlText w:val=""/>
      <w:lvlJc w:val="left"/>
      <w:pPr>
        <w:ind w:left="720" w:hanging="360"/>
      </w:pPr>
      <w:rPr>
        <w:rFonts w:ascii="Symbol" w:hAnsi="Symbol"/>
      </w:rPr>
    </w:lvl>
    <w:lvl w:ilvl="2" w:tplc="1FFC6D54">
      <w:start w:val="1"/>
      <w:numFmt w:val="bullet"/>
      <w:lvlText w:val=""/>
      <w:lvlJc w:val="left"/>
      <w:pPr>
        <w:ind w:left="720" w:hanging="360"/>
      </w:pPr>
      <w:rPr>
        <w:rFonts w:ascii="Symbol" w:hAnsi="Symbol"/>
      </w:rPr>
    </w:lvl>
    <w:lvl w:ilvl="3" w:tplc="BE844248">
      <w:start w:val="1"/>
      <w:numFmt w:val="bullet"/>
      <w:lvlText w:val=""/>
      <w:lvlJc w:val="left"/>
      <w:pPr>
        <w:ind w:left="720" w:hanging="360"/>
      </w:pPr>
      <w:rPr>
        <w:rFonts w:ascii="Symbol" w:hAnsi="Symbol"/>
      </w:rPr>
    </w:lvl>
    <w:lvl w:ilvl="4" w:tplc="4F969E54">
      <w:start w:val="1"/>
      <w:numFmt w:val="bullet"/>
      <w:lvlText w:val=""/>
      <w:lvlJc w:val="left"/>
      <w:pPr>
        <w:ind w:left="720" w:hanging="360"/>
      </w:pPr>
      <w:rPr>
        <w:rFonts w:ascii="Symbol" w:hAnsi="Symbol"/>
      </w:rPr>
    </w:lvl>
    <w:lvl w:ilvl="5" w:tplc="69E855F2">
      <w:start w:val="1"/>
      <w:numFmt w:val="bullet"/>
      <w:lvlText w:val=""/>
      <w:lvlJc w:val="left"/>
      <w:pPr>
        <w:ind w:left="720" w:hanging="360"/>
      </w:pPr>
      <w:rPr>
        <w:rFonts w:ascii="Symbol" w:hAnsi="Symbol"/>
      </w:rPr>
    </w:lvl>
    <w:lvl w:ilvl="6" w:tplc="A8FECB9A">
      <w:start w:val="1"/>
      <w:numFmt w:val="bullet"/>
      <w:lvlText w:val=""/>
      <w:lvlJc w:val="left"/>
      <w:pPr>
        <w:ind w:left="720" w:hanging="360"/>
      </w:pPr>
      <w:rPr>
        <w:rFonts w:ascii="Symbol" w:hAnsi="Symbol"/>
      </w:rPr>
    </w:lvl>
    <w:lvl w:ilvl="7" w:tplc="4D0E934A">
      <w:start w:val="1"/>
      <w:numFmt w:val="bullet"/>
      <w:lvlText w:val=""/>
      <w:lvlJc w:val="left"/>
      <w:pPr>
        <w:ind w:left="720" w:hanging="360"/>
      </w:pPr>
      <w:rPr>
        <w:rFonts w:ascii="Symbol" w:hAnsi="Symbol"/>
      </w:rPr>
    </w:lvl>
    <w:lvl w:ilvl="8" w:tplc="0AFEFE6E">
      <w:start w:val="1"/>
      <w:numFmt w:val="bullet"/>
      <w:lvlText w:val=""/>
      <w:lvlJc w:val="left"/>
      <w:pPr>
        <w:ind w:left="720" w:hanging="360"/>
      </w:pPr>
      <w:rPr>
        <w:rFonts w:ascii="Symbol" w:hAnsi="Symbol"/>
      </w:rPr>
    </w:lvl>
  </w:abstractNum>
  <w:abstractNum w:abstractNumId="87" w15:restartNumberingAfterBreak="0">
    <w:nsid w:val="378D5EBD"/>
    <w:multiLevelType w:val="hybridMultilevel"/>
    <w:tmpl w:val="94786CEA"/>
    <w:lvl w:ilvl="0" w:tplc="D1BA861A">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37BC59EA"/>
    <w:multiLevelType w:val="hybridMultilevel"/>
    <w:tmpl w:val="3D54108E"/>
    <w:lvl w:ilvl="0" w:tplc="65BAF3F2">
      <w:start w:val="1"/>
      <w:numFmt w:val="bullet"/>
      <w:lvlText w:val=""/>
      <w:lvlJc w:val="left"/>
      <w:pPr>
        <w:ind w:left="720" w:hanging="360"/>
      </w:pPr>
      <w:rPr>
        <w:rFonts w:ascii="Symbol" w:hAnsi="Symbol"/>
      </w:rPr>
    </w:lvl>
    <w:lvl w:ilvl="1" w:tplc="1402CEBA">
      <w:start w:val="1"/>
      <w:numFmt w:val="bullet"/>
      <w:lvlText w:val=""/>
      <w:lvlJc w:val="left"/>
      <w:pPr>
        <w:ind w:left="720" w:hanging="360"/>
      </w:pPr>
      <w:rPr>
        <w:rFonts w:ascii="Symbol" w:hAnsi="Symbol"/>
      </w:rPr>
    </w:lvl>
    <w:lvl w:ilvl="2" w:tplc="505C2BA4">
      <w:start w:val="1"/>
      <w:numFmt w:val="bullet"/>
      <w:lvlText w:val=""/>
      <w:lvlJc w:val="left"/>
      <w:pPr>
        <w:ind w:left="720" w:hanging="360"/>
      </w:pPr>
      <w:rPr>
        <w:rFonts w:ascii="Symbol" w:hAnsi="Symbol"/>
      </w:rPr>
    </w:lvl>
    <w:lvl w:ilvl="3" w:tplc="B3AE8F1A">
      <w:start w:val="1"/>
      <w:numFmt w:val="bullet"/>
      <w:lvlText w:val=""/>
      <w:lvlJc w:val="left"/>
      <w:pPr>
        <w:ind w:left="720" w:hanging="360"/>
      </w:pPr>
      <w:rPr>
        <w:rFonts w:ascii="Symbol" w:hAnsi="Symbol"/>
      </w:rPr>
    </w:lvl>
    <w:lvl w:ilvl="4" w:tplc="5CD242DE">
      <w:start w:val="1"/>
      <w:numFmt w:val="bullet"/>
      <w:lvlText w:val=""/>
      <w:lvlJc w:val="left"/>
      <w:pPr>
        <w:ind w:left="720" w:hanging="360"/>
      </w:pPr>
      <w:rPr>
        <w:rFonts w:ascii="Symbol" w:hAnsi="Symbol"/>
      </w:rPr>
    </w:lvl>
    <w:lvl w:ilvl="5" w:tplc="C79C5DD4">
      <w:start w:val="1"/>
      <w:numFmt w:val="bullet"/>
      <w:lvlText w:val=""/>
      <w:lvlJc w:val="left"/>
      <w:pPr>
        <w:ind w:left="720" w:hanging="360"/>
      </w:pPr>
      <w:rPr>
        <w:rFonts w:ascii="Symbol" w:hAnsi="Symbol"/>
      </w:rPr>
    </w:lvl>
    <w:lvl w:ilvl="6" w:tplc="00CA8866">
      <w:start w:val="1"/>
      <w:numFmt w:val="bullet"/>
      <w:lvlText w:val=""/>
      <w:lvlJc w:val="left"/>
      <w:pPr>
        <w:ind w:left="720" w:hanging="360"/>
      </w:pPr>
      <w:rPr>
        <w:rFonts w:ascii="Symbol" w:hAnsi="Symbol"/>
      </w:rPr>
    </w:lvl>
    <w:lvl w:ilvl="7" w:tplc="29B8EAF2">
      <w:start w:val="1"/>
      <w:numFmt w:val="bullet"/>
      <w:lvlText w:val=""/>
      <w:lvlJc w:val="left"/>
      <w:pPr>
        <w:ind w:left="720" w:hanging="360"/>
      </w:pPr>
      <w:rPr>
        <w:rFonts w:ascii="Symbol" w:hAnsi="Symbol"/>
      </w:rPr>
    </w:lvl>
    <w:lvl w:ilvl="8" w:tplc="D76E3EFC">
      <w:start w:val="1"/>
      <w:numFmt w:val="bullet"/>
      <w:lvlText w:val=""/>
      <w:lvlJc w:val="left"/>
      <w:pPr>
        <w:ind w:left="720" w:hanging="360"/>
      </w:pPr>
      <w:rPr>
        <w:rFonts w:ascii="Symbol" w:hAnsi="Symbol"/>
      </w:rPr>
    </w:lvl>
  </w:abstractNum>
  <w:abstractNum w:abstractNumId="89" w15:restartNumberingAfterBreak="0">
    <w:nsid w:val="38E15D42"/>
    <w:multiLevelType w:val="hybridMultilevel"/>
    <w:tmpl w:val="E85E255E"/>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0" w15:restartNumberingAfterBreak="0">
    <w:nsid w:val="390E1951"/>
    <w:multiLevelType w:val="hybridMultilevel"/>
    <w:tmpl w:val="C2245E0E"/>
    <w:lvl w:ilvl="0" w:tplc="C2A6D64A">
      <w:start w:val="1"/>
      <w:numFmt w:val="bullet"/>
      <w:lvlText w:val=""/>
      <w:lvlJc w:val="left"/>
      <w:pPr>
        <w:ind w:left="1080" w:hanging="360"/>
      </w:pPr>
      <w:rPr>
        <w:rFonts w:ascii="Symbol" w:hAnsi="Symbol"/>
      </w:rPr>
    </w:lvl>
    <w:lvl w:ilvl="1" w:tplc="5B52C0F2">
      <w:start w:val="1"/>
      <w:numFmt w:val="bullet"/>
      <w:lvlText w:val=""/>
      <w:lvlJc w:val="left"/>
      <w:pPr>
        <w:ind w:left="1080" w:hanging="360"/>
      </w:pPr>
      <w:rPr>
        <w:rFonts w:ascii="Symbol" w:hAnsi="Symbol"/>
      </w:rPr>
    </w:lvl>
    <w:lvl w:ilvl="2" w:tplc="8CA87CA4">
      <w:start w:val="1"/>
      <w:numFmt w:val="bullet"/>
      <w:lvlText w:val=""/>
      <w:lvlJc w:val="left"/>
      <w:pPr>
        <w:ind w:left="1080" w:hanging="360"/>
      </w:pPr>
      <w:rPr>
        <w:rFonts w:ascii="Symbol" w:hAnsi="Symbol"/>
      </w:rPr>
    </w:lvl>
    <w:lvl w:ilvl="3" w:tplc="1130CF12">
      <w:start w:val="1"/>
      <w:numFmt w:val="bullet"/>
      <w:lvlText w:val=""/>
      <w:lvlJc w:val="left"/>
      <w:pPr>
        <w:ind w:left="1080" w:hanging="360"/>
      </w:pPr>
      <w:rPr>
        <w:rFonts w:ascii="Symbol" w:hAnsi="Symbol"/>
      </w:rPr>
    </w:lvl>
    <w:lvl w:ilvl="4" w:tplc="7CAA1D8A">
      <w:start w:val="1"/>
      <w:numFmt w:val="bullet"/>
      <w:lvlText w:val=""/>
      <w:lvlJc w:val="left"/>
      <w:pPr>
        <w:ind w:left="1080" w:hanging="360"/>
      </w:pPr>
      <w:rPr>
        <w:rFonts w:ascii="Symbol" w:hAnsi="Symbol"/>
      </w:rPr>
    </w:lvl>
    <w:lvl w:ilvl="5" w:tplc="B2A05B4A">
      <w:start w:val="1"/>
      <w:numFmt w:val="bullet"/>
      <w:lvlText w:val=""/>
      <w:lvlJc w:val="left"/>
      <w:pPr>
        <w:ind w:left="1080" w:hanging="360"/>
      </w:pPr>
      <w:rPr>
        <w:rFonts w:ascii="Symbol" w:hAnsi="Symbol"/>
      </w:rPr>
    </w:lvl>
    <w:lvl w:ilvl="6" w:tplc="98E64960">
      <w:start w:val="1"/>
      <w:numFmt w:val="bullet"/>
      <w:lvlText w:val=""/>
      <w:lvlJc w:val="left"/>
      <w:pPr>
        <w:ind w:left="1080" w:hanging="360"/>
      </w:pPr>
      <w:rPr>
        <w:rFonts w:ascii="Symbol" w:hAnsi="Symbol"/>
      </w:rPr>
    </w:lvl>
    <w:lvl w:ilvl="7" w:tplc="63B8F4DA">
      <w:start w:val="1"/>
      <w:numFmt w:val="bullet"/>
      <w:lvlText w:val=""/>
      <w:lvlJc w:val="left"/>
      <w:pPr>
        <w:ind w:left="1080" w:hanging="360"/>
      </w:pPr>
      <w:rPr>
        <w:rFonts w:ascii="Symbol" w:hAnsi="Symbol"/>
      </w:rPr>
    </w:lvl>
    <w:lvl w:ilvl="8" w:tplc="EBE44EF8">
      <w:start w:val="1"/>
      <w:numFmt w:val="bullet"/>
      <w:lvlText w:val=""/>
      <w:lvlJc w:val="left"/>
      <w:pPr>
        <w:ind w:left="1080" w:hanging="360"/>
      </w:pPr>
      <w:rPr>
        <w:rFonts w:ascii="Symbol" w:hAnsi="Symbol"/>
      </w:rPr>
    </w:lvl>
  </w:abstractNum>
  <w:abstractNum w:abstractNumId="91" w15:restartNumberingAfterBreak="0">
    <w:nsid w:val="3A1B54B6"/>
    <w:multiLevelType w:val="hybridMultilevel"/>
    <w:tmpl w:val="13DC43FE"/>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3A4D4F22"/>
    <w:multiLevelType w:val="hybridMultilevel"/>
    <w:tmpl w:val="25B63B72"/>
    <w:lvl w:ilvl="0" w:tplc="FFA885F6">
      <w:start w:val="1"/>
      <w:numFmt w:val="bullet"/>
      <w:lvlText w:val=""/>
      <w:lvlJc w:val="left"/>
      <w:pPr>
        <w:ind w:left="720" w:hanging="360"/>
      </w:pPr>
      <w:rPr>
        <w:rFonts w:ascii="Symbol" w:hAnsi="Symbol"/>
      </w:rPr>
    </w:lvl>
    <w:lvl w:ilvl="1" w:tplc="C87A9022">
      <w:start w:val="1"/>
      <w:numFmt w:val="bullet"/>
      <w:lvlText w:val=""/>
      <w:lvlJc w:val="left"/>
      <w:pPr>
        <w:ind w:left="720" w:hanging="360"/>
      </w:pPr>
      <w:rPr>
        <w:rFonts w:ascii="Symbol" w:hAnsi="Symbol"/>
      </w:rPr>
    </w:lvl>
    <w:lvl w:ilvl="2" w:tplc="EC9A68CA">
      <w:start w:val="1"/>
      <w:numFmt w:val="bullet"/>
      <w:lvlText w:val=""/>
      <w:lvlJc w:val="left"/>
      <w:pPr>
        <w:ind w:left="720" w:hanging="360"/>
      </w:pPr>
      <w:rPr>
        <w:rFonts w:ascii="Symbol" w:hAnsi="Symbol"/>
      </w:rPr>
    </w:lvl>
    <w:lvl w:ilvl="3" w:tplc="A42CBECC">
      <w:start w:val="1"/>
      <w:numFmt w:val="bullet"/>
      <w:lvlText w:val=""/>
      <w:lvlJc w:val="left"/>
      <w:pPr>
        <w:ind w:left="720" w:hanging="360"/>
      </w:pPr>
      <w:rPr>
        <w:rFonts w:ascii="Symbol" w:hAnsi="Symbol"/>
      </w:rPr>
    </w:lvl>
    <w:lvl w:ilvl="4" w:tplc="234EBEF8">
      <w:start w:val="1"/>
      <w:numFmt w:val="bullet"/>
      <w:lvlText w:val=""/>
      <w:lvlJc w:val="left"/>
      <w:pPr>
        <w:ind w:left="720" w:hanging="360"/>
      </w:pPr>
      <w:rPr>
        <w:rFonts w:ascii="Symbol" w:hAnsi="Symbol"/>
      </w:rPr>
    </w:lvl>
    <w:lvl w:ilvl="5" w:tplc="DE702FB8">
      <w:start w:val="1"/>
      <w:numFmt w:val="bullet"/>
      <w:lvlText w:val=""/>
      <w:lvlJc w:val="left"/>
      <w:pPr>
        <w:ind w:left="720" w:hanging="360"/>
      </w:pPr>
      <w:rPr>
        <w:rFonts w:ascii="Symbol" w:hAnsi="Symbol"/>
      </w:rPr>
    </w:lvl>
    <w:lvl w:ilvl="6" w:tplc="112894C6">
      <w:start w:val="1"/>
      <w:numFmt w:val="bullet"/>
      <w:lvlText w:val=""/>
      <w:lvlJc w:val="left"/>
      <w:pPr>
        <w:ind w:left="720" w:hanging="360"/>
      </w:pPr>
      <w:rPr>
        <w:rFonts w:ascii="Symbol" w:hAnsi="Symbol"/>
      </w:rPr>
    </w:lvl>
    <w:lvl w:ilvl="7" w:tplc="02BAE5B4">
      <w:start w:val="1"/>
      <w:numFmt w:val="bullet"/>
      <w:lvlText w:val=""/>
      <w:lvlJc w:val="left"/>
      <w:pPr>
        <w:ind w:left="720" w:hanging="360"/>
      </w:pPr>
      <w:rPr>
        <w:rFonts w:ascii="Symbol" w:hAnsi="Symbol"/>
      </w:rPr>
    </w:lvl>
    <w:lvl w:ilvl="8" w:tplc="CE66D83A">
      <w:start w:val="1"/>
      <w:numFmt w:val="bullet"/>
      <w:lvlText w:val=""/>
      <w:lvlJc w:val="left"/>
      <w:pPr>
        <w:ind w:left="720" w:hanging="360"/>
      </w:pPr>
      <w:rPr>
        <w:rFonts w:ascii="Symbol" w:hAnsi="Symbol"/>
      </w:rPr>
    </w:lvl>
  </w:abstractNum>
  <w:abstractNum w:abstractNumId="93" w15:restartNumberingAfterBreak="0">
    <w:nsid w:val="3AC006DF"/>
    <w:multiLevelType w:val="hybridMultilevel"/>
    <w:tmpl w:val="90DAA6E0"/>
    <w:lvl w:ilvl="0" w:tplc="609A4C0E">
      <w:start w:val="1"/>
      <w:numFmt w:val="bullet"/>
      <w:lvlText w:val=""/>
      <w:lvlJc w:val="left"/>
      <w:pPr>
        <w:ind w:left="720" w:hanging="360"/>
      </w:pPr>
      <w:rPr>
        <w:rFonts w:ascii="Symbol" w:hAnsi="Symbol"/>
      </w:rPr>
    </w:lvl>
    <w:lvl w:ilvl="1" w:tplc="3BE08644">
      <w:start w:val="1"/>
      <w:numFmt w:val="bullet"/>
      <w:lvlText w:val=""/>
      <w:lvlJc w:val="left"/>
      <w:pPr>
        <w:ind w:left="720" w:hanging="360"/>
      </w:pPr>
      <w:rPr>
        <w:rFonts w:ascii="Symbol" w:hAnsi="Symbol"/>
      </w:rPr>
    </w:lvl>
    <w:lvl w:ilvl="2" w:tplc="57084010">
      <w:start w:val="1"/>
      <w:numFmt w:val="bullet"/>
      <w:lvlText w:val=""/>
      <w:lvlJc w:val="left"/>
      <w:pPr>
        <w:ind w:left="720" w:hanging="360"/>
      </w:pPr>
      <w:rPr>
        <w:rFonts w:ascii="Symbol" w:hAnsi="Symbol"/>
      </w:rPr>
    </w:lvl>
    <w:lvl w:ilvl="3" w:tplc="1F02E2C8">
      <w:start w:val="1"/>
      <w:numFmt w:val="bullet"/>
      <w:lvlText w:val=""/>
      <w:lvlJc w:val="left"/>
      <w:pPr>
        <w:ind w:left="720" w:hanging="360"/>
      </w:pPr>
      <w:rPr>
        <w:rFonts w:ascii="Symbol" w:hAnsi="Symbol"/>
      </w:rPr>
    </w:lvl>
    <w:lvl w:ilvl="4" w:tplc="CE24B05C">
      <w:start w:val="1"/>
      <w:numFmt w:val="bullet"/>
      <w:lvlText w:val=""/>
      <w:lvlJc w:val="left"/>
      <w:pPr>
        <w:ind w:left="720" w:hanging="360"/>
      </w:pPr>
      <w:rPr>
        <w:rFonts w:ascii="Symbol" w:hAnsi="Symbol"/>
      </w:rPr>
    </w:lvl>
    <w:lvl w:ilvl="5" w:tplc="6DFCEA66">
      <w:start w:val="1"/>
      <w:numFmt w:val="bullet"/>
      <w:lvlText w:val=""/>
      <w:lvlJc w:val="left"/>
      <w:pPr>
        <w:ind w:left="720" w:hanging="360"/>
      </w:pPr>
      <w:rPr>
        <w:rFonts w:ascii="Symbol" w:hAnsi="Symbol"/>
      </w:rPr>
    </w:lvl>
    <w:lvl w:ilvl="6" w:tplc="D3D2D1F6">
      <w:start w:val="1"/>
      <w:numFmt w:val="bullet"/>
      <w:lvlText w:val=""/>
      <w:lvlJc w:val="left"/>
      <w:pPr>
        <w:ind w:left="720" w:hanging="360"/>
      </w:pPr>
      <w:rPr>
        <w:rFonts w:ascii="Symbol" w:hAnsi="Symbol"/>
      </w:rPr>
    </w:lvl>
    <w:lvl w:ilvl="7" w:tplc="47BEC7EC">
      <w:start w:val="1"/>
      <w:numFmt w:val="bullet"/>
      <w:lvlText w:val=""/>
      <w:lvlJc w:val="left"/>
      <w:pPr>
        <w:ind w:left="720" w:hanging="360"/>
      </w:pPr>
      <w:rPr>
        <w:rFonts w:ascii="Symbol" w:hAnsi="Symbol"/>
      </w:rPr>
    </w:lvl>
    <w:lvl w:ilvl="8" w:tplc="3D624A20">
      <w:start w:val="1"/>
      <w:numFmt w:val="bullet"/>
      <w:lvlText w:val=""/>
      <w:lvlJc w:val="left"/>
      <w:pPr>
        <w:ind w:left="720" w:hanging="360"/>
      </w:pPr>
      <w:rPr>
        <w:rFonts w:ascii="Symbol" w:hAnsi="Symbol"/>
      </w:rPr>
    </w:lvl>
  </w:abstractNum>
  <w:abstractNum w:abstractNumId="94" w15:restartNumberingAfterBreak="0">
    <w:nsid w:val="3B1436DA"/>
    <w:multiLevelType w:val="hybridMultilevel"/>
    <w:tmpl w:val="0CB86A08"/>
    <w:lvl w:ilvl="0" w:tplc="8250D8B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BE87FF9"/>
    <w:multiLevelType w:val="hybridMultilevel"/>
    <w:tmpl w:val="D518A1C4"/>
    <w:lvl w:ilvl="0" w:tplc="CE8C8794">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BF27013"/>
    <w:multiLevelType w:val="multilevel"/>
    <w:tmpl w:val="B81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B55BE8"/>
    <w:multiLevelType w:val="hybridMultilevel"/>
    <w:tmpl w:val="3D36B608"/>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3FF424F2"/>
    <w:multiLevelType w:val="hybridMultilevel"/>
    <w:tmpl w:val="44E8DCDE"/>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9" w15:restartNumberingAfterBreak="0">
    <w:nsid w:val="402C0A19"/>
    <w:multiLevelType w:val="hybridMultilevel"/>
    <w:tmpl w:val="15641148"/>
    <w:lvl w:ilvl="0" w:tplc="76F8947A">
      <w:start w:val="1"/>
      <w:numFmt w:val="bullet"/>
      <w:lvlText w:val=""/>
      <w:lvlJc w:val="left"/>
      <w:pPr>
        <w:ind w:left="1080" w:hanging="360"/>
      </w:pPr>
      <w:rPr>
        <w:rFonts w:ascii="Symbol" w:hAnsi="Symbol"/>
      </w:rPr>
    </w:lvl>
    <w:lvl w:ilvl="1" w:tplc="87EE278C">
      <w:start w:val="1"/>
      <w:numFmt w:val="bullet"/>
      <w:lvlText w:val=""/>
      <w:lvlJc w:val="left"/>
      <w:pPr>
        <w:ind w:left="1080" w:hanging="360"/>
      </w:pPr>
      <w:rPr>
        <w:rFonts w:ascii="Symbol" w:hAnsi="Symbol"/>
      </w:rPr>
    </w:lvl>
    <w:lvl w:ilvl="2" w:tplc="9BDE31F0">
      <w:start w:val="1"/>
      <w:numFmt w:val="bullet"/>
      <w:lvlText w:val=""/>
      <w:lvlJc w:val="left"/>
      <w:pPr>
        <w:ind w:left="1080" w:hanging="360"/>
      </w:pPr>
      <w:rPr>
        <w:rFonts w:ascii="Symbol" w:hAnsi="Symbol"/>
      </w:rPr>
    </w:lvl>
    <w:lvl w:ilvl="3" w:tplc="50C63884">
      <w:start w:val="1"/>
      <w:numFmt w:val="bullet"/>
      <w:lvlText w:val=""/>
      <w:lvlJc w:val="left"/>
      <w:pPr>
        <w:ind w:left="1080" w:hanging="360"/>
      </w:pPr>
      <w:rPr>
        <w:rFonts w:ascii="Symbol" w:hAnsi="Symbol"/>
      </w:rPr>
    </w:lvl>
    <w:lvl w:ilvl="4" w:tplc="7D1C0568">
      <w:start w:val="1"/>
      <w:numFmt w:val="bullet"/>
      <w:lvlText w:val=""/>
      <w:lvlJc w:val="left"/>
      <w:pPr>
        <w:ind w:left="1080" w:hanging="360"/>
      </w:pPr>
      <w:rPr>
        <w:rFonts w:ascii="Symbol" w:hAnsi="Symbol"/>
      </w:rPr>
    </w:lvl>
    <w:lvl w:ilvl="5" w:tplc="AB6A9EBA">
      <w:start w:val="1"/>
      <w:numFmt w:val="bullet"/>
      <w:lvlText w:val=""/>
      <w:lvlJc w:val="left"/>
      <w:pPr>
        <w:ind w:left="1080" w:hanging="360"/>
      </w:pPr>
      <w:rPr>
        <w:rFonts w:ascii="Symbol" w:hAnsi="Symbol"/>
      </w:rPr>
    </w:lvl>
    <w:lvl w:ilvl="6" w:tplc="B0BE1006">
      <w:start w:val="1"/>
      <w:numFmt w:val="bullet"/>
      <w:lvlText w:val=""/>
      <w:lvlJc w:val="left"/>
      <w:pPr>
        <w:ind w:left="1080" w:hanging="360"/>
      </w:pPr>
      <w:rPr>
        <w:rFonts w:ascii="Symbol" w:hAnsi="Symbol"/>
      </w:rPr>
    </w:lvl>
    <w:lvl w:ilvl="7" w:tplc="138E9454">
      <w:start w:val="1"/>
      <w:numFmt w:val="bullet"/>
      <w:lvlText w:val=""/>
      <w:lvlJc w:val="left"/>
      <w:pPr>
        <w:ind w:left="1080" w:hanging="360"/>
      </w:pPr>
      <w:rPr>
        <w:rFonts w:ascii="Symbol" w:hAnsi="Symbol"/>
      </w:rPr>
    </w:lvl>
    <w:lvl w:ilvl="8" w:tplc="D0E0A7DC">
      <w:start w:val="1"/>
      <w:numFmt w:val="bullet"/>
      <w:lvlText w:val=""/>
      <w:lvlJc w:val="left"/>
      <w:pPr>
        <w:ind w:left="1080" w:hanging="360"/>
      </w:pPr>
      <w:rPr>
        <w:rFonts w:ascii="Symbol" w:hAnsi="Symbol"/>
      </w:rPr>
    </w:lvl>
  </w:abstractNum>
  <w:abstractNum w:abstractNumId="100" w15:restartNumberingAfterBreak="0">
    <w:nsid w:val="40D44FFC"/>
    <w:multiLevelType w:val="multilevel"/>
    <w:tmpl w:val="371EC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19F312F"/>
    <w:multiLevelType w:val="hybridMultilevel"/>
    <w:tmpl w:val="23443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2F87472"/>
    <w:multiLevelType w:val="hybridMultilevel"/>
    <w:tmpl w:val="2190F2FC"/>
    <w:lvl w:ilvl="0" w:tplc="59BCE3EE">
      <w:start w:val="1"/>
      <w:numFmt w:val="bullet"/>
      <w:lvlText w:val=""/>
      <w:lvlJc w:val="left"/>
      <w:pPr>
        <w:ind w:left="1440" w:hanging="360"/>
      </w:pPr>
      <w:rPr>
        <w:rFonts w:ascii="Symbol" w:hAnsi="Symbol"/>
      </w:rPr>
    </w:lvl>
    <w:lvl w:ilvl="1" w:tplc="BCA0D5AC">
      <w:start w:val="1"/>
      <w:numFmt w:val="bullet"/>
      <w:lvlText w:val=""/>
      <w:lvlJc w:val="left"/>
      <w:pPr>
        <w:ind w:left="1440" w:hanging="360"/>
      </w:pPr>
      <w:rPr>
        <w:rFonts w:ascii="Symbol" w:hAnsi="Symbol"/>
      </w:rPr>
    </w:lvl>
    <w:lvl w:ilvl="2" w:tplc="E3E67E7C">
      <w:start w:val="1"/>
      <w:numFmt w:val="bullet"/>
      <w:lvlText w:val=""/>
      <w:lvlJc w:val="left"/>
      <w:pPr>
        <w:ind w:left="1440" w:hanging="360"/>
      </w:pPr>
      <w:rPr>
        <w:rFonts w:ascii="Symbol" w:hAnsi="Symbol"/>
      </w:rPr>
    </w:lvl>
    <w:lvl w:ilvl="3" w:tplc="FD043A64">
      <w:start w:val="1"/>
      <w:numFmt w:val="bullet"/>
      <w:lvlText w:val=""/>
      <w:lvlJc w:val="left"/>
      <w:pPr>
        <w:ind w:left="1440" w:hanging="360"/>
      </w:pPr>
      <w:rPr>
        <w:rFonts w:ascii="Symbol" w:hAnsi="Symbol"/>
      </w:rPr>
    </w:lvl>
    <w:lvl w:ilvl="4" w:tplc="612E934E">
      <w:start w:val="1"/>
      <w:numFmt w:val="bullet"/>
      <w:lvlText w:val=""/>
      <w:lvlJc w:val="left"/>
      <w:pPr>
        <w:ind w:left="1440" w:hanging="360"/>
      </w:pPr>
      <w:rPr>
        <w:rFonts w:ascii="Symbol" w:hAnsi="Symbol"/>
      </w:rPr>
    </w:lvl>
    <w:lvl w:ilvl="5" w:tplc="7C5E9014">
      <w:start w:val="1"/>
      <w:numFmt w:val="bullet"/>
      <w:lvlText w:val=""/>
      <w:lvlJc w:val="left"/>
      <w:pPr>
        <w:ind w:left="1440" w:hanging="360"/>
      </w:pPr>
      <w:rPr>
        <w:rFonts w:ascii="Symbol" w:hAnsi="Symbol"/>
      </w:rPr>
    </w:lvl>
    <w:lvl w:ilvl="6" w:tplc="D6260296">
      <w:start w:val="1"/>
      <w:numFmt w:val="bullet"/>
      <w:lvlText w:val=""/>
      <w:lvlJc w:val="left"/>
      <w:pPr>
        <w:ind w:left="1440" w:hanging="360"/>
      </w:pPr>
      <w:rPr>
        <w:rFonts w:ascii="Symbol" w:hAnsi="Symbol"/>
      </w:rPr>
    </w:lvl>
    <w:lvl w:ilvl="7" w:tplc="7CBA62BA">
      <w:start w:val="1"/>
      <w:numFmt w:val="bullet"/>
      <w:lvlText w:val=""/>
      <w:lvlJc w:val="left"/>
      <w:pPr>
        <w:ind w:left="1440" w:hanging="360"/>
      </w:pPr>
      <w:rPr>
        <w:rFonts w:ascii="Symbol" w:hAnsi="Symbol"/>
      </w:rPr>
    </w:lvl>
    <w:lvl w:ilvl="8" w:tplc="05260560">
      <w:start w:val="1"/>
      <w:numFmt w:val="bullet"/>
      <w:lvlText w:val=""/>
      <w:lvlJc w:val="left"/>
      <w:pPr>
        <w:ind w:left="1440" w:hanging="360"/>
      </w:pPr>
      <w:rPr>
        <w:rFonts w:ascii="Symbol" w:hAnsi="Symbol"/>
      </w:rPr>
    </w:lvl>
  </w:abstractNum>
  <w:abstractNum w:abstractNumId="103" w15:restartNumberingAfterBreak="0">
    <w:nsid w:val="43DE5279"/>
    <w:multiLevelType w:val="hybridMultilevel"/>
    <w:tmpl w:val="89AE7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44F3663A"/>
    <w:multiLevelType w:val="hybridMultilevel"/>
    <w:tmpl w:val="FB8499EE"/>
    <w:lvl w:ilvl="0" w:tplc="EB302626">
      <w:start w:val="1"/>
      <w:numFmt w:val="bullet"/>
      <w:lvlText w:val=""/>
      <w:lvlJc w:val="left"/>
      <w:pPr>
        <w:ind w:left="1080" w:hanging="360"/>
      </w:pPr>
      <w:rPr>
        <w:rFonts w:ascii="Symbol" w:hAnsi="Symbol"/>
      </w:rPr>
    </w:lvl>
    <w:lvl w:ilvl="1" w:tplc="0C5466FC">
      <w:start w:val="1"/>
      <w:numFmt w:val="bullet"/>
      <w:lvlText w:val=""/>
      <w:lvlJc w:val="left"/>
      <w:pPr>
        <w:ind w:left="1080" w:hanging="360"/>
      </w:pPr>
      <w:rPr>
        <w:rFonts w:ascii="Symbol" w:hAnsi="Symbol"/>
      </w:rPr>
    </w:lvl>
    <w:lvl w:ilvl="2" w:tplc="67848C64">
      <w:start w:val="1"/>
      <w:numFmt w:val="bullet"/>
      <w:lvlText w:val=""/>
      <w:lvlJc w:val="left"/>
      <w:pPr>
        <w:ind w:left="1080" w:hanging="360"/>
      </w:pPr>
      <w:rPr>
        <w:rFonts w:ascii="Symbol" w:hAnsi="Symbol"/>
      </w:rPr>
    </w:lvl>
    <w:lvl w:ilvl="3" w:tplc="51E40ACC">
      <w:start w:val="1"/>
      <w:numFmt w:val="bullet"/>
      <w:lvlText w:val=""/>
      <w:lvlJc w:val="left"/>
      <w:pPr>
        <w:ind w:left="1080" w:hanging="360"/>
      </w:pPr>
      <w:rPr>
        <w:rFonts w:ascii="Symbol" w:hAnsi="Symbol"/>
      </w:rPr>
    </w:lvl>
    <w:lvl w:ilvl="4" w:tplc="A596FB8C">
      <w:start w:val="1"/>
      <w:numFmt w:val="bullet"/>
      <w:lvlText w:val=""/>
      <w:lvlJc w:val="left"/>
      <w:pPr>
        <w:ind w:left="1080" w:hanging="360"/>
      </w:pPr>
      <w:rPr>
        <w:rFonts w:ascii="Symbol" w:hAnsi="Symbol"/>
      </w:rPr>
    </w:lvl>
    <w:lvl w:ilvl="5" w:tplc="C1C2BFEC">
      <w:start w:val="1"/>
      <w:numFmt w:val="bullet"/>
      <w:lvlText w:val=""/>
      <w:lvlJc w:val="left"/>
      <w:pPr>
        <w:ind w:left="1080" w:hanging="360"/>
      </w:pPr>
      <w:rPr>
        <w:rFonts w:ascii="Symbol" w:hAnsi="Symbol"/>
      </w:rPr>
    </w:lvl>
    <w:lvl w:ilvl="6" w:tplc="6F6284BE">
      <w:start w:val="1"/>
      <w:numFmt w:val="bullet"/>
      <w:lvlText w:val=""/>
      <w:lvlJc w:val="left"/>
      <w:pPr>
        <w:ind w:left="1080" w:hanging="360"/>
      </w:pPr>
      <w:rPr>
        <w:rFonts w:ascii="Symbol" w:hAnsi="Symbol"/>
      </w:rPr>
    </w:lvl>
    <w:lvl w:ilvl="7" w:tplc="E9AAAE1E">
      <w:start w:val="1"/>
      <w:numFmt w:val="bullet"/>
      <w:lvlText w:val=""/>
      <w:lvlJc w:val="left"/>
      <w:pPr>
        <w:ind w:left="1080" w:hanging="360"/>
      </w:pPr>
      <w:rPr>
        <w:rFonts w:ascii="Symbol" w:hAnsi="Symbol"/>
      </w:rPr>
    </w:lvl>
    <w:lvl w:ilvl="8" w:tplc="5BA2B8AA">
      <w:start w:val="1"/>
      <w:numFmt w:val="bullet"/>
      <w:lvlText w:val=""/>
      <w:lvlJc w:val="left"/>
      <w:pPr>
        <w:ind w:left="1080" w:hanging="360"/>
      </w:pPr>
      <w:rPr>
        <w:rFonts w:ascii="Symbol" w:hAnsi="Symbol"/>
      </w:rPr>
    </w:lvl>
  </w:abstractNum>
  <w:abstractNum w:abstractNumId="105" w15:restartNumberingAfterBreak="0">
    <w:nsid w:val="45C85D58"/>
    <w:multiLevelType w:val="hybridMultilevel"/>
    <w:tmpl w:val="71121D10"/>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6" w15:restartNumberingAfterBreak="0">
    <w:nsid w:val="463350D4"/>
    <w:multiLevelType w:val="hybridMultilevel"/>
    <w:tmpl w:val="F1ECA4E2"/>
    <w:lvl w:ilvl="0" w:tplc="8250D8B2">
      <w:numFmt w:val="bullet"/>
      <w:lvlText w:val="-"/>
      <w:lvlJc w:val="left"/>
      <w:pPr>
        <w:ind w:left="360" w:hanging="360"/>
      </w:pPr>
      <w:rPr>
        <w:rFonts w:ascii="Arial" w:eastAsia="Times New Roman"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46EF6F46"/>
    <w:multiLevelType w:val="hybridMultilevel"/>
    <w:tmpl w:val="4B207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7B93F18"/>
    <w:multiLevelType w:val="hybridMultilevel"/>
    <w:tmpl w:val="686A0156"/>
    <w:lvl w:ilvl="0" w:tplc="9518611A">
      <w:start w:val="1"/>
      <w:numFmt w:val="bullet"/>
      <w:lvlText w:val=""/>
      <w:lvlJc w:val="left"/>
      <w:pPr>
        <w:ind w:left="720" w:hanging="360"/>
      </w:pPr>
      <w:rPr>
        <w:rFonts w:ascii="Symbol" w:hAnsi="Symbol"/>
      </w:rPr>
    </w:lvl>
    <w:lvl w:ilvl="1" w:tplc="9F46A734">
      <w:start w:val="1"/>
      <w:numFmt w:val="bullet"/>
      <w:lvlText w:val=""/>
      <w:lvlJc w:val="left"/>
      <w:pPr>
        <w:ind w:left="720" w:hanging="360"/>
      </w:pPr>
      <w:rPr>
        <w:rFonts w:ascii="Symbol" w:hAnsi="Symbol"/>
      </w:rPr>
    </w:lvl>
    <w:lvl w:ilvl="2" w:tplc="FF04DF6E">
      <w:start w:val="1"/>
      <w:numFmt w:val="bullet"/>
      <w:lvlText w:val=""/>
      <w:lvlJc w:val="left"/>
      <w:pPr>
        <w:ind w:left="720" w:hanging="360"/>
      </w:pPr>
      <w:rPr>
        <w:rFonts w:ascii="Symbol" w:hAnsi="Symbol"/>
      </w:rPr>
    </w:lvl>
    <w:lvl w:ilvl="3" w:tplc="3C30582A">
      <w:start w:val="1"/>
      <w:numFmt w:val="bullet"/>
      <w:lvlText w:val=""/>
      <w:lvlJc w:val="left"/>
      <w:pPr>
        <w:ind w:left="720" w:hanging="360"/>
      </w:pPr>
      <w:rPr>
        <w:rFonts w:ascii="Symbol" w:hAnsi="Symbol"/>
      </w:rPr>
    </w:lvl>
    <w:lvl w:ilvl="4" w:tplc="9DBCD14E">
      <w:start w:val="1"/>
      <w:numFmt w:val="bullet"/>
      <w:lvlText w:val=""/>
      <w:lvlJc w:val="left"/>
      <w:pPr>
        <w:ind w:left="720" w:hanging="360"/>
      </w:pPr>
      <w:rPr>
        <w:rFonts w:ascii="Symbol" w:hAnsi="Symbol"/>
      </w:rPr>
    </w:lvl>
    <w:lvl w:ilvl="5" w:tplc="56B6E2A2">
      <w:start w:val="1"/>
      <w:numFmt w:val="bullet"/>
      <w:lvlText w:val=""/>
      <w:lvlJc w:val="left"/>
      <w:pPr>
        <w:ind w:left="720" w:hanging="360"/>
      </w:pPr>
      <w:rPr>
        <w:rFonts w:ascii="Symbol" w:hAnsi="Symbol"/>
      </w:rPr>
    </w:lvl>
    <w:lvl w:ilvl="6" w:tplc="F16C65B4">
      <w:start w:val="1"/>
      <w:numFmt w:val="bullet"/>
      <w:lvlText w:val=""/>
      <w:lvlJc w:val="left"/>
      <w:pPr>
        <w:ind w:left="720" w:hanging="360"/>
      </w:pPr>
      <w:rPr>
        <w:rFonts w:ascii="Symbol" w:hAnsi="Symbol"/>
      </w:rPr>
    </w:lvl>
    <w:lvl w:ilvl="7" w:tplc="363631AE">
      <w:start w:val="1"/>
      <w:numFmt w:val="bullet"/>
      <w:lvlText w:val=""/>
      <w:lvlJc w:val="left"/>
      <w:pPr>
        <w:ind w:left="720" w:hanging="360"/>
      </w:pPr>
      <w:rPr>
        <w:rFonts w:ascii="Symbol" w:hAnsi="Symbol"/>
      </w:rPr>
    </w:lvl>
    <w:lvl w:ilvl="8" w:tplc="5CC443A8">
      <w:start w:val="1"/>
      <w:numFmt w:val="bullet"/>
      <w:lvlText w:val=""/>
      <w:lvlJc w:val="left"/>
      <w:pPr>
        <w:ind w:left="720" w:hanging="360"/>
      </w:pPr>
      <w:rPr>
        <w:rFonts w:ascii="Symbol" w:hAnsi="Symbol"/>
      </w:rPr>
    </w:lvl>
  </w:abstractNum>
  <w:abstractNum w:abstractNumId="109" w15:restartNumberingAfterBreak="0">
    <w:nsid w:val="48D60B7D"/>
    <w:multiLevelType w:val="hybridMultilevel"/>
    <w:tmpl w:val="D952C2CA"/>
    <w:lvl w:ilvl="0" w:tplc="5B7879AE">
      <w:start w:val="1"/>
      <w:numFmt w:val="bullet"/>
      <w:lvlText w:val=""/>
      <w:lvlJc w:val="left"/>
      <w:pPr>
        <w:ind w:left="720" w:hanging="360"/>
      </w:pPr>
      <w:rPr>
        <w:rFonts w:ascii="Symbol" w:hAnsi="Symbol"/>
      </w:rPr>
    </w:lvl>
    <w:lvl w:ilvl="1" w:tplc="7318ED52">
      <w:start w:val="1"/>
      <w:numFmt w:val="bullet"/>
      <w:lvlText w:val=""/>
      <w:lvlJc w:val="left"/>
      <w:pPr>
        <w:ind w:left="720" w:hanging="360"/>
      </w:pPr>
      <w:rPr>
        <w:rFonts w:ascii="Symbol" w:hAnsi="Symbol"/>
      </w:rPr>
    </w:lvl>
    <w:lvl w:ilvl="2" w:tplc="EAFA2182">
      <w:start w:val="1"/>
      <w:numFmt w:val="bullet"/>
      <w:lvlText w:val=""/>
      <w:lvlJc w:val="left"/>
      <w:pPr>
        <w:ind w:left="720" w:hanging="360"/>
      </w:pPr>
      <w:rPr>
        <w:rFonts w:ascii="Symbol" w:hAnsi="Symbol"/>
      </w:rPr>
    </w:lvl>
    <w:lvl w:ilvl="3" w:tplc="FB3E0C6C">
      <w:start w:val="1"/>
      <w:numFmt w:val="bullet"/>
      <w:lvlText w:val=""/>
      <w:lvlJc w:val="left"/>
      <w:pPr>
        <w:ind w:left="720" w:hanging="360"/>
      </w:pPr>
      <w:rPr>
        <w:rFonts w:ascii="Symbol" w:hAnsi="Symbol"/>
      </w:rPr>
    </w:lvl>
    <w:lvl w:ilvl="4" w:tplc="C91CEF00">
      <w:start w:val="1"/>
      <w:numFmt w:val="bullet"/>
      <w:lvlText w:val=""/>
      <w:lvlJc w:val="left"/>
      <w:pPr>
        <w:ind w:left="720" w:hanging="360"/>
      </w:pPr>
      <w:rPr>
        <w:rFonts w:ascii="Symbol" w:hAnsi="Symbol"/>
      </w:rPr>
    </w:lvl>
    <w:lvl w:ilvl="5" w:tplc="956CF3F4">
      <w:start w:val="1"/>
      <w:numFmt w:val="bullet"/>
      <w:lvlText w:val=""/>
      <w:lvlJc w:val="left"/>
      <w:pPr>
        <w:ind w:left="720" w:hanging="360"/>
      </w:pPr>
      <w:rPr>
        <w:rFonts w:ascii="Symbol" w:hAnsi="Symbol"/>
      </w:rPr>
    </w:lvl>
    <w:lvl w:ilvl="6" w:tplc="97784BEE">
      <w:start w:val="1"/>
      <w:numFmt w:val="bullet"/>
      <w:lvlText w:val=""/>
      <w:lvlJc w:val="left"/>
      <w:pPr>
        <w:ind w:left="720" w:hanging="360"/>
      </w:pPr>
      <w:rPr>
        <w:rFonts w:ascii="Symbol" w:hAnsi="Symbol"/>
      </w:rPr>
    </w:lvl>
    <w:lvl w:ilvl="7" w:tplc="6BCE4F5A">
      <w:start w:val="1"/>
      <w:numFmt w:val="bullet"/>
      <w:lvlText w:val=""/>
      <w:lvlJc w:val="left"/>
      <w:pPr>
        <w:ind w:left="720" w:hanging="360"/>
      </w:pPr>
      <w:rPr>
        <w:rFonts w:ascii="Symbol" w:hAnsi="Symbol"/>
      </w:rPr>
    </w:lvl>
    <w:lvl w:ilvl="8" w:tplc="9AF88F38">
      <w:start w:val="1"/>
      <w:numFmt w:val="bullet"/>
      <w:lvlText w:val=""/>
      <w:lvlJc w:val="left"/>
      <w:pPr>
        <w:ind w:left="720" w:hanging="360"/>
      </w:pPr>
      <w:rPr>
        <w:rFonts w:ascii="Symbol" w:hAnsi="Symbol"/>
      </w:rPr>
    </w:lvl>
  </w:abstractNum>
  <w:abstractNum w:abstractNumId="110" w15:restartNumberingAfterBreak="0">
    <w:nsid w:val="4990574F"/>
    <w:multiLevelType w:val="hybridMultilevel"/>
    <w:tmpl w:val="42F6256E"/>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A1B2A52"/>
    <w:multiLevelType w:val="hybridMultilevel"/>
    <w:tmpl w:val="9988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4CF51C88"/>
    <w:multiLevelType w:val="multilevel"/>
    <w:tmpl w:val="892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D737D2A"/>
    <w:multiLevelType w:val="multilevel"/>
    <w:tmpl w:val="19D0AA8C"/>
    <w:lvl w:ilvl="0">
      <w:start w:val="1"/>
      <w:numFmt w:val="decimal"/>
      <w:lvlText w:val="%1.1"/>
      <w:lvlJc w:val="left"/>
      <w:pPr>
        <w:ind w:left="540" w:hanging="540"/>
      </w:pPr>
      <w:rPr>
        <w:rFonts w:hint="default"/>
      </w:rPr>
    </w:lvl>
    <w:lvl w:ilvl="1">
      <w:start w:val="1"/>
      <w:numFmt w:val="decimal"/>
      <w:lvlText w:val="1:%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4" w15:restartNumberingAfterBreak="0">
    <w:nsid w:val="4E641835"/>
    <w:multiLevelType w:val="hybridMultilevel"/>
    <w:tmpl w:val="491AFC80"/>
    <w:lvl w:ilvl="0" w:tplc="CE8C8794">
      <w:start w:val="1"/>
      <w:numFmt w:val="bullet"/>
      <w:lvlText w:val=""/>
      <w:lvlJc w:val="left"/>
      <w:pPr>
        <w:ind w:left="360" w:hanging="360"/>
      </w:pPr>
      <w:rPr>
        <w:rFonts w:ascii="Symbol" w:hAnsi="Symbol" w:hint="default"/>
        <w:sz w:val="16"/>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5" w15:restartNumberingAfterBreak="0">
    <w:nsid w:val="4F011A94"/>
    <w:multiLevelType w:val="hybridMultilevel"/>
    <w:tmpl w:val="8C62F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4F7A4A9D"/>
    <w:multiLevelType w:val="hybridMultilevel"/>
    <w:tmpl w:val="3AA06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503374D5"/>
    <w:multiLevelType w:val="hybridMultilevel"/>
    <w:tmpl w:val="91C26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1D925CF"/>
    <w:multiLevelType w:val="hybridMultilevel"/>
    <w:tmpl w:val="10CA7462"/>
    <w:lvl w:ilvl="0" w:tplc="0262AE24">
      <w:start w:val="1"/>
      <w:numFmt w:val="decimal"/>
      <w:lvlText w:val="3:%1"/>
      <w:lvlJc w:val="righ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53C03BB5"/>
    <w:multiLevelType w:val="hybridMultilevel"/>
    <w:tmpl w:val="91526C16"/>
    <w:lvl w:ilvl="0" w:tplc="22264E40">
      <w:start w:val="1"/>
      <w:numFmt w:val="bullet"/>
      <w:lvlText w:val=""/>
      <w:lvlJc w:val="left"/>
      <w:pPr>
        <w:ind w:left="1080" w:hanging="360"/>
      </w:pPr>
      <w:rPr>
        <w:rFonts w:ascii="Symbol" w:hAnsi="Symbol"/>
      </w:rPr>
    </w:lvl>
    <w:lvl w:ilvl="1" w:tplc="71123BFA">
      <w:start w:val="1"/>
      <w:numFmt w:val="bullet"/>
      <w:lvlText w:val=""/>
      <w:lvlJc w:val="left"/>
      <w:pPr>
        <w:ind w:left="1080" w:hanging="360"/>
      </w:pPr>
      <w:rPr>
        <w:rFonts w:ascii="Symbol" w:hAnsi="Symbol"/>
      </w:rPr>
    </w:lvl>
    <w:lvl w:ilvl="2" w:tplc="6EB697C6">
      <w:start w:val="1"/>
      <w:numFmt w:val="bullet"/>
      <w:lvlText w:val=""/>
      <w:lvlJc w:val="left"/>
      <w:pPr>
        <w:ind w:left="1080" w:hanging="360"/>
      </w:pPr>
      <w:rPr>
        <w:rFonts w:ascii="Symbol" w:hAnsi="Symbol"/>
      </w:rPr>
    </w:lvl>
    <w:lvl w:ilvl="3" w:tplc="2818A13A">
      <w:start w:val="1"/>
      <w:numFmt w:val="bullet"/>
      <w:lvlText w:val=""/>
      <w:lvlJc w:val="left"/>
      <w:pPr>
        <w:ind w:left="1080" w:hanging="360"/>
      </w:pPr>
      <w:rPr>
        <w:rFonts w:ascii="Symbol" w:hAnsi="Symbol"/>
      </w:rPr>
    </w:lvl>
    <w:lvl w:ilvl="4" w:tplc="95F8F35C">
      <w:start w:val="1"/>
      <w:numFmt w:val="bullet"/>
      <w:lvlText w:val=""/>
      <w:lvlJc w:val="left"/>
      <w:pPr>
        <w:ind w:left="1080" w:hanging="360"/>
      </w:pPr>
      <w:rPr>
        <w:rFonts w:ascii="Symbol" w:hAnsi="Symbol"/>
      </w:rPr>
    </w:lvl>
    <w:lvl w:ilvl="5" w:tplc="971C8C92">
      <w:start w:val="1"/>
      <w:numFmt w:val="bullet"/>
      <w:lvlText w:val=""/>
      <w:lvlJc w:val="left"/>
      <w:pPr>
        <w:ind w:left="1080" w:hanging="360"/>
      </w:pPr>
      <w:rPr>
        <w:rFonts w:ascii="Symbol" w:hAnsi="Symbol"/>
      </w:rPr>
    </w:lvl>
    <w:lvl w:ilvl="6" w:tplc="1F103248">
      <w:start w:val="1"/>
      <w:numFmt w:val="bullet"/>
      <w:lvlText w:val=""/>
      <w:lvlJc w:val="left"/>
      <w:pPr>
        <w:ind w:left="1080" w:hanging="360"/>
      </w:pPr>
      <w:rPr>
        <w:rFonts w:ascii="Symbol" w:hAnsi="Symbol"/>
      </w:rPr>
    </w:lvl>
    <w:lvl w:ilvl="7" w:tplc="55BC9316">
      <w:start w:val="1"/>
      <w:numFmt w:val="bullet"/>
      <w:lvlText w:val=""/>
      <w:lvlJc w:val="left"/>
      <w:pPr>
        <w:ind w:left="1080" w:hanging="360"/>
      </w:pPr>
      <w:rPr>
        <w:rFonts w:ascii="Symbol" w:hAnsi="Symbol"/>
      </w:rPr>
    </w:lvl>
    <w:lvl w:ilvl="8" w:tplc="2508F5CC">
      <w:start w:val="1"/>
      <w:numFmt w:val="bullet"/>
      <w:lvlText w:val=""/>
      <w:lvlJc w:val="left"/>
      <w:pPr>
        <w:ind w:left="1080" w:hanging="360"/>
      </w:pPr>
      <w:rPr>
        <w:rFonts w:ascii="Symbol" w:hAnsi="Symbol"/>
      </w:rPr>
    </w:lvl>
  </w:abstractNum>
  <w:abstractNum w:abstractNumId="120" w15:restartNumberingAfterBreak="0">
    <w:nsid w:val="53CF6896"/>
    <w:multiLevelType w:val="hybridMultilevel"/>
    <w:tmpl w:val="34A04300"/>
    <w:lvl w:ilvl="0" w:tplc="D1BA861A">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3FB7913"/>
    <w:multiLevelType w:val="hybridMultilevel"/>
    <w:tmpl w:val="5CA0D850"/>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15:restartNumberingAfterBreak="0">
    <w:nsid w:val="56971EA5"/>
    <w:multiLevelType w:val="hybridMultilevel"/>
    <w:tmpl w:val="9C9CA346"/>
    <w:lvl w:ilvl="0" w:tplc="D1BA861A">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56BF175E"/>
    <w:multiLevelType w:val="hybridMultilevel"/>
    <w:tmpl w:val="6680AFF8"/>
    <w:lvl w:ilvl="0" w:tplc="3CA01A5C">
      <w:start w:val="1"/>
      <w:numFmt w:val="bullet"/>
      <w:lvlText w:val=""/>
      <w:lvlJc w:val="left"/>
      <w:pPr>
        <w:ind w:left="720" w:hanging="360"/>
      </w:pPr>
      <w:rPr>
        <w:rFonts w:ascii="Symbol" w:hAnsi="Symbol"/>
      </w:rPr>
    </w:lvl>
    <w:lvl w:ilvl="1" w:tplc="9C18E3A0">
      <w:start w:val="1"/>
      <w:numFmt w:val="bullet"/>
      <w:lvlText w:val=""/>
      <w:lvlJc w:val="left"/>
      <w:pPr>
        <w:ind w:left="720" w:hanging="360"/>
      </w:pPr>
      <w:rPr>
        <w:rFonts w:ascii="Symbol" w:hAnsi="Symbol"/>
      </w:rPr>
    </w:lvl>
    <w:lvl w:ilvl="2" w:tplc="0B786AAA">
      <w:start w:val="1"/>
      <w:numFmt w:val="bullet"/>
      <w:lvlText w:val=""/>
      <w:lvlJc w:val="left"/>
      <w:pPr>
        <w:ind w:left="720" w:hanging="360"/>
      </w:pPr>
      <w:rPr>
        <w:rFonts w:ascii="Symbol" w:hAnsi="Symbol"/>
      </w:rPr>
    </w:lvl>
    <w:lvl w:ilvl="3" w:tplc="703E5CAE">
      <w:start w:val="1"/>
      <w:numFmt w:val="bullet"/>
      <w:lvlText w:val=""/>
      <w:lvlJc w:val="left"/>
      <w:pPr>
        <w:ind w:left="720" w:hanging="360"/>
      </w:pPr>
      <w:rPr>
        <w:rFonts w:ascii="Symbol" w:hAnsi="Symbol"/>
      </w:rPr>
    </w:lvl>
    <w:lvl w:ilvl="4" w:tplc="D5DA8E7E">
      <w:start w:val="1"/>
      <w:numFmt w:val="bullet"/>
      <w:lvlText w:val=""/>
      <w:lvlJc w:val="left"/>
      <w:pPr>
        <w:ind w:left="720" w:hanging="360"/>
      </w:pPr>
      <w:rPr>
        <w:rFonts w:ascii="Symbol" w:hAnsi="Symbol"/>
      </w:rPr>
    </w:lvl>
    <w:lvl w:ilvl="5" w:tplc="E7A8BBE8">
      <w:start w:val="1"/>
      <w:numFmt w:val="bullet"/>
      <w:lvlText w:val=""/>
      <w:lvlJc w:val="left"/>
      <w:pPr>
        <w:ind w:left="720" w:hanging="360"/>
      </w:pPr>
      <w:rPr>
        <w:rFonts w:ascii="Symbol" w:hAnsi="Symbol"/>
      </w:rPr>
    </w:lvl>
    <w:lvl w:ilvl="6" w:tplc="30E2CAB6">
      <w:start w:val="1"/>
      <w:numFmt w:val="bullet"/>
      <w:lvlText w:val=""/>
      <w:lvlJc w:val="left"/>
      <w:pPr>
        <w:ind w:left="720" w:hanging="360"/>
      </w:pPr>
      <w:rPr>
        <w:rFonts w:ascii="Symbol" w:hAnsi="Symbol"/>
      </w:rPr>
    </w:lvl>
    <w:lvl w:ilvl="7" w:tplc="61FA4362">
      <w:start w:val="1"/>
      <w:numFmt w:val="bullet"/>
      <w:lvlText w:val=""/>
      <w:lvlJc w:val="left"/>
      <w:pPr>
        <w:ind w:left="720" w:hanging="360"/>
      </w:pPr>
      <w:rPr>
        <w:rFonts w:ascii="Symbol" w:hAnsi="Symbol"/>
      </w:rPr>
    </w:lvl>
    <w:lvl w:ilvl="8" w:tplc="5E6833A6">
      <w:start w:val="1"/>
      <w:numFmt w:val="bullet"/>
      <w:lvlText w:val=""/>
      <w:lvlJc w:val="left"/>
      <w:pPr>
        <w:ind w:left="720" w:hanging="360"/>
      </w:pPr>
      <w:rPr>
        <w:rFonts w:ascii="Symbol" w:hAnsi="Symbol"/>
      </w:rPr>
    </w:lvl>
  </w:abstractNum>
  <w:abstractNum w:abstractNumId="124" w15:restartNumberingAfterBreak="0">
    <w:nsid w:val="577914A0"/>
    <w:multiLevelType w:val="hybridMultilevel"/>
    <w:tmpl w:val="0014819E"/>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5" w15:restartNumberingAfterBreak="0">
    <w:nsid w:val="57883685"/>
    <w:multiLevelType w:val="hybridMultilevel"/>
    <w:tmpl w:val="91645264"/>
    <w:lvl w:ilvl="0" w:tplc="460CCB6A">
      <w:start w:val="1"/>
      <w:numFmt w:val="bullet"/>
      <w:lvlText w:val=""/>
      <w:lvlJc w:val="left"/>
      <w:pPr>
        <w:ind w:left="720" w:hanging="360"/>
      </w:pPr>
      <w:rPr>
        <w:rFonts w:ascii="Symbol" w:hAnsi="Symbol"/>
      </w:rPr>
    </w:lvl>
    <w:lvl w:ilvl="1" w:tplc="421489E8">
      <w:start w:val="1"/>
      <w:numFmt w:val="bullet"/>
      <w:lvlText w:val=""/>
      <w:lvlJc w:val="left"/>
      <w:pPr>
        <w:ind w:left="720" w:hanging="360"/>
      </w:pPr>
      <w:rPr>
        <w:rFonts w:ascii="Symbol" w:hAnsi="Symbol"/>
      </w:rPr>
    </w:lvl>
    <w:lvl w:ilvl="2" w:tplc="25F21110">
      <w:start w:val="1"/>
      <w:numFmt w:val="bullet"/>
      <w:lvlText w:val=""/>
      <w:lvlJc w:val="left"/>
      <w:pPr>
        <w:ind w:left="720" w:hanging="360"/>
      </w:pPr>
      <w:rPr>
        <w:rFonts w:ascii="Symbol" w:hAnsi="Symbol"/>
      </w:rPr>
    </w:lvl>
    <w:lvl w:ilvl="3" w:tplc="DD464DAA">
      <w:start w:val="1"/>
      <w:numFmt w:val="bullet"/>
      <w:lvlText w:val=""/>
      <w:lvlJc w:val="left"/>
      <w:pPr>
        <w:ind w:left="720" w:hanging="360"/>
      </w:pPr>
      <w:rPr>
        <w:rFonts w:ascii="Symbol" w:hAnsi="Symbol"/>
      </w:rPr>
    </w:lvl>
    <w:lvl w:ilvl="4" w:tplc="F32EE684">
      <w:start w:val="1"/>
      <w:numFmt w:val="bullet"/>
      <w:lvlText w:val=""/>
      <w:lvlJc w:val="left"/>
      <w:pPr>
        <w:ind w:left="720" w:hanging="360"/>
      </w:pPr>
      <w:rPr>
        <w:rFonts w:ascii="Symbol" w:hAnsi="Symbol"/>
      </w:rPr>
    </w:lvl>
    <w:lvl w:ilvl="5" w:tplc="D78CC192">
      <w:start w:val="1"/>
      <w:numFmt w:val="bullet"/>
      <w:lvlText w:val=""/>
      <w:lvlJc w:val="left"/>
      <w:pPr>
        <w:ind w:left="720" w:hanging="360"/>
      </w:pPr>
      <w:rPr>
        <w:rFonts w:ascii="Symbol" w:hAnsi="Symbol"/>
      </w:rPr>
    </w:lvl>
    <w:lvl w:ilvl="6" w:tplc="8E40D2C8">
      <w:start w:val="1"/>
      <w:numFmt w:val="bullet"/>
      <w:lvlText w:val=""/>
      <w:lvlJc w:val="left"/>
      <w:pPr>
        <w:ind w:left="720" w:hanging="360"/>
      </w:pPr>
      <w:rPr>
        <w:rFonts w:ascii="Symbol" w:hAnsi="Symbol"/>
      </w:rPr>
    </w:lvl>
    <w:lvl w:ilvl="7" w:tplc="C3A4FB5C">
      <w:start w:val="1"/>
      <w:numFmt w:val="bullet"/>
      <w:lvlText w:val=""/>
      <w:lvlJc w:val="left"/>
      <w:pPr>
        <w:ind w:left="720" w:hanging="360"/>
      </w:pPr>
      <w:rPr>
        <w:rFonts w:ascii="Symbol" w:hAnsi="Symbol"/>
      </w:rPr>
    </w:lvl>
    <w:lvl w:ilvl="8" w:tplc="8758B334">
      <w:start w:val="1"/>
      <w:numFmt w:val="bullet"/>
      <w:lvlText w:val=""/>
      <w:lvlJc w:val="left"/>
      <w:pPr>
        <w:ind w:left="720" w:hanging="360"/>
      </w:pPr>
      <w:rPr>
        <w:rFonts w:ascii="Symbol" w:hAnsi="Symbol"/>
      </w:rPr>
    </w:lvl>
  </w:abstractNum>
  <w:abstractNum w:abstractNumId="126" w15:restartNumberingAfterBreak="0">
    <w:nsid w:val="581313F3"/>
    <w:multiLevelType w:val="multilevel"/>
    <w:tmpl w:val="045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82550BD"/>
    <w:multiLevelType w:val="hybridMultilevel"/>
    <w:tmpl w:val="52F623BA"/>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58434456"/>
    <w:multiLevelType w:val="hybridMultilevel"/>
    <w:tmpl w:val="9960A132"/>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9" w15:restartNumberingAfterBreak="0">
    <w:nsid w:val="589E008D"/>
    <w:multiLevelType w:val="hybridMultilevel"/>
    <w:tmpl w:val="A1DCF5D6"/>
    <w:lvl w:ilvl="0" w:tplc="D80A7518">
      <w:start w:val="1"/>
      <w:numFmt w:val="bullet"/>
      <w:lvlText w:val=""/>
      <w:lvlJc w:val="left"/>
      <w:pPr>
        <w:ind w:left="1080" w:hanging="360"/>
      </w:pPr>
      <w:rPr>
        <w:rFonts w:ascii="Symbol" w:hAnsi="Symbol"/>
      </w:rPr>
    </w:lvl>
    <w:lvl w:ilvl="1" w:tplc="922C41E6">
      <w:start w:val="1"/>
      <w:numFmt w:val="bullet"/>
      <w:lvlText w:val=""/>
      <w:lvlJc w:val="left"/>
      <w:pPr>
        <w:ind w:left="1080" w:hanging="360"/>
      </w:pPr>
      <w:rPr>
        <w:rFonts w:ascii="Symbol" w:hAnsi="Symbol"/>
      </w:rPr>
    </w:lvl>
    <w:lvl w:ilvl="2" w:tplc="65D63210">
      <w:start w:val="1"/>
      <w:numFmt w:val="bullet"/>
      <w:lvlText w:val=""/>
      <w:lvlJc w:val="left"/>
      <w:pPr>
        <w:ind w:left="1080" w:hanging="360"/>
      </w:pPr>
      <w:rPr>
        <w:rFonts w:ascii="Symbol" w:hAnsi="Symbol"/>
      </w:rPr>
    </w:lvl>
    <w:lvl w:ilvl="3" w:tplc="DFD6A80C">
      <w:start w:val="1"/>
      <w:numFmt w:val="bullet"/>
      <w:lvlText w:val=""/>
      <w:lvlJc w:val="left"/>
      <w:pPr>
        <w:ind w:left="1080" w:hanging="360"/>
      </w:pPr>
      <w:rPr>
        <w:rFonts w:ascii="Symbol" w:hAnsi="Symbol"/>
      </w:rPr>
    </w:lvl>
    <w:lvl w:ilvl="4" w:tplc="63BC87E4">
      <w:start w:val="1"/>
      <w:numFmt w:val="bullet"/>
      <w:lvlText w:val=""/>
      <w:lvlJc w:val="left"/>
      <w:pPr>
        <w:ind w:left="1080" w:hanging="360"/>
      </w:pPr>
      <w:rPr>
        <w:rFonts w:ascii="Symbol" w:hAnsi="Symbol"/>
      </w:rPr>
    </w:lvl>
    <w:lvl w:ilvl="5" w:tplc="9B60233A">
      <w:start w:val="1"/>
      <w:numFmt w:val="bullet"/>
      <w:lvlText w:val=""/>
      <w:lvlJc w:val="left"/>
      <w:pPr>
        <w:ind w:left="1080" w:hanging="360"/>
      </w:pPr>
      <w:rPr>
        <w:rFonts w:ascii="Symbol" w:hAnsi="Symbol"/>
      </w:rPr>
    </w:lvl>
    <w:lvl w:ilvl="6" w:tplc="EF842DD6">
      <w:start w:val="1"/>
      <w:numFmt w:val="bullet"/>
      <w:lvlText w:val=""/>
      <w:lvlJc w:val="left"/>
      <w:pPr>
        <w:ind w:left="1080" w:hanging="360"/>
      </w:pPr>
      <w:rPr>
        <w:rFonts w:ascii="Symbol" w:hAnsi="Symbol"/>
      </w:rPr>
    </w:lvl>
    <w:lvl w:ilvl="7" w:tplc="EAAC575C">
      <w:start w:val="1"/>
      <w:numFmt w:val="bullet"/>
      <w:lvlText w:val=""/>
      <w:lvlJc w:val="left"/>
      <w:pPr>
        <w:ind w:left="1080" w:hanging="360"/>
      </w:pPr>
      <w:rPr>
        <w:rFonts w:ascii="Symbol" w:hAnsi="Symbol"/>
      </w:rPr>
    </w:lvl>
    <w:lvl w:ilvl="8" w:tplc="E42CF63A">
      <w:start w:val="1"/>
      <w:numFmt w:val="bullet"/>
      <w:lvlText w:val=""/>
      <w:lvlJc w:val="left"/>
      <w:pPr>
        <w:ind w:left="1080" w:hanging="360"/>
      </w:pPr>
      <w:rPr>
        <w:rFonts w:ascii="Symbol" w:hAnsi="Symbol"/>
      </w:rPr>
    </w:lvl>
  </w:abstractNum>
  <w:abstractNum w:abstractNumId="130" w15:restartNumberingAfterBreak="0">
    <w:nsid w:val="598172D7"/>
    <w:multiLevelType w:val="hybridMultilevel"/>
    <w:tmpl w:val="0548F484"/>
    <w:lvl w:ilvl="0" w:tplc="36EC72D2">
      <w:start w:val="1"/>
      <w:numFmt w:val="bullet"/>
      <w:lvlText w:val=""/>
      <w:lvlJc w:val="left"/>
      <w:pPr>
        <w:ind w:left="720" w:hanging="360"/>
      </w:pPr>
      <w:rPr>
        <w:rFonts w:ascii="Symbol" w:hAnsi="Symbol"/>
      </w:rPr>
    </w:lvl>
    <w:lvl w:ilvl="1" w:tplc="670CCE74">
      <w:start w:val="1"/>
      <w:numFmt w:val="bullet"/>
      <w:lvlText w:val=""/>
      <w:lvlJc w:val="left"/>
      <w:pPr>
        <w:ind w:left="720" w:hanging="360"/>
      </w:pPr>
      <w:rPr>
        <w:rFonts w:ascii="Symbol" w:hAnsi="Symbol"/>
      </w:rPr>
    </w:lvl>
    <w:lvl w:ilvl="2" w:tplc="B9CECAE6">
      <w:start w:val="1"/>
      <w:numFmt w:val="bullet"/>
      <w:lvlText w:val=""/>
      <w:lvlJc w:val="left"/>
      <w:pPr>
        <w:ind w:left="720" w:hanging="360"/>
      </w:pPr>
      <w:rPr>
        <w:rFonts w:ascii="Symbol" w:hAnsi="Symbol"/>
      </w:rPr>
    </w:lvl>
    <w:lvl w:ilvl="3" w:tplc="8380354E">
      <w:start w:val="1"/>
      <w:numFmt w:val="bullet"/>
      <w:lvlText w:val=""/>
      <w:lvlJc w:val="left"/>
      <w:pPr>
        <w:ind w:left="720" w:hanging="360"/>
      </w:pPr>
      <w:rPr>
        <w:rFonts w:ascii="Symbol" w:hAnsi="Symbol"/>
      </w:rPr>
    </w:lvl>
    <w:lvl w:ilvl="4" w:tplc="57DC0818">
      <w:start w:val="1"/>
      <w:numFmt w:val="bullet"/>
      <w:lvlText w:val=""/>
      <w:lvlJc w:val="left"/>
      <w:pPr>
        <w:ind w:left="720" w:hanging="360"/>
      </w:pPr>
      <w:rPr>
        <w:rFonts w:ascii="Symbol" w:hAnsi="Symbol"/>
      </w:rPr>
    </w:lvl>
    <w:lvl w:ilvl="5" w:tplc="E4D8F7D0">
      <w:start w:val="1"/>
      <w:numFmt w:val="bullet"/>
      <w:lvlText w:val=""/>
      <w:lvlJc w:val="left"/>
      <w:pPr>
        <w:ind w:left="720" w:hanging="360"/>
      </w:pPr>
      <w:rPr>
        <w:rFonts w:ascii="Symbol" w:hAnsi="Symbol"/>
      </w:rPr>
    </w:lvl>
    <w:lvl w:ilvl="6" w:tplc="8A240BE8">
      <w:start w:val="1"/>
      <w:numFmt w:val="bullet"/>
      <w:lvlText w:val=""/>
      <w:lvlJc w:val="left"/>
      <w:pPr>
        <w:ind w:left="720" w:hanging="360"/>
      </w:pPr>
      <w:rPr>
        <w:rFonts w:ascii="Symbol" w:hAnsi="Symbol"/>
      </w:rPr>
    </w:lvl>
    <w:lvl w:ilvl="7" w:tplc="43C68C3A">
      <w:start w:val="1"/>
      <w:numFmt w:val="bullet"/>
      <w:lvlText w:val=""/>
      <w:lvlJc w:val="left"/>
      <w:pPr>
        <w:ind w:left="720" w:hanging="360"/>
      </w:pPr>
      <w:rPr>
        <w:rFonts w:ascii="Symbol" w:hAnsi="Symbol"/>
      </w:rPr>
    </w:lvl>
    <w:lvl w:ilvl="8" w:tplc="318E84A6">
      <w:start w:val="1"/>
      <w:numFmt w:val="bullet"/>
      <w:lvlText w:val=""/>
      <w:lvlJc w:val="left"/>
      <w:pPr>
        <w:ind w:left="720" w:hanging="360"/>
      </w:pPr>
      <w:rPr>
        <w:rFonts w:ascii="Symbol" w:hAnsi="Symbol"/>
      </w:rPr>
    </w:lvl>
  </w:abstractNum>
  <w:abstractNum w:abstractNumId="131" w15:restartNumberingAfterBreak="0">
    <w:nsid w:val="5B8B395B"/>
    <w:multiLevelType w:val="hybridMultilevel"/>
    <w:tmpl w:val="43323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C5B5AF1"/>
    <w:multiLevelType w:val="hybridMultilevel"/>
    <w:tmpl w:val="3A121B58"/>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5D704B2C"/>
    <w:multiLevelType w:val="hybridMultilevel"/>
    <w:tmpl w:val="5B4601F6"/>
    <w:lvl w:ilvl="0" w:tplc="7FC4F4BA">
      <w:start w:val="1"/>
      <w:numFmt w:val="bullet"/>
      <w:lvlText w:val=""/>
      <w:lvlJc w:val="left"/>
      <w:pPr>
        <w:ind w:left="720" w:hanging="360"/>
      </w:pPr>
      <w:rPr>
        <w:rFonts w:ascii="Symbol" w:hAnsi="Symbol"/>
      </w:rPr>
    </w:lvl>
    <w:lvl w:ilvl="1" w:tplc="404AAC2C">
      <w:start w:val="1"/>
      <w:numFmt w:val="bullet"/>
      <w:lvlText w:val=""/>
      <w:lvlJc w:val="left"/>
      <w:pPr>
        <w:ind w:left="720" w:hanging="360"/>
      </w:pPr>
      <w:rPr>
        <w:rFonts w:ascii="Symbol" w:hAnsi="Symbol"/>
      </w:rPr>
    </w:lvl>
    <w:lvl w:ilvl="2" w:tplc="90023BAA">
      <w:start w:val="1"/>
      <w:numFmt w:val="bullet"/>
      <w:lvlText w:val=""/>
      <w:lvlJc w:val="left"/>
      <w:pPr>
        <w:ind w:left="720" w:hanging="360"/>
      </w:pPr>
      <w:rPr>
        <w:rFonts w:ascii="Symbol" w:hAnsi="Symbol"/>
      </w:rPr>
    </w:lvl>
    <w:lvl w:ilvl="3" w:tplc="56346454">
      <w:start w:val="1"/>
      <w:numFmt w:val="bullet"/>
      <w:lvlText w:val=""/>
      <w:lvlJc w:val="left"/>
      <w:pPr>
        <w:ind w:left="720" w:hanging="360"/>
      </w:pPr>
      <w:rPr>
        <w:rFonts w:ascii="Symbol" w:hAnsi="Symbol"/>
      </w:rPr>
    </w:lvl>
    <w:lvl w:ilvl="4" w:tplc="56185030">
      <w:start w:val="1"/>
      <w:numFmt w:val="bullet"/>
      <w:lvlText w:val=""/>
      <w:lvlJc w:val="left"/>
      <w:pPr>
        <w:ind w:left="720" w:hanging="360"/>
      </w:pPr>
      <w:rPr>
        <w:rFonts w:ascii="Symbol" w:hAnsi="Symbol"/>
      </w:rPr>
    </w:lvl>
    <w:lvl w:ilvl="5" w:tplc="DA125ED0">
      <w:start w:val="1"/>
      <w:numFmt w:val="bullet"/>
      <w:lvlText w:val=""/>
      <w:lvlJc w:val="left"/>
      <w:pPr>
        <w:ind w:left="720" w:hanging="360"/>
      </w:pPr>
      <w:rPr>
        <w:rFonts w:ascii="Symbol" w:hAnsi="Symbol"/>
      </w:rPr>
    </w:lvl>
    <w:lvl w:ilvl="6" w:tplc="E3D2727A">
      <w:start w:val="1"/>
      <w:numFmt w:val="bullet"/>
      <w:lvlText w:val=""/>
      <w:lvlJc w:val="left"/>
      <w:pPr>
        <w:ind w:left="720" w:hanging="360"/>
      </w:pPr>
      <w:rPr>
        <w:rFonts w:ascii="Symbol" w:hAnsi="Symbol"/>
      </w:rPr>
    </w:lvl>
    <w:lvl w:ilvl="7" w:tplc="380CAB1E">
      <w:start w:val="1"/>
      <w:numFmt w:val="bullet"/>
      <w:lvlText w:val=""/>
      <w:lvlJc w:val="left"/>
      <w:pPr>
        <w:ind w:left="720" w:hanging="360"/>
      </w:pPr>
      <w:rPr>
        <w:rFonts w:ascii="Symbol" w:hAnsi="Symbol"/>
      </w:rPr>
    </w:lvl>
    <w:lvl w:ilvl="8" w:tplc="1D328380">
      <w:start w:val="1"/>
      <w:numFmt w:val="bullet"/>
      <w:lvlText w:val=""/>
      <w:lvlJc w:val="left"/>
      <w:pPr>
        <w:ind w:left="720" w:hanging="360"/>
      </w:pPr>
      <w:rPr>
        <w:rFonts w:ascii="Symbol" w:hAnsi="Symbol"/>
      </w:rPr>
    </w:lvl>
  </w:abstractNum>
  <w:abstractNum w:abstractNumId="134" w15:restartNumberingAfterBreak="0">
    <w:nsid w:val="5E2509EE"/>
    <w:multiLevelType w:val="multilevel"/>
    <w:tmpl w:val="4CA238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5" w15:restartNumberingAfterBreak="0">
    <w:nsid w:val="5E540221"/>
    <w:multiLevelType w:val="hybridMultilevel"/>
    <w:tmpl w:val="9D02F2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5EA9403A"/>
    <w:multiLevelType w:val="hybridMultilevel"/>
    <w:tmpl w:val="4E9AF152"/>
    <w:lvl w:ilvl="0" w:tplc="8250D8B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5ED30F50"/>
    <w:multiLevelType w:val="multilevel"/>
    <w:tmpl w:val="23BC6636"/>
    <w:lvl w:ilvl="0">
      <w:start w:val="2"/>
      <w:numFmt w:val="decimal"/>
      <w:lvlText w:val="%1"/>
      <w:lvlJc w:val="left"/>
      <w:pPr>
        <w:ind w:left="450" w:hanging="450"/>
      </w:pPr>
      <w:rPr>
        <w:rFonts w:hint="default"/>
      </w:rPr>
    </w:lvl>
    <w:lvl w:ilvl="1">
      <w:start w:val="1"/>
      <w:numFmt w:val="decimal"/>
      <w:lvlText w:val="2:%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8" w15:restartNumberingAfterBreak="0">
    <w:nsid w:val="5F1746EB"/>
    <w:multiLevelType w:val="hybridMultilevel"/>
    <w:tmpl w:val="932EB87E"/>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9" w15:restartNumberingAfterBreak="0">
    <w:nsid w:val="5FCF58EB"/>
    <w:multiLevelType w:val="hybridMultilevel"/>
    <w:tmpl w:val="D25A7BB8"/>
    <w:lvl w:ilvl="0" w:tplc="C464B302">
      <w:start w:val="1"/>
      <w:numFmt w:val="bullet"/>
      <w:lvlText w:val=""/>
      <w:lvlJc w:val="left"/>
      <w:pPr>
        <w:ind w:left="720" w:hanging="360"/>
      </w:pPr>
      <w:rPr>
        <w:rFonts w:ascii="Symbol" w:hAnsi="Symbol"/>
      </w:rPr>
    </w:lvl>
    <w:lvl w:ilvl="1" w:tplc="C55AB278">
      <w:start w:val="1"/>
      <w:numFmt w:val="bullet"/>
      <w:lvlText w:val=""/>
      <w:lvlJc w:val="left"/>
      <w:pPr>
        <w:ind w:left="720" w:hanging="360"/>
      </w:pPr>
      <w:rPr>
        <w:rFonts w:ascii="Symbol" w:hAnsi="Symbol"/>
      </w:rPr>
    </w:lvl>
    <w:lvl w:ilvl="2" w:tplc="3CBA3678">
      <w:start w:val="1"/>
      <w:numFmt w:val="bullet"/>
      <w:lvlText w:val=""/>
      <w:lvlJc w:val="left"/>
      <w:pPr>
        <w:ind w:left="720" w:hanging="360"/>
      </w:pPr>
      <w:rPr>
        <w:rFonts w:ascii="Symbol" w:hAnsi="Symbol"/>
      </w:rPr>
    </w:lvl>
    <w:lvl w:ilvl="3" w:tplc="23944C8E">
      <w:start w:val="1"/>
      <w:numFmt w:val="bullet"/>
      <w:lvlText w:val=""/>
      <w:lvlJc w:val="left"/>
      <w:pPr>
        <w:ind w:left="720" w:hanging="360"/>
      </w:pPr>
      <w:rPr>
        <w:rFonts w:ascii="Symbol" w:hAnsi="Symbol"/>
      </w:rPr>
    </w:lvl>
    <w:lvl w:ilvl="4" w:tplc="3EC46DA8">
      <w:start w:val="1"/>
      <w:numFmt w:val="bullet"/>
      <w:lvlText w:val=""/>
      <w:lvlJc w:val="left"/>
      <w:pPr>
        <w:ind w:left="720" w:hanging="360"/>
      </w:pPr>
      <w:rPr>
        <w:rFonts w:ascii="Symbol" w:hAnsi="Symbol"/>
      </w:rPr>
    </w:lvl>
    <w:lvl w:ilvl="5" w:tplc="43FA362C">
      <w:start w:val="1"/>
      <w:numFmt w:val="bullet"/>
      <w:lvlText w:val=""/>
      <w:lvlJc w:val="left"/>
      <w:pPr>
        <w:ind w:left="720" w:hanging="360"/>
      </w:pPr>
      <w:rPr>
        <w:rFonts w:ascii="Symbol" w:hAnsi="Symbol"/>
      </w:rPr>
    </w:lvl>
    <w:lvl w:ilvl="6" w:tplc="A40CD9BE">
      <w:start w:val="1"/>
      <w:numFmt w:val="bullet"/>
      <w:lvlText w:val=""/>
      <w:lvlJc w:val="left"/>
      <w:pPr>
        <w:ind w:left="720" w:hanging="360"/>
      </w:pPr>
      <w:rPr>
        <w:rFonts w:ascii="Symbol" w:hAnsi="Symbol"/>
      </w:rPr>
    </w:lvl>
    <w:lvl w:ilvl="7" w:tplc="D44623F2">
      <w:start w:val="1"/>
      <w:numFmt w:val="bullet"/>
      <w:lvlText w:val=""/>
      <w:lvlJc w:val="left"/>
      <w:pPr>
        <w:ind w:left="720" w:hanging="360"/>
      </w:pPr>
      <w:rPr>
        <w:rFonts w:ascii="Symbol" w:hAnsi="Symbol"/>
      </w:rPr>
    </w:lvl>
    <w:lvl w:ilvl="8" w:tplc="3F762042">
      <w:start w:val="1"/>
      <w:numFmt w:val="bullet"/>
      <w:lvlText w:val=""/>
      <w:lvlJc w:val="left"/>
      <w:pPr>
        <w:ind w:left="720" w:hanging="360"/>
      </w:pPr>
      <w:rPr>
        <w:rFonts w:ascii="Symbol" w:hAnsi="Symbol"/>
      </w:rPr>
    </w:lvl>
  </w:abstractNum>
  <w:abstractNum w:abstractNumId="140" w15:restartNumberingAfterBreak="0">
    <w:nsid w:val="602F3990"/>
    <w:multiLevelType w:val="hybridMultilevel"/>
    <w:tmpl w:val="27847B74"/>
    <w:lvl w:ilvl="0" w:tplc="B156D204">
      <w:start w:val="1"/>
      <w:numFmt w:val="bullet"/>
      <w:lvlText w:val=""/>
      <w:lvlJc w:val="left"/>
      <w:pPr>
        <w:ind w:left="720" w:hanging="360"/>
      </w:pPr>
      <w:rPr>
        <w:rFonts w:ascii="Symbol" w:hAnsi="Symbol"/>
      </w:rPr>
    </w:lvl>
    <w:lvl w:ilvl="1" w:tplc="6A0CDB80">
      <w:start w:val="1"/>
      <w:numFmt w:val="bullet"/>
      <w:lvlText w:val=""/>
      <w:lvlJc w:val="left"/>
      <w:pPr>
        <w:ind w:left="720" w:hanging="360"/>
      </w:pPr>
      <w:rPr>
        <w:rFonts w:ascii="Symbol" w:hAnsi="Symbol"/>
      </w:rPr>
    </w:lvl>
    <w:lvl w:ilvl="2" w:tplc="5B2C1442">
      <w:start w:val="1"/>
      <w:numFmt w:val="bullet"/>
      <w:lvlText w:val=""/>
      <w:lvlJc w:val="left"/>
      <w:pPr>
        <w:ind w:left="720" w:hanging="360"/>
      </w:pPr>
      <w:rPr>
        <w:rFonts w:ascii="Symbol" w:hAnsi="Symbol"/>
      </w:rPr>
    </w:lvl>
    <w:lvl w:ilvl="3" w:tplc="6F7A0A62">
      <w:start w:val="1"/>
      <w:numFmt w:val="bullet"/>
      <w:lvlText w:val=""/>
      <w:lvlJc w:val="left"/>
      <w:pPr>
        <w:ind w:left="720" w:hanging="360"/>
      </w:pPr>
      <w:rPr>
        <w:rFonts w:ascii="Symbol" w:hAnsi="Symbol"/>
      </w:rPr>
    </w:lvl>
    <w:lvl w:ilvl="4" w:tplc="BAB43350">
      <w:start w:val="1"/>
      <w:numFmt w:val="bullet"/>
      <w:lvlText w:val=""/>
      <w:lvlJc w:val="left"/>
      <w:pPr>
        <w:ind w:left="720" w:hanging="360"/>
      </w:pPr>
      <w:rPr>
        <w:rFonts w:ascii="Symbol" w:hAnsi="Symbol"/>
      </w:rPr>
    </w:lvl>
    <w:lvl w:ilvl="5" w:tplc="EA7C403A">
      <w:start w:val="1"/>
      <w:numFmt w:val="bullet"/>
      <w:lvlText w:val=""/>
      <w:lvlJc w:val="left"/>
      <w:pPr>
        <w:ind w:left="720" w:hanging="360"/>
      </w:pPr>
      <w:rPr>
        <w:rFonts w:ascii="Symbol" w:hAnsi="Symbol"/>
      </w:rPr>
    </w:lvl>
    <w:lvl w:ilvl="6" w:tplc="4368618E">
      <w:start w:val="1"/>
      <w:numFmt w:val="bullet"/>
      <w:lvlText w:val=""/>
      <w:lvlJc w:val="left"/>
      <w:pPr>
        <w:ind w:left="720" w:hanging="360"/>
      </w:pPr>
      <w:rPr>
        <w:rFonts w:ascii="Symbol" w:hAnsi="Symbol"/>
      </w:rPr>
    </w:lvl>
    <w:lvl w:ilvl="7" w:tplc="F0D6DE46">
      <w:start w:val="1"/>
      <w:numFmt w:val="bullet"/>
      <w:lvlText w:val=""/>
      <w:lvlJc w:val="left"/>
      <w:pPr>
        <w:ind w:left="720" w:hanging="360"/>
      </w:pPr>
      <w:rPr>
        <w:rFonts w:ascii="Symbol" w:hAnsi="Symbol"/>
      </w:rPr>
    </w:lvl>
    <w:lvl w:ilvl="8" w:tplc="C79E8D6C">
      <w:start w:val="1"/>
      <w:numFmt w:val="bullet"/>
      <w:lvlText w:val=""/>
      <w:lvlJc w:val="left"/>
      <w:pPr>
        <w:ind w:left="720" w:hanging="360"/>
      </w:pPr>
      <w:rPr>
        <w:rFonts w:ascii="Symbol" w:hAnsi="Symbol"/>
      </w:rPr>
    </w:lvl>
  </w:abstractNum>
  <w:abstractNum w:abstractNumId="141" w15:restartNumberingAfterBreak="0">
    <w:nsid w:val="610F410D"/>
    <w:multiLevelType w:val="hybridMultilevel"/>
    <w:tmpl w:val="BF48C8AE"/>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2" w15:restartNumberingAfterBreak="0">
    <w:nsid w:val="62CE42E1"/>
    <w:multiLevelType w:val="multilevel"/>
    <w:tmpl w:val="2EBC39A4"/>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bullet"/>
      <w:pStyle w:val="BulletText1"/>
      <w:lvlText w:val=""/>
      <w:lvlJc w:val="left"/>
      <w:pPr>
        <w:ind w:left="720" w:hanging="360"/>
      </w:pPr>
      <w:rPr>
        <w:rFonts w:ascii="Symbol" w:hAnsi="Symbol" w:hint="default"/>
        <w:color w:val="008631"/>
      </w:rPr>
    </w:lvl>
    <w:lvl w:ilvl="3">
      <w:start w:val="1"/>
      <w:numFmt w:val="lowerRoman"/>
      <w:lvlText w:val="(%4)"/>
      <w:lvlJc w:val="right"/>
      <w:pPr>
        <w:tabs>
          <w:tab w:val="num" w:pos="1134"/>
        </w:tabs>
        <w:ind w:left="1134" w:hanging="113"/>
      </w:pPr>
    </w:lvl>
    <w:lvl w:ilvl="4">
      <w:start w:val="1"/>
      <w:numFmt w:val="lowerLetter"/>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3" w15:restartNumberingAfterBreak="0">
    <w:nsid w:val="63225BBE"/>
    <w:multiLevelType w:val="hybridMultilevel"/>
    <w:tmpl w:val="44560B22"/>
    <w:lvl w:ilvl="0" w:tplc="08090001">
      <w:start w:val="1"/>
      <w:numFmt w:val="bullet"/>
      <w:lvlText w:val=""/>
      <w:lvlJc w:val="left"/>
      <w:pPr>
        <w:ind w:left="720" w:hanging="360"/>
      </w:pPr>
      <w:rPr>
        <w:rFonts w:ascii="Symbol" w:hAnsi="Symbol" w:hint="default"/>
      </w:rPr>
    </w:lvl>
    <w:lvl w:ilvl="1" w:tplc="60C6EAC8">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32979F1"/>
    <w:multiLevelType w:val="hybridMultilevel"/>
    <w:tmpl w:val="F530F4C8"/>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5" w15:restartNumberingAfterBreak="0">
    <w:nsid w:val="63672436"/>
    <w:multiLevelType w:val="hybridMultilevel"/>
    <w:tmpl w:val="DCEAB528"/>
    <w:lvl w:ilvl="0" w:tplc="77F805B4">
      <w:start w:val="1"/>
      <w:numFmt w:val="decimal"/>
      <w:lvlText w:val="%1."/>
      <w:lvlJc w:val="left"/>
      <w:pPr>
        <w:ind w:left="1020" w:hanging="360"/>
      </w:pPr>
    </w:lvl>
    <w:lvl w:ilvl="1" w:tplc="4860F10A">
      <w:start w:val="1"/>
      <w:numFmt w:val="decimal"/>
      <w:lvlText w:val="%2."/>
      <w:lvlJc w:val="left"/>
      <w:pPr>
        <w:ind w:left="1020" w:hanging="360"/>
      </w:pPr>
    </w:lvl>
    <w:lvl w:ilvl="2" w:tplc="D4648172">
      <w:start w:val="1"/>
      <w:numFmt w:val="decimal"/>
      <w:lvlText w:val="%3."/>
      <w:lvlJc w:val="left"/>
      <w:pPr>
        <w:ind w:left="1020" w:hanging="360"/>
      </w:pPr>
    </w:lvl>
    <w:lvl w:ilvl="3" w:tplc="7C7401A6">
      <w:start w:val="1"/>
      <w:numFmt w:val="decimal"/>
      <w:lvlText w:val="%4."/>
      <w:lvlJc w:val="left"/>
      <w:pPr>
        <w:ind w:left="1020" w:hanging="360"/>
      </w:pPr>
    </w:lvl>
    <w:lvl w:ilvl="4" w:tplc="9D0E9F36">
      <w:start w:val="1"/>
      <w:numFmt w:val="decimal"/>
      <w:lvlText w:val="%5."/>
      <w:lvlJc w:val="left"/>
      <w:pPr>
        <w:ind w:left="1020" w:hanging="360"/>
      </w:pPr>
    </w:lvl>
    <w:lvl w:ilvl="5" w:tplc="8C285268">
      <w:start w:val="1"/>
      <w:numFmt w:val="decimal"/>
      <w:lvlText w:val="%6."/>
      <w:lvlJc w:val="left"/>
      <w:pPr>
        <w:ind w:left="1020" w:hanging="360"/>
      </w:pPr>
    </w:lvl>
    <w:lvl w:ilvl="6" w:tplc="DB7A5B7E">
      <w:start w:val="1"/>
      <w:numFmt w:val="decimal"/>
      <w:lvlText w:val="%7."/>
      <w:lvlJc w:val="left"/>
      <w:pPr>
        <w:ind w:left="1020" w:hanging="360"/>
      </w:pPr>
    </w:lvl>
    <w:lvl w:ilvl="7" w:tplc="6F022214">
      <w:start w:val="1"/>
      <w:numFmt w:val="decimal"/>
      <w:lvlText w:val="%8."/>
      <w:lvlJc w:val="left"/>
      <w:pPr>
        <w:ind w:left="1020" w:hanging="360"/>
      </w:pPr>
    </w:lvl>
    <w:lvl w:ilvl="8" w:tplc="CB6A3194">
      <w:start w:val="1"/>
      <w:numFmt w:val="decimal"/>
      <w:lvlText w:val="%9."/>
      <w:lvlJc w:val="left"/>
      <w:pPr>
        <w:ind w:left="1020" w:hanging="360"/>
      </w:pPr>
    </w:lvl>
  </w:abstractNum>
  <w:abstractNum w:abstractNumId="146" w15:restartNumberingAfterBreak="0">
    <w:nsid w:val="637E2AB5"/>
    <w:multiLevelType w:val="hybridMultilevel"/>
    <w:tmpl w:val="F042A38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15:restartNumberingAfterBreak="0">
    <w:nsid w:val="64BB24D3"/>
    <w:multiLevelType w:val="hybridMultilevel"/>
    <w:tmpl w:val="BF442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65566DBA"/>
    <w:multiLevelType w:val="hybridMultilevel"/>
    <w:tmpl w:val="7CC87C62"/>
    <w:lvl w:ilvl="0" w:tplc="1EE0E5EE">
      <w:start w:val="1"/>
      <w:numFmt w:val="bullet"/>
      <w:lvlText w:val=""/>
      <w:lvlJc w:val="left"/>
      <w:pPr>
        <w:ind w:left="720" w:hanging="360"/>
      </w:pPr>
      <w:rPr>
        <w:rFonts w:ascii="Symbol" w:hAnsi="Symbol"/>
      </w:rPr>
    </w:lvl>
    <w:lvl w:ilvl="1" w:tplc="98CE88A4">
      <w:start w:val="1"/>
      <w:numFmt w:val="bullet"/>
      <w:lvlText w:val=""/>
      <w:lvlJc w:val="left"/>
      <w:pPr>
        <w:ind w:left="720" w:hanging="360"/>
      </w:pPr>
      <w:rPr>
        <w:rFonts w:ascii="Symbol" w:hAnsi="Symbol"/>
      </w:rPr>
    </w:lvl>
    <w:lvl w:ilvl="2" w:tplc="A022C0AE">
      <w:start w:val="1"/>
      <w:numFmt w:val="bullet"/>
      <w:lvlText w:val=""/>
      <w:lvlJc w:val="left"/>
      <w:pPr>
        <w:ind w:left="720" w:hanging="360"/>
      </w:pPr>
      <w:rPr>
        <w:rFonts w:ascii="Symbol" w:hAnsi="Symbol"/>
      </w:rPr>
    </w:lvl>
    <w:lvl w:ilvl="3" w:tplc="6A746CDA">
      <w:start w:val="1"/>
      <w:numFmt w:val="bullet"/>
      <w:lvlText w:val=""/>
      <w:lvlJc w:val="left"/>
      <w:pPr>
        <w:ind w:left="720" w:hanging="360"/>
      </w:pPr>
      <w:rPr>
        <w:rFonts w:ascii="Symbol" w:hAnsi="Symbol"/>
      </w:rPr>
    </w:lvl>
    <w:lvl w:ilvl="4" w:tplc="71F89620">
      <w:start w:val="1"/>
      <w:numFmt w:val="bullet"/>
      <w:lvlText w:val=""/>
      <w:lvlJc w:val="left"/>
      <w:pPr>
        <w:ind w:left="720" w:hanging="360"/>
      </w:pPr>
      <w:rPr>
        <w:rFonts w:ascii="Symbol" w:hAnsi="Symbol"/>
      </w:rPr>
    </w:lvl>
    <w:lvl w:ilvl="5" w:tplc="F13E993A">
      <w:start w:val="1"/>
      <w:numFmt w:val="bullet"/>
      <w:lvlText w:val=""/>
      <w:lvlJc w:val="left"/>
      <w:pPr>
        <w:ind w:left="720" w:hanging="360"/>
      </w:pPr>
      <w:rPr>
        <w:rFonts w:ascii="Symbol" w:hAnsi="Symbol"/>
      </w:rPr>
    </w:lvl>
    <w:lvl w:ilvl="6" w:tplc="ACEC4602">
      <w:start w:val="1"/>
      <w:numFmt w:val="bullet"/>
      <w:lvlText w:val=""/>
      <w:lvlJc w:val="left"/>
      <w:pPr>
        <w:ind w:left="720" w:hanging="360"/>
      </w:pPr>
      <w:rPr>
        <w:rFonts w:ascii="Symbol" w:hAnsi="Symbol"/>
      </w:rPr>
    </w:lvl>
    <w:lvl w:ilvl="7" w:tplc="2542B1F6">
      <w:start w:val="1"/>
      <w:numFmt w:val="bullet"/>
      <w:lvlText w:val=""/>
      <w:lvlJc w:val="left"/>
      <w:pPr>
        <w:ind w:left="720" w:hanging="360"/>
      </w:pPr>
      <w:rPr>
        <w:rFonts w:ascii="Symbol" w:hAnsi="Symbol"/>
      </w:rPr>
    </w:lvl>
    <w:lvl w:ilvl="8" w:tplc="A06A73BA">
      <w:start w:val="1"/>
      <w:numFmt w:val="bullet"/>
      <w:lvlText w:val=""/>
      <w:lvlJc w:val="left"/>
      <w:pPr>
        <w:ind w:left="720" w:hanging="360"/>
      </w:pPr>
      <w:rPr>
        <w:rFonts w:ascii="Symbol" w:hAnsi="Symbol"/>
      </w:rPr>
    </w:lvl>
  </w:abstractNum>
  <w:abstractNum w:abstractNumId="149" w15:restartNumberingAfterBreak="0">
    <w:nsid w:val="65775F9D"/>
    <w:multiLevelType w:val="hybridMultilevel"/>
    <w:tmpl w:val="95542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65C75687"/>
    <w:multiLevelType w:val="hybridMultilevel"/>
    <w:tmpl w:val="7808491A"/>
    <w:lvl w:ilvl="0" w:tplc="CE8C8794">
      <w:start w:val="1"/>
      <w:numFmt w:val="bullet"/>
      <w:lvlText w:val=""/>
      <w:lvlJc w:val="left"/>
      <w:pPr>
        <w:ind w:left="360" w:hanging="360"/>
      </w:pPr>
      <w:rPr>
        <w:rFonts w:ascii="Symbol" w:hAnsi="Symbol" w:hint="default"/>
        <w:sz w:val="16"/>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51" w15:restartNumberingAfterBreak="0">
    <w:nsid w:val="66871BCB"/>
    <w:multiLevelType w:val="hybridMultilevel"/>
    <w:tmpl w:val="FCF4AE0E"/>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2" w15:restartNumberingAfterBreak="0">
    <w:nsid w:val="669B1F3B"/>
    <w:multiLevelType w:val="hybridMultilevel"/>
    <w:tmpl w:val="BCAA3AC0"/>
    <w:lvl w:ilvl="0" w:tplc="57E2ED5A">
      <w:start w:val="1"/>
      <w:numFmt w:val="bullet"/>
      <w:lvlText w:val=""/>
      <w:lvlJc w:val="left"/>
      <w:pPr>
        <w:ind w:left="720" w:hanging="360"/>
      </w:pPr>
      <w:rPr>
        <w:rFonts w:ascii="Symbol" w:hAnsi="Symbol"/>
      </w:rPr>
    </w:lvl>
    <w:lvl w:ilvl="1" w:tplc="1362F98E">
      <w:start w:val="1"/>
      <w:numFmt w:val="bullet"/>
      <w:lvlText w:val=""/>
      <w:lvlJc w:val="left"/>
      <w:pPr>
        <w:ind w:left="720" w:hanging="360"/>
      </w:pPr>
      <w:rPr>
        <w:rFonts w:ascii="Symbol" w:hAnsi="Symbol"/>
      </w:rPr>
    </w:lvl>
    <w:lvl w:ilvl="2" w:tplc="571C4970">
      <w:start w:val="1"/>
      <w:numFmt w:val="bullet"/>
      <w:lvlText w:val=""/>
      <w:lvlJc w:val="left"/>
      <w:pPr>
        <w:ind w:left="720" w:hanging="360"/>
      </w:pPr>
      <w:rPr>
        <w:rFonts w:ascii="Symbol" w:hAnsi="Symbol"/>
      </w:rPr>
    </w:lvl>
    <w:lvl w:ilvl="3" w:tplc="E116A6AA">
      <w:start w:val="1"/>
      <w:numFmt w:val="bullet"/>
      <w:lvlText w:val=""/>
      <w:lvlJc w:val="left"/>
      <w:pPr>
        <w:ind w:left="720" w:hanging="360"/>
      </w:pPr>
      <w:rPr>
        <w:rFonts w:ascii="Symbol" w:hAnsi="Symbol"/>
      </w:rPr>
    </w:lvl>
    <w:lvl w:ilvl="4" w:tplc="5016DE4E">
      <w:start w:val="1"/>
      <w:numFmt w:val="bullet"/>
      <w:lvlText w:val=""/>
      <w:lvlJc w:val="left"/>
      <w:pPr>
        <w:ind w:left="720" w:hanging="360"/>
      </w:pPr>
      <w:rPr>
        <w:rFonts w:ascii="Symbol" w:hAnsi="Symbol"/>
      </w:rPr>
    </w:lvl>
    <w:lvl w:ilvl="5" w:tplc="DCCE7B58">
      <w:start w:val="1"/>
      <w:numFmt w:val="bullet"/>
      <w:lvlText w:val=""/>
      <w:lvlJc w:val="left"/>
      <w:pPr>
        <w:ind w:left="720" w:hanging="360"/>
      </w:pPr>
      <w:rPr>
        <w:rFonts w:ascii="Symbol" w:hAnsi="Symbol"/>
      </w:rPr>
    </w:lvl>
    <w:lvl w:ilvl="6" w:tplc="3EF0C882">
      <w:start w:val="1"/>
      <w:numFmt w:val="bullet"/>
      <w:lvlText w:val=""/>
      <w:lvlJc w:val="left"/>
      <w:pPr>
        <w:ind w:left="720" w:hanging="360"/>
      </w:pPr>
      <w:rPr>
        <w:rFonts w:ascii="Symbol" w:hAnsi="Symbol"/>
      </w:rPr>
    </w:lvl>
    <w:lvl w:ilvl="7" w:tplc="CE6E122C">
      <w:start w:val="1"/>
      <w:numFmt w:val="bullet"/>
      <w:lvlText w:val=""/>
      <w:lvlJc w:val="left"/>
      <w:pPr>
        <w:ind w:left="720" w:hanging="360"/>
      </w:pPr>
      <w:rPr>
        <w:rFonts w:ascii="Symbol" w:hAnsi="Symbol"/>
      </w:rPr>
    </w:lvl>
    <w:lvl w:ilvl="8" w:tplc="70087D0A">
      <w:start w:val="1"/>
      <w:numFmt w:val="bullet"/>
      <w:lvlText w:val=""/>
      <w:lvlJc w:val="left"/>
      <w:pPr>
        <w:ind w:left="720" w:hanging="360"/>
      </w:pPr>
      <w:rPr>
        <w:rFonts w:ascii="Symbol" w:hAnsi="Symbol"/>
      </w:rPr>
    </w:lvl>
  </w:abstractNum>
  <w:abstractNum w:abstractNumId="153" w15:restartNumberingAfterBreak="0">
    <w:nsid w:val="68222A6D"/>
    <w:multiLevelType w:val="multilevel"/>
    <w:tmpl w:val="CB3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82C26E8"/>
    <w:multiLevelType w:val="multilevel"/>
    <w:tmpl w:val="DF428DEE"/>
    <w:lvl w:ilvl="0">
      <w:start w:val="1"/>
      <w:numFmt w:val="bullet"/>
      <w:lvlText w:val=""/>
      <w:lvlJc w:val="left"/>
      <w:pPr>
        <w:tabs>
          <w:tab w:val="num" w:pos="360"/>
        </w:tabs>
        <w:ind w:left="360" w:hanging="360"/>
      </w:pPr>
      <w:rPr>
        <w:rFonts w:ascii="Symbol" w:hAnsi="Symbol" w:hint="default"/>
        <w:sz w:val="16"/>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5" w15:restartNumberingAfterBreak="0">
    <w:nsid w:val="68A423F6"/>
    <w:multiLevelType w:val="hybridMultilevel"/>
    <w:tmpl w:val="91644326"/>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6" w15:restartNumberingAfterBreak="0">
    <w:nsid w:val="692571DB"/>
    <w:multiLevelType w:val="hybridMultilevel"/>
    <w:tmpl w:val="67B04D34"/>
    <w:lvl w:ilvl="0" w:tplc="17AC8E92">
      <w:start w:val="1"/>
      <w:numFmt w:val="bullet"/>
      <w:lvlText w:val=""/>
      <w:lvlJc w:val="left"/>
      <w:pPr>
        <w:ind w:left="1080" w:hanging="360"/>
      </w:pPr>
      <w:rPr>
        <w:rFonts w:ascii="Symbol" w:hAnsi="Symbol"/>
      </w:rPr>
    </w:lvl>
    <w:lvl w:ilvl="1" w:tplc="1BF86DB0">
      <w:start w:val="1"/>
      <w:numFmt w:val="bullet"/>
      <w:lvlText w:val=""/>
      <w:lvlJc w:val="left"/>
      <w:pPr>
        <w:ind w:left="1080" w:hanging="360"/>
      </w:pPr>
      <w:rPr>
        <w:rFonts w:ascii="Symbol" w:hAnsi="Symbol"/>
      </w:rPr>
    </w:lvl>
    <w:lvl w:ilvl="2" w:tplc="8460FCB6">
      <w:start w:val="1"/>
      <w:numFmt w:val="bullet"/>
      <w:lvlText w:val=""/>
      <w:lvlJc w:val="left"/>
      <w:pPr>
        <w:ind w:left="1080" w:hanging="360"/>
      </w:pPr>
      <w:rPr>
        <w:rFonts w:ascii="Symbol" w:hAnsi="Symbol"/>
      </w:rPr>
    </w:lvl>
    <w:lvl w:ilvl="3" w:tplc="88E67816">
      <w:start w:val="1"/>
      <w:numFmt w:val="bullet"/>
      <w:lvlText w:val=""/>
      <w:lvlJc w:val="left"/>
      <w:pPr>
        <w:ind w:left="1080" w:hanging="360"/>
      </w:pPr>
      <w:rPr>
        <w:rFonts w:ascii="Symbol" w:hAnsi="Symbol"/>
      </w:rPr>
    </w:lvl>
    <w:lvl w:ilvl="4" w:tplc="5F80201A">
      <w:start w:val="1"/>
      <w:numFmt w:val="bullet"/>
      <w:lvlText w:val=""/>
      <w:lvlJc w:val="left"/>
      <w:pPr>
        <w:ind w:left="1080" w:hanging="360"/>
      </w:pPr>
      <w:rPr>
        <w:rFonts w:ascii="Symbol" w:hAnsi="Symbol"/>
      </w:rPr>
    </w:lvl>
    <w:lvl w:ilvl="5" w:tplc="F31E592E">
      <w:start w:val="1"/>
      <w:numFmt w:val="bullet"/>
      <w:lvlText w:val=""/>
      <w:lvlJc w:val="left"/>
      <w:pPr>
        <w:ind w:left="1080" w:hanging="360"/>
      </w:pPr>
      <w:rPr>
        <w:rFonts w:ascii="Symbol" w:hAnsi="Symbol"/>
      </w:rPr>
    </w:lvl>
    <w:lvl w:ilvl="6" w:tplc="8D80EA3E">
      <w:start w:val="1"/>
      <w:numFmt w:val="bullet"/>
      <w:lvlText w:val=""/>
      <w:lvlJc w:val="left"/>
      <w:pPr>
        <w:ind w:left="1080" w:hanging="360"/>
      </w:pPr>
      <w:rPr>
        <w:rFonts w:ascii="Symbol" w:hAnsi="Symbol"/>
      </w:rPr>
    </w:lvl>
    <w:lvl w:ilvl="7" w:tplc="FDDCACBA">
      <w:start w:val="1"/>
      <w:numFmt w:val="bullet"/>
      <w:lvlText w:val=""/>
      <w:lvlJc w:val="left"/>
      <w:pPr>
        <w:ind w:left="1080" w:hanging="360"/>
      </w:pPr>
      <w:rPr>
        <w:rFonts w:ascii="Symbol" w:hAnsi="Symbol"/>
      </w:rPr>
    </w:lvl>
    <w:lvl w:ilvl="8" w:tplc="0FE420C2">
      <w:start w:val="1"/>
      <w:numFmt w:val="bullet"/>
      <w:lvlText w:val=""/>
      <w:lvlJc w:val="left"/>
      <w:pPr>
        <w:ind w:left="1080" w:hanging="360"/>
      </w:pPr>
      <w:rPr>
        <w:rFonts w:ascii="Symbol" w:hAnsi="Symbol"/>
      </w:rPr>
    </w:lvl>
  </w:abstractNum>
  <w:abstractNum w:abstractNumId="157" w15:restartNumberingAfterBreak="0">
    <w:nsid w:val="69EB2225"/>
    <w:multiLevelType w:val="hybridMultilevel"/>
    <w:tmpl w:val="52D06F4A"/>
    <w:lvl w:ilvl="0" w:tplc="CE8C8794">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8" w15:restartNumberingAfterBreak="0">
    <w:nsid w:val="6A2F591F"/>
    <w:multiLevelType w:val="hybridMultilevel"/>
    <w:tmpl w:val="97A2B7F2"/>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9" w15:restartNumberingAfterBreak="0">
    <w:nsid w:val="6A6165AC"/>
    <w:multiLevelType w:val="hybridMultilevel"/>
    <w:tmpl w:val="826836D8"/>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0" w15:restartNumberingAfterBreak="0">
    <w:nsid w:val="6B1F4909"/>
    <w:multiLevelType w:val="hybridMultilevel"/>
    <w:tmpl w:val="2E62BB7E"/>
    <w:lvl w:ilvl="0" w:tplc="D1BA861A">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6BF974DA"/>
    <w:multiLevelType w:val="hybridMultilevel"/>
    <w:tmpl w:val="2B2C80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2" w15:restartNumberingAfterBreak="0">
    <w:nsid w:val="6C7A5AED"/>
    <w:multiLevelType w:val="hybridMultilevel"/>
    <w:tmpl w:val="E0105B1A"/>
    <w:lvl w:ilvl="0" w:tplc="5966F8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6CA839C8"/>
    <w:multiLevelType w:val="hybridMultilevel"/>
    <w:tmpl w:val="04BE6F8C"/>
    <w:lvl w:ilvl="0" w:tplc="8250D8B2">
      <w:numFmt w:val="bullet"/>
      <w:lvlText w:val="-"/>
      <w:lvlJc w:val="left"/>
      <w:pPr>
        <w:ind w:left="720" w:hanging="360"/>
      </w:pPr>
      <w:rPr>
        <w:rFonts w:ascii="Arial" w:eastAsia="Times New Roman" w:hAnsi="Arial" w:hint="default"/>
      </w:rPr>
    </w:lvl>
    <w:lvl w:ilvl="1" w:tplc="FFFFFFFF">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D4375C7"/>
    <w:multiLevelType w:val="hybridMultilevel"/>
    <w:tmpl w:val="56403AA0"/>
    <w:lvl w:ilvl="0" w:tplc="6D62B022">
      <w:start w:val="1"/>
      <w:numFmt w:val="bullet"/>
      <w:lvlText w:val=""/>
      <w:lvlJc w:val="left"/>
      <w:pPr>
        <w:ind w:left="720" w:hanging="360"/>
      </w:pPr>
      <w:rPr>
        <w:rFonts w:ascii="Symbol" w:hAnsi="Symbol"/>
      </w:rPr>
    </w:lvl>
    <w:lvl w:ilvl="1" w:tplc="7648169C">
      <w:start w:val="1"/>
      <w:numFmt w:val="bullet"/>
      <w:lvlText w:val=""/>
      <w:lvlJc w:val="left"/>
      <w:pPr>
        <w:ind w:left="720" w:hanging="360"/>
      </w:pPr>
      <w:rPr>
        <w:rFonts w:ascii="Symbol" w:hAnsi="Symbol"/>
      </w:rPr>
    </w:lvl>
    <w:lvl w:ilvl="2" w:tplc="CEE49314">
      <w:start w:val="1"/>
      <w:numFmt w:val="bullet"/>
      <w:lvlText w:val=""/>
      <w:lvlJc w:val="left"/>
      <w:pPr>
        <w:ind w:left="720" w:hanging="360"/>
      </w:pPr>
      <w:rPr>
        <w:rFonts w:ascii="Symbol" w:hAnsi="Symbol"/>
      </w:rPr>
    </w:lvl>
    <w:lvl w:ilvl="3" w:tplc="E7FC34F8">
      <w:start w:val="1"/>
      <w:numFmt w:val="bullet"/>
      <w:lvlText w:val=""/>
      <w:lvlJc w:val="left"/>
      <w:pPr>
        <w:ind w:left="720" w:hanging="360"/>
      </w:pPr>
      <w:rPr>
        <w:rFonts w:ascii="Symbol" w:hAnsi="Symbol"/>
      </w:rPr>
    </w:lvl>
    <w:lvl w:ilvl="4" w:tplc="7F708740">
      <w:start w:val="1"/>
      <w:numFmt w:val="bullet"/>
      <w:lvlText w:val=""/>
      <w:lvlJc w:val="left"/>
      <w:pPr>
        <w:ind w:left="720" w:hanging="360"/>
      </w:pPr>
      <w:rPr>
        <w:rFonts w:ascii="Symbol" w:hAnsi="Symbol"/>
      </w:rPr>
    </w:lvl>
    <w:lvl w:ilvl="5" w:tplc="06FE82C0">
      <w:start w:val="1"/>
      <w:numFmt w:val="bullet"/>
      <w:lvlText w:val=""/>
      <w:lvlJc w:val="left"/>
      <w:pPr>
        <w:ind w:left="720" w:hanging="360"/>
      </w:pPr>
      <w:rPr>
        <w:rFonts w:ascii="Symbol" w:hAnsi="Symbol"/>
      </w:rPr>
    </w:lvl>
    <w:lvl w:ilvl="6" w:tplc="9D36BCD8">
      <w:start w:val="1"/>
      <w:numFmt w:val="bullet"/>
      <w:lvlText w:val=""/>
      <w:lvlJc w:val="left"/>
      <w:pPr>
        <w:ind w:left="720" w:hanging="360"/>
      </w:pPr>
      <w:rPr>
        <w:rFonts w:ascii="Symbol" w:hAnsi="Symbol"/>
      </w:rPr>
    </w:lvl>
    <w:lvl w:ilvl="7" w:tplc="4BC6503E">
      <w:start w:val="1"/>
      <w:numFmt w:val="bullet"/>
      <w:lvlText w:val=""/>
      <w:lvlJc w:val="left"/>
      <w:pPr>
        <w:ind w:left="720" w:hanging="360"/>
      </w:pPr>
      <w:rPr>
        <w:rFonts w:ascii="Symbol" w:hAnsi="Symbol"/>
      </w:rPr>
    </w:lvl>
    <w:lvl w:ilvl="8" w:tplc="EC24DC9C">
      <w:start w:val="1"/>
      <w:numFmt w:val="bullet"/>
      <w:lvlText w:val=""/>
      <w:lvlJc w:val="left"/>
      <w:pPr>
        <w:ind w:left="720" w:hanging="360"/>
      </w:pPr>
      <w:rPr>
        <w:rFonts w:ascii="Symbol" w:hAnsi="Symbol"/>
      </w:rPr>
    </w:lvl>
  </w:abstractNum>
  <w:abstractNum w:abstractNumId="165" w15:restartNumberingAfterBreak="0">
    <w:nsid w:val="6D5E6D40"/>
    <w:multiLevelType w:val="hybridMultilevel"/>
    <w:tmpl w:val="21FC099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6" w15:restartNumberingAfterBreak="0">
    <w:nsid w:val="6D750121"/>
    <w:multiLevelType w:val="hybridMultilevel"/>
    <w:tmpl w:val="D55CD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6DD0246A"/>
    <w:multiLevelType w:val="multilevel"/>
    <w:tmpl w:val="849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E545748"/>
    <w:multiLevelType w:val="multilevel"/>
    <w:tmpl w:val="3F0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E771986"/>
    <w:multiLevelType w:val="hybridMultilevel"/>
    <w:tmpl w:val="5B902AD0"/>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0" w15:restartNumberingAfterBreak="0">
    <w:nsid w:val="6E7A15C0"/>
    <w:multiLevelType w:val="hybridMultilevel"/>
    <w:tmpl w:val="59A6D264"/>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1" w15:restartNumberingAfterBreak="0">
    <w:nsid w:val="6EED4A01"/>
    <w:multiLevelType w:val="hybridMultilevel"/>
    <w:tmpl w:val="B87CE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6F100989"/>
    <w:multiLevelType w:val="hybridMultilevel"/>
    <w:tmpl w:val="0E8EE21A"/>
    <w:lvl w:ilvl="0" w:tplc="CE8C879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727303A6"/>
    <w:multiLevelType w:val="hybridMultilevel"/>
    <w:tmpl w:val="41AE0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730B402C"/>
    <w:multiLevelType w:val="hybridMultilevel"/>
    <w:tmpl w:val="207E0A2E"/>
    <w:lvl w:ilvl="0" w:tplc="F7C02DDC">
      <w:start w:val="1"/>
      <w:numFmt w:val="bullet"/>
      <w:lvlText w:val=""/>
      <w:lvlJc w:val="left"/>
      <w:pPr>
        <w:ind w:left="720" w:hanging="360"/>
      </w:pPr>
      <w:rPr>
        <w:rFonts w:ascii="Symbol" w:hAnsi="Symbol"/>
      </w:rPr>
    </w:lvl>
    <w:lvl w:ilvl="1" w:tplc="C2A021EE">
      <w:start w:val="1"/>
      <w:numFmt w:val="bullet"/>
      <w:lvlText w:val=""/>
      <w:lvlJc w:val="left"/>
      <w:pPr>
        <w:ind w:left="720" w:hanging="360"/>
      </w:pPr>
      <w:rPr>
        <w:rFonts w:ascii="Symbol" w:hAnsi="Symbol"/>
      </w:rPr>
    </w:lvl>
    <w:lvl w:ilvl="2" w:tplc="1B12E9CE">
      <w:start w:val="1"/>
      <w:numFmt w:val="bullet"/>
      <w:lvlText w:val=""/>
      <w:lvlJc w:val="left"/>
      <w:pPr>
        <w:ind w:left="720" w:hanging="360"/>
      </w:pPr>
      <w:rPr>
        <w:rFonts w:ascii="Symbol" w:hAnsi="Symbol"/>
      </w:rPr>
    </w:lvl>
    <w:lvl w:ilvl="3" w:tplc="049ACCCC">
      <w:start w:val="1"/>
      <w:numFmt w:val="bullet"/>
      <w:lvlText w:val=""/>
      <w:lvlJc w:val="left"/>
      <w:pPr>
        <w:ind w:left="720" w:hanging="360"/>
      </w:pPr>
      <w:rPr>
        <w:rFonts w:ascii="Symbol" w:hAnsi="Symbol"/>
      </w:rPr>
    </w:lvl>
    <w:lvl w:ilvl="4" w:tplc="2CA2B6AA">
      <w:start w:val="1"/>
      <w:numFmt w:val="bullet"/>
      <w:lvlText w:val=""/>
      <w:lvlJc w:val="left"/>
      <w:pPr>
        <w:ind w:left="720" w:hanging="360"/>
      </w:pPr>
      <w:rPr>
        <w:rFonts w:ascii="Symbol" w:hAnsi="Symbol"/>
      </w:rPr>
    </w:lvl>
    <w:lvl w:ilvl="5" w:tplc="3E16211E">
      <w:start w:val="1"/>
      <w:numFmt w:val="bullet"/>
      <w:lvlText w:val=""/>
      <w:lvlJc w:val="left"/>
      <w:pPr>
        <w:ind w:left="720" w:hanging="360"/>
      </w:pPr>
      <w:rPr>
        <w:rFonts w:ascii="Symbol" w:hAnsi="Symbol"/>
      </w:rPr>
    </w:lvl>
    <w:lvl w:ilvl="6" w:tplc="08786104">
      <w:start w:val="1"/>
      <w:numFmt w:val="bullet"/>
      <w:lvlText w:val=""/>
      <w:lvlJc w:val="left"/>
      <w:pPr>
        <w:ind w:left="720" w:hanging="360"/>
      </w:pPr>
      <w:rPr>
        <w:rFonts w:ascii="Symbol" w:hAnsi="Symbol"/>
      </w:rPr>
    </w:lvl>
    <w:lvl w:ilvl="7" w:tplc="2E7CB032">
      <w:start w:val="1"/>
      <w:numFmt w:val="bullet"/>
      <w:lvlText w:val=""/>
      <w:lvlJc w:val="left"/>
      <w:pPr>
        <w:ind w:left="720" w:hanging="360"/>
      </w:pPr>
      <w:rPr>
        <w:rFonts w:ascii="Symbol" w:hAnsi="Symbol"/>
      </w:rPr>
    </w:lvl>
    <w:lvl w:ilvl="8" w:tplc="F55664C8">
      <w:start w:val="1"/>
      <w:numFmt w:val="bullet"/>
      <w:lvlText w:val=""/>
      <w:lvlJc w:val="left"/>
      <w:pPr>
        <w:ind w:left="720" w:hanging="360"/>
      </w:pPr>
      <w:rPr>
        <w:rFonts w:ascii="Symbol" w:hAnsi="Symbol"/>
      </w:rPr>
    </w:lvl>
  </w:abstractNum>
  <w:abstractNum w:abstractNumId="175" w15:restartNumberingAfterBreak="0">
    <w:nsid w:val="733756A3"/>
    <w:multiLevelType w:val="hybridMultilevel"/>
    <w:tmpl w:val="E0800A72"/>
    <w:lvl w:ilvl="0" w:tplc="F0E2CB90">
      <w:start w:val="1"/>
      <w:numFmt w:val="bullet"/>
      <w:lvlText w:val=""/>
      <w:lvlJc w:val="left"/>
      <w:pPr>
        <w:ind w:left="720" w:hanging="360"/>
      </w:pPr>
      <w:rPr>
        <w:rFonts w:ascii="Symbol" w:hAnsi="Symbol"/>
      </w:rPr>
    </w:lvl>
    <w:lvl w:ilvl="1" w:tplc="E2B253D8">
      <w:start w:val="1"/>
      <w:numFmt w:val="bullet"/>
      <w:lvlText w:val=""/>
      <w:lvlJc w:val="left"/>
      <w:pPr>
        <w:ind w:left="720" w:hanging="360"/>
      </w:pPr>
      <w:rPr>
        <w:rFonts w:ascii="Symbol" w:hAnsi="Symbol"/>
      </w:rPr>
    </w:lvl>
    <w:lvl w:ilvl="2" w:tplc="06B6D892">
      <w:start w:val="1"/>
      <w:numFmt w:val="bullet"/>
      <w:lvlText w:val=""/>
      <w:lvlJc w:val="left"/>
      <w:pPr>
        <w:ind w:left="720" w:hanging="360"/>
      </w:pPr>
      <w:rPr>
        <w:rFonts w:ascii="Symbol" w:hAnsi="Symbol"/>
      </w:rPr>
    </w:lvl>
    <w:lvl w:ilvl="3" w:tplc="FE26C076">
      <w:start w:val="1"/>
      <w:numFmt w:val="bullet"/>
      <w:lvlText w:val=""/>
      <w:lvlJc w:val="left"/>
      <w:pPr>
        <w:ind w:left="720" w:hanging="360"/>
      </w:pPr>
      <w:rPr>
        <w:rFonts w:ascii="Symbol" w:hAnsi="Symbol"/>
      </w:rPr>
    </w:lvl>
    <w:lvl w:ilvl="4" w:tplc="E9EA7B42">
      <w:start w:val="1"/>
      <w:numFmt w:val="bullet"/>
      <w:lvlText w:val=""/>
      <w:lvlJc w:val="left"/>
      <w:pPr>
        <w:ind w:left="720" w:hanging="360"/>
      </w:pPr>
      <w:rPr>
        <w:rFonts w:ascii="Symbol" w:hAnsi="Symbol"/>
      </w:rPr>
    </w:lvl>
    <w:lvl w:ilvl="5" w:tplc="016280C4">
      <w:start w:val="1"/>
      <w:numFmt w:val="bullet"/>
      <w:lvlText w:val=""/>
      <w:lvlJc w:val="left"/>
      <w:pPr>
        <w:ind w:left="720" w:hanging="360"/>
      </w:pPr>
      <w:rPr>
        <w:rFonts w:ascii="Symbol" w:hAnsi="Symbol"/>
      </w:rPr>
    </w:lvl>
    <w:lvl w:ilvl="6" w:tplc="5F98E0F6">
      <w:start w:val="1"/>
      <w:numFmt w:val="bullet"/>
      <w:lvlText w:val=""/>
      <w:lvlJc w:val="left"/>
      <w:pPr>
        <w:ind w:left="720" w:hanging="360"/>
      </w:pPr>
      <w:rPr>
        <w:rFonts w:ascii="Symbol" w:hAnsi="Symbol"/>
      </w:rPr>
    </w:lvl>
    <w:lvl w:ilvl="7" w:tplc="F9443ED6">
      <w:start w:val="1"/>
      <w:numFmt w:val="bullet"/>
      <w:lvlText w:val=""/>
      <w:lvlJc w:val="left"/>
      <w:pPr>
        <w:ind w:left="720" w:hanging="360"/>
      </w:pPr>
      <w:rPr>
        <w:rFonts w:ascii="Symbol" w:hAnsi="Symbol"/>
      </w:rPr>
    </w:lvl>
    <w:lvl w:ilvl="8" w:tplc="1026D6F8">
      <w:start w:val="1"/>
      <w:numFmt w:val="bullet"/>
      <w:lvlText w:val=""/>
      <w:lvlJc w:val="left"/>
      <w:pPr>
        <w:ind w:left="720" w:hanging="360"/>
      </w:pPr>
      <w:rPr>
        <w:rFonts w:ascii="Symbol" w:hAnsi="Symbol"/>
      </w:rPr>
    </w:lvl>
  </w:abstractNum>
  <w:abstractNum w:abstractNumId="176" w15:restartNumberingAfterBreak="0">
    <w:nsid w:val="73B1219A"/>
    <w:multiLevelType w:val="hybridMultilevel"/>
    <w:tmpl w:val="8660B2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7" w15:restartNumberingAfterBreak="0">
    <w:nsid w:val="74B343E0"/>
    <w:multiLevelType w:val="hybridMultilevel"/>
    <w:tmpl w:val="71E85188"/>
    <w:lvl w:ilvl="0" w:tplc="CE8C8794">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8" w15:restartNumberingAfterBreak="0">
    <w:nsid w:val="757255F3"/>
    <w:multiLevelType w:val="hybridMultilevel"/>
    <w:tmpl w:val="1C5C66E4"/>
    <w:lvl w:ilvl="0" w:tplc="B5BEC12A">
      <w:start w:val="1"/>
      <w:numFmt w:val="bullet"/>
      <w:lvlText w:val=""/>
      <w:lvlJc w:val="left"/>
      <w:pPr>
        <w:ind w:left="1080" w:hanging="360"/>
      </w:pPr>
      <w:rPr>
        <w:rFonts w:ascii="Symbol" w:hAnsi="Symbol"/>
      </w:rPr>
    </w:lvl>
    <w:lvl w:ilvl="1" w:tplc="0754615E">
      <w:start w:val="1"/>
      <w:numFmt w:val="bullet"/>
      <w:lvlText w:val=""/>
      <w:lvlJc w:val="left"/>
      <w:pPr>
        <w:ind w:left="1080" w:hanging="360"/>
      </w:pPr>
      <w:rPr>
        <w:rFonts w:ascii="Symbol" w:hAnsi="Symbol"/>
      </w:rPr>
    </w:lvl>
    <w:lvl w:ilvl="2" w:tplc="BCAED1D0">
      <w:start w:val="1"/>
      <w:numFmt w:val="bullet"/>
      <w:lvlText w:val=""/>
      <w:lvlJc w:val="left"/>
      <w:pPr>
        <w:ind w:left="1080" w:hanging="360"/>
      </w:pPr>
      <w:rPr>
        <w:rFonts w:ascii="Symbol" w:hAnsi="Symbol"/>
      </w:rPr>
    </w:lvl>
    <w:lvl w:ilvl="3" w:tplc="C3A053DC">
      <w:start w:val="1"/>
      <w:numFmt w:val="bullet"/>
      <w:lvlText w:val=""/>
      <w:lvlJc w:val="left"/>
      <w:pPr>
        <w:ind w:left="1080" w:hanging="360"/>
      </w:pPr>
      <w:rPr>
        <w:rFonts w:ascii="Symbol" w:hAnsi="Symbol"/>
      </w:rPr>
    </w:lvl>
    <w:lvl w:ilvl="4" w:tplc="B5EA565E">
      <w:start w:val="1"/>
      <w:numFmt w:val="bullet"/>
      <w:lvlText w:val=""/>
      <w:lvlJc w:val="left"/>
      <w:pPr>
        <w:ind w:left="1080" w:hanging="360"/>
      </w:pPr>
      <w:rPr>
        <w:rFonts w:ascii="Symbol" w:hAnsi="Symbol"/>
      </w:rPr>
    </w:lvl>
    <w:lvl w:ilvl="5" w:tplc="DB723024">
      <w:start w:val="1"/>
      <w:numFmt w:val="bullet"/>
      <w:lvlText w:val=""/>
      <w:lvlJc w:val="left"/>
      <w:pPr>
        <w:ind w:left="1080" w:hanging="360"/>
      </w:pPr>
      <w:rPr>
        <w:rFonts w:ascii="Symbol" w:hAnsi="Symbol"/>
      </w:rPr>
    </w:lvl>
    <w:lvl w:ilvl="6" w:tplc="64BABB5A">
      <w:start w:val="1"/>
      <w:numFmt w:val="bullet"/>
      <w:lvlText w:val=""/>
      <w:lvlJc w:val="left"/>
      <w:pPr>
        <w:ind w:left="1080" w:hanging="360"/>
      </w:pPr>
      <w:rPr>
        <w:rFonts w:ascii="Symbol" w:hAnsi="Symbol"/>
      </w:rPr>
    </w:lvl>
    <w:lvl w:ilvl="7" w:tplc="E82472F8">
      <w:start w:val="1"/>
      <w:numFmt w:val="bullet"/>
      <w:lvlText w:val=""/>
      <w:lvlJc w:val="left"/>
      <w:pPr>
        <w:ind w:left="1080" w:hanging="360"/>
      </w:pPr>
      <w:rPr>
        <w:rFonts w:ascii="Symbol" w:hAnsi="Symbol"/>
      </w:rPr>
    </w:lvl>
    <w:lvl w:ilvl="8" w:tplc="04FECB5A">
      <w:start w:val="1"/>
      <w:numFmt w:val="bullet"/>
      <w:lvlText w:val=""/>
      <w:lvlJc w:val="left"/>
      <w:pPr>
        <w:ind w:left="1080" w:hanging="360"/>
      </w:pPr>
      <w:rPr>
        <w:rFonts w:ascii="Symbol" w:hAnsi="Symbol"/>
      </w:rPr>
    </w:lvl>
  </w:abstractNum>
  <w:abstractNum w:abstractNumId="179" w15:restartNumberingAfterBreak="0">
    <w:nsid w:val="766009B7"/>
    <w:multiLevelType w:val="hybridMultilevel"/>
    <w:tmpl w:val="D6CCDB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0" w15:restartNumberingAfterBreak="0">
    <w:nsid w:val="767363DE"/>
    <w:multiLevelType w:val="hybridMultilevel"/>
    <w:tmpl w:val="12E2CFA6"/>
    <w:lvl w:ilvl="0" w:tplc="9B988AD0">
      <w:start w:val="1"/>
      <w:numFmt w:val="bullet"/>
      <w:lvlText w:val=""/>
      <w:lvlJc w:val="left"/>
      <w:pPr>
        <w:ind w:left="720" w:hanging="360"/>
      </w:pPr>
      <w:rPr>
        <w:rFonts w:ascii="Symbol" w:hAnsi="Symbol"/>
      </w:rPr>
    </w:lvl>
    <w:lvl w:ilvl="1" w:tplc="BC246BF4">
      <w:start w:val="1"/>
      <w:numFmt w:val="bullet"/>
      <w:lvlText w:val=""/>
      <w:lvlJc w:val="left"/>
      <w:pPr>
        <w:ind w:left="720" w:hanging="360"/>
      </w:pPr>
      <w:rPr>
        <w:rFonts w:ascii="Symbol" w:hAnsi="Symbol"/>
      </w:rPr>
    </w:lvl>
    <w:lvl w:ilvl="2" w:tplc="FE689484">
      <w:start w:val="1"/>
      <w:numFmt w:val="bullet"/>
      <w:lvlText w:val=""/>
      <w:lvlJc w:val="left"/>
      <w:pPr>
        <w:ind w:left="720" w:hanging="360"/>
      </w:pPr>
      <w:rPr>
        <w:rFonts w:ascii="Symbol" w:hAnsi="Symbol"/>
      </w:rPr>
    </w:lvl>
    <w:lvl w:ilvl="3" w:tplc="038459F4">
      <w:start w:val="1"/>
      <w:numFmt w:val="bullet"/>
      <w:lvlText w:val=""/>
      <w:lvlJc w:val="left"/>
      <w:pPr>
        <w:ind w:left="720" w:hanging="360"/>
      </w:pPr>
      <w:rPr>
        <w:rFonts w:ascii="Symbol" w:hAnsi="Symbol"/>
      </w:rPr>
    </w:lvl>
    <w:lvl w:ilvl="4" w:tplc="647A22E4">
      <w:start w:val="1"/>
      <w:numFmt w:val="bullet"/>
      <w:lvlText w:val=""/>
      <w:lvlJc w:val="left"/>
      <w:pPr>
        <w:ind w:left="720" w:hanging="360"/>
      </w:pPr>
      <w:rPr>
        <w:rFonts w:ascii="Symbol" w:hAnsi="Symbol"/>
      </w:rPr>
    </w:lvl>
    <w:lvl w:ilvl="5" w:tplc="EAF4515A">
      <w:start w:val="1"/>
      <w:numFmt w:val="bullet"/>
      <w:lvlText w:val=""/>
      <w:lvlJc w:val="left"/>
      <w:pPr>
        <w:ind w:left="720" w:hanging="360"/>
      </w:pPr>
      <w:rPr>
        <w:rFonts w:ascii="Symbol" w:hAnsi="Symbol"/>
      </w:rPr>
    </w:lvl>
    <w:lvl w:ilvl="6" w:tplc="43F8F434">
      <w:start w:val="1"/>
      <w:numFmt w:val="bullet"/>
      <w:lvlText w:val=""/>
      <w:lvlJc w:val="left"/>
      <w:pPr>
        <w:ind w:left="720" w:hanging="360"/>
      </w:pPr>
      <w:rPr>
        <w:rFonts w:ascii="Symbol" w:hAnsi="Symbol"/>
      </w:rPr>
    </w:lvl>
    <w:lvl w:ilvl="7" w:tplc="FBD6D5B8">
      <w:start w:val="1"/>
      <w:numFmt w:val="bullet"/>
      <w:lvlText w:val=""/>
      <w:lvlJc w:val="left"/>
      <w:pPr>
        <w:ind w:left="720" w:hanging="360"/>
      </w:pPr>
      <w:rPr>
        <w:rFonts w:ascii="Symbol" w:hAnsi="Symbol"/>
      </w:rPr>
    </w:lvl>
    <w:lvl w:ilvl="8" w:tplc="8ED05FC2">
      <w:start w:val="1"/>
      <w:numFmt w:val="bullet"/>
      <w:lvlText w:val=""/>
      <w:lvlJc w:val="left"/>
      <w:pPr>
        <w:ind w:left="720" w:hanging="360"/>
      </w:pPr>
      <w:rPr>
        <w:rFonts w:ascii="Symbol" w:hAnsi="Symbol"/>
      </w:rPr>
    </w:lvl>
  </w:abstractNum>
  <w:abstractNum w:abstractNumId="181" w15:restartNumberingAfterBreak="0">
    <w:nsid w:val="771D77CF"/>
    <w:multiLevelType w:val="hybridMultilevel"/>
    <w:tmpl w:val="06C2B7CC"/>
    <w:lvl w:ilvl="0" w:tplc="CE8C8794">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777E5DEA"/>
    <w:multiLevelType w:val="hybridMultilevel"/>
    <w:tmpl w:val="267E11F6"/>
    <w:lvl w:ilvl="0" w:tplc="4A62258A">
      <w:start w:val="1"/>
      <w:numFmt w:val="bullet"/>
      <w:lvlText w:val=""/>
      <w:lvlJc w:val="left"/>
      <w:pPr>
        <w:ind w:left="720" w:hanging="360"/>
      </w:pPr>
      <w:rPr>
        <w:rFonts w:ascii="Symbol" w:hAnsi="Symbol"/>
      </w:rPr>
    </w:lvl>
    <w:lvl w:ilvl="1" w:tplc="9F2CFC14">
      <w:start w:val="1"/>
      <w:numFmt w:val="bullet"/>
      <w:lvlText w:val=""/>
      <w:lvlJc w:val="left"/>
      <w:pPr>
        <w:ind w:left="720" w:hanging="360"/>
      </w:pPr>
      <w:rPr>
        <w:rFonts w:ascii="Symbol" w:hAnsi="Symbol"/>
      </w:rPr>
    </w:lvl>
    <w:lvl w:ilvl="2" w:tplc="5212FD92">
      <w:start w:val="1"/>
      <w:numFmt w:val="bullet"/>
      <w:lvlText w:val=""/>
      <w:lvlJc w:val="left"/>
      <w:pPr>
        <w:ind w:left="720" w:hanging="360"/>
      </w:pPr>
      <w:rPr>
        <w:rFonts w:ascii="Symbol" w:hAnsi="Symbol"/>
      </w:rPr>
    </w:lvl>
    <w:lvl w:ilvl="3" w:tplc="6346FFCE">
      <w:start w:val="1"/>
      <w:numFmt w:val="bullet"/>
      <w:lvlText w:val=""/>
      <w:lvlJc w:val="left"/>
      <w:pPr>
        <w:ind w:left="720" w:hanging="360"/>
      </w:pPr>
      <w:rPr>
        <w:rFonts w:ascii="Symbol" w:hAnsi="Symbol"/>
      </w:rPr>
    </w:lvl>
    <w:lvl w:ilvl="4" w:tplc="4AD8A23C">
      <w:start w:val="1"/>
      <w:numFmt w:val="bullet"/>
      <w:lvlText w:val=""/>
      <w:lvlJc w:val="left"/>
      <w:pPr>
        <w:ind w:left="720" w:hanging="360"/>
      </w:pPr>
      <w:rPr>
        <w:rFonts w:ascii="Symbol" w:hAnsi="Symbol"/>
      </w:rPr>
    </w:lvl>
    <w:lvl w:ilvl="5" w:tplc="655E4E5C">
      <w:start w:val="1"/>
      <w:numFmt w:val="bullet"/>
      <w:lvlText w:val=""/>
      <w:lvlJc w:val="left"/>
      <w:pPr>
        <w:ind w:left="720" w:hanging="360"/>
      </w:pPr>
      <w:rPr>
        <w:rFonts w:ascii="Symbol" w:hAnsi="Symbol"/>
      </w:rPr>
    </w:lvl>
    <w:lvl w:ilvl="6" w:tplc="AF40B1BE">
      <w:start w:val="1"/>
      <w:numFmt w:val="bullet"/>
      <w:lvlText w:val=""/>
      <w:lvlJc w:val="left"/>
      <w:pPr>
        <w:ind w:left="720" w:hanging="360"/>
      </w:pPr>
      <w:rPr>
        <w:rFonts w:ascii="Symbol" w:hAnsi="Symbol"/>
      </w:rPr>
    </w:lvl>
    <w:lvl w:ilvl="7" w:tplc="50901756">
      <w:start w:val="1"/>
      <w:numFmt w:val="bullet"/>
      <w:lvlText w:val=""/>
      <w:lvlJc w:val="left"/>
      <w:pPr>
        <w:ind w:left="720" w:hanging="360"/>
      </w:pPr>
      <w:rPr>
        <w:rFonts w:ascii="Symbol" w:hAnsi="Symbol"/>
      </w:rPr>
    </w:lvl>
    <w:lvl w:ilvl="8" w:tplc="B27A80EC">
      <w:start w:val="1"/>
      <w:numFmt w:val="bullet"/>
      <w:lvlText w:val=""/>
      <w:lvlJc w:val="left"/>
      <w:pPr>
        <w:ind w:left="720" w:hanging="360"/>
      </w:pPr>
      <w:rPr>
        <w:rFonts w:ascii="Symbol" w:hAnsi="Symbol"/>
      </w:rPr>
    </w:lvl>
  </w:abstractNum>
  <w:abstractNum w:abstractNumId="183" w15:restartNumberingAfterBreak="0">
    <w:nsid w:val="78D30B28"/>
    <w:multiLevelType w:val="multilevel"/>
    <w:tmpl w:val="3F0C3F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4" w15:restartNumberingAfterBreak="0">
    <w:nsid w:val="79835F50"/>
    <w:multiLevelType w:val="hybridMultilevel"/>
    <w:tmpl w:val="92EE3626"/>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5" w15:restartNumberingAfterBreak="0">
    <w:nsid w:val="7A3639E9"/>
    <w:multiLevelType w:val="hybridMultilevel"/>
    <w:tmpl w:val="C2EC7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7A596BC8"/>
    <w:multiLevelType w:val="hybridMultilevel"/>
    <w:tmpl w:val="26D2CAE8"/>
    <w:lvl w:ilvl="0" w:tplc="9AD45CBE">
      <w:start w:val="1"/>
      <w:numFmt w:val="bullet"/>
      <w:lvlText w:val=""/>
      <w:lvlJc w:val="left"/>
      <w:pPr>
        <w:ind w:left="720" w:hanging="360"/>
      </w:pPr>
      <w:rPr>
        <w:rFonts w:ascii="Symbol" w:hAnsi="Symbol"/>
      </w:rPr>
    </w:lvl>
    <w:lvl w:ilvl="1" w:tplc="8266E0EE">
      <w:start w:val="1"/>
      <w:numFmt w:val="bullet"/>
      <w:lvlText w:val=""/>
      <w:lvlJc w:val="left"/>
      <w:pPr>
        <w:ind w:left="720" w:hanging="360"/>
      </w:pPr>
      <w:rPr>
        <w:rFonts w:ascii="Symbol" w:hAnsi="Symbol"/>
      </w:rPr>
    </w:lvl>
    <w:lvl w:ilvl="2" w:tplc="BFFA92AC">
      <w:start w:val="1"/>
      <w:numFmt w:val="bullet"/>
      <w:lvlText w:val=""/>
      <w:lvlJc w:val="left"/>
      <w:pPr>
        <w:ind w:left="720" w:hanging="360"/>
      </w:pPr>
      <w:rPr>
        <w:rFonts w:ascii="Symbol" w:hAnsi="Symbol"/>
      </w:rPr>
    </w:lvl>
    <w:lvl w:ilvl="3" w:tplc="56545C0A">
      <w:start w:val="1"/>
      <w:numFmt w:val="bullet"/>
      <w:lvlText w:val=""/>
      <w:lvlJc w:val="left"/>
      <w:pPr>
        <w:ind w:left="720" w:hanging="360"/>
      </w:pPr>
      <w:rPr>
        <w:rFonts w:ascii="Symbol" w:hAnsi="Symbol"/>
      </w:rPr>
    </w:lvl>
    <w:lvl w:ilvl="4" w:tplc="554A4B20">
      <w:start w:val="1"/>
      <w:numFmt w:val="bullet"/>
      <w:lvlText w:val=""/>
      <w:lvlJc w:val="left"/>
      <w:pPr>
        <w:ind w:left="720" w:hanging="360"/>
      </w:pPr>
      <w:rPr>
        <w:rFonts w:ascii="Symbol" w:hAnsi="Symbol"/>
      </w:rPr>
    </w:lvl>
    <w:lvl w:ilvl="5" w:tplc="8C9CBB22">
      <w:start w:val="1"/>
      <w:numFmt w:val="bullet"/>
      <w:lvlText w:val=""/>
      <w:lvlJc w:val="left"/>
      <w:pPr>
        <w:ind w:left="720" w:hanging="360"/>
      </w:pPr>
      <w:rPr>
        <w:rFonts w:ascii="Symbol" w:hAnsi="Symbol"/>
      </w:rPr>
    </w:lvl>
    <w:lvl w:ilvl="6" w:tplc="8B829EAA">
      <w:start w:val="1"/>
      <w:numFmt w:val="bullet"/>
      <w:lvlText w:val=""/>
      <w:lvlJc w:val="left"/>
      <w:pPr>
        <w:ind w:left="720" w:hanging="360"/>
      </w:pPr>
      <w:rPr>
        <w:rFonts w:ascii="Symbol" w:hAnsi="Symbol"/>
      </w:rPr>
    </w:lvl>
    <w:lvl w:ilvl="7" w:tplc="6936BFE2">
      <w:start w:val="1"/>
      <w:numFmt w:val="bullet"/>
      <w:lvlText w:val=""/>
      <w:lvlJc w:val="left"/>
      <w:pPr>
        <w:ind w:left="720" w:hanging="360"/>
      </w:pPr>
      <w:rPr>
        <w:rFonts w:ascii="Symbol" w:hAnsi="Symbol"/>
      </w:rPr>
    </w:lvl>
    <w:lvl w:ilvl="8" w:tplc="DF5EDE3A">
      <w:start w:val="1"/>
      <w:numFmt w:val="bullet"/>
      <w:lvlText w:val=""/>
      <w:lvlJc w:val="left"/>
      <w:pPr>
        <w:ind w:left="720" w:hanging="360"/>
      </w:pPr>
      <w:rPr>
        <w:rFonts w:ascii="Symbol" w:hAnsi="Symbol"/>
      </w:rPr>
    </w:lvl>
  </w:abstractNum>
  <w:abstractNum w:abstractNumId="187" w15:restartNumberingAfterBreak="0">
    <w:nsid w:val="7B954B1C"/>
    <w:multiLevelType w:val="hybridMultilevel"/>
    <w:tmpl w:val="718A1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7BB9498C"/>
    <w:multiLevelType w:val="hybridMultilevel"/>
    <w:tmpl w:val="918C46A6"/>
    <w:lvl w:ilvl="0" w:tplc="D1BA861A">
      <w:start w:val="1"/>
      <w:numFmt w:val="bullet"/>
      <w:lvlText w:val=""/>
      <w:lvlJc w:val="left"/>
      <w:pPr>
        <w:ind w:left="360" w:hanging="360"/>
      </w:pPr>
      <w:rPr>
        <w:rFonts w:ascii="Symbol" w:hAnsi="Symbol"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9" w15:restartNumberingAfterBreak="0">
    <w:nsid w:val="7C0D64C8"/>
    <w:multiLevelType w:val="hybridMultilevel"/>
    <w:tmpl w:val="9C841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7E5B3116"/>
    <w:multiLevelType w:val="hybridMultilevel"/>
    <w:tmpl w:val="A75290F6"/>
    <w:lvl w:ilvl="0" w:tplc="8250D8B2">
      <w:numFmt w:val="bullet"/>
      <w:lvlText w:val="-"/>
      <w:lvlJc w:val="left"/>
      <w:pPr>
        <w:ind w:left="360" w:hanging="360"/>
      </w:pPr>
      <w:rPr>
        <w:rFonts w:ascii="Arial" w:eastAsia="Times New Roman" w:hAnsi="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1" w15:restartNumberingAfterBreak="0">
    <w:nsid w:val="7F484182"/>
    <w:multiLevelType w:val="hybridMultilevel"/>
    <w:tmpl w:val="995498E0"/>
    <w:lvl w:ilvl="0" w:tplc="55DEC1BE">
      <w:start w:val="1"/>
      <w:numFmt w:val="bullet"/>
      <w:lvlText w:val=""/>
      <w:lvlJc w:val="left"/>
      <w:pPr>
        <w:ind w:left="1080" w:hanging="360"/>
      </w:pPr>
      <w:rPr>
        <w:rFonts w:ascii="Symbol" w:hAnsi="Symbol"/>
      </w:rPr>
    </w:lvl>
    <w:lvl w:ilvl="1" w:tplc="19C8604C">
      <w:start w:val="1"/>
      <w:numFmt w:val="bullet"/>
      <w:lvlText w:val=""/>
      <w:lvlJc w:val="left"/>
      <w:pPr>
        <w:ind w:left="1080" w:hanging="360"/>
      </w:pPr>
      <w:rPr>
        <w:rFonts w:ascii="Symbol" w:hAnsi="Symbol"/>
      </w:rPr>
    </w:lvl>
    <w:lvl w:ilvl="2" w:tplc="CC5C5A40">
      <w:start w:val="1"/>
      <w:numFmt w:val="bullet"/>
      <w:lvlText w:val=""/>
      <w:lvlJc w:val="left"/>
      <w:pPr>
        <w:ind w:left="1080" w:hanging="360"/>
      </w:pPr>
      <w:rPr>
        <w:rFonts w:ascii="Symbol" w:hAnsi="Symbol"/>
      </w:rPr>
    </w:lvl>
    <w:lvl w:ilvl="3" w:tplc="D75C8CF4">
      <w:start w:val="1"/>
      <w:numFmt w:val="bullet"/>
      <w:lvlText w:val=""/>
      <w:lvlJc w:val="left"/>
      <w:pPr>
        <w:ind w:left="1080" w:hanging="360"/>
      </w:pPr>
      <w:rPr>
        <w:rFonts w:ascii="Symbol" w:hAnsi="Symbol"/>
      </w:rPr>
    </w:lvl>
    <w:lvl w:ilvl="4" w:tplc="D88C126A">
      <w:start w:val="1"/>
      <w:numFmt w:val="bullet"/>
      <w:lvlText w:val=""/>
      <w:lvlJc w:val="left"/>
      <w:pPr>
        <w:ind w:left="1080" w:hanging="360"/>
      </w:pPr>
      <w:rPr>
        <w:rFonts w:ascii="Symbol" w:hAnsi="Symbol"/>
      </w:rPr>
    </w:lvl>
    <w:lvl w:ilvl="5" w:tplc="E0CE0334">
      <w:start w:val="1"/>
      <w:numFmt w:val="bullet"/>
      <w:lvlText w:val=""/>
      <w:lvlJc w:val="left"/>
      <w:pPr>
        <w:ind w:left="1080" w:hanging="360"/>
      </w:pPr>
      <w:rPr>
        <w:rFonts w:ascii="Symbol" w:hAnsi="Symbol"/>
      </w:rPr>
    </w:lvl>
    <w:lvl w:ilvl="6" w:tplc="5296A472">
      <w:start w:val="1"/>
      <w:numFmt w:val="bullet"/>
      <w:lvlText w:val=""/>
      <w:lvlJc w:val="left"/>
      <w:pPr>
        <w:ind w:left="1080" w:hanging="360"/>
      </w:pPr>
      <w:rPr>
        <w:rFonts w:ascii="Symbol" w:hAnsi="Symbol"/>
      </w:rPr>
    </w:lvl>
    <w:lvl w:ilvl="7" w:tplc="3C12DE5A">
      <w:start w:val="1"/>
      <w:numFmt w:val="bullet"/>
      <w:lvlText w:val=""/>
      <w:lvlJc w:val="left"/>
      <w:pPr>
        <w:ind w:left="1080" w:hanging="360"/>
      </w:pPr>
      <w:rPr>
        <w:rFonts w:ascii="Symbol" w:hAnsi="Symbol"/>
      </w:rPr>
    </w:lvl>
    <w:lvl w:ilvl="8" w:tplc="C1F0BFF0">
      <w:start w:val="1"/>
      <w:numFmt w:val="bullet"/>
      <w:lvlText w:val=""/>
      <w:lvlJc w:val="left"/>
      <w:pPr>
        <w:ind w:left="1080" w:hanging="360"/>
      </w:pPr>
      <w:rPr>
        <w:rFonts w:ascii="Symbol" w:hAnsi="Symbol"/>
      </w:rPr>
    </w:lvl>
  </w:abstractNum>
  <w:abstractNum w:abstractNumId="192" w15:restartNumberingAfterBreak="0">
    <w:nsid w:val="7FC20A0E"/>
    <w:multiLevelType w:val="hybridMultilevel"/>
    <w:tmpl w:val="D94CD798"/>
    <w:lvl w:ilvl="0" w:tplc="7F4C2AC8">
      <w:start w:val="1"/>
      <w:numFmt w:val="bullet"/>
      <w:lvlText w:val=""/>
      <w:lvlJc w:val="left"/>
      <w:pPr>
        <w:ind w:left="720" w:hanging="360"/>
      </w:pPr>
      <w:rPr>
        <w:rFonts w:ascii="Symbol" w:hAnsi="Symbol"/>
      </w:rPr>
    </w:lvl>
    <w:lvl w:ilvl="1" w:tplc="8738D05E">
      <w:start w:val="1"/>
      <w:numFmt w:val="bullet"/>
      <w:lvlText w:val=""/>
      <w:lvlJc w:val="left"/>
      <w:pPr>
        <w:ind w:left="720" w:hanging="360"/>
      </w:pPr>
      <w:rPr>
        <w:rFonts w:ascii="Symbol" w:hAnsi="Symbol"/>
      </w:rPr>
    </w:lvl>
    <w:lvl w:ilvl="2" w:tplc="2BB417EC">
      <w:start w:val="1"/>
      <w:numFmt w:val="bullet"/>
      <w:lvlText w:val=""/>
      <w:lvlJc w:val="left"/>
      <w:pPr>
        <w:ind w:left="720" w:hanging="360"/>
      </w:pPr>
      <w:rPr>
        <w:rFonts w:ascii="Symbol" w:hAnsi="Symbol"/>
      </w:rPr>
    </w:lvl>
    <w:lvl w:ilvl="3" w:tplc="38C2DF7A">
      <w:start w:val="1"/>
      <w:numFmt w:val="bullet"/>
      <w:lvlText w:val=""/>
      <w:lvlJc w:val="left"/>
      <w:pPr>
        <w:ind w:left="720" w:hanging="360"/>
      </w:pPr>
      <w:rPr>
        <w:rFonts w:ascii="Symbol" w:hAnsi="Symbol"/>
      </w:rPr>
    </w:lvl>
    <w:lvl w:ilvl="4" w:tplc="CAB2A2D4">
      <w:start w:val="1"/>
      <w:numFmt w:val="bullet"/>
      <w:lvlText w:val=""/>
      <w:lvlJc w:val="left"/>
      <w:pPr>
        <w:ind w:left="720" w:hanging="360"/>
      </w:pPr>
      <w:rPr>
        <w:rFonts w:ascii="Symbol" w:hAnsi="Symbol"/>
      </w:rPr>
    </w:lvl>
    <w:lvl w:ilvl="5" w:tplc="35EAAAC2">
      <w:start w:val="1"/>
      <w:numFmt w:val="bullet"/>
      <w:lvlText w:val=""/>
      <w:lvlJc w:val="left"/>
      <w:pPr>
        <w:ind w:left="720" w:hanging="360"/>
      </w:pPr>
      <w:rPr>
        <w:rFonts w:ascii="Symbol" w:hAnsi="Symbol"/>
      </w:rPr>
    </w:lvl>
    <w:lvl w:ilvl="6" w:tplc="742A014C">
      <w:start w:val="1"/>
      <w:numFmt w:val="bullet"/>
      <w:lvlText w:val=""/>
      <w:lvlJc w:val="left"/>
      <w:pPr>
        <w:ind w:left="720" w:hanging="360"/>
      </w:pPr>
      <w:rPr>
        <w:rFonts w:ascii="Symbol" w:hAnsi="Symbol"/>
      </w:rPr>
    </w:lvl>
    <w:lvl w:ilvl="7" w:tplc="FDD69F48">
      <w:start w:val="1"/>
      <w:numFmt w:val="bullet"/>
      <w:lvlText w:val=""/>
      <w:lvlJc w:val="left"/>
      <w:pPr>
        <w:ind w:left="720" w:hanging="360"/>
      </w:pPr>
      <w:rPr>
        <w:rFonts w:ascii="Symbol" w:hAnsi="Symbol"/>
      </w:rPr>
    </w:lvl>
    <w:lvl w:ilvl="8" w:tplc="1B2817AA">
      <w:start w:val="1"/>
      <w:numFmt w:val="bullet"/>
      <w:lvlText w:val=""/>
      <w:lvlJc w:val="left"/>
      <w:pPr>
        <w:ind w:left="720" w:hanging="360"/>
      </w:pPr>
      <w:rPr>
        <w:rFonts w:ascii="Symbol" w:hAnsi="Symbol"/>
      </w:rPr>
    </w:lvl>
  </w:abstractNum>
  <w:num w:numId="1" w16cid:durableId="1920476590">
    <w:abstractNumId w:val="176"/>
  </w:num>
  <w:num w:numId="2" w16cid:durableId="1858422921">
    <w:abstractNumId w:val="142"/>
  </w:num>
  <w:num w:numId="3" w16cid:durableId="1660961706">
    <w:abstractNumId w:val="113"/>
  </w:num>
  <w:num w:numId="4" w16cid:durableId="583957554">
    <w:abstractNumId w:val="116"/>
  </w:num>
  <w:num w:numId="5" w16cid:durableId="1125731437">
    <w:abstractNumId w:val="137"/>
  </w:num>
  <w:num w:numId="6" w16cid:durableId="799108637">
    <w:abstractNumId w:val="56"/>
  </w:num>
  <w:num w:numId="7" w16cid:durableId="1255212495">
    <w:abstractNumId w:val="189"/>
  </w:num>
  <w:num w:numId="8" w16cid:durableId="1812752411">
    <w:abstractNumId w:val="76"/>
  </w:num>
  <w:num w:numId="9" w16cid:durableId="697462787">
    <w:abstractNumId w:val="187"/>
  </w:num>
  <w:num w:numId="10" w16cid:durableId="991176132">
    <w:abstractNumId w:val="11"/>
  </w:num>
  <w:num w:numId="11" w16cid:durableId="458300394">
    <w:abstractNumId w:val="54"/>
  </w:num>
  <w:num w:numId="12" w16cid:durableId="608660372">
    <w:abstractNumId w:val="131"/>
  </w:num>
  <w:num w:numId="13" w16cid:durableId="728188577">
    <w:abstractNumId w:val="101"/>
  </w:num>
  <w:num w:numId="14" w16cid:durableId="4402598">
    <w:abstractNumId w:val="82"/>
  </w:num>
  <w:num w:numId="15" w16cid:durableId="143592798">
    <w:abstractNumId w:val="134"/>
  </w:num>
  <w:num w:numId="16" w16cid:durableId="1957367724">
    <w:abstractNumId w:val="37"/>
  </w:num>
  <w:num w:numId="17" w16cid:durableId="1707681056">
    <w:abstractNumId w:val="100"/>
  </w:num>
  <w:num w:numId="18" w16cid:durableId="1885022695">
    <w:abstractNumId w:val="112"/>
  </w:num>
  <w:num w:numId="19" w16cid:durableId="533463950">
    <w:abstractNumId w:val="126"/>
  </w:num>
  <w:num w:numId="20" w16cid:durableId="25377939">
    <w:abstractNumId w:val="65"/>
  </w:num>
  <w:num w:numId="21" w16cid:durableId="1102185376">
    <w:abstractNumId w:val="115"/>
  </w:num>
  <w:num w:numId="22" w16cid:durableId="576524562">
    <w:abstractNumId w:val="31"/>
  </w:num>
  <w:num w:numId="23" w16cid:durableId="1722897245">
    <w:abstractNumId w:val="147"/>
  </w:num>
  <w:num w:numId="24" w16cid:durableId="634718633">
    <w:abstractNumId w:val="118"/>
  </w:num>
  <w:num w:numId="25" w16cid:durableId="525673886">
    <w:abstractNumId w:val="107"/>
  </w:num>
  <w:num w:numId="26" w16cid:durableId="124857377">
    <w:abstractNumId w:val="83"/>
  </w:num>
  <w:num w:numId="27" w16cid:durableId="251664241">
    <w:abstractNumId w:val="171"/>
  </w:num>
  <w:num w:numId="28" w16cid:durableId="1160581468">
    <w:abstractNumId w:val="84"/>
  </w:num>
  <w:num w:numId="29" w16cid:durableId="352658283">
    <w:abstractNumId w:val="14"/>
  </w:num>
  <w:num w:numId="30" w16cid:durableId="261649907">
    <w:abstractNumId w:val="110"/>
  </w:num>
  <w:num w:numId="31" w16cid:durableId="1217009851">
    <w:abstractNumId w:val="155"/>
  </w:num>
  <w:num w:numId="32" w16cid:durableId="696351050">
    <w:abstractNumId w:val="172"/>
  </w:num>
  <w:num w:numId="33" w16cid:durableId="2026130520">
    <w:abstractNumId w:val="15"/>
  </w:num>
  <w:num w:numId="34" w16cid:durableId="998466332">
    <w:abstractNumId w:val="177"/>
  </w:num>
  <w:num w:numId="35" w16cid:durableId="807473998">
    <w:abstractNumId w:val="111"/>
  </w:num>
  <w:num w:numId="36" w16cid:durableId="239415012">
    <w:abstractNumId w:val="25"/>
  </w:num>
  <w:num w:numId="37" w16cid:durableId="681319418">
    <w:abstractNumId w:val="173"/>
  </w:num>
  <w:num w:numId="38" w16cid:durableId="185411560">
    <w:abstractNumId w:val="90"/>
  </w:num>
  <w:num w:numId="39" w16cid:durableId="1392466100">
    <w:abstractNumId w:val="129"/>
  </w:num>
  <w:num w:numId="40" w16cid:durableId="1262254552">
    <w:abstractNumId w:val="27"/>
  </w:num>
  <w:num w:numId="41" w16cid:durableId="1800762706">
    <w:abstractNumId w:val="17"/>
  </w:num>
  <w:num w:numId="42" w16cid:durableId="711734639">
    <w:abstractNumId w:val="53"/>
  </w:num>
  <w:num w:numId="43" w16cid:durableId="648050049">
    <w:abstractNumId w:val="85"/>
  </w:num>
  <w:num w:numId="44" w16cid:durableId="42218632">
    <w:abstractNumId w:val="184"/>
  </w:num>
  <w:num w:numId="45" w16cid:durableId="200019330">
    <w:abstractNumId w:val="170"/>
  </w:num>
  <w:num w:numId="46" w16cid:durableId="762145773">
    <w:abstractNumId w:val="79"/>
  </w:num>
  <w:num w:numId="47" w16cid:durableId="471597510">
    <w:abstractNumId w:val="97"/>
  </w:num>
  <w:num w:numId="48" w16cid:durableId="710232135">
    <w:abstractNumId w:val="60"/>
  </w:num>
  <w:num w:numId="49" w16cid:durableId="1050498188">
    <w:abstractNumId w:val="89"/>
  </w:num>
  <w:num w:numId="50" w16cid:durableId="836114712">
    <w:abstractNumId w:val="128"/>
  </w:num>
  <w:num w:numId="51" w16cid:durableId="518465833">
    <w:abstractNumId w:val="87"/>
  </w:num>
  <w:num w:numId="52" w16cid:durableId="1515455284">
    <w:abstractNumId w:val="20"/>
  </w:num>
  <w:num w:numId="53" w16cid:durableId="383719622">
    <w:abstractNumId w:val="18"/>
  </w:num>
  <w:num w:numId="54" w16cid:durableId="927075997">
    <w:abstractNumId w:val="124"/>
  </w:num>
  <w:num w:numId="55" w16cid:durableId="677971601">
    <w:abstractNumId w:val="35"/>
  </w:num>
  <w:num w:numId="56" w16cid:durableId="213928962">
    <w:abstractNumId w:val="49"/>
  </w:num>
  <w:num w:numId="57" w16cid:durableId="1091317591">
    <w:abstractNumId w:val="132"/>
  </w:num>
  <w:num w:numId="58" w16cid:durableId="497575343">
    <w:abstractNumId w:val="70"/>
  </w:num>
  <w:num w:numId="59" w16cid:durableId="1685282626">
    <w:abstractNumId w:val="73"/>
  </w:num>
  <w:num w:numId="60" w16cid:durableId="147551789">
    <w:abstractNumId w:val="141"/>
  </w:num>
  <w:num w:numId="61" w16cid:durableId="1503425302">
    <w:abstractNumId w:val="122"/>
  </w:num>
  <w:num w:numId="62" w16cid:durableId="1530221921">
    <w:abstractNumId w:val="59"/>
  </w:num>
  <w:num w:numId="63" w16cid:durableId="550965971">
    <w:abstractNumId w:val="120"/>
  </w:num>
  <w:num w:numId="64" w16cid:durableId="291180835">
    <w:abstractNumId w:val="29"/>
  </w:num>
  <w:num w:numId="65" w16cid:durableId="1891568887">
    <w:abstractNumId w:val="50"/>
  </w:num>
  <w:num w:numId="66" w16cid:durableId="999578417">
    <w:abstractNumId w:val="98"/>
  </w:num>
  <w:num w:numId="67" w16cid:durableId="1631589653">
    <w:abstractNumId w:val="169"/>
  </w:num>
  <w:num w:numId="68" w16cid:durableId="1064329889">
    <w:abstractNumId w:val="39"/>
  </w:num>
  <w:num w:numId="69" w16cid:durableId="1480147867">
    <w:abstractNumId w:val="151"/>
  </w:num>
  <w:num w:numId="70" w16cid:durableId="776102898">
    <w:abstractNumId w:val="24"/>
  </w:num>
  <w:num w:numId="71" w16cid:durableId="832836626">
    <w:abstractNumId w:val="67"/>
  </w:num>
  <w:num w:numId="72" w16cid:durableId="2022928619">
    <w:abstractNumId w:val="69"/>
  </w:num>
  <w:num w:numId="73" w16cid:durableId="68815322">
    <w:abstractNumId w:val="42"/>
  </w:num>
  <w:num w:numId="74" w16cid:durableId="1977954272">
    <w:abstractNumId w:val="159"/>
  </w:num>
  <w:num w:numId="75" w16cid:durableId="140121685">
    <w:abstractNumId w:val="188"/>
  </w:num>
  <w:num w:numId="76" w16cid:durableId="1850484463">
    <w:abstractNumId w:val="160"/>
  </w:num>
  <w:num w:numId="77" w16cid:durableId="2061513707">
    <w:abstractNumId w:val="104"/>
  </w:num>
  <w:num w:numId="78" w16cid:durableId="699862880">
    <w:abstractNumId w:val="152"/>
  </w:num>
  <w:num w:numId="79" w16cid:durableId="888613067">
    <w:abstractNumId w:val="10"/>
  </w:num>
  <w:num w:numId="80" w16cid:durableId="827207933">
    <w:abstractNumId w:val="175"/>
  </w:num>
  <w:num w:numId="81" w16cid:durableId="201093080">
    <w:abstractNumId w:val="119"/>
  </w:num>
  <w:num w:numId="82" w16cid:durableId="169026094">
    <w:abstractNumId w:val="180"/>
  </w:num>
  <w:num w:numId="83" w16cid:durableId="1609462686">
    <w:abstractNumId w:val="6"/>
  </w:num>
  <w:num w:numId="84" w16cid:durableId="1596816673">
    <w:abstractNumId w:val="7"/>
  </w:num>
  <w:num w:numId="85" w16cid:durableId="1108350330">
    <w:abstractNumId w:val="38"/>
  </w:num>
  <w:num w:numId="86" w16cid:durableId="435442373">
    <w:abstractNumId w:val="157"/>
  </w:num>
  <w:num w:numId="87" w16cid:durableId="260189757">
    <w:abstractNumId w:val="64"/>
  </w:num>
  <w:num w:numId="88" w16cid:durableId="327514046">
    <w:abstractNumId w:val="45"/>
  </w:num>
  <w:num w:numId="89" w16cid:durableId="718825189">
    <w:abstractNumId w:val="58"/>
  </w:num>
  <w:num w:numId="90" w16cid:durableId="185753699">
    <w:abstractNumId w:val="106"/>
  </w:num>
  <w:num w:numId="91" w16cid:durableId="1636180243">
    <w:abstractNumId w:val="190"/>
  </w:num>
  <w:num w:numId="92" w16cid:durableId="417598808">
    <w:abstractNumId w:val="156"/>
  </w:num>
  <w:num w:numId="93" w16cid:durableId="353532824">
    <w:abstractNumId w:val="32"/>
  </w:num>
  <w:num w:numId="94" w16cid:durableId="1338729489">
    <w:abstractNumId w:val="13"/>
  </w:num>
  <w:num w:numId="95" w16cid:durableId="90247400">
    <w:abstractNumId w:val="61"/>
  </w:num>
  <w:num w:numId="96" w16cid:durableId="568423184">
    <w:abstractNumId w:val="2"/>
  </w:num>
  <w:num w:numId="97" w16cid:durableId="372582935">
    <w:abstractNumId w:val="185"/>
  </w:num>
  <w:num w:numId="98" w16cid:durableId="1051341941">
    <w:abstractNumId w:val="43"/>
  </w:num>
  <w:num w:numId="99" w16cid:durableId="588731380">
    <w:abstractNumId w:val="182"/>
  </w:num>
  <w:num w:numId="100" w16cid:durableId="1106731754">
    <w:abstractNumId w:val="0"/>
  </w:num>
  <w:num w:numId="101" w16cid:durableId="574902764">
    <w:abstractNumId w:val="16"/>
  </w:num>
  <w:num w:numId="102" w16cid:durableId="109279291">
    <w:abstractNumId w:val="164"/>
  </w:num>
  <w:num w:numId="103" w16cid:durableId="585845220">
    <w:abstractNumId w:val="28"/>
  </w:num>
  <w:num w:numId="104" w16cid:durableId="893740730">
    <w:abstractNumId w:val="125"/>
  </w:num>
  <w:num w:numId="105" w16cid:durableId="1363048616">
    <w:abstractNumId w:val="77"/>
  </w:num>
  <w:num w:numId="106" w16cid:durableId="1379889979">
    <w:abstractNumId w:val="63"/>
  </w:num>
  <w:num w:numId="107" w16cid:durableId="870920865">
    <w:abstractNumId w:val="86"/>
  </w:num>
  <w:num w:numId="108" w16cid:durableId="1658067052">
    <w:abstractNumId w:val="22"/>
  </w:num>
  <w:num w:numId="109" w16cid:durableId="88240095">
    <w:abstractNumId w:val="40"/>
  </w:num>
  <w:num w:numId="110" w16cid:durableId="392583349">
    <w:abstractNumId w:val="99"/>
  </w:num>
  <w:num w:numId="111" w16cid:durableId="1139877445">
    <w:abstractNumId w:val="153"/>
  </w:num>
  <w:num w:numId="112" w16cid:durableId="1335956530">
    <w:abstractNumId w:val="168"/>
  </w:num>
  <w:num w:numId="113" w16cid:durableId="534738289">
    <w:abstractNumId w:val="117"/>
  </w:num>
  <w:num w:numId="114" w16cid:durableId="1979215061">
    <w:abstractNumId w:val="183"/>
  </w:num>
  <w:num w:numId="115" w16cid:durableId="700086092">
    <w:abstractNumId w:val="138"/>
  </w:num>
  <w:num w:numId="116" w16cid:durableId="497114073">
    <w:abstractNumId w:val="144"/>
  </w:num>
  <w:num w:numId="117" w16cid:durableId="1139691256">
    <w:abstractNumId w:val="103"/>
  </w:num>
  <w:num w:numId="118" w16cid:durableId="1435202886">
    <w:abstractNumId w:val="4"/>
  </w:num>
  <w:num w:numId="119" w16cid:durableId="1763260512">
    <w:abstractNumId w:val="44"/>
  </w:num>
  <w:num w:numId="120" w16cid:durableId="507600567">
    <w:abstractNumId w:val="5"/>
  </w:num>
  <w:num w:numId="121" w16cid:durableId="1867787837">
    <w:abstractNumId w:val="191"/>
  </w:num>
  <w:num w:numId="122" w16cid:durableId="1344211925">
    <w:abstractNumId w:val="33"/>
  </w:num>
  <w:num w:numId="123" w16cid:durableId="510876258">
    <w:abstractNumId w:val="96"/>
    <w:lvlOverride w:ilvl="0">
      <w:startOverride w:val="1"/>
    </w:lvlOverride>
  </w:num>
  <w:num w:numId="124" w16cid:durableId="641811156">
    <w:abstractNumId w:val="8"/>
  </w:num>
  <w:num w:numId="125" w16cid:durableId="628051616">
    <w:abstractNumId w:val="145"/>
  </w:num>
  <w:num w:numId="126" w16cid:durableId="1213538484">
    <w:abstractNumId w:val="143"/>
  </w:num>
  <w:num w:numId="127" w16cid:durableId="1715424572">
    <w:abstractNumId w:val="72"/>
  </w:num>
  <w:num w:numId="128" w16cid:durableId="757292968">
    <w:abstractNumId w:val="55"/>
  </w:num>
  <w:num w:numId="129" w16cid:durableId="1764180774">
    <w:abstractNumId w:val="123"/>
  </w:num>
  <w:num w:numId="130" w16cid:durableId="1783064520">
    <w:abstractNumId w:val="108"/>
  </w:num>
  <w:num w:numId="131" w16cid:durableId="642152838">
    <w:abstractNumId w:val="74"/>
  </w:num>
  <w:num w:numId="132" w16cid:durableId="1797674077">
    <w:abstractNumId w:val="47"/>
  </w:num>
  <w:num w:numId="133" w16cid:durableId="1957441293">
    <w:abstractNumId w:val="140"/>
  </w:num>
  <w:num w:numId="134" w16cid:durableId="354429354">
    <w:abstractNumId w:val="148"/>
  </w:num>
  <w:num w:numId="135" w16cid:durableId="2118517954">
    <w:abstractNumId w:val="12"/>
  </w:num>
  <w:num w:numId="136" w16cid:durableId="405761812">
    <w:abstractNumId w:val="192"/>
  </w:num>
  <w:num w:numId="137" w16cid:durableId="1809518004">
    <w:abstractNumId w:val="139"/>
  </w:num>
  <w:num w:numId="138" w16cid:durableId="468940175">
    <w:abstractNumId w:val="75"/>
  </w:num>
  <w:num w:numId="139" w16cid:durableId="1441103460">
    <w:abstractNumId w:val="174"/>
  </w:num>
  <w:num w:numId="140" w16cid:durableId="1704135053">
    <w:abstractNumId w:val="92"/>
  </w:num>
  <w:num w:numId="141" w16cid:durableId="885071283">
    <w:abstractNumId w:val="133"/>
  </w:num>
  <w:num w:numId="142" w16cid:durableId="147478540">
    <w:abstractNumId w:val="80"/>
  </w:num>
  <w:num w:numId="143" w16cid:durableId="214004657">
    <w:abstractNumId w:val="66"/>
  </w:num>
  <w:num w:numId="144" w16cid:durableId="1691224264">
    <w:abstractNumId w:val="57"/>
  </w:num>
  <w:num w:numId="145" w16cid:durableId="1849173346">
    <w:abstractNumId w:val="178"/>
  </w:num>
  <w:num w:numId="146" w16cid:durableId="1650018030">
    <w:abstractNumId w:val="161"/>
  </w:num>
  <w:num w:numId="147" w16cid:durableId="1949847935">
    <w:abstractNumId w:val="81"/>
  </w:num>
  <w:num w:numId="148" w16cid:durableId="745996691">
    <w:abstractNumId w:val="52"/>
  </w:num>
  <w:num w:numId="149" w16cid:durableId="1647511225">
    <w:abstractNumId w:val="34"/>
  </w:num>
  <w:num w:numId="150" w16cid:durableId="1936401026">
    <w:abstractNumId w:val="46"/>
  </w:num>
  <w:num w:numId="151" w16cid:durableId="1824196922">
    <w:abstractNumId w:val="109"/>
  </w:num>
  <w:num w:numId="152" w16cid:durableId="1141458300">
    <w:abstractNumId w:val="36"/>
  </w:num>
  <w:num w:numId="153" w16cid:durableId="1152528359">
    <w:abstractNumId w:val="26"/>
  </w:num>
  <w:num w:numId="154" w16cid:durableId="52718347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927083627">
    <w:abstractNumId w:val="68"/>
  </w:num>
  <w:num w:numId="156" w16cid:durableId="324632274">
    <w:abstractNumId w:val="30"/>
  </w:num>
  <w:num w:numId="157" w16cid:durableId="1321079867">
    <w:abstractNumId w:val="1"/>
  </w:num>
  <w:num w:numId="158" w16cid:durableId="1884637559">
    <w:abstractNumId w:val="162"/>
  </w:num>
  <w:num w:numId="159" w16cid:durableId="276256614">
    <w:abstractNumId w:val="23"/>
  </w:num>
  <w:num w:numId="160" w16cid:durableId="1148278295">
    <w:abstractNumId w:val="102"/>
  </w:num>
  <w:num w:numId="161" w16cid:durableId="198468593">
    <w:abstractNumId w:val="166"/>
  </w:num>
  <w:num w:numId="162" w16cid:durableId="560286755">
    <w:abstractNumId w:val="167"/>
  </w:num>
  <w:num w:numId="163" w16cid:durableId="1738431667">
    <w:abstractNumId w:val="19"/>
  </w:num>
  <w:num w:numId="164" w16cid:durableId="653724382">
    <w:abstractNumId w:val="71"/>
  </w:num>
  <w:num w:numId="165" w16cid:durableId="1469283392">
    <w:abstractNumId w:val="149"/>
  </w:num>
  <w:num w:numId="166" w16cid:durableId="577443678">
    <w:abstractNumId w:val="41"/>
  </w:num>
  <w:num w:numId="167" w16cid:durableId="1529562096">
    <w:abstractNumId w:val="51"/>
  </w:num>
  <w:num w:numId="168" w16cid:durableId="1556893911">
    <w:abstractNumId w:val="163"/>
  </w:num>
  <w:num w:numId="169" w16cid:durableId="54471820">
    <w:abstractNumId w:val="94"/>
  </w:num>
  <w:num w:numId="170" w16cid:durableId="184835121">
    <w:abstractNumId w:val="93"/>
  </w:num>
  <w:num w:numId="171" w16cid:durableId="1046873250">
    <w:abstractNumId w:val="154"/>
  </w:num>
  <w:num w:numId="172" w16cid:durableId="778767431">
    <w:abstractNumId w:val="150"/>
  </w:num>
  <w:num w:numId="173" w16cid:durableId="1313825793">
    <w:abstractNumId w:val="121"/>
  </w:num>
  <w:num w:numId="174" w16cid:durableId="321545861">
    <w:abstractNumId w:val="91"/>
  </w:num>
  <w:num w:numId="175" w16cid:durableId="726412069">
    <w:abstractNumId w:val="135"/>
  </w:num>
  <w:num w:numId="176" w16cid:durableId="822240511">
    <w:abstractNumId w:val="78"/>
  </w:num>
  <w:num w:numId="177" w16cid:durableId="491139458">
    <w:abstractNumId w:val="146"/>
  </w:num>
  <w:num w:numId="178" w16cid:durableId="1286347820">
    <w:abstractNumId w:val="114"/>
  </w:num>
  <w:num w:numId="179" w16cid:durableId="1266763480">
    <w:abstractNumId w:val="88"/>
  </w:num>
  <w:num w:numId="180" w16cid:durableId="220482066">
    <w:abstractNumId w:val="3"/>
  </w:num>
  <w:num w:numId="181" w16cid:durableId="50928820">
    <w:abstractNumId w:val="186"/>
  </w:num>
  <w:num w:numId="182" w16cid:durableId="792676268">
    <w:abstractNumId w:val="130"/>
  </w:num>
  <w:num w:numId="183" w16cid:durableId="2070221654">
    <w:abstractNumId w:val="21"/>
  </w:num>
  <w:num w:numId="184" w16cid:durableId="572742704">
    <w:abstractNumId w:val="158"/>
  </w:num>
  <w:num w:numId="185" w16cid:durableId="1936211537">
    <w:abstractNumId w:val="165"/>
  </w:num>
  <w:num w:numId="186" w16cid:durableId="312835586">
    <w:abstractNumId w:val="179"/>
  </w:num>
  <w:num w:numId="187" w16cid:durableId="301427999">
    <w:abstractNumId w:val="181"/>
  </w:num>
  <w:num w:numId="188" w16cid:durableId="1429887028">
    <w:abstractNumId w:val="9"/>
  </w:num>
  <w:num w:numId="189" w16cid:durableId="467211814">
    <w:abstractNumId w:val="127"/>
  </w:num>
  <w:num w:numId="190" w16cid:durableId="181667878">
    <w:abstractNumId w:val="105"/>
  </w:num>
  <w:num w:numId="191" w16cid:durableId="1185242105">
    <w:abstractNumId w:val="48"/>
  </w:num>
  <w:num w:numId="192" w16cid:durableId="1230771276">
    <w:abstractNumId w:val="136"/>
  </w:num>
  <w:num w:numId="193" w16cid:durableId="1432699940">
    <w:abstractNumId w:val="95"/>
  </w:num>
  <w:num w:numId="194" w16cid:durableId="960190771">
    <w:abstractNumId w:val="62"/>
  </w:num>
  <w:numIdMacAtCleanup w:val="1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Pavlou">
    <w15:presenceInfo w15:providerId="AD" w15:userId="S::helen.pavlou@environment-agency.gov.uk::7bf7f8dc-7c67-4cd3-846b-2e4762114a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8E"/>
    <w:rsid w:val="000000B0"/>
    <w:rsid w:val="00000132"/>
    <w:rsid w:val="0000014E"/>
    <w:rsid w:val="00000170"/>
    <w:rsid w:val="000001AD"/>
    <w:rsid w:val="0000023E"/>
    <w:rsid w:val="00000337"/>
    <w:rsid w:val="000003C5"/>
    <w:rsid w:val="00000542"/>
    <w:rsid w:val="0000063C"/>
    <w:rsid w:val="00000696"/>
    <w:rsid w:val="00000703"/>
    <w:rsid w:val="0000071A"/>
    <w:rsid w:val="0000086E"/>
    <w:rsid w:val="00000875"/>
    <w:rsid w:val="000008BE"/>
    <w:rsid w:val="00000AC7"/>
    <w:rsid w:val="00000C9B"/>
    <w:rsid w:val="00000CE2"/>
    <w:rsid w:val="00000DFD"/>
    <w:rsid w:val="00000E27"/>
    <w:rsid w:val="00000EAD"/>
    <w:rsid w:val="00000EE4"/>
    <w:rsid w:val="00000F1C"/>
    <w:rsid w:val="00000FB8"/>
    <w:rsid w:val="000010B5"/>
    <w:rsid w:val="00001163"/>
    <w:rsid w:val="00001252"/>
    <w:rsid w:val="000013B2"/>
    <w:rsid w:val="00001413"/>
    <w:rsid w:val="00001472"/>
    <w:rsid w:val="000015B7"/>
    <w:rsid w:val="00001703"/>
    <w:rsid w:val="000017D9"/>
    <w:rsid w:val="000018BD"/>
    <w:rsid w:val="00001903"/>
    <w:rsid w:val="0000192D"/>
    <w:rsid w:val="00001955"/>
    <w:rsid w:val="000019D5"/>
    <w:rsid w:val="00001B81"/>
    <w:rsid w:val="00001B8C"/>
    <w:rsid w:val="00001BDF"/>
    <w:rsid w:val="00001D61"/>
    <w:rsid w:val="00002021"/>
    <w:rsid w:val="00002078"/>
    <w:rsid w:val="00002116"/>
    <w:rsid w:val="00002137"/>
    <w:rsid w:val="00002155"/>
    <w:rsid w:val="00002175"/>
    <w:rsid w:val="0000220E"/>
    <w:rsid w:val="0000225B"/>
    <w:rsid w:val="0000235E"/>
    <w:rsid w:val="000024F4"/>
    <w:rsid w:val="0000250D"/>
    <w:rsid w:val="00002544"/>
    <w:rsid w:val="00002553"/>
    <w:rsid w:val="000025D5"/>
    <w:rsid w:val="000026C8"/>
    <w:rsid w:val="000026F4"/>
    <w:rsid w:val="000027E7"/>
    <w:rsid w:val="00002899"/>
    <w:rsid w:val="000028E4"/>
    <w:rsid w:val="00002AE5"/>
    <w:rsid w:val="00002C19"/>
    <w:rsid w:val="00002C1F"/>
    <w:rsid w:val="00002D48"/>
    <w:rsid w:val="00002D83"/>
    <w:rsid w:val="00002E14"/>
    <w:rsid w:val="00002E8D"/>
    <w:rsid w:val="00002EA6"/>
    <w:rsid w:val="00002F92"/>
    <w:rsid w:val="00003007"/>
    <w:rsid w:val="00003068"/>
    <w:rsid w:val="000030BE"/>
    <w:rsid w:val="0000310A"/>
    <w:rsid w:val="0000311E"/>
    <w:rsid w:val="000031A8"/>
    <w:rsid w:val="000031B5"/>
    <w:rsid w:val="000031CD"/>
    <w:rsid w:val="0000322B"/>
    <w:rsid w:val="000032AA"/>
    <w:rsid w:val="00003455"/>
    <w:rsid w:val="00003523"/>
    <w:rsid w:val="0000356A"/>
    <w:rsid w:val="0000356E"/>
    <w:rsid w:val="00003571"/>
    <w:rsid w:val="000035AB"/>
    <w:rsid w:val="00003658"/>
    <w:rsid w:val="000036AD"/>
    <w:rsid w:val="0000383B"/>
    <w:rsid w:val="0000389E"/>
    <w:rsid w:val="000038F5"/>
    <w:rsid w:val="00003942"/>
    <w:rsid w:val="000039FF"/>
    <w:rsid w:val="00003AD4"/>
    <w:rsid w:val="00003BC7"/>
    <w:rsid w:val="00003D22"/>
    <w:rsid w:val="00003D35"/>
    <w:rsid w:val="00003D57"/>
    <w:rsid w:val="00003D9A"/>
    <w:rsid w:val="00003F68"/>
    <w:rsid w:val="00003F95"/>
    <w:rsid w:val="00004044"/>
    <w:rsid w:val="00004091"/>
    <w:rsid w:val="000040DF"/>
    <w:rsid w:val="00004232"/>
    <w:rsid w:val="00004309"/>
    <w:rsid w:val="00004310"/>
    <w:rsid w:val="000043A9"/>
    <w:rsid w:val="0000441D"/>
    <w:rsid w:val="00004456"/>
    <w:rsid w:val="0000450E"/>
    <w:rsid w:val="00004667"/>
    <w:rsid w:val="00004830"/>
    <w:rsid w:val="000048A7"/>
    <w:rsid w:val="000048AB"/>
    <w:rsid w:val="000049D9"/>
    <w:rsid w:val="00004A25"/>
    <w:rsid w:val="00004AE1"/>
    <w:rsid w:val="00004C12"/>
    <w:rsid w:val="00004C60"/>
    <w:rsid w:val="00004C95"/>
    <w:rsid w:val="00004D69"/>
    <w:rsid w:val="00004DCE"/>
    <w:rsid w:val="00004DD8"/>
    <w:rsid w:val="00004E5C"/>
    <w:rsid w:val="00004EBC"/>
    <w:rsid w:val="00004EC8"/>
    <w:rsid w:val="00004ECE"/>
    <w:rsid w:val="00004EE6"/>
    <w:rsid w:val="00004F92"/>
    <w:rsid w:val="00004FD6"/>
    <w:rsid w:val="0000501C"/>
    <w:rsid w:val="0000504F"/>
    <w:rsid w:val="0000507C"/>
    <w:rsid w:val="00005106"/>
    <w:rsid w:val="00005109"/>
    <w:rsid w:val="00005119"/>
    <w:rsid w:val="000052CE"/>
    <w:rsid w:val="00005361"/>
    <w:rsid w:val="00005403"/>
    <w:rsid w:val="0000545D"/>
    <w:rsid w:val="0000547A"/>
    <w:rsid w:val="00005528"/>
    <w:rsid w:val="000055E4"/>
    <w:rsid w:val="000057E5"/>
    <w:rsid w:val="000057F7"/>
    <w:rsid w:val="00005912"/>
    <w:rsid w:val="0000595A"/>
    <w:rsid w:val="000059E0"/>
    <w:rsid w:val="00005B9C"/>
    <w:rsid w:val="00005C25"/>
    <w:rsid w:val="00005EA8"/>
    <w:rsid w:val="00005FAE"/>
    <w:rsid w:val="00005FFB"/>
    <w:rsid w:val="0000613A"/>
    <w:rsid w:val="0000651C"/>
    <w:rsid w:val="00006592"/>
    <w:rsid w:val="000065EE"/>
    <w:rsid w:val="00006609"/>
    <w:rsid w:val="00006742"/>
    <w:rsid w:val="000068F9"/>
    <w:rsid w:val="00006944"/>
    <w:rsid w:val="00006945"/>
    <w:rsid w:val="00006947"/>
    <w:rsid w:val="000069D1"/>
    <w:rsid w:val="00006A53"/>
    <w:rsid w:val="00006A65"/>
    <w:rsid w:val="00006B2B"/>
    <w:rsid w:val="00006BAB"/>
    <w:rsid w:val="00006D01"/>
    <w:rsid w:val="00006D0F"/>
    <w:rsid w:val="00006D17"/>
    <w:rsid w:val="00006DDD"/>
    <w:rsid w:val="00006F27"/>
    <w:rsid w:val="00006F76"/>
    <w:rsid w:val="00006F97"/>
    <w:rsid w:val="000071A4"/>
    <w:rsid w:val="00007252"/>
    <w:rsid w:val="00007372"/>
    <w:rsid w:val="00007426"/>
    <w:rsid w:val="000075F5"/>
    <w:rsid w:val="000076A6"/>
    <w:rsid w:val="0000780A"/>
    <w:rsid w:val="000079FF"/>
    <w:rsid w:val="00007B38"/>
    <w:rsid w:val="00007B82"/>
    <w:rsid w:val="00007BC6"/>
    <w:rsid w:val="00007D1D"/>
    <w:rsid w:val="00007EDA"/>
    <w:rsid w:val="00007EE2"/>
    <w:rsid w:val="00007F09"/>
    <w:rsid w:val="00007F1C"/>
    <w:rsid w:val="00007FC5"/>
    <w:rsid w:val="00007FF7"/>
    <w:rsid w:val="0000EAEE"/>
    <w:rsid w:val="00010097"/>
    <w:rsid w:val="00010124"/>
    <w:rsid w:val="00010125"/>
    <w:rsid w:val="0001018B"/>
    <w:rsid w:val="000102A6"/>
    <w:rsid w:val="000102E0"/>
    <w:rsid w:val="0001038E"/>
    <w:rsid w:val="000103B4"/>
    <w:rsid w:val="0001054D"/>
    <w:rsid w:val="000106A2"/>
    <w:rsid w:val="00010720"/>
    <w:rsid w:val="00010769"/>
    <w:rsid w:val="00010828"/>
    <w:rsid w:val="000108BB"/>
    <w:rsid w:val="000108BC"/>
    <w:rsid w:val="000109BD"/>
    <w:rsid w:val="00010A04"/>
    <w:rsid w:val="00010A30"/>
    <w:rsid w:val="00010A76"/>
    <w:rsid w:val="00010B1B"/>
    <w:rsid w:val="00010BBF"/>
    <w:rsid w:val="00010C7B"/>
    <w:rsid w:val="00010C93"/>
    <w:rsid w:val="00010CA3"/>
    <w:rsid w:val="00010D37"/>
    <w:rsid w:val="00010DC3"/>
    <w:rsid w:val="00010E6F"/>
    <w:rsid w:val="00011060"/>
    <w:rsid w:val="0001109C"/>
    <w:rsid w:val="0001114C"/>
    <w:rsid w:val="00011180"/>
    <w:rsid w:val="00011253"/>
    <w:rsid w:val="000112AA"/>
    <w:rsid w:val="000112BC"/>
    <w:rsid w:val="000112FE"/>
    <w:rsid w:val="00011344"/>
    <w:rsid w:val="000114EA"/>
    <w:rsid w:val="000115B1"/>
    <w:rsid w:val="00011659"/>
    <w:rsid w:val="000116DA"/>
    <w:rsid w:val="0001172D"/>
    <w:rsid w:val="0001185D"/>
    <w:rsid w:val="00011868"/>
    <w:rsid w:val="00011915"/>
    <w:rsid w:val="0001196E"/>
    <w:rsid w:val="00011A44"/>
    <w:rsid w:val="00011B7F"/>
    <w:rsid w:val="00011B95"/>
    <w:rsid w:val="00011C78"/>
    <w:rsid w:val="00011CAF"/>
    <w:rsid w:val="00011E31"/>
    <w:rsid w:val="00011E7E"/>
    <w:rsid w:val="00011F0D"/>
    <w:rsid w:val="00011F39"/>
    <w:rsid w:val="00011F63"/>
    <w:rsid w:val="00011FD6"/>
    <w:rsid w:val="00012024"/>
    <w:rsid w:val="00012049"/>
    <w:rsid w:val="00012072"/>
    <w:rsid w:val="00012093"/>
    <w:rsid w:val="000120B8"/>
    <w:rsid w:val="000120FE"/>
    <w:rsid w:val="00012104"/>
    <w:rsid w:val="00012147"/>
    <w:rsid w:val="000121A7"/>
    <w:rsid w:val="000121CE"/>
    <w:rsid w:val="0001230A"/>
    <w:rsid w:val="000123D8"/>
    <w:rsid w:val="00012573"/>
    <w:rsid w:val="0001258D"/>
    <w:rsid w:val="000125D2"/>
    <w:rsid w:val="000126AD"/>
    <w:rsid w:val="00012711"/>
    <w:rsid w:val="00012847"/>
    <w:rsid w:val="00012947"/>
    <w:rsid w:val="00012974"/>
    <w:rsid w:val="00012989"/>
    <w:rsid w:val="000129AB"/>
    <w:rsid w:val="00012A83"/>
    <w:rsid w:val="00012AB0"/>
    <w:rsid w:val="00012BED"/>
    <w:rsid w:val="00012C6F"/>
    <w:rsid w:val="00012CAE"/>
    <w:rsid w:val="00012D75"/>
    <w:rsid w:val="00012D8E"/>
    <w:rsid w:val="00012E95"/>
    <w:rsid w:val="00012EE8"/>
    <w:rsid w:val="00012F1C"/>
    <w:rsid w:val="00013193"/>
    <w:rsid w:val="000131A2"/>
    <w:rsid w:val="000131F2"/>
    <w:rsid w:val="000132CA"/>
    <w:rsid w:val="000134B2"/>
    <w:rsid w:val="00013599"/>
    <w:rsid w:val="0001375E"/>
    <w:rsid w:val="000137BC"/>
    <w:rsid w:val="00013838"/>
    <w:rsid w:val="000138AF"/>
    <w:rsid w:val="000139C7"/>
    <w:rsid w:val="00013A5F"/>
    <w:rsid w:val="00013A68"/>
    <w:rsid w:val="00013A7B"/>
    <w:rsid w:val="00013AB8"/>
    <w:rsid w:val="00013B5A"/>
    <w:rsid w:val="00013B61"/>
    <w:rsid w:val="00013C1F"/>
    <w:rsid w:val="00013C4D"/>
    <w:rsid w:val="00013C80"/>
    <w:rsid w:val="00013C9A"/>
    <w:rsid w:val="00013D3E"/>
    <w:rsid w:val="00013D77"/>
    <w:rsid w:val="00013D84"/>
    <w:rsid w:val="00013E6B"/>
    <w:rsid w:val="00013F3C"/>
    <w:rsid w:val="00014156"/>
    <w:rsid w:val="0001417B"/>
    <w:rsid w:val="000141A4"/>
    <w:rsid w:val="00014265"/>
    <w:rsid w:val="0001442E"/>
    <w:rsid w:val="00014507"/>
    <w:rsid w:val="0001451D"/>
    <w:rsid w:val="00014540"/>
    <w:rsid w:val="000146D6"/>
    <w:rsid w:val="00014747"/>
    <w:rsid w:val="0001482A"/>
    <w:rsid w:val="000149AC"/>
    <w:rsid w:val="000149F8"/>
    <w:rsid w:val="00014A53"/>
    <w:rsid w:val="00014A86"/>
    <w:rsid w:val="00014B48"/>
    <w:rsid w:val="00014C45"/>
    <w:rsid w:val="00014C8D"/>
    <w:rsid w:val="00014CAB"/>
    <w:rsid w:val="00014CB8"/>
    <w:rsid w:val="00014CCB"/>
    <w:rsid w:val="00014E48"/>
    <w:rsid w:val="00014E53"/>
    <w:rsid w:val="00014E6A"/>
    <w:rsid w:val="00015018"/>
    <w:rsid w:val="000151CB"/>
    <w:rsid w:val="000151DD"/>
    <w:rsid w:val="00015237"/>
    <w:rsid w:val="000152D3"/>
    <w:rsid w:val="000153D6"/>
    <w:rsid w:val="000153E7"/>
    <w:rsid w:val="000154B0"/>
    <w:rsid w:val="0001551E"/>
    <w:rsid w:val="00015584"/>
    <w:rsid w:val="0001566D"/>
    <w:rsid w:val="00015823"/>
    <w:rsid w:val="00015840"/>
    <w:rsid w:val="00015852"/>
    <w:rsid w:val="00015908"/>
    <w:rsid w:val="00015943"/>
    <w:rsid w:val="00015C6F"/>
    <w:rsid w:val="00015C77"/>
    <w:rsid w:val="00015D0B"/>
    <w:rsid w:val="00015D62"/>
    <w:rsid w:val="00015DAC"/>
    <w:rsid w:val="00015E79"/>
    <w:rsid w:val="00015F7C"/>
    <w:rsid w:val="00015F95"/>
    <w:rsid w:val="00015FAA"/>
    <w:rsid w:val="00015FC3"/>
    <w:rsid w:val="00016050"/>
    <w:rsid w:val="0001610F"/>
    <w:rsid w:val="0001627B"/>
    <w:rsid w:val="000162B3"/>
    <w:rsid w:val="0001635E"/>
    <w:rsid w:val="000163E2"/>
    <w:rsid w:val="0001642D"/>
    <w:rsid w:val="0001643D"/>
    <w:rsid w:val="000165A4"/>
    <w:rsid w:val="0001660C"/>
    <w:rsid w:val="0001663C"/>
    <w:rsid w:val="00016699"/>
    <w:rsid w:val="000166C3"/>
    <w:rsid w:val="000167F7"/>
    <w:rsid w:val="000167FF"/>
    <w:rsid w:val="0001687D"/>
    <w:rsid w:val="00016928"/>
    <w:rsid w:val="000169EB"/>
    <w:rsid w:val="000169FA"/>
    <w:rsid w:val="00016AC2"/>
    <w:rsid w:val="00016EB9"/>
    <w:rsid w:val="00016ED1"/>
    <w:rsid w:val="00017000"/>
    <w:rsid w:val="000170AA"/>
    <w:rsid w:val="00017118"/>
    <w:rsid w:val="000172E5"/>
    <w:rsid w:val="000173E2"/>
    <w:rsid w:val="000173FC"/>
    <w:rsid w:val="00017408"/>
    <w:rsid w:val="0001741E"/>
    <w:rsid w:val="00017523"/>
    <w:rsid w:val="00017622"/>
    <w:rsid w:val="000176E5"/>
    <w:rsid w:val="000176EE"/>
    <w:rsid w:val="00017731"/>
    <w:rsid w:val="00017733"/>
    <w:rsid w:val="00017738"/>
    <w:rsid w:val="00017787"/>
    <w:rsid w:val="000178A3"/>
    <w:rsid w:val="000178C5"/>
    <w:rsid w:val="000178FB"/>
    <w:rsid w:val="000178FC"/>
    <w:rsid w:val="000179BB"/>
    <w:rsid w:val="00017A4D"/>
    <w:rsid w:val="00017B47"/>
    <w:rsid w:val="00017D06"/>
    <w:rsid w:val="00017D1E"/>
    <w:rsid w:val="00017D5A"/>
    <w:rsid w:val="00017DA9"/>
    <w:rsid w:val="00017DBD"/>
    <w:rsid w:val="00017EB5"/>
    <w:rsid w:val="0002008B"/>
    <w:rsid w:val="0002008F"/>
    <w:rsid w:val="00020128"/>
    <w:rsid w:val="0002013C"/>
    <w:rsid w:val="0002022F"/>
    <w:rsid w:val="00020253"/>
    <w:rsid w:val="000202D5"/>
    <w:rsid w:val="00020695"/>
    <w:rsid w:val="000206B4"/>
    <w:rsid w:val="00020726"/>
    <w:rsid w:val="00020799"/>
    <w:rsid w:val="00020848"/>
    <w:rsid w:val="0002085A"/>
    <w:rsid w:val="000208BA"/>
    <w:rsid w:val="00020941"/>
    <w:rsid w:val="00020946"/>
    <w:rsid w:val="0002094D"/>
    <w:rsid w:val="000209D0"/>
    <w:rsid w:val="000209DA"/>
    <w:rsid w:val="00020BE4"/>
    <w:rsid w:val="00020D0E"/>
    <w:rsid w:val="00020D22"/>
    <w:rsid w:val="00020D6A"/>
    <w:rsid w:val="00020DBE"/>
    <w:rsid w:val="00020DFD"/>
    <w:rsid w:val="00020ED4"/>
    <w:rsid w:val="00021059"/>
    <w:rsid w:val="000210E8"/>
    <w:rsid w:val="0002110D"/>
    <w:rsid w:val="0002111E"/>
    <w:rsid w:val="0002121F"/>
    <w:rsid w:val="00021235"/>
    <w:rsid w:val="00021302"/>
    <w:rsid w:val="00021487"/>
    <w:rsid w:val="00021530"/>
    <w:rsid w:val="000215A7"/>
    <w:rsid w:val="000215D5"/>
    <w:rsid w:val="000215F9"/>
    <w:rsid w:val="00021615"/>
    <w:rsid w:val="00021623"/>
    <w:rsid w:val="0002166C"/>
    <w:rsid w:val="0002169F"/>
    <w:rsid w:val="00021771"/>
    <w:rsid w:val="000217E0"/>
    <w:rsid w:val="000219AB"/>
    <w:rsid w:val="00021B49"/>
    <w:rsid w:val="00021B4A"/>
    <w:rsid w:val="00021BBC"/>
    <w:rsid w:val="00021CF9"/>
    <w:rsid w:val="00021D3F"/>
    <w:rsid w:val="00021D54"/>
    <w:rsid w:val="00021D62"/>
    <w:rsid w:val="00021E48"/>
    <w:rsid w:val="00021EF4"/>
    <w:rsid w:val="00021F2A"/>
    <w:rsid w:val="00021FC9"/>
    <w:rsid w:val="00021FD2"/>
    <w:rsid w:val="00021FD6"/>
    <w:rsid w:val="000220FB"/>
    <w:rsid w:val="0002215F"/>
    <w:rsid w:val="00022389"/>
    <w:rsid w:val="000224E1"/>
    <w:rsid w:val="0002256F"/>
    <w:rsid w:val="000225A8"/>
    <w:rsid w:val="00022698"/>
    <w:rsid w:val="0002269C"/>
    <w:rsid w:val="00022702"/>
    <w:rsid w:val="00022765"/>
    <w:rsid w:val="000228E3"/>
    <w:rsid w:val="00022972"/>
    <w:rsid w:val="0002298E"/>
    <w:rsid w:val="00022A1D"/>
    <w:rsid w:val="00022AC0"/>
    <w:rsid w:val="00022BA9"/>
    <w:rsid w:val="00022CA3"/>
    <w:rsid w:val="00022D12"/>
    <w:rsid w:val="00022D2F"/>
    <w:rsid w:val="00022E95"/>
    <w:rsid w:val="00022EAE"/>
    <w:rsid w:val="00022EB5"/>
    <w:rsid w:val="00022F20"/>
    <w:rsid w:val="00022F6D"/>
    <w:rsid w:val="0002301C"/>
    <w:rsid w:val="000230D1"/>
    <w:rsid w:val="000231B4"/>
    <w:rsid w:val="000231E5"/>
    <w:rsid w:val="00023321"/>
    <w:rsid w:val="00023391"/>
    <w:rsid w:val="000233D2"/>
    <w:rsid w:val="000233DD"/>
    <w:rsid w:val="00023423"/>
    <w:rsid w:val="00023524"/>
    <w:rsid w:val="0002357C"/>
    <w:rsid w:val="0002359C"/>
    <w:rsid w:val="000235B3"/>
    <w:rsid w:val="00023600"/>
    <w:rsid w:val="00023642"/>
    <w:rsid w:val="00023719"/>
    <w:rsid w:val="00023737"/>
    <w:rsid w:val="00023818"/>
    <w:rsid w:val="00023ADD"/>
    <w:rsid w:val="00023B39"/>
    <w:rsid w:val="00023C16"/>
    <w:rsid w:val="00023C79"/>
    <w:rsid w:val="00023C7D"/>
    <w:rsid w:val="00023D21"/>
    <w:rsid w:val="00023D3F"/>
    <w:rsid w:val="00023E17"/>
    <w:rsid w:val="00023E8E"/>
    <w:rsid w:val="00023EBF"/>
    <w:rsid w:val="00023FEC"/>
    <w:rsid w:val="0002405B"/>
    <w:rsid w:val="0002418A"/>
    <w:rsid w:val="000241FA"/>
    <w:rsid w:val="000242A2"/>
    <w:rsid w:val="000242C5"/>
    <w:rsid w:val="000243A9"/>
    <w:rsid w:val="0002448F"/>
    <w:rsid w:val="000244A3"/>
    <w:rsid w:val="00024504"/>
    <w:rsid w:val="00024642"/>
    <w:rsid w:val="00024663"/>
    <w:rsid w:val="00024700"/>
    <w:rsid w:val="0002477A"/>
    <w:rsid w:val="0002485C"/>
    <w:rsid w:val="00024861"/>
    <w:rsid w:val="00024967"/>
    <w:rsid w:val="00024A23"/>
    <w:rsid w:val="00024A9A"/>
    <w:rsid w:val="00024B55"/>
    <w:rsid w:val="00024DC3"/>
    <w:rsid w:val="00024E50"/>
    <w:rsid w:val="00024E56"/>
    <w:rsid w:val="00024EB9"/>
    <w:rsid w:val="00024EBA"/>
    <w:rsid w:val="00024EEF"/>
    <w:rsid w:val="00025114"/>
    <w:rsid w:val="0002514B"/>
    <w:rsid w:val="000251BF"/>
    <w:rsid w:val="000251F1"/>
    <w:rsid w:val="00025232"/>
    <w:rsid w:val="00025252"/>
    <w:rsid w:val="00025309"/>
    <w:rsid w:val="000253BE"/>
    <w:rsid w:val="00025548"/>
    <w:rsid w:val="0002564C"/>
    <w:rsid w:val="0002569C"/>
    <w:rsid w:val="000256F4"/>
    <w:rsid w:val="00025823"/>
    <w:rsid w:val="00025A73"/>
    <w:rsid w:val="00025B05"/>
    <w:rsid w:val="00025B1B"/>
    <w:rsid w:val="00025D4C"/>
    <w:rsid w:val="00025DA3"/>
    <w:rsid w:val="00025DEA"/>
    <w:rsid w:val="00025ED8"/>
    <w:rsid w:val="00025F39"/>
    <w:rsid w:val="00025F92"/>
    <w:rsid w:val="00026164"/>
    <w:rsid w:val="00026199"/>
    <w:rsid w:val="000261B9"/>
    <w:rsid w:val="0002620A"/>
    <w:rsid w:val="0002621A"/>
    <w:rsid w:val="00026421"/>
    <w:rsid w:val="000266E4"/>
    <w:rsid w:val="00026811"/>
    <w:rsid w:val="00026813"/>
    <w:rsid w:val="0002698B"/>
    <w:rsid w:val="000269EE"/>
    <w:rsid w:val="00026B69"/>
    <w:rsid w:val="00026CC0"/>
    <w:rsid w:val="00026D29"/>
    <w:rsid w:val="00026DBC"/>
    <w:rsid w:val="00026E4A"/>
    <w:rsid w:val="00026E73"/>
    <w:rsid w:val="00026EC9"/>
    <w:rsid w:val="00026FBA"/>
    <w:rsid w:val="0002722C"/>
    <w:rsid w:val="00027288"/>
    <w:rsid w:val="000272F4"/>
    <w:rsid w:val="0002734E"/>
    <w:rsid w:val="000273C3"/>
    <w:rsid w:val="000273EB"/>
    <w:rsid w:val="0002740F"/>
    <w:rsid w:val="000274C6"/>
    <w:rsid w:val="000275A4"/>
    <w:rsid w:val="00027657"/>
    <w:rsid w:val="000276F8"/>
    <w:rsid w:val="00027732"/>
    <w:rsid w:val="00027804"/>
    <w:rsid w:val="00027827"/>
    <w:rsid w:val="0002785D"/>
    <w:rsid w:val="00027877"/>
    <w:rsid w:val="0002794E"/>
    <w:rsid w:val="00027965"/>
    <w:rsid w:val="000279AE"/>
    <w:rsid w:val="00027A17"/>
    <w:rsid w:val="00027A4B"/>
    <w:rsid w:val="00027A97"/>
    <w:rsid w:val="00027ABB"/>
    <w:rsid w:val="00027B73"/>
    <w:rsid w:val="00027BAC"/>
    <w:rsid w:val="00027BC1"/>
    <w:rsid w:val="00027C60"/>
    <w:rsid w:val="00027D7E"/>
    <w:rsid w:val="00027D91"/>
    <w:rsid w:val="00027E00"/>
    <w:rsid w:val="00027EB7"/>
    <w:rsid w:val="00027F21"/>
    <w:rsid w:val="00027F59"/>
    <w:rsid w:val="00027FB3"/>
    <w:rsid w:val="00030115"/>
    <w:rsid w:val="00030179"/>
    <w:rsid w:val="000301AC"/>
    <w:rsid w:val="000301FB"/>
    <w:rsid w:val="0003022A"/>
    <w:rsid w:val="0003023C"/>
    <w:rsid w:val="000302C0"/>
    <w:rsid w:val="0003030D"/>
    <w:rsid w:val="000303C6"/>
    <w:rsid w:val="0003047C"/>
    <w:rsid w:val="000304CC"/>
    <w:rsid w:val="000306D9"/>
    <w:rsid w:val="00030751"/>
    <w:rsid w:val="0003097A"/>
    <w:rsid w:val="00030992"/>
    <w:rsid w:val="000309D0"/>
    <w:rsid w:val="00030AA1"/>
    <w:rsid w:val="00030B72"/>
    <w:rsid w:val="00030B97"/>
    <w:rsid w:val="00030BF2"/>
    <w:rsid w:val="00030C7D"/>
    <w:rsid w:val="00030D58"/>
    <w:rsid w:val="00030D98"/>
    <w:rsid w:val="00030D99"/>
    <w:rsid w:val="00030ECC"/>
    <w:rsid w:val="00030FFC"/>
    <w:rsid w:val="00031057"/>
    <w:rsid w:val="000310B6"/>
    <w:rsid w:val="000311A3"/>
    <w:rsid w:val="0003122E"/>
    <w:rsid w:val="000313BD"/>
    <w:rsid w:val="000314A2"/>
    <w:rsid w:val="000315A3"/>
    <w:rsid w:val="0003163C"/>
    <w:rsid w:val="00031678"/>
    <w:rsid w:val="0003170C"/>
    <w:rsid w:val="00031758"/>
    <w:rsid w:val="00031851"/>
    <w:rsid w:val="0003189E"/>
    <w:rsid w:val="00031925"/>
    <w:rsid w:val="0003198E"/>
    <w:rsid w:val="000319D8"/>
    <w:rsid w:val="00031B0E"/>
    <w:rsid w:val="00031B16"/>
    <w:rsid w:val="00031B24"/>
    <w:rsid w:val="00031C04"/>
    <w:rsid w:val="00031C6A"/>
    <w:rsid w:val="00031D47"/>
    <w:rsid w:val="00031E28"/>
    <w:rsid w:val="00031ED0"/>
    <w:rsid w:val="00031EF0"/>
    <w:rsid w:val="0003206E"/>
    <w:rsid w:val="00032093"/>
    <w:rsid w:val="000320ED"/>
    <w:rsid w:val="000320F1"/>
    <w:rsid w:val="000321BC"/>
    <w:rsid w:val="000321D3"/>
    <w:rsid w:val="0003231E"/>
    <w:rsid w:val="00032461"/>
    <w:rsid w:val="00032476"/>
    <w:rsid w:val="000324A9"/>
    <w:rsid w:val="0003253D"/>
    <w:rsid w:val="00032581"/>
    <w:rsid w:val="00032634"/>
    <w:rsid w:val="000326FE"/>
    <w:rsid w:val="00032852"/>
    <w:rsid w:val="00032903"/>
    <w:rsid w:val="0003291A"/>
    <w:rsid w:val="000329A1"/>
    <w:rsid w:val="000329FB"/>
    <w:rsid w:val="00032AE0"/>
    <w:rsid w:val="00032B27"/>
    <w:rsid w:val="00032B6B"/>
    <w:rsid w:val="00032B79"/>
    <w:rsid w:val="00032C67"/>
    <w:rsid w:val="00032E24"/>
    <w:rsid w:val="00032EA0"/>
    <w:rsid w:val="00032F41"/>
    <w:rsid w:val="00032F4F"/>
    <w:rsid w:val="00032F5E"/>
    <w:rsid w:val="00033066"/>
    <w:rsid w:val="0003308C"/>
    <w:rsid w:val="000330C6"/>
    <w:rsid w:val="0003311A"/>
    <w:rsid w:val="0003311F"/>
    <w:rsid w:val="00033143"/>
    <w:rsid w:val="0003315A"/>
    <w:rsid w:val="00033248"/>
    <w:rsid w:val="00033324"/>
    <w:rsid w:val="00033326"/>
    <w:rsid w:val="00033348"/>
    <w:rsid w:val="0003334E"/>
    <w:rsid w:val="00033375"/>
    <w:rsid w:val="0003345D"/>
    <w:rsid w:val="00033469"/>
    <w:rsid w:val="00033530"/>
    <w:rsid w:val="0003353C"/>
    <w:rsid w:val="0003353E"/>
    <w:rsid w:val="000335A6"/>
    <w:rsid w:val="000335CA"/>
    <w:rsid w:val="000336A2"/>
    <w:rsid w:val="000336E8"/>
    <w:rsid w:val="000337DE"/>
    <w:rsid w:val="000337F7"/>
    <w:rsid w:val="00033962"/>
    <w:rsid w:val="000339F9"/>
    <w:rsid w:val="00033A34"/>
    <w:rsid w:val="00033A9E"/>
    <w:rsid w:val="00033B3A"/>
    <w:rsid w:val="00033BCB"/>
    <w:rsid w:val="00033C1A"/>
    <w:rsid w:val="00033C8E"/>
    <w:rsid w:val="00033CC8"/>
    <w:rsid w:val="00034009"/>
    <w:rsid w:val="00034025"/>
    <w:rsid w:val="0003410C"/>
    <w:rsid w:val="0003414A"/>
    <w:rsid w:val="0003424C"/>
    <w:rsid w:val="0003435B"/>
    <w:rsid w:val="00034475"/>
    <w:rsid w:val="000344A3"/>
    <w:rsid w:val="000344FE"/>
    <w:rsid w:val="0003451C"/>
    <w:rsid w:val="0003461B"/>
    <w:rsid w:val="00034622"/>
    <w:rsid w:val="00034673"/>
    <w:rsid w:val="00034687"/>
    <w:rsid w:val="00034722"/>
    <w:rsid w:val="0003473C"/>
    <w:rsid w:val="0003484D"/>
    <w:rsid w:val="000348B5"/>
    <w:rsid w:val="000348C3"/>
    <w:rsid w:val="00034919"/>
    <w:rsid w:val="000349C9"/>
    <w:rsid w:val="00034BB8"/>
    <w:rsid w:val="00034C93"/>
    <w:rsid w:val="00034DD3"/>
    <w:rsid w:val="00034EDF"/>
    <w:rsid w:val="00034EEB"/>
    <w:rsid w:val="0003506B"/>
    <w:rsid w:val="0003511E"/>
    <w:rsid w:val="00035141"/>
    <w:rsid w:val="000351B8"/>
    <w:rsid w:val="00035260"/>
    <w:rsid w:val="00035288"/>
    <w:rsid w:val="00035325"/>
    <w:rsid w:val="00035354"/>
    <w:rsid w:val="00035432"/>
    <w:rsid w:val="00035522"/>
    <w:rsid w:val="0003554D"/>
    <w:rsid w:val="00035649"/>
    <w:rsid w:val="00035725"/>
    <w:rsid w:val="000357E5"/>
    <w:rsid w:val="000357E9"/>
    <w:rsid w:val="0003590A"/>
    <w:rsid w:val="00035951"/>
    <w:rsid w:val="0003596C"/>
    <w:rsid w:val="0003599F"/>
    <w:rsid w:val="00035A0B"/>
    <w:rsid w:val="00035C3B"/>
    <w:rsid w:val="00035C51"/>
    <w:rsid w:val="00035D53"/>
    <w:rsid w:val="00035DA2"/>
    <w:rsid w:val="00035DCF"/>
    <w:rsid w:val="00035E0C"/>
    <w:rsid w:val="00035E6D"/>
    <w:rsid w:val="00035E70"/>
    <w:rsid w:val="00035EAA"/>
    <w:rsid w:val="000360B0"/>
    <w:rsid w:val="00036100"/>
    <w:rsid w:val="0003615C"/>
    <w:rsid w:val="00036269"/>
    <w:rsid w:val="00036379"/>
    <w:rsid w:val="0003643C"/>
    <w:rsid w:val="00036621"/>
    <w:rsid w:val="00036631"/>
    <w:rsid w:val="00036678"/>
    <w:rsid w:val="000366D1"/>
    <w:rsid w:val="00036756"/>
    <w:rsid w:val="000367CD"/>
    <w:rsid w:val="000367DA"/>
    <w:rsid w:val="00036847"/>
    <w:rsid w:val="000368A0"/>
    <w:rsid w:val="000368E1"/>
    <w:rsid w:val="000369F2"/>
    <w:rsid w:val="00036C02"/>
    <w:rsid w:val="00036C18"/>
    <w:rsid w:val="00036C2C"/>
    <w:rsid w:val="00036D35"/>
    <w:rsid w:val="00036E64"/>
    <w:rsid w:val="00036E84"/>
    <w:rsid w:val="00036ED0"/>
    <w:rsid w:val="00036F40"/>
    <w:rsid w:val="00036F60"/>
    <w:rsid w:val="00036F88"/>
    <w:rsid w:val="00036FD8"/>
    <w:rsid w:val="00036FF4"/>
    <w:rsid w:val="00037038"/>
    <w:rsid w:val="000370C3"/>
    <w:rsid w:val="00037357"/>
    <w:rsid w:val="0003739B"/>
    <w:rsid w:val="000373BD"/>
    <w:rsid w:val="000374A2"/>
    <w:rsid w:val="0003750B"/>
    <w:rsid w:val="00037576"/>
    <w:rsid w:val="00037616"/>
    <w:rsid w:val="00037618"/>
    <w:rsid w:val="00037758"/>
    <w:rsid w:val="00037832"/>
    <w:rsid w:val="00037914"/>
    <w:rsid w:val="00037923"/>
    <w:rsid w:val="000379C8"/>
    <w:rsid w:val="00037A01"/>
    <w:rsid w:val="00037AB4"/>
    <w:rsid w:val="00037AC6"/>
    <w:rsid w:val="00037B4D"/>
    <w:rsid w:val="00037D3B"/>
    <w:rsid w:val="0004004D"/>
    <w:rsid w:val="00040066"/>
    <w:rsid w:val="000400A6"/>
    <w:rsid w:val="00040110"/>
    <w:rsid w:val="000401B5"/>
    <w:rsid w:val="00040251"/>
    <w:rsid w:val="0004033B"/>
    <w:rsid w:val="0004036F"/>
    <w:rsid w:val="000403B9"/>
    <w:rsid w:val="000405FE"/>
    <w:rsid w:val="000406E5"/>
    <w:rsid w:val="000406EC"/>
    <w:rsid w:val="00040750"/>
    <w:rsid w:val="00040782"/>
    <w:rsid w:val="000407EB"/>
    <w:rsid w:val="000407F4"/>
    <w:rsid w:val="00040893"/>
    <w:rsid w:val="000408B0"/>
    <w:rsid w:val="0004090C"/>
    <w:rsid w:val="0004091D"/>
    <w:rsid w:val="0004091F"/>
    <w:rsid w:val="0004097B"/>
    <w:rsid w:val="0004099B"/>
    <w:rsid w:val="00040A0F"/>
    <w:rsid w:val="00040A8F"/>
    <w:rsid w:val="00040AC0"/>
    <w:rsid w:val="00040B5B"/>
    <w:rsid w:val="00040BB0"/>
    <w:rsid w:val="00040C48"/>
    <w:rsid w:val="00040C87"/>
    <w:rsid w:val="00040D07"/>
    <w:rsid w:val="00040D33"/>
    <w:rsid w:val="00040E51"/>
    <w:rsid w:val="00040FA5"/>
    <w:rsid w:val="00041004"/>
    <w:rsid w:val="00041019"/>
    <w:rsid w:val="0004127D"/>
    <w:rsid w:val="00041293"/>
    <w:rsid w:val="0004129A"/>
    <w:rsid w:val="000412D8"/>
    <w:rsid w:val="0004130C"/>
    <w:rsid w:val="00041394"/>
    <w:rsid w:val="00041604"/>
    <w:rsid w:val="000416EF"/>
    <w:rsid w:val="000417BD"/>
    <w:rsid w:val="00041845"/>
    <w:rsid w:val="000418DF"/>
    <w:rsid w:val="00041951"/>
    <w:rsid w:val="00041A51"/>
    <w:rsid w:val="00041A95"/>
    <w:rsid w:val="00041A97"/>
    <w:rsid w:val="00041B35"/>
    <w:rsid w:val="00041B3F"/>
    <w:rsid w:val="00041C30"/>
    <w:rsid w:val="00041C97"/>
    <w:rsid w:val="00041D46"/>
    <w:rsid w:val="00041D5B"/>
    <w:rsid w:val="00041E11"/>
    <w:rsid w:val="00041EBD"/>
    <w:rsid w:val="00041F32"/>
    <w:rsid w:val="000420A3"/>
    <w:rsid w:val="000420DB"/>
    <w:rsid w:val="000420DF"/>
    <w:rsid w:val="000420E6"/>
    <w:rsid w:val="00042249"/>
    <w:rsid w:val="0004225C"/>
    <w:rsid w:val="000424DC"/>
    <w:rsid w:val="000425E5"/>
    <w:rsid w:val="00042727"/>
    <w:rsid w:val="000427F4"/>
    <w:rsid w:val="00042842"/>
    <w:rsid w:val="00042897"/>
    <w:rsid w:val="000429AA"/>
    <w:rsid w:val="00042B1B"/>
    <w:rsid w:val="00042B8A"/>
    <w:rsid w:val="00042C06"/>
    <w:rsid w:val="00042C59"/>
    <w:rsid w:val="00042C5E"/>
    <w:rsid w:val="00042D5F"/>
    <w:rsid w:val="00042DB6"/>
    <w:rsid w:val="00042E1F"/>
    <w:rsid w:val="00042EAB"/>
    <w:rsid w:val="00042F80"/>
    <w:rsid w:val="00043054"/>
    <w:rsid w:val="000430EC"/>
    <w:rsid w:val="0004313D"/>
    <w:rsid w:val="00043157"/>
    <w:rsid w:val="00043168"/>
    <w:rsid w:val="00043188"/>
    <w:rsid w:val="0004327C"/>
    <w:rsid w:val="000432E3"/>
    <w:rsid w:val="00043305"/>
    <w:rsid w:val="00043367"/>
    <w:rsid w:val="00043456"/>
    <w:rsid w:val="00043497"/>
    <w:rsid w:val="00043536"/>
    <w:rsid w:val="000435AE"/>
    <w:rsid w:val="0004360E"/>
    <w:rsid w:val="00043649"/>
    <w:rsid w:val="00043672"/>
    <w:rsid w:val="000436F6"/>
    <w:rsid w:val="0004376E"/>
    <w:rsid w:val="00043794"/>
    <w:rsid w:val="00043818"/>
    <w:rsid w:val="000438EC"/>
    <w:rsid w:val="00043916"/>
    <w:rsid w:val="0004396E"/>
    <w:rsid w:val="00043982"/>
    <w:rsid w:val="00043A6E"/>
    <w:rsid w:val="00043AA9"/>
    <w:rsid w:val="00043B4E"/>
    <w:rsid w:val="00043BD6"/>
    <w:rsid w:val="00043C15"/>
    <w:rsid w:val="00043C3E"/>
    <w:rsid w:val="00043CEE"/>
    <w:rsid w:val="00043D76"/>
    <w:rsid w:val="00043ECD"/>
    <w:rsid w:val="00043F48"/>
    <w:rsid w:val="00043FBF"/>
    <w:rsid w:val="00043FC8"/>
    <w:rsid w:val="00043FD9"/>
    <w:rsid w:val="000440F9"/>
    <w:rsid w:val="0004429D"/>
    <w:rsid w:val="00044302"/>
    <w:rsid w:val="00044305"/>
    <w:rsid w:val="00044342"/>
    <w:rsid w:val="00044406"/>
    <w:rsid w:val="00044437"/>
    <w:rsid w:val="000445B4"/>
    <w:rsid w:val="000447E5"/>
    <w:rsid w:val="00044830"/>
    <w:rsid w:val="000448B5"/>
    <w:rsid w:val="0004493C"/>
    <w:rsid w:val="00044953"/>
    <w:rsid w:val="00044978"/>
    <w:rsid w:val="00044A9F"/>
    <w:rsid w:val="00044B11"/>
    <w:rsid w:val="00044B1D"/>
    <w:rsid w:val="00044B1E"/>
    <w:rsid w:val="00044B7B"/>
    <w:rsid w:val="00044BAB"/>
    <w:rsid w:val="00044C16"/>
    <w:rsid w:val="00044C19"/>
    <w:rsid w:val="00044C1D"/>
    <w:rsid w:val="00044C65"/>
    <w:rsid w:val="00044C8F"/>
    <w:rsid w:val="00044CA1"/>
    <w:rsid w:val="00044D86"/>
    <w:rsid w:val="00044E1C"/>
    <w:rsid w:val="00044E2C"/>
    <w:rsid w:val="00044F28"/>
    <w:rsid w:val="00045067"/>
    <w:rsid w:val="000452E3"/>
    <w:rsid w:val="000452EF"/>
    <w:rsid w:val="00045305"/>
    <w:rsid w:val="0004536D"/>
    <w:rsid w:val="0004549A"/>
    <w:rsid w:val="000454D4"/>
    <w:rsid w:val="00045504"/>
    <w:rsid w:val="0004554B"/>
    <w:rsid w:val="00045595"/>
    <w:rsid w:val="000455AE"/>
    <w:rsid w:val="000456CD"/>
    <w:rsid w:val="000458E8"/>
    <w:rsid w:val="00045A01"/>
    <w:rsid w:val="00045B79"/>
    <w:rsid w:val="00045CF5"/>
    <w:rsid w:val="00045DB9"/>
    <w:rsid w:val="00045DBC"/>
    <w:rsid w:val="00045E1E"/>
    <w:rsid w:val="00045E73"/>
    <w:rsid w:val="00045F95"/>
    <w:rsid w:val="0004617B"/>
    <w:rsid w:val="000461FF"/>
    <w:rsid w:val="00046272"/>
    <w:rsid w:val="0004628C"/>
    <w:rsid w:val="0004638E"/>
    <w:rsid w:val="0004642A"/>
    <w:rsid w:val="00046451"/>
    <w:rsid w:val="000464AD"/>
    <w:rsid w:val="000464B7"/>
    <w:rsid w:val="00046531"/>
    <w:rsid w:val="000465D4"/>
    <w:rsid w:val="000465E0"/>
    <w:rsid w:val="000466BF"/>
    <w:rsid w:val="000467CD"/>
    <w:rsid w:val="000469D6"/>
    <w:rsid w:val="00046B3C"/>
    <w:rsid w:val="00046C1E"/>
    <w:rsid w:val="00046D10"/>
    <w:rsid w:val="00046D38"/>
    <w:rsid w:val="00046D96"/>
    <w:rsid w:val="00046E54"/>
    <w:rsid w:val="00046EB2"/>
    <w:rsid w:val="00046F3D"/>
    <w:rsid w:val="00047006"/>
    <w:rsid w:val="00047161"/>
    <w:rsid w:val="000471BF"/>
    <w:rsid w:val="000471CC"/>
    <w:rsid w:val="0004733E"/>
    <w:rsid w:val="00047381"/>
    <w:rsid w:val="00047513"/>
    <w:rsid w:val="00047553"/>
    <w:rsid w:val="00047645"/>
    <w:rsid w:val="000476B7"/>
    <w:rsid w:val="000476EA"/>
    <w:rsid w:val="000478F3"/>
    <w:rsid w:val="0004795A"/>
    <w:rsid w:val="00047A64"/>
    <w:rsid w:val="00047ADA"/>
    <w:rsid w:val="00047BFA"/>
    <w:rsid w:val="00047E41"/>
    <w:rsid w:val="00047E94"/>
    <w:rsid w:val="00047F1F"/>
    <w:rsid w:val="00047F54"/>
    <w:rsid w:val="00047FC9"/>
    <w:rsid w:val="00047FCF"/>
    <w:rsid w:val="0005000B"/>
    <w:rsid w:val="00050071"/>
    <w:rsid w:val="0005008A"/>
    <w:rsid w:val="00050098"/>
    <w:rsid w:val="000500AE"/>
    <w:rsid w:val="00050218"/>
    <w:rsid w:val="0005022C"/>
    <w:rsid w:val="00050276"/>
    <w:rsid w:val="000502C4"/>
    <w:rsid w:val="000502F1"/>
    <w:rsid w:val="0005031E"/>
    <w:rsid w:val="000505BB"/>
    <w:rsid w:val="0005077B"/>
    <w:rsid w:val="0005080D"/>
    <w:rsid w:val="00050850"/>
    <w:rsid w:val="000509EE"/>
    <w:rsid w:val="00050CA5"/>
    <w:rsid w:val="00050D9B"/>
    <w:rsid w:val="00050DA6"/>
    <w:rsid w:val="00050DCA"/>
    <w:rsid w:val="00050EFA"/>
    <w:rsid w:val="0005102E"/>
    <w:rsid w:val="00051135"/>
    <w:rsid w:val="00051252"/>
    <w:rsid w:val="00051340"/>
    <w:rsid w:val="0005149C"/>
    <w:rsid w:val="000514A1"/>
    <w:rsid w:val="000515CA"/>
    <w:rsid w:val="000516A8"/>
    <w:rsid w:val="000517B6"/>
    <w:rsid w:val="00051851"/>
    <w:rsid w:val="00051A0B"/>
    <w:rsid w:val="00051A57"/>
    <w:rsid w:val="00051B2C"/>
    <w:rsid w:val="00051C66"/>
    <w:rsid w:val="00051CA5"/>
    <w:rsid w:val="00051CD0"/>
    <w:rsid w:val="00051D51"/>
    <w:rsid w:val="00051E1D"/>
    <w:rsid w:val="00051ED2"/>
    <w:rsid w:val="00051F76"/>
    <w:rsid w:val="00051FF5"/>
    <w:rsid w:val="00051FFB"/>
    <w:rsid w:val="0005218F"/>
    <w:rsid w:val="000521E9"/>
    <w:rsid w:val="00052250"/>
    <w:rsid w:val="00052283"/>
    <w:rsid w:val="000522A7"/>
    <w:rsid w:val="000522D5"/>
    <w:rsid w:val="0005230D"/>
    <w:rsid w:val="000523BA"/>
    <w:rsid w:val="000523C7"/>
    <w:rsid w:val="0005249F"/>
    <w:rsid w:val="00052650"/>
    <w:rsid w:val="000526B8"/>
    <w:rsid w:val="00052752"/>
    <w:rsid w:val="00052856"/>
    <w:rsid w:val="00052876"/>
    <w:rsid w:val="000528EB"/>
    <w:rsid w:val="0005295F"/>
    <w:rsid w:val="00052A89"/>
    <w:rsid w:val="00052A9B"/>
    <w:rsid w:val="00052B41"/>
    <w:rsid w:val="00052B6D"/>
    <w:rsid w:val="00052BBB"/>
    <w:rsid w:val="00052C70"/>
    <w:rsid w:val="00052E1F"/>
    <w:rsid w:val="00053022"/>
    <w:rsid w:val="0005303C"/>
    <w:rsid w:val="00053187"/>
    <w:rsid w:val="00053251"/>
    <w:rsid w:val="0005326B"/>
    <w:rsid w:val="000532F9"/>
    <w:rsid w:val="00053300"/>
    <w:rsid w:val="000533DD"/>
    <w:rsid w:val="00053429"/>
    <w:rsid w:val="00053479"/>
    <w:rsid w:val="000535CB"/>
    <w:rsid w:val="000535E3"/>
    <w:rsid w:val="000535F4"/>
    <w:rsid w:val="00053694"/>
    <w:rsid w:val="0005375D"/>
    <w:rsid w:val="000538C3"/>
    <w:rsid w:val="000538ED"/>
    <w:rsid w:val="00053997"/>
    <w:rsid w:val="00053AB5"/>
    <w:rsid w:val="00053BAE"/>
    <w:rsid w:val="00053C4B"/>
    <w:rsid w:val="00053C93"/>
    <w:rsid w:val="00053D09"/>
    <w:rsid w:val="00053E5B"/>
    <w:rsid w:val="00053EC5"/>
    <w:rsid w:val="00053F46"/>
    <w:rsid w:val="00053F92"/>
    <w:rsid w:val="00054181"/>
    <w:rsid w:val="0005422D"/>
    <w:rsid w:val="000542BD"/>
    <w:rsid w:val="0005444C"/>
    <w:rsid w:val="00054472"/>
    <w:rsid w:val="0005447B"/>
    <w:rsid w:val="00054618"/>
    <w:rsid w:val="0005461E"/>
    <w:rsid w:val="0005465E"/>
    <w:rsid w:val="00054665"/>
    <w:rsid w:val="000547E8"/>
    <w:rsid w:val="00054820"/>
    <w:rsid w:val="000548F7"/>
    <w:rsid w:val="00054A58"/>
    <w:rsid w:val="00054A60"/>
    <w:rsid w:val="00054AA8"/>
    <w:rsid w:val="00054B94"/>
    <w:rsid w:val="00054E95"/>
    <w:rsid w:val="00054EDE"/>
    <w:rsid w:val="00054F33"/>
    <w:rsid w:val="00054FED"/>
    <w:rsid w:val="00055358"/>
    <w:rsid w:val="000553E0"/>
    <w:rsid w:val="00055479"/>
    <w:rsid w:val="000554C1"/>
    <w:rsid w:val="000554E2"/>
    <w:rsid w:val="00055551"/>
    <w:rsid w:val="00055598"/>
    <w:rsid w:val="000556E7"/>
    <w:rsid w:val="00055712"/>
    <w:rsid w:val="0005571E"/>
    <w:rsid w:val="00055729"/>
    <w:rsid w:val="0005598D"/>
    <w:rsid w:val="000559D9"/>
    <w:rsid w:val="000559E4"/>
    <w:rsid w:val="000559E8"/>
    <w:rsid w:val="00055B05"/>
    <w:rsid w:val="00055B0D"/>
    <w:rsid w:val="00055C3A"/>
    <w:rsid w:val="00055CC3"/>
    <w:rsid w:val="00055CCF"/>
    <w:rsid w:val="00055CF8"/>
    <w:rsid w:val="00055D1D"/>
    <w:rsid w:val="00055E7D"/>
    <w:rsid w:val="00055EC8"/>
    <w:rsid w:val="00055F70"/>
    <w:rsid w:val="00056058"/>
    <w:rsid w:val="0005617B"/>
    <w:rsid w:val="0005634B"/>
    <w:rsid w:val="000563F2"/>
    <w:rsid w:val="0005649B"/>
    <w:rsid w:val="000564CB"/>
    <w:rsid w:val="0005658D"/>
    <w:rsid w:val="000566E3"/>
    <w:rsid w:val="00056706"/>
    <w:rsid w:val="00056710"/>
    <w:rsid w:val="000567B8"/>
    <w:rsid w:val="000567B9"/>
    <w:rsid w:val="00056A4E"/>
    <w:rsid w:val="00056BA5"/>
    <w:rsid w:val="00056BB2"/>
    <w:rsid w:val="00056E09"/>
    <w:rsid w:val="00056EB1"/>
    <w:rsid w:val="00056F77"/>
    <w:rsid w:val="00056FAF"/>
    <w:rsid w:val="00056FE5"/>
    <w:rsid w:val="00057068"/>
    <w:rsid w:val="00057078"/>
    <w:rsid w:val="00057080"/>
    <w:rsid w:val="00057084"/>
    <w:rsid w:val="000570B9"/>
    <w:rsid w:val="00057273"/>
    <w:rsid w:val="000573BE"/>
    <w:rsid w:val="000573F3"/>
    <w:rsid w:val="0005743F"/>
    <w:rsid w:val="00057472"/>
    <w:rsid w:val="000574FC"/>
    <w:rsid w:val="000575C6"/>
    <w:rsid w:val="00057654"/>
    <w:rsid w:val="00057661"/>
    <w:rsid w:val="00057773"/>
    <w:rsid w:val="00057839"/>
    <w:rsid w:val="000578DF"/>
    <w:rsid w:val="000578E3"/>
    <w:rsid w:val="000578F0"/>
    <w:rsid w:val="000579A0"/>
    <w:rsid w:val="00057A15"/>
    <w:rsid w:val="00057A60"/>
    <w:rsid w:val="00057A82"/>
    <w:rsid w:val="00057A8F"/>
    <w:rsid w:val="00057A91"/>
    <w:rsid w:val="00057B30"/>
    <w:rsid w:val="00057C23"/>
    <w:rsid w:val="00057D24"/>
    <w:rsid w:val="00057D34"/>
    <w:rsid w:val="00057D5F"/>
    <w:rsid w:val="00057D67"/>
    <w:rsid w:val="00057E69"/>
    <w:rsid w:val="00057F12"/>
    <w:rsid w:val="00057FA8"/>
    <w:rsid w:val="00057FD2"/>
    <w:rsid w:val="00060092"/>
    <w:rsid w:val="00060163"/>
    <w:rsid w:val="000601E1"/>
    <w:rsid w:val="0006034C"/>
    <w:rsid w:val="0006042B"/>
    <w:rsid w:val="00060469"/>
    <w:rsid w:val="000604FA"/>
    <w:rsid w:val="0006052D"/>
    <w:rsid w:val="00060596"/>
    <w:rsid w:val="00060666"/>
    <w:rsid w:val="00060892"/>
    <w:rsid w:val="000609A7"/>
    <w:rsid w:val="00060AAA"/>
    <w:rsid w:val="00060B19"/>
    <w:rsid w:val="00060C00"/>
    <w:rsid w:val="00060D2F"/>
    <w:rsid w:val="00060DD7"/>
    <w:rsid w:val="00060DE7"/>
    <w:rsid w:val="00060E04"/>
    <w:rsid w:val="00060E94"/>
    <w:rsid w:val="00060F50"/>
    <w:rsid w:val="000610B0"/>
    <w:rsid w:val="000610DB"/>
    <w:rsid w:val="00061139"/>
    <w:rsid w:val="0006116E"/>
    <w:rsid w:val="000611A5"/>
    <w:rsid w:val="000611CA"/>
    <w:rsid w:val="0006162D"/>
    <w:rsid w:val="00061740"/>
    <w:rsid w:val="0006182C"/>
    <w:rsid w:val="000618AA"/>
    <w:rsid w:val="000618F3"/>
    <w:rsid w:val="00061916"/>
    <w:rsid w:val="00061A39"/>
    <w:rsid w:val="00061B2C"/>
    <w:rsid w:val="00061B9C"/>
    <w:rsid w:val="00061BA0"/>
    <w:rsid w:val="00061C80"/>
    <w:rsid w:val="00061CB9"/>
    <w:rsid w:val="00061D4B"/>
    <w:rsid w:val="00061D8C"/>
    <w:rsid w:val="00061EB9"/>
    <w:rsid w:val="00061F71"/>
    <w:rsid w:val="00061FEA"/>
    <w:rsid w:val="00061FFC"/>
    <w:rsid w:val="00062005"/>
    <w:rsid w:val="000620F4"/>
    <w:rsid w:val="00062166"/>
    <w:rsid w:val="00062167"/>
    <w:rsid w:val="0006218B"/>
    <w:rsid w:val="00062309"/>
    <w:rsid w:val="00062350"/>
    <w:rsid w:val="00062549"/>
    <w:rsid w:val="000625BB"/>
    <w:rsid w:val="00062640"/>
    <w:rsid w:val="000627AD"/>
    <w:rsid w:val="00062924"/>
    <w:rsid w:val="0006298B"/>
    <w:rsid w:val="000629C7"/>
    <w:rsid w:val="000629DB"/>
    <w:rsid w:val="00062A62"/>
    <w:rsid w:val="00062ACE"/>
    <w:rsid w:val="00062B43"/>
    <w:rsid w:val="00062B5E"/>
    <w:rsid w:val="00062B80"/>
    <w:rsid w:val="00062C77"/>
    <w:rsid w:val="00062C7A"/>
    <w:rsid w:val="00062C94"/>
    <w:rsid w:val="00062CE6"/>
    <w:rsid w:val="00062DA9"/>
    <w:rsid w:val="00062FDE"/>
    <w:rsid w:val="00062FF4"/>
    <w:rsid w:val="00063130"/>
    <w:rsid w:val="00063253"/>
    <w:rsid w:val="000632F9"/>
    <w:rsid w:val="0006341E"/>
    <w:rsid w:val="00063595"/>
    <w:rsid w:val="00063634"/>
    <w:rsid w:val="0006372F"/>
    <w:rsid w:val="000637F5"/>
    <w:rsid w:val="00063BA6"/>
    <w:rsid w:val="00063BD0"/>
    <w:rsid w:val="00063C2A"/>
    <w:rsid w:val="00063CE0"/>
    <w:rsid w:val="00063D27"/>
    <w:rsid w:val="00063D54"/>
    <w:rsid w:val="00063D77"/>
    <w:rsid w:val="00063E0F"/>
    <w:rsid w:val="00063E1A"/>
    <w:rsid w:val="00063E3F"/>
    <w:rsid w:val="00063E63"/>
    <w:rsid w:val="000640B9"/>
    <w:rsid w:val="0006416D"/>
    <w:rsid w:val="0006442C"/>
    <w:rsid w:val="0006448F"/>
    <w:rsid w:val="000644A0"/>
    <w:rsid w:val="000644F2"/>
    <w:rsid w:val="00064524"/>
    <w:rsid w:val="00064648"/>
    <w:rsid w:val="000646A3"/>
    <w:rsid w:val="00064708"/>
    <w:rsid w:val="0006472B"/>
    <w:rsid w:val="000648DD"/>
    <w:rsid w:val="000648F2"/>
    <w:rsid w:val="00064AF5"/>
    <w:rsid w:val="00064B02"/>
    <w:rsid w:val="00064B42"/>
    <w:rsid w:val="00064BA2"/>
    <w:rsid w:val="00064BB8"/>
    <w:rsid w:val="00064C23"/>
    <w:rsid w:val="00064C7F"/>
    <w:rsid w:val="00064CDA"/>
    <w:rsid w:val="00064D11"/>
    <w:rsid w:val="00064E3E"/>
    <w:rsid w:val="00064F33"/>
    <w:rsid w:val="00064FF6"/>
    <w:rsid w:val="0006504B"/>
    <w:rsid w:val="00065060"/>
    <w:rsid w:val="000650CB"/>
    <w:rsid w:val="000650E5"/>
    <w:rsid w:val="00065102"/>
    <w:rsid w:val="00065151"/>
    <w:rsid w:val="00065372"/>
    <w:rsid w:val="00065374"/>
    <w:rsid w:val="0006538D"/>
    <w:rsid w:val="000653BF"/>
    <w:rsid w:val="000653C5"/>
    <w:rsid w:val="00065452"/>
    <w:rsid w:val="00065484"/>
    <w:rsid w:val="00065518"/>
    <w:rsid w:val="00065522"/>
    <w:rsid w:val="000656D4"/>
    <w:rsid w:val="000657BD"/>
    <w:rsid w:val="000657E6"/>
    <w:rsid w:val="0006584F"/>
    <w:rsid w:val="00065A0C"/>
    <w:rsid w:val="00065A29"/>
    <w:rsid w:val="00065A89"/>
    <w:rsid w:val="00065AFF"/>
    <w:rsid w:val="00065C0A"/>
    <w:rsid w:val="00065CD9"/>
    <w:rsid w:val="00065CE2"/>
    <w:rsid w:val="00065D55"/>
    <w:rsid w:val="00065F00"/>
    <w:rsid w:val="00065F2A"/>
    <w:rsid w:val="00065F88"/>
    <w:rsid w:val="00065FB6"/>
    <w:rsid w:val="0006604F"/>
    <w:rsid w:val="000660B4"/>
    <w:rsid w:val="000660CB"/>
    <w:rsid w:val="0006613F"/>
    <w:rsid w:val="0006616A"/>
    <w:rsid w:val="00066193"/>
    <w:rsid w:val="0006619F"/>
    <w:rsid w:val="000661C3"/>
    <w:rsid w:val="000661E4"/>
    <w:rsid w:val="00066264"/>
    <w:rsid w:val="00066317"/>
    <w:rsid w:val="000663BD"/>
    <w:rsid w:val="000663FF"/>
    <w:rsid w:val="00066411"/>
    <w:rsid w:val="00066421"/>
    <w:rsid w:val="0006645F"/>
    <w:rsid w:val="0006649C"/>
    <w:rsid w:val="0006652D"/>
    <w:rsid w:val="000666B0"/>
    <w:rsid w:val="000666DD"/>
    <w:rsid w:val="0006672A"/>
    <w:rsid w:val="000668D9"/>
    <w:rsid w:val="00066944"/>
    <w:rsid w:val="00066995"/>
    <w:rsid w:val="000669FB"/>
    <w:rsid w:val="00066A63"/>
    <w:rsid w:val="00066B8B"/>
    <w:rsid w:val="00066C5F"/>
    <w:rsid w:val="00066DDB"/>
    <w:rsid w:val="00066E76"/>
    <w:rsid w:val="00066EF3"/>
    <w:rsid w:val="00066F41"/>
    <w:rsid w:val="000670C2"/>
    <w:rsid w:val="00067112"/>
    <w:rsid w:val="000673AF"/>
    <w:rsid w:val="00067456"/>
    <w:rsid w:val="000675DD"/>
    <w:rsid w:val="00067645"/>
    <w:rsid w:val="0006766C"/>
    <w:rsid w:val="000676A5"/>
    <w:rsid w:val="000676D5"/>
    <w:rsid w:val="000677A6"/>
    <w:rsid w:val="00067832"/>
    <w:rsid w:val="00067856"/>
    <w:rsid w:val="0006786A"/>
    <w:rsid w:val="000678CD"/>
    <w:rsid w:val="00067A9B"/>
    <w:rsid w:val="00067B50"/>
    <w:rsid w:val="00067BAB"/>
    <w:rsid w:val="00067C40"/>
    <w:rsid w:val="00067D02"/>
    <w:rsid w:val="00067E45"/>
    <w:rsid w:val="00067EC7"/>
    <w:rsid w:val="00067EE2"/>
    <w:rsid w:val="00067F95"/>
    <w:rsid w:val="00067F97"/>
    <w:rsid w:val="00067FDC"/>
    <w:rsid w:val="0007007E"/>
    <w:rsid w:val="000700CB"/>
    <w:rsid w:val="000701C2"/>
    <w:rsid w:val="00070220"/>
    <w:rsid w:val="00070286"/>
    <w:rsid w:val="0007028B"/>
    <w:rsid w:val="000703E2"/>
    <w:rsid w:val="000704AE"/>
    <w:rsid w:val="000704B9"/>
    <w:rsid w:val="000706A2"/>
    <w:rsid w:val="00070705"/>
    <w:rsid w:val="000708D4"/>
    <w:rsid w:val="000708ED"/>
    <w:rsid w:val="00070986"/>
    <w:rsid w:val="00070A33"/>
    <w:rsid w:val="00070A4F"/>
    <w:rsid w:val="00070A79"/>
    <w:rsid w:val="00070AAB"/>
    <w:rsid w:val="00070AEC"/>
    <w:rsid w:val="00070B02"/>
    <w:rsid w:val="00070C23"/>
    <w:rsid w:val="00070C60"/>
    <w:rsid w:val="00070D68"/>
    <w:rsid w:val="00070DA2"/>
    <w:rsid w:val="00070DCD"/>
    <w:rsid w:val="00070F0F"/>
    <w:rsid w:val="00070F11"/>
    <w:rsid w:val="00070F6F"/>
    <w:rsid w:val="00070FE6"/>
    <w:rsid w:val="00071063"/>
    <w:rsid w:val="0007107F"/>
    <w:rsid w:val="0007115A"/>
    <w:rsid w:val="0007125E"/>
    <w:rsid w:val="00071334"/>
    <w:rsid w:val="00071345"/>
    <w:rsid w:val="000713E0"/>
    <w:rsid w:val="00071457"/>
    <w:rsid w:val="000714A3"/>
    <w:rsid w:val="00071668"/>
    <w:rsid w:val="000717B2"/>
    <w:rsid w:val="000718E2"/>
    <w:rsid w:val="00071935"/>
    <w:rsid w:val="000719F8"/>
    <w:rsid w:val="00071A4B"/>
    <w:rsid w:val="00071B29"/>
    <w:rsid w:val="00071B5F"/>
    <w:rsid w:val="00071BEF"/>
    <w:rsid w:val="00071CEC"/>
    <w:rsid w:val="00071CFA"/>
    <w:rsid w:val="00071D58"/>
    <w:rsid w:val="00071EC9"/>
    <w:rsid w:val="00071F42"/>
    <w:rsid w:val="00071F52"/>
    <w:rsid w:val="00071F94"/>
    <w:rsid w:val="00071FA2"/>
    <w:rsid w:val="00072085"/>
    <w:rsid w:val="0007208E"/>
    <w:rsid w:val="000720B5"/>
    <w:rsid w:val="000720F0"/>
    <w:rsid w:val="0007216C"/>
    <w:rsid w:val="0007218E"/>
    <w:rsid w:val="00072212"/>
    <w:rsid w:val="000722A8"/>
    <w:rsid w:val="00072454"/>
    <w:rsid w:val="00072488"/>
    <w:rsid w:val="00072629"/>
    <w:rsid w:val="00072638"/>
    <w:rsid w:val="0007270B"/>
    <w:rsid w:val="000727EE"/>
    <w:rsid w:val="000728F6"/>
    <w:rsid w:val="00072909"/>
    <w:rsid w:val="000729D6"/>
    <w:rsid w:val="00072B4D"/>
    <w:rsid w:val="00072B82"/>
    <w:rsid w:val="00072BAD"/>
    <w:rsid w:val="00072BE0"/>
    <w:rsid w:val="00072C05"/>
    <w:rsid w:val="00072D44"/>
    <w:rsid w:val="00072D5E"/>
    <w:rsid w:val="00072E05"/>
    <w:rsid w:val="00072EB6"/>
    <w:rsid w:val="00072EE5"/>
    <w:rsid w:val="00072F46"/>
    <w:rsid w:val="00072F80"/>
    <w:rsid w:val="00073014"/>
    <w:rsid w:val="0007308A"/>
    <w:rsid w:val="00073094"/>
    <w:rsid w:val="0007323D"/>
    <w:rsid w:val="00073250"/>
    <w:rsid w:val="0007327F"/>
    <w:rsid w:val="00073338"/>
    <w:rsid w:val="00073440"/>
    <w:rsid w:val="000734EC"/>
    <w:rsid w:val="00073538"/>
    <w:rsid w:val="000735F4"/>
    <w:rsid w:val="0007369A"/>
    <w:rsid w:val="0007369B"/>
    <w:rsid w:val="000736B9"/>
    <w:rsid w:val="0007378A"/>
    <w:rsid w:val="000737A6"/>
    <w:rsid w:val="00073852"/>
    <w:rsid w:val="00073858"/>
    <w:rsid w:val="00073870"/>
    <w:rsid w:val="000739A1"/>
    <w:rsid w:val="00073B03"/>
    <w:rsid w:val="00073B85"/>
    <w:rsid w:val="00073BE7"/>
    <w:rsid w:val="00073C62"/>
    <w:rsid w:val="00073D4E"/>
    <w:rsid w:val="00073D87"/>
    <w:rsid w:val="00073D9F"/>
    <w:rsid w:val="00073DDB"/>
    <w:rsid w:val="00073E54"/>
    <w:rsid w:val="00073EE0"/>
    <w:rsid w:val="00073F2A"/>
    <w:rsid w:val="00073F3E"/>
    <w:rsid w:val="00073F40"/>
    <w:rsid w:val="00073F84"/>
    <w:rsid w:val="00073FBF"/>
    <w:rsid w:val="00074110"/>
    <w:rsid w:val="00074198"/>
    <w:rsid w:val="0007429B"/>
    <w:rsid w:val="0007437A"/>
    <w:rsid w:val="00074405"/>
    <w:rsid w:val="00074485"/>
    <w:rsid w:val="000744E2"/>
    <w:rsid w:val="0007450D"/>
    <w:rsid w:val="000745BB"/>
    <w:rsid w:val="00074610"/>
    <w:rsid w:val="0007467C"/>
    <w:rsid w:val="00074713"/>
    <w:rsid w:val="000747D6"/>
    <w:rsid w:val="00074852"/>
    <w:rsid w:val="000748AE"/>
    <w:rsid w:val="0007490F"/>
    <w:rsid w:val="00074996"/>
    <w:rsid w:val="000749AB"/>
    <w:rsid w:val="000749FD"/>
    <w:rsid w:val="00074A54"/>
    <w:rsid w:val="00074A64"/>
    <w:rsid w:val="00074AB9"/>
    <w:rsid w:val="00074B6A"/>
    <w:rsid w:val="00074C40"/>
    <w:rsid w:val="00074CBB"/>
    <w:rsid w:val="00074CEE"/>
    <w:rsid w:val="00074D2D"/>
    <w:rsid w:val="00074D74"/>
    <w:rsid w:val="00074E20"/>
    <w:rsid w:val="00074E82"/>
    <w:rsid w:val="00074EA7"/>
    <w:rsid w:val="00075043"/>
    <w:rsid w:val="0007508D"/>
    <w:rsid w:val="0007529D"/>
    <w:rsid w:val="000753B8"/>
    <w:rsid w:val="000753C2"/>
    <w:rsid w:val="0007541E"/>
    <w:rsid w:val="00075436"/>
    <w:rsid w:val="00075586"/>
    <w:rsid w:val="000755B1"/>
    <w:rsid w:val="000756EE"/>
    <w:rsid w:val="00075758"/>
    <w:rsid w:val="000758D9"/>
    <w:rsid w:val="000758EC"/>
    <w:rsid w:val="00075984"/>
    <w:rsid w:val="00075A09"/>
    <w:rsid w:val="00075A6C"/>
    <w:rsid w:val="00075A82"/>
    <w:rsid w:val="00075DE4"/>
    <w:rsid w:val="0007602B"/>
    <w:rsid w:val="0007604E"/>
    <w:rsid w:val="00076090"/>
    <w:rsid w:val="00076114"/>
    <w:rsid w:val="00076249"/>
    <w:rsid w:val="00076360"/>
    <w:rsid w:val="00076445"/>
    <w:rsid w:val="0007649F"/>
    <w:rsid w:val="0007654C"/>
    <w:rsid w:val="00076572"/>
    <w:rsid w:val="000766E7"/>
    <w:rsid w:val="0007670E"/>
    <w:rsid w:val="000768AA"/>
    <w:rsid w:val="000768BF"/>
    <w:rsid w:val="00076919"/>
    <w:rsid w:val="00076A74"/>
    <w:rsid w:val="00076ABF"/>
    <w:rsid w:val="00076B3C"/>
    <w:rsid w:val="00076C8F"/>
    <w:rsid w:val="00076CBA"/>
    <w:rsid w:val="00076D5A"/>
    <w:rsid w:val="00076DD9"/>
    <w:rsid w:val="00076EEE"/>
    <w:rsid w:val="00076F59"/>
    <w:rsid w:val="00076F68"/>
    <w:rsid w:val="00076F74"/>
    <w:rsid w:val="000770B4"/>
    <w:rsid w:val="000771F0"/>
    <w:rsid w:val="000772B4"/>
    <w:rsid w:val="000772CD"/>
    <w:rsid w:val="000773EB"/>
    <w:rsid w:val="00077438"/>
    <w:rsid w:val="000774B7"/>
    <w:rsid w:val="000774D6"/>
    <w:rsid w:val="00077511"/>
    <w:rsid w:val="0007767E"/>
    <w:rsid w:val="00077800"/>
    <w:rsid w:val="00077895"/>
    <w:rsid w:val="000778DC"/>
    <w:rsid w:val="000779FC"/>
    <w:rsid w:val="00077A15"/>
    <w:rsid w:val="00077C4F"/>
    <w:rsid w:val="00077D66"/>
    <w:rsid w:val="00077DB3"/>
    <w:rsid w:val="00077E10"/>
    <w:rsid w:val="00077E2C"/>
    <w:rsid w:val="00077F1C"/>
    <w:rsid w:val="00077F7B"/>
    <w:rsid w:val="00077F7E"/>
    <w:rsid w:val="00077FB4"/>
    <w:rsid w:val="00080003"/>
    <w:rsid w:val="0008009D"/>
    <w:rsid w:val="00080149"/>
    <w:rsid w:val="00080203"/>
    <w:rsid w:val="0008021C"/>
    <w:rsid w:val="0008028A"/>
    <w:rsid w:val="000802A0"/>
    <w:rsid w:val="000802AB"/>
    <w:rsid w:val="000802C9"/>
    <w:rsid w:val="000803DE"/>
    <w:rsid w:val="000804B2"/>
    <w:rsid w:val="0008051B"/>
    <w:rsid w:val="00080591"/>
    <w:rsid w:val="000805E2"/>
    <w:rsid w:val="000806D3"/>
    <w:rsid w:val="0008074C"/>
    <w:rsid w:val="00080773"/>
    <w:rsid w:val="000807B5"/>
    <w:rsid w:val="00080860"/>
    <w:rsid w:val="000809F2"/>
    <w:rsid w:val="00080A6E"/>
    <w:rsid w:val="00080AF1"/>
    <w:rsid w:val="00080B4C"/>
    <w:rsid w:val="00080C58"/>
    <w:rsid w:val="00080C5D"/>
    <w:rsid w:val="00080DA8"/>
    <w:rsid w:val="00080E8B"/>
    <w:rsid w:val="00080F7C"/>
    <w:rsid w:val="00080FE3"/>
    <w:rsid w:val="000811D4"/>
    <w:rsid w:val="000811EF"/>
    <w:rsid w:val="000811F4"/>
    <w:rsid w:val="00081252"/>
    <w:rsid w:val="00081275"/>
    <w:rsid w:val="0008131C"/>
    <w:rsid w:val="0008132C"/>
    <w:rsid w:val="00081337"/>
    <w:rsid w:val="0008155C"/>
    <w:rsid w:val="00081699"/>
    <w:rsid w:val="000816CC"/>
    <w:rsid w:val="000816E6"/>
    <w:rsid w:val="00081737"/>
    <w:rsid w:val="000817C1"/>
    <w:rsid w:val="00081A7D"/>
    <w:rsid w:val="00081B8D"/>
    <w:rsid w:val="00081C8B"/>
    <w:rsid w:val="00081CAF"/>
    <w:rsid w:val="00081CD4"/>
    <w:rsid w:val="00081D6A"/>
    <w:rsid w:val="00081E0A"/>
    <w:rsid w:val="00081E14"/>
    <w:rsid w:val="00081FE5"/>
    <w:rsid w:val="00082167"/>
    <w:rsid w:val="00082215"/>
    <w:rsid w:val="0008223F"/>
    <w:rsid w:val="000822C4"/>
    <w:rsid w:val="0008236D"/>
    <w:rsid w:val="000823EB"/>
    <w:rsid w:val="00082616"/>
    <w:rsid w:val="00082649"/>
    <w:rsid w:val="0008265C"/>
    <w:rsid w:val="00082752"/>
    <w:rsid w:val="0008279A"/>
    <w:rsid w:val="0008284B"/>
    <w:rsid w:val="00082B7C"/>
    <w:rsid w:val="00082B9F"/>
    <w:rsid w:val="00082C48"/>
    <w:rsid w:val="00082CEC"/>
    <w:rsid w:val="00082D0E"/>
    <w:rsid w:val="00082E82"/>
    <w:rsid w:val="00082FE4"/>
    <w:rsid w:val="0008301C"/>
    <w:rsid w:val="000831B7"/>
    <w:rsid w:val="00083250"/>
    <w:rsid w:val="000832A3"/>
    <w:rsid w:val="000832D3"/>
    <w:rsid w:val="000832F8"/>
    <w:rsid w:val="00083311"/>
    <w:rsid w:val="00083420"/>
    <w:rsid w:val="000834DC"/>
    <w:rsid w:val="000834FE"/>
    <w:rsid w:val="0008353A"/>
    <w:rsid w:val="00083588"/>
    <w:rsid w:val="000835FF"/>
    <w:rsid w:val="00083643"/>
    <w:rsid w:val="00083678"/>
    <w:rsid w:val="000836C0"/>
    <w:rsid w:val="00083723"/>
    <w:rsid w:val="00083833"/>
    <w:rsid w:val="00083841"/>
    <w:rsid w:val="0008387A"/>
    <w:rsid w:val="000838DD"/>
    <w:rsid w:val="000839AD"/>
    <w:rsid w:val="00083A13"/>
    <w:rsid w:val="00083A32"/>
    <w:rsid w:val="00083A8C"/>
    <w:rsid w:val="00083AFC"/>
    <w:rsid w:val="00083D73"/>
    <w:rsid w:val="00083D91"/>
    <w:rsid w:val="00083E0A"/>
    <w:rsid w:val="0008404E"/>
    <w:rsid w:val="000840AD"/>
    <w:rsid w:val="000840C5"/>
    <w:rsid w:val="000841E0"/>
    <w:rsid w:val="000842B8"/>
    <w:rsid w:val="00084401"/>
    <w:rsid w:val="0008450C"/>
    <w:rsid w:val="0008453E"/>
    <w:rsid w:val="00084636"/>
    <w:rsid w:val="0008463A"/>
    <w:rsid w:val="00084766"/>
    <w:rsid w:val="00084875"/>
    <w:rsid w:val="000848FA"/>
    <w:rsid w:val="00084984"/>
    <w:rsid w:val="00084ACD"/>
    <w:rsid w:val="00084B8C"/>
    <w:rsid w:val="00084B9A"/>
    <w:rsid w:val="00084BB3"/>
    <w:rsid w:val="00084C04"/>
    <w:rsid w:val="00084C0C"/>
    <w:rsid w:val="00084C21"/>
    <w:rsid w:val="00084C33"/>
    <w:rsid w:val="00084DD2"/>
    <w:rsid w:val="00084E35"/>
    <w:rsid w:val="00084F09"/>
    <w:rsid w:val="00084F35"/>
    <w:rsid w:val="00084F67"/>
    <w:rsid w:val="00084FEE"/>
    <w:rsid w:val="0008502C"/>
    <w:rsid w:val="0008506A"/>
    <w:rsid w:val="0008509B"/>
    <w:rsid w:val="00085141"/>
    <w:rsid w:val="000851A5"/>
    <w:rsid w:val="00085489"/>
    <w:rsid w:val="0008556E"/>
    <w:rsid w:val="00085574"/>
    <w:rsid w:val="00085595"/>
    <w:rsid w:val="000856B2"/>
    <w:rsid w:val="000856C8"/>
    <w:rsid w:val="00085817"/>
    <w:rsid w:val="00085840"/>
    <w:rsid w:val="000858DE"/>
    <w:rsid w:val="00085947"/>
    <w:rsid w:val="00085A25"/>
    <w:rsid w:val="00085A5E"/>
    <w:rsid w:val="00085A70"/>
    <w:rsid w:val="00085AA0"/>
    <w:rsid w:val="00085AC5"/>
    <w:rsid w:val="00085B10"/>
    <w:rsid w:val="00085BF9"/>
    <w:rsid w:val="00085BFC"/>
    <w:rsid w:val="00085C28"/>
    <w:rsid w:val="00085D10"/>
    <w:rsid w:val="00085DC5"/>
    <w:rsid w:val="00085DC8"/>
    <w:rsid w:val="00085E4B"/>
    <w:rsid w:val="00085E7F"/>
    <w:rsid w:val="00085F76"/>
    <w:rsid w:val="000860B7"/>
    <w:rsid w:val="000860B9"/>
    <w:rsid w:val="00086131"/>
    <w:rsid w:val="00086145"/>
    <w:rsid w:val="00086215"/>
    <w:rsid w:val="00086353"/>
    <w:rsid w:val="00086405"/>
    <w:rsid w:val="00086463"/>
    <w:rsid w:val="000864BC"/>
    <w:rsid w:val="0008652B"/>
    <w:rsid w:val="00086561"/>
    <w:rsid w:val="0008664B"/>
    <w:rsid w:val="00086745"/>
    <w:rsid w:val="000869BA"/>
    <w:rsid w:val="00086AE3"/>
    <w:rsid w:val="00086B78"/>
    <w:rsid w:val="00086B7B"/>
    <w:rsid w:val="00086BD5"/>
    <w:rsid w:val="00086D93"/>
    <w:rsid w:val="00086DD8"/>
    <w:rsid w:val="00086DE2"/>
    <w:rsid w:val="00086FE7"/>
    <w:rsid w:val="0008700B"/>
    <w:rsid w:val="00087354"/>
    <w:rsid w:val="000874E9"/>
    <w:rsid w:val="0008755F"/>
    <w:rsid w:val="0008756D"/>
    <w:rsid w:val="000875A2"/>
    <w:rsid w:val="000875B2"/>
    <w:rsid w:val="000875C7"/>
    <w:rsid w:val="000875F2"/>
    <w:rsid w:val="000875FA"/>
    <w:rsid w:val="0008763E"/>
    <w:rsid w:val="0008768B"/>
    <w:rsid w:val="0008769B"/>
    <w:rsid w:val="00087832"/>
    <w:rsid w:val="000879BD"/>
    <w:rsid w:val="000879CA"/>
    <w:rsid w:val="00087B62"/>
    <w:rsid w:val="00087C54"/>
    <w:rsid w:val="00087CB9"/>
    <w:rsid w:val="00087DEF"/>
    <w:rsid w:val="00087FA3"/>
    <w:rsid w:val="00090129"/>
    <w:rsid w:val="000901C6"/>
    <w:rsid w:val="0009022D"/>
    <w:rsid w:val="0009030B"/>
    <w:rsid w:val="0009035B"/>
    <w:rsid w:val="00090450"/>
    <w:rsid w:val="00090577"/>
    <w:rsid w:val="000905F3"/>
    <w:rsid w:val="0009062A"/>
    <w:rsid w:val="00090654"/>
    <w:rsid w:val="000906CD"/>
    <w:rsid w:val="000906D1"/>
    <w:rsid w:val="000906FC"/>
    <w:rsid w:val="0009079E"/>
    <w:rsid w:val="000907B3"/>
    <w:rsid w:val="00090970"/>
    <w:rsid w:val="00090AB0"/>
    <w:rsid w:val="00090AB3"/>
    <w:rsid w:val="00090BD1"/>
    <w:rsid w:val="00090C5F"/>
    <w:rsid w:val="00090CC3"/>
    <w:rsid w:val="00090D29"/>
    <w:rsid w:val="00090D2E"/>
    <w:rsid w:val="00090DD5"/>
    <w:rsid w:val="00090DD7"/>
    <w:rsid w:val="00090E26"/>
    <w:rsid w:val="00090E37"/>
    <w:rsid w:val="00090E40"/>
    <w:rsid w:val="00090FF9"/>
    <w:rsid w:val="00091013"/>
    <w:rsid w:val="00091087"/>
    <w:rsid w:val="00091126"/>
    <w:rsid w:val="00091184"/>
    <w:rsid w:val="000911B3"/>
    <w:rsid w:val="000911DC"/>
    <w:rsid w:val="000911F1"/>
    <w:rsid w:val="0009120A"/>
    <w:rsid w:val="000912AA"/>
    <w:rsid w:val="00091312"/>
    <w:rsid w:val="0009148B"/>
    <w:rsid w:val="000914E7"/>
    <w:rsid w:val="00091512"/>
    <w:rsid w:val="00091536"/>
    <w:rsid w:val="0009162E"/>
    <w:rsid w:val="000916B6"/>
    <w:rsid w:val="00091715"/>
    <w:rsid w:val="000917D0"/>
    <w:rsid w:val="00091804"/>
    <w:rsid w:val="00091805"/>
    <w:rsid w:val="00091AA0"/>
    <w:rsid w:val="00091CCE"/>
    <w:rsid w:val="00091DDF"/>
    <w:rsid w:val="00091E55"/>
    <w:rsid w:val="00091FAC"/>
    <w:rsid w:val="00092011"/>
    <w:rsid w:val="00092152"/>
    <w:rsid w:val="00092191"/>
    <w:rsid w:val="00092291"/>
    <w:rsid w:val="00092344"/>
    <w:rsid w:val="00092356"/>
    <w:rsid w:val="000926AA"/>
    <w:rsid w:val="00092706"/>
    <w:rsid w:val="0009275B"/>
    <w:rsid w:val="0009279C"/>
    <w:rsid w:val="00092810"/>
    <w:rsid w:val="00092838"/>
    <w:rsid w:val="0009283E"/>
    <w:rsid w:val="00092BE3"/>
    <w:rsid w:val="00092CF0"/>
    <w:rsid w:val="00092CFF"/>
    <w:rsid w:val="00092DF8"/>
    <w:rsid w:val="00093013"/>
    <w:rsid w:val="0009304A"/>
    <w:rsid w:val="0009305B"/>
    <w:rsid w:val="000932D2"/>
    <w:rsid w:val="00093302"/>
    <w:rsid w:val="000934A0"/>
    <w:rsid w:val="0009350A"/>
    <w:rsid w:val="000935B9"/>
    <w:rsid w:val="00093660"/>
    <w:rsid w:val="000936C7"/>
    <w:rsid w:val="00093708"/>
    <w:rsid w:val="00093752"/>
    <w:rsid w:val="0009392B"/>
    <w:rsid w:val="000939A8"/>
    <w:rsid w:val="00093A67"/>
    <w:rsid w:val="00093ADB"/>
    <w:rsid w:val="00093B43"/>
    <w:rsid w:val="00093C5D"/>
    <w:rsid w:val="00093C6C"/>
    <w:rsid w:val="00093CFD"/>
    <w:rsid w:val="00093D0C"/>
    <w:rsid w:val="00093D6D"/>
    <w:rsid w:val="00093DCE"/>
    <w:rsid w:val="00093E50"/>
    <w:rsid w:val="00093E6A"/>
    <w:rsid w:val="00093E6F"/>
    <w:rsid w:val="00093E85"/>
    <w:rsid w:val="00093F71"/>
    <w:rsid w:val="00094054"/>
    <w:rsid w:val="00094069"/>
    <w:rsid w:val="0009408C"/>
    <w:rsid w:val="000941D0"/>
    <w:rsid w:val="0009422A"/>
    <w:rsid w:val="00094293"/>
    <w:rsid w:val="000942B0"/>
    <w:rsid w:val="0009432E"/>
    <w:rsid w:val="00094398"/>
    <w:rsid w:val="000943A5"/>
    <w:rsid w:val="0009441F"/>
    <w:rsid w:val="000944C5"/>
    <w:rsid w:val="00094523"/>
    <w:rsid w:val="00094623"/>
    <w:rsid w:val="00094688"/>
    <w:rsid w:val="0009472D"/>
    <w:rsid w:val="00094748"/>
    <w:rsid w:val="00094875"/>
    <w:rsid w:val="000948FC"/>
    <w:rsid w:val="0009492A"/>
    <w:rsid w:val="000949AA"/>
    <w:rsid w:val="00094A9B"/>
    <w:rsid w:val="00094AB8"/>
    <w:rsid w:val="00094B48"/>
    <w:rsid w:val="00094B9E"/>
    <w:rsid w:val="00094C9A"/>
    <w:rsid w:val="00094D2F"/>
    <w:rsid w:val="00094D93"/>
    <w:rsid w:val="00094DBB"/>
    <w:rsid w:val="00094F1B"/>
    <w:rsid w:val="00094FBA"/>
    <w:rsid w:val="00094FD6"/>
    <w:rsid w:val="000950EB"/>
    <w:rsid w:val="00095229"/>
    <w:rsid w:val="00095240"/>
    <w:rsid w:val="00095328"/>
    <w:rsid w:val="000954E1"/>
    <w:rsid w:val="000954FC"/>
    <w:rsid w:val="00095537"/>
    <w:rsid w:val="0009556D"/>
    <w:rsid w:val="000955F2"/>
    <w:rsid w:val="00095707"/>
    <w:rsid w:val="0009577F"/>
    <w:rsid w:val="00095815"/>
    <w:rsid w:val="00095836"/>
    <w:rsid w:val="00095838"/>
    <w:rsid w:val="0009586D"/>
    <w:rsid w:val="00095888"/>
    <w:rsid w:val="00095940"/>
    <w:rsid w:val="00095959"/>
    <w:rsid w:val="000959CF"/>
    <w:rsid w:val="00095AC0"/>
    <w:rsid w:val="00095AE9"/>
    <w:rsid w:val="00095B8D"/>
    <w:rsid w:val="00095CB3"/>
    <w:rsid w:val="00095CB7"/>
    <w:rsid w:val="00095CC1"/>
    <w:rsid w:val="00095CED"/>
    <w:rsid w:val="00095D50"/>
    <w:rsid w:val="00095E09"/>
    <w:rsid w:val="00095E0D"/>
    <w:rsid w:val="00095FA9"/>
    <w:rsid w:val="00095FEC"/>
    <w:rsid w:val="00095FEE"/>
    <w:rsid w:val="00096024"/>
    <w:rsid w:val="00096088"/>
    <w:rsid w:val="000960CE"/>
    <w:rsid w:val="000960F3"/>
    <w:rsid w:val="0009613B"/>
    <w:rsid w:val="0009613C"/>
    <w:rsid w:val="000961A1"/>
    <w:rsid w:val="00096202"/>
    <w:rsid w:val="00096224"/>
    <w:rsid w:val="000962A8"/>
    <w:rsid w:val="000962B3"/>
    <w:rsid w:val="000962CA"/>
    <w:rsid w:val="0009634D"/>
    <w:rsid w:val="00096358"/>
    <w:rsid w:val="0009636A"/>
    <w:rsid w:val="000963EA"/>
    <w:rsid w:val="00096450"/>
    <w:rsid w:val="0009645C"/>
    <w:rsid w:val="00096472"/>
    <w:rsid w:val="000964CA"/>
    <w:rsid w:val="0009652A"/>
    <w:rsid w:val="0009655B"/>
    <w:rsid w:val="0009664E"/>
    <w:rsid w:val="000966A0"/>
    <w:rsid w:val="000966A3"/>
    <w:rsid w:val="000966F6"/>
    <w:rsid w:val="00096713"/>
    <w:rsid w:val="00096766"/>
    <w:rsid w:val="000967A7"/>
    <w:rsid w:val="0009689D"/>
    <w:rsid w:val="000969A9"/>
    <w:rsid w:val="00096A3D"/>
    <w:rsid w:val="00096ADB"/>
    <w:rsid w:val="00096B58"/>
    <w:rsid w:val="00096C89"/>
    <w:rsid w:val="00096CB1"/>
    <w:rsid w:val="00096CEF"/>
    <w:rsid w:val="00096CFF"/>
    <w:rsid w:val="00096F37"/>
    <w:rsid w:val="00096F78"/>
    <w:rsid w:val="00096FC1"/>
    <w:rsid w:val="00096FC9"/>
    <w:rsid w:val="00097089"/>
    <w:rsid w:val="000971C6"/>
    <w:rsid w:val="000971F3"/>
    <w:rsid w:val="000971F7"/>
    <w:rsid w:val="00097260"/>
    <w:rsid w:val="00097299"/>
    <w:rsid w:val="0009729E"/>
    <w:rsid w:val="00097496"/>
    <w:rsid w:val="0009777A"/>
    <w:rsid w:val="000977FF"/>
    <w:rsid w:val="000979C4"/>
    <w:rsid w:val="000979D8"/>
    <w:rsid w:val="00097AE5"/>
    <w:rsid w:val="00097B8F"/>
    <w:rsid w:val="00097BE2"/>
    <w:rsid w:val="00097C11"/>
    <w:rsid w:val="00097C25"/>
    <w:rsid w:val="00097C94"/>
    <w:rsid w:val="00097CC8"/>
    <w:rsid w:val="00097D19"/>
    <w:rsid w:val="00097E10"/>
    <w:rsid w:val="00097E63"/>
    <w:rsid w:val="00097E6E"/>
    <w:rsid w:val="00097E74"/>
    <w:rsid w:val="00097EDE"/>
    <w:rsid w:val="00097F02"/>
    <w:rsid w:val="00097F59"/>
    <w:rsid w:val="00097FDE"/>
    <w:rsid w:val="000A007B"/>
    <w:rsid w:val="000A014B"/>
    <w:rsid w:val="000A018C"/>
    <w:rsid w:val="000A02A2"/>
    <w:rsid w:val="000A02B4"/>
    <w:rsid w:val="000A0302"/>
    <w:rsid w:val="000A0310"/>
    <w:rsid w:val="000A0444"/>
    <w:rsid w:val="000A064A"/>
    <w:rsid w:val="000A087B"/>
    <w:rsid w:val="000A0980"/>
    <w:rsid w:val="000A09B0"/>
    <w:rsid w:val="000A0C24"/>
    <w:rsid w:val="000A0C5A"/>
    <w:rsid w:val="000A0C97"/>
    <w:rsid w:val="000A0E9D"/>
    <w:rsid w:val="000A0EF7"/>
    <w:rsid w:val="000A0FBB"/>
    <w:rsid w:val="000A1175"/>
    <w:rsid w:val="000A1190"/>
    <w:rsid w:val="000A11B7"/>
    <w:rsid w:val="000A11CC"/>
    <w:rsid w:val="000A11D4"/>
    <w:rsid w:val="000A1209"/>
    <w:rsid w:val="000A134B"/>
    <w:rsid w:val="000A13B4"/>
    <w:rsid w:val="000A1473"/>
    <w:rsid w:val="000A14EE"/>
    <w:rsid w:val="000A1584"/>
    <w:rsid w:val="000A15AA"/>
    <w:rsid w:val="000A15DF"/>
    <w:rsid w:val="000A171B"/>
    <w:rsid w:val="000A1724"/>
    <w:rsid w:val="000A1814"/>
    <w:rsid w:val="000A1825"/>
    <w:rsid w:val="000A182B"/>
    <w:rsid w:val="000A192B"/>
    <w:rsid w:val="000A1971"/>
    <w:rsid w:val="000A1A2C"/>
    <w:rsid w:val="000A1B31"/>
    <w:rsid w:val="000A1BA4"/>
    <w:rsid w:val="000A1C8F"/>
    <w:rsid w:val="000A1CE4"/>
    <w:rsid w:val="000A1DEC"/>
    <w:rsid w:val="000A1E09"/>
    <w:rsid w:val="000A1E74"/>
    <w:rsid w:val="000A1EA5"/>
    <w:rsid w:val="000A1EC0"/>
    <w:rsid w:val="000A1EC9"/>
    <w:rsid w:val="000A1F16"/>
    <w:rsid w:val="000A1F50"/>
    <w:rsid w:val="000A2026"/>
    <w:rsid w:val="000A208A"/>
    <w:rsid w:val="000A2142"/>
    <w:rsid w:val="000A2163"/>
    <w:rsid w:val="000A2195"/>
    <w:rsid w:val="000A228A"/>
    <w:rsid w:val="000A228B"/>
    <w:rsid w:val="000A2408"/>
    <w:rsid w:val="000A2427"/>
    <w:rsid w:val="000A2538"/>
    <w:rsid w:val="000A2619"/>
    <w:rsid w:val="000A277A"/>
    <w:rsid w:val="000A27BA"/>
    <w:rsid w:val="000A28DB"/>
    <w:rsid w:val="000A2919"/>
    <w:rsid w:val="000A299A"/>
    <w:rsid w:val="000A29C9"/>
    <w:rsid w:val="000A2A25"/>
    <w:rsid w:val="000A2AF6"/>
    <w:rsid w:val="000A2B9B"/>
    <w:rsid w:val="000A2C1B"/>
    <w:rsid w:val="000A2CBC"/>
    <w:rsid w:val="000A2D98"/>
    <w:rsid w:val="000A2DC5"/>
    <w:rsid w:val="000A2E2B"/>
    <w:rsid w:val="000A2E4F"/>
    <w:rsid w:val="000A2EBB"/>
    <w:rsid w:val="000A2EE0"/>
    <w:rsid w:val="000A30FD"/>
    <w:rsid w:val="000A312A"/>
    <w:rsid w:val="000A322B"/>
    <w:rsid w:val="000A32A2"/>
    <w:rsid w:val="000A32DD"/>
    <w:rsid w:val="000A32E2"/>
    <w:rsid w:val="000A33DC"/>
    <w:rsid w:val="000A346B"/>
    <w:rsid w:val="000A3474"/>
    <w:rsid w:val="000A34A7"/>
    <w:rsid w:val="000A34A8"/>
    <w:rsid w:val="000A359B"/>
    <w:rsid w:val="000A3633"/>
    <w:rsid w:val="000A3679"/>
    <w:rsid w:val="000A36A2"/>
    <w:rsid w:val="000A373F"/>
    <w:rsid w:val="000A375D"/>
    <w:rsid w:val="000A3774"/>
    <w:rsid w:val="000A3784"/>
    <w:rsid w:val="000A391E"/>
    <w:rsid w:val="000A3933"/>
    <w:rsid w:val="000A39E0"/>
    <w:rsid w:val="000A3B16"/>
    <w:rsid w:val="000A3B29"/>
    <w:rsid w:val="000A3B61"/>
    <w:rsid w:val="000A3B9C"/>
    <w:rsid w:val="000A3D0A"/>
    <w:rsid w:val="000A3D77"/>
    <w:rsid w:val="000A3D8E"/>
    <w:rsid w:val="000A3DF9"/>
    <w:rsid w:val="000A40A6"/>
    <w:rsid w:val="000A42CC"/>
    <w:rsid w:val="000A432F"/>
    <w:rsid w:val="000A4383"/>
    <w:rsid w:val="000A4421"/>
    <w:rsid w:val="000A446B"/>
    <w:rsid w:val="000A4478"/>
    <w:rsid w:val="000A4711"/>
    <w:rsid w:val="000A48C0"/>
    <w:rsid w:val="000A49A9"/>
    <w:rsid w:val="000A4AB6"/>
    <w:rsid w:val="000A4B30"/>
    <w:rsid w:val="000A4B33"/>
    <w:rsid w:val="000A4BB4"/>
    <w:rsid w:val="000A4CB9"/>
    <w:rsid w:val="000A4CCE"/>
    <w:rsid w:val="000A4CFD"/>
    <w:rsid w:val="000A4D63"/>
    <w:rsid w:val="000A4F56"/>
    <w:rsid w:val="000A50E1"/>
    <w:rsid w:val="000A51C8"/>
    <w:rsid w:val="000A52CC"/>
    <w:rsid w:val="000A52E1"/>
    <w:rsid w:val="000A52F2"/>
    <w:rsid w:val="000A5337"/>
    <w:rsid w:val="000A5355"/>
    <w:rsid w:val="000A537A"/>
    <w:rsid w:val="000A5401"/>
    <w:rsid w:val="000A5424"/>
    <w:rsid w:val="000A5661"/>
    <w:rsid w:val="000A574B"/>
    <w:rsid w:val="000A5958"/>
    <w:rsid w:val="000A59BD"/>
    <w:rsid w:val="000A5C6B"/>
    <w:rsid w:val="000A5D0C"/>
    <w:rsid w:val="000A5EFA"/>
    <w:rsid w:val="000A5FBC"/>
    <w:rsid w:val="000A60D0"/>
    <w:rsid w:val="000A6165"/>
    <w:rsid w:val="000A618C"/>
    <w:rsid w:val="000A637A"/>
    <w:rsid w:val="000A63F5"/>
    <w:rsid w:val="000A6493"/>
    <w:rsid w:val="000A660F"/>
    <w:rsid w:val="000A665A"/>
    <w:rsid w:val="000A66B9"/>
    <w:rsid w:val="000A6810"/>
    <w:rsid w:val="000A6856"/>
    <w:rsid w:val="000A6A5B"/>
    <w:rsid w:val="000A6B17"/>
    <w:rsid w:val="000A6BDF"/>
    <w:rsid w:val="000A6BEB"/>
    <w:rsid w:val="000A6C74"/>
    <w:rsid w:val="000A6CAB"/>
    <w:rsid w:val="000A6D22"/>
    <w:rsid w:val="000A6D27"/>
    <w:rsid w:val="000A6E68"/>
    <w:rsid w:val="000A6EAD"/>
    <w:rsid w:val="000A6EC1"/>
    <w:rsid w:val="000A6F4A"/>
    <w:rsid w:val="000A6FE6"/>
    <w:rsid w:val="000A708A"/>
    <w:rsid w:val="000A742D"/>
    <w:rsid w:val="000A7447"/>
    <w:rsid w:val="000A7591"/>
    <w:rsid w:val="000A761F"/>
    <w:rsid w:val="000A7655"/>
    <w:rsid w:val="000A7668"/>
    <w:rsid w:val="000A7686"/>
    <w:rsid w:val="000A76ED"/>
    <w:rsid w:val="000A7757"/>
    <w:rsid w:val="000A77E1"/>
    <w:rsid w:val="000A7937"/>
    <w:rsid w:val="000A7A08"/>
    <w:rsid w:val="000A7A58"/>
    <w:rsid w:val="000A7A82"/>
    <w:rsid w:val="000A7AFA"/>
    <w:rsid w:val="000A7B80"/>
    <w:rsid w:val="000A7BC2"/>
    <w:rsid w:val="000A7CA7"/>
    <w:rsid w:val="000A7E04"/>
    <w:rsid w:val="000B000A"/>
    <w:rsid w:val="000B017E"/>
    <w:rsid w:val="000B024A"/>
    <w:rsid w:val="000B026F"/>
    <w:rsid w:val="000B02D2"/>
    <w:rsid w:val="000B041B"/>
    <w:rsid w:val="000B0444"/>
    <w:rsid w:val="000B044C"/>
    <w:rsid w:val="000B0541"/>
    <w:rsid w:val="000B06BF"/>
    <w:rsid w:val="000B06C5"/>
    <w:rsid w:val="000B0772"/>
    <w:rsid w:val="000B0776"/>
    <w:rsid w:val="000B085A"/>
    <w:rsid w:val="000B085D"/>
    <w:rsid w:val="000B08AA"/>
    <w:rsid w:val="000B08E0"/>
    <w:rsid w:val="000B0909"/>
    <w:rsid w:val="000B0920"/>
    <w:rsid w:val="000B0993"/>
    <w:rsid w:val="000B09C9"/>
    <w:rsid w:val="000B0A9F"/>
    <w:rsid w:val="000B0BC5"/>
    <w:rsid w:val="000B0EB5"/>
    <w:rsid w:val="000B0FAF"/>
    <w:rsid w:val="000B116E"/>
    <w:rsid w:val="000B117A"/>
    <w:rsid w:val="000B1228"/>
    <w:rsid w:val="000B12AC"/>
    <w:rsid w:val="000B12D7"/>
    <w:rsid w:val="000B1339"/>
    <w:rsid w:val="000B1563"/>
    <w:rsid w:val="000B1571"/>
    <w:rsid w:val="000B16F2"/>
    <w:rsid w:val="000B16F3"/>
    <w:rsid w:val="000B17AF"/>
    <w:rsid w:val="000B1828"/>
    <w:rsid w:val="000B18CD"/>
    <w:rsid w:val="000B1A4F"/>
    <w:rsid w:val="000B1AC0"/>
    <w:rsid w:val="000B1B58"/>
    <w:rsid w:val="000B1B9B"/>
    <w:rsid w:val="000B1BBC"/>
    <w:rsid w:val="000B1BEB"/>
    <w:rsid w:val="000B1C90"/>
    <w:rsid w:val="000B1F99"/>
    <w:rsid w:val="000B1FB1"/>
    <w:rsid w:val="000B204B"/>
    <w:rsid w:val="000B2051"/>
    <w:rsid w:val="000B2089"/>
    <w:rsid w:val="000B20BE"/>
    <w:rsid w:val="000B2141"/>
    <w:rsid w:val="000B2329"/>
    <w:rsid w:val="000B2374"/>
    <w:rsid w:val="000B2378"/>
    <w:rsid w:val="000B2628"/>
    <w:rsid w:val="000B263E"/>
    <w:rsid w:val="000B2657"/>
    <w:rsid w:val="000B2828"/>
    <w:rsid w:val="000B2840"/>
    <w:rsid w:val="000B286F"/>
    <w:rsid w:val="000B2938"/>
    <w:rsid w:val="000B29EF"/>
    <w:rsid w:val="000B2A62"/>
    <w:rsid w:val="000B2B07"/>
    <w:rsid w:val="000B2B08"/>
    <w:rsid w:val="000B2BC7"/>
    <w:rsid w:val="000B2C29"/>
    <w:rsid w:val="000B2C7B"/>
    <w:rsid w:val="000B2C7D"/>
    <w:rsid w:val="000B2C86"/>
    <w:rsid w:val="000B2CA6"/>
    <w:rsid w:val="000B2CC8"/>
    <w:rsid w:val="000B2DE1"/>
    <w:rsid w:val="000B2E03"/>
    <w:rsid w:val="000B2E8A"/>
    <w:rsid w:val="000B2EB9"/>
    <w:rsid w:val="000B2FB0"/>
    <w:rsid w:val="000B3003"/>
    <w:rsid w:val="000B30AB"/>
    <w:rsid w:val="000B30BA"/>
    <w:rsid w:val="000B30D6"/>
    <w:rsid w:val="000B3190"/>
    <w:rsid w:val="000B31D3"/>
    <w:rsid w:val="000B3332"/>
    <w:rsid w:val="000B3470"/>
    <w:rsid w:val="000B361D"/>
    <w:rsid w:val="000B3626"/>
    <w:rsid w:val="000B363D"/>
    <w:rsid w:val="000B36B7"/>
    <w:rsid w:val="000B36BD"/>
    <w:rsid w:val="000B36EA"/>
    <w:rsid w:val="000B3715"/>
    <w:rsid w:val="000B3795"/>
    <w:rsid w:val="000B37AE"/>
    <w:rsid w:val="000B38E4"/>
    <w:rsid w:val="000B38E8"/>
    <w:rsid w:val="000B392F"/>
    <w:rsid w:val="000B395C"/>
    <w:rsid w:val="000B3B20"/>
    <w:rsid w:val="000B3BDB"/>
    <w:rsid w:val="000B3CD5"/>
    <w:rsid w:val="000B3E91"/>
    <w:rsid w:val="000B3ED9"/>
    <w:rsid w:val="000B4017"/>
    <w:rsid w:val="000B4078"/>
    <w:rsid w:val="000B415F"/>
    <w:rsid w:val="000B4190"/>
    <w:rsid w:val="000B41BA"/>
    <w:rsid w:val="000B4357"/>
    <w:rsid w:val="000B46D0"/>
    <w:rsid w:val="000B46F9"/>
    <w:rsid w:val="000B4752"/>
    <w:rsid w:val="000B47B8"/>
    <w:rsid w:val="000B487A"/>
    <w:rsid w:val="000B494E"/>
    <w:rsid w:val="000B4BA8"/>
    <w:rsid w:val="000B4C1D"/>
    <w:rsid w:val="000B4CA0"/>
    <w:rsid w:val="000B4CFD"/>
    <w:rsid w:val="000B4DB7"/>
    <w:rsid w:val="000B4E11"/>
    <w:rsid w:val="000B4EA6"/>
    <w:rsid w:val="000B4F14"/>
    <w:rsid w:val="000B4F83"/>
    <w:rsid w:val="000B4F85"/>
    <w:rsid w:val="000B5020"/>
    <w:rsid w:val="000B502E"/>
    <w:rsid w:val="000B506F"/>
    <w:rsid w:val="000B50BC"/>
    <w:rsid w:val="000B50EE"/>
    <w:rsid w:val="000B5159"/>
    <w:rsid w:val="000B51D8"/>
    <w:rsid w:val="000B5230"/>
    <w:rsid w:val="000B523E"/>
    <w:rsid w:val="000B5254"/>
    <w:rsid w:val="000B52E6"/>
    <w:rsid w:val="000B5323"/>
    <w:rsid w:val="000B534D"/>
    <w:rsid w:val="000B53F3"/>
    <w:rsid w:val="000B54FA"/>
    <w:rsid w:val="000B5598"/>
    <w:rsid w:val="000B565C"/>
    <w:rsid w:val="000B566D"/>
    <w:rsid w:val="000B56A0"/>
    <w:rsid w:val="000B56AF"/>
    <w:rsid w:val="000B56E8"/>
    <w:rsid w:val="000B5716"/>
    <w:rsid w:val="000B5738"/>
    <w:rsid w:val="000B577D"/>
    <w:rsid w:val="000B5834"/>
    <w:rsid w:val="000B5835"/>
    <w:rsid w:val="000B5868"/>
    <w:rsid w:val="000B595D"/>
    <w:rsid w:val="000B59D6"/>
    <w:rsid w:val="000B5B35"/>
    <w:rsid w:val="000B5B48"/>
    <w:rsid w:val="000B5B8B"/>
    <w:rsid w:val="000B5BC1"/>
    <w:rsid w:val="000B5C06"/>
    <w:rsid w:val="000B5C40"/>
    <w:rsid w:val="000B5D79"/>
    <w:rsid w:val="000B5EFF"/>
    <w:rsid w:val="000B5F8D"/>
    <w:rsid w:val="000B5FAD"/>
    <w:rsid w:val="000B5FBD"/>
    <w:rsid w:val="000B60C7"/>
    <w:rsid w:val="000B611C"/>
    <w:rsid w:val="000B61A3"/>
    <w:rsid w:val="000B6210"/>
    <w:rsid w:val="000B6388"/>
    <w:rsid w:val="000B6453"/>
    <w:rsid w:val="000B646F"/>
    <w:rsid w:val="000B6483"/>
    <w:rsid w:val="000B6515"/>
    <w:rsid w:val="000B6679"/>
    <w:rsid w:val="000B66C7"/>
    <w:rsid w:val="000B66DD"/>
    <w:rsid w:val="000B679B"/>
    <w:rsid w:val="000B6947"/>
    <w:rsid w:val="000B69AE"/>
    <w:rsid w:val="000B69D6"/>
    <w:rsid w:val="000B69F2"/>
    <w:rsid w:val="000B6B1D"/>
    <w:rsid w:val="000B6BC7"/>
    <w:rsid w:val="000B6C77"/>
    <w:rsid w:val="000B6C93"/>
    <w:rsid w:val="000B6D3B"/>
    <w:rsid w:val="000B6D47"/>
    <w:rsid w:val="000B6D97"/>
    <w:rsid w:val="000B6F7B"/>
    <w:rsid w:val="000B6FD3"/>
    <w:rsid w:val="000B6FF8"/>
    <w:rsid w:val="000B7071"/>
    <w:rsid w:val="000B708A"/>
    <w:rsid w:val="000B7404"/>
    <w:rsid w:val="000B741D"/>
    <w:rsid w:val="000B756D"/>
    <w:rsid w:val="000B7721"/>
    <w:rsid w:val="000B7885"/>
    <w:rsid w:val="000B78C9"/>
    <w:rsid w:val="000B79AA"/>
    <w:rsid w:val="000B79C5"/>
    <w:rsid w:val="000B79F2"/>
    <w:rsid w:val="000B7A0C"/>
    <w:rsid w:val="000B7A18"/>
    <w:rsid w:val="000B7A1B"/>
    <w:rsid w:val="000B7A44"/>
    <w:rsid w:val="000B7A6D"/>
    <w:rsid w:val="000B7AF8"/>
    <w:rsid w:val="000B7C53"/>
    <w:rsid w:val="000B7D7D"/>
    <w:rsid w:val="000B7E06"/>
    <w:rsid w:val="000C0023"/>
    <w:rsid w:val="000C0092"/>
    <w:rsid w:val="000C01DC"/>
    <w:rsid w:val="000C0247"/>
    <w:rsid w:val="000C028F"/>
    <w:rsid w:val="000C02CC"/>
    <w:rsid w:val="000C02CF"/>
    <w:rsid w:val="000C02EF"/>
    <w:rsid w:val="000C03A2"/>
    <w:rsid w:val="000C03A4"/>
    <w:rsid w:val="000C0445"/>
    <w:rsid w:val="000C0680"/>
    <w:rsid w:val="000C06D8"/>
    <w:rsid w:val="000C077B"/>
    <w:rsid w:val="000C07E5"/>
    <w:rsid w:val="000C0964"/>
    <w:rsid w:val="000C097D"/>
    <w:rsid w:val="000C09B0"/>
    <w:rsid w:val="000C0A7F"/>
    <w:rsid w:val="000C0AEE"/>
    <w:rsid w:val="000C0B31"/>
    <w:rsid w:val="000C0B5E"/>
    <w:rsid w:val="000C0B8C"/>
    <w:rsid w:val="000C0B9E"/>
    <w:rsid w:val="000C0C5A"/>
    <w:rsid w:val="000C0C6A"/>
    <w:rsid w:val="000C0C90"/>
    <w:rsid w:val="000C0CAF"/>
    <w:rsid w:val="000C0D33"/>
    <w:rsid w:val="000C0EB9"/>
    <w:rsid w:val="000C0F89"/>
    <w:rsid w:val="000C0FD1"/>
    <w:rsid w:val="000C104D"/>
    <w:rsid w:val="000C10CF"/>
    <w:rsid w:val="000C11E0"/>
    <w:rsid w:val="000C1285"/>
    <w:rsid w:val="000C12CB"/>
    <w:rsid w:val="000C1402"/>
    <w:rsid w:val="000C14E2"/>
    <w:rsid w:val="000C1509"/>
    <w:rsid w:val="000C1523"/>
    <w:rsid w:val="000C1539"/>
    <w:rsid w:val="000C1678"/>
    <w:rsid w:val="000C16CD"/>
    <w:rsid w:val="000C1706"/>
    <w:rsid w:val="000C1723"/>
    <w:rsid w:val="000C17A0"/>
    <w:rsid w:val="000C17C0"/>
    <w:rsid w:val="000C18D0"/>
    <w:rsid w:val="000C1996"/>
    <w:rsid w:val="000C1A9B"/>
    <w:rsid w:val="000C1AC9"/>
    <w:rsid w:val="000C1B01"/>
    <w:rsid w:val="000C1CBE"/>
    <w:rsid w:val="000C1DA6"/>
    <w:rsid w:val="000C1DCA"/>
    <w:rsid w:val="000C1E7A"/>
    <w:rsid w:val="000C1F40"/>
    <w:rsid w:val="000C2359"/>
    <w:rsid w:val="000C2521"/>
    <w:rsid w:val="000C2533"/>
    <w:rsid w:val="000C255E"/>
    <w:rsid w:val="000C2594"/>
    <w:rsid w:val="000C25E6"/>
    <w:rsid w:val="000C25E8"/>
    <w:rsid w:val="000C25F3"/>
    <w:rsid w:val="000C2756"/>
    <w:rsid w:val="000C2768"/>
    <w:rsid w:val="000C27C6"/>
    <w:rsid w:val="000C2926"/>
    <w:rsid w:val="000C2A63"/>
    <w:rsid w:val="000C2B1D"/>
    <w:rsid w:val="000C2B4F"/>
    <w:rsid w:val="000C2B5D"/>
    <w:rsid w:val="000C2B68"/>
    <w:rsid w:val="000C2CCF"/>
    <w:rsid w:val="000C2E01"/>
    <w:rsid w:val="000C2F40"/>
    <w:rsid w:val="000C3086"/>
    <w:rsid w:val="000C3095"/>
    <w:rsid w:val="000C31A9"/>
    <w:rsid w:val="000C3240"/>
    <w:rsid w:val="000C3250"/>
    <w:rsid w:val="000C32B0"/>
    <w:rsid w:val="000C3411"/>
    <w:rsid w:val="000C3424"/>
    <w:rsid w:val="000C34B4"/>
    <w:rsid w:val="000C3603"/>
    <w:rsid w:val="000C3608"/>
    <w:rsid w:val="000C361F"/>
    <w:rsid w:val="000C3698"/>
    <w:rsid w:val="000C369F"/>
    <w:rsid w:val="000C36FB"/>
    <w:rsid w:val="000C37C0"/>
    <w:rsid w:val="000C37D6"/>
    <w:rsid w:val="000C3974"/>
    <w:rsid w:val="000C3A35"/>
    <w:rsid w:val="000C3AAB"/>
    <w:rsid w:val="000C3B9E"/>
    <w:rsid w:val="000C3CF4"/>
    <w:rsid w:val="000C3DA7"/>
    <w:rsid w:val="000C3DDE"/>
    <w:rsid w:val="000C3E0B"/>
    <w:rsid w:val="000C3E62"/>
    <w:rsid w:val="000C3E77"/>
    <w:rsid w:val="000C4063"/>
    <w:rsid w:val="000C4084"/>
    <w:rsid w:val="000C412B"/>
    <w:rsid w:val="000C4168"/>
    <w:rsid w:val="000C417B"/>
    <w:rsid w:val="000C429A"/>
    <w:rsid w:val="000C43D9"/>
    <w:rsid w:val="000C43FC"/>
    <w:rsid w:val="000C4456"/>
    <w:rsid w:val="000C4475"/>
    <w:rsid w:val="000C45F7"/>
    <w:rsid w:val="000C4645"/>
    <w:rsid w:val="000C4699"/>
    <w:rsid w:val="000C46C0"/>
    <w:rsid w:val="000C47F0"/>
    <w:rsid w:val="000C480E"/>
    <w:rsid w:val="000C486B"/>
    <w:rsid w:val="000C49E8"/>
    <w:rsid w:val="000C4B51"/>
    <w:rsid w:val="000C4BBC"/>
    <w:rsid w:val="000C4BF1"/>
    <w:rsid w:val="000C4C15"/>
    <w:rsid w:val="000C4C81"/>
    <w:rsid w:val="000C4CE0"/>
    <w:rsid w:val="000C4CE1"/>
    <w:rsid w:val="000C4CF6"/>
    <w:rsid w:val="000C4E7D"/>
    <w:rsid w:val="000C4E7E"/>
    <w:rsid w:val="000C4E98"/>
    <w:rsid w:val="000C4E9C"/>
    <w:rsid w:val="000C5063"/>
    <w:rsid w:val="000C50A6"/>
    <w:rsid w:val="000C5111"/>
    <w:rsid w:val="000C513E"/>
    <w:rsid w:val="000C51C2"/>
    <w:rsid w:val="000C5272"/>
    <w:rsid w:val="000C543F"/>
    <w:rsid w:val="000C5538"/>
    <w:rsid w:val="000C5711"/>
    <w:rsid w:val="000C57B9"/>
    <w:rsid w:val="000C586F"/>
    <w:rsid w:val="000C5A34"/>
    <w:rsid w:val="000C5A37"/>
    <w:rsid w:val="000C5BED"/>
    <w:rsid w:val="000C5CFB"/>
    <w:rsid w:val="000C5DB6"/>
    <w:rsid w:val="000C5E16"/>
    <w:rsid w:val="000C5F35"/>
    <w:rsid w:val="000C6086"/>
    <w:rsid w:val="000C60AB"/>
    <w:rsid w:val="000C614A"/>
    <w:rsid w:val="000C6302"/>
    <w:rsid w:val="000C6374"/>
    <w:rsid w:val="000C6402"/>
    <w:rsid w:val="000C664E"/>
    <w:rsid w:val="000C678B"/>
    <w:rsid w:val="000C6A1B"/>
    <w:rsid w:val="000C6A1F"/>
    <w:rsid w:val="000C6AF8"/>
    <w:rsid w:val="000C6BFD"/>
    <w:rsid w:val="000C6DDB"/>
    <w:rsid w:val="000C6E80"/>
    <w:rsid w:val="000C6F19"/>
    <w:rsid w:val="000C6F3C"/>
    <w:rsid w:val="000C7076"/>
    <w:rsid w:val="000C7216"/>
    <w:rsid w:val="000C72CC"/>
    <w:rsid w:val="000C732A"/>
    <w:rsid w:val="000C7397"/>
    <w:rsid w:val="000C7405"/>
    <w:rsid w:val="000C7447"/>
    <w:rsid w:val="000C7459"/>
    <w:rsid w:val="000C746C"/>
    <w:rsid w:val="000C76B9"/>
    <w:rsid w:val="000C76FC"/>
    <w:rsid w:val="000C7732"/>
    <w:rsid w:val="000C779E"/>
    <w:rsid w:val="000C77B9"/>
    <w:rsid w:val="000C7942"/>
    <w:rsid w:val="000C797C"/>
    <w:rsid w:val="000C7A89"/>
    <w:rsid w:val="000C7B3C"/>
    <w:rsid w:val="000C7C2B"/>
    <w:rsid w:val="000C7C9E"/>
    <w:rsid w:val="000C7CB9"/>
    <w:rsid w:val="000C7CEC"/>
    <w:rsid w:val="000C7E32"/>
    <w:rsid w:val="000C7E3F"/>
    <w:rsid w:val="000C7F35"/>
    <w:rsid w:val="000C7FB0"/>
    <w:rsid w:val="000C7FE7"/>
    <w:rsid w:val="000D0024"/>
    <w:rsid w:val="000D009F"/>
    <w:rsid w:val="000D017B"/>
    <w:rsid w:val="000D01DD"/>
    <w:rsid w:val="000D0249"/>
    <w:rsid w:val="000D026E"/>
    <w:rsid w:val="000D02A5"/>
    <w:rsid w:val="000D02FF"/>
    <w:rsid w:val="000D0467"/>
    <w:rsid w:val="000D0499"/>
    <w:rsid w:val="000D04A3"/>
    <w:rsid w:val="000D04B0"/>
    <w:rsid w:val="000D04F2"/>
    <w:rsid w:val="000D0585"/>
    <w:rsid w:val="000D068B"/>
    <w:rsid w:val="000D072C"/>
    <w:rsid w:val="000D0808"/>
    <w:rsid w:val="000D08A3"/>
    <w:rsid w:val="000D0A96"/>
    <w:rsid w:val="000D0A9A"/>
    <w:rsid w:val="000D0AA3"/>
    <w:rsid w:val="000D0AD2"/>
    <w:rsid w:val="000D0AF5"/>
    <w:rsid w:val="000D0AFF"/>
    <w:rsid w:val="000D0B77"/>
    <w:rsid w:val="000D0C6B"/>
    <w:rsid w:val="000D0E06"/>
    <w:rsid w:val="000D0E72"/>
    <w:rsid w:val="000D10DE"/>
    <w:rsid w:val="000D11A1"/>
    <w:rsid w:val="000D11C9"/>
    <w:rsid w:val="000D12FD"/>
    <w:rsid w:val="000D1336"/>
    <w:rsid w:val="000D148F"/>
    <w:rsid w:val="000D1567"/>
    <w:rsid w:val="000D1655"/>
    <w:rsid w:val="000D16E0"/>
    <w:rsid w:val="000D1763"/>
    <w:rsid w:val="000D1777"/>
    <w:rsid w:val="000D1866"/>
    <w:rsid w:val="000D1998"/>
    <w:rsid w:val="000D1AF8"/>
    <w:rsid w:val="000D1B0D"/>
    <w:rsid w:val="000D1B26"/>
    <w:rsid w:val="000D1B5D"/>
    <w:rsid w:val="000D1CC6"/>
    <w:rsid w:val="000D1DC2"/>
    <w:rsid w:val="000D1DF3"/>
    <w:rsid w:val="000D1E7C"/>
    <w:rsid w:val="000D1EB9"/>
    <w:rsid w:val="000D2129"/>
    <w:rsid w:val="000D2171"/>
    <w:rsid w:val="000D21E7"/>
    <w:rsid w:val="000D2204"/>
    <w:rsid w:val="000D2272"/>
    <w:rsid w:val="000D24A8"/>
    <w:rsid w:val="000D2846"/>
    <w:rsid w:val="000D2875"/>
    <w:rsid w:val="000D28A0"/>
    <w:rsid w:val="000D28AF"/>
    <w:rsid w:val="000D28C6"/>
    <w:rsid w:val="000D28D4"/>
    <w:rsid w:val="000D2901"/>
    <w:rsid w:val="000D2B59"/>
    <w:rsid w:val="000D2BED"/>
    <w:rsid w:val="000D2C55"/>
    <w:rsid w:val="000D2C6B"/>
    <w:rsid w:val="000D2CFC"/>
    <w:rsid w:val="000D2D2C"/>
    <w:rsid w:val="000D2E18"/>
    <w:rsid w:val="000D2E2F"/>
    <w:rsid w:val="000D2F02"/>
    <w:rsid w:val="000D2FF0"/>
    <w:rsid w:val="000D300A"/>
    <w:rsid w:val="000D3085"/>
    <w:rsid w:val="000D3221"/>
    <w:rsid w:val="000D3255"/>
    <w:rsid w:val="000D3337"/>
    <w:rsid w:val="000D3352"/>
    <w:rsid w:val="000D335E"/>
    <w:rsid w:val="000D33BC"/>
    <w:rsid w:val="000D3535"/>
    <w:rsid w:val="000D3536"/>
    <w:rsid w:val="000D3579"/>
    <w:rsid w:val="000D36B1"/>
    <w:rsid w:val="000D3786"/>
    <w:rsid w:val="000D392D"/>
    <w:rsid w:val="000D3950"/>
    <w:rsid w:val="000D3973"/>
    <w:rsid w:val="000D39AA"/>
    <w:rsid w:val="000D39D7"/>
    <w:rsid w:val="000D3A45"/>
    <w:rsid w:val="000D3AB4"/>
    <w:rsid w:val="000D3AE5"/>
    <w:rsid w:val="000D3AFD"/>
    <w:rsid w:val="000D3F4F"/>
    <w:rsid w:val="000D3FA9"/>
    <w:rsid w:val="000D3FF8"/>
    <w:rsid w:val="000D4099"/>
    <w:rsid w:val="000D40A1"/>
    <w:rsid w:val="000D41DD"/>
    <w:rsid w:val="000D4262"/>
    <w:rsid w:val="000D42A5"/>
    <w:rsid w:val="000D433D"/>
    <w:rsid w:val="000D437C"/>
    <w:rsid w:val="000D45D5"/>
    <w:rsid w:val="000D467E"/>
    <w:rsid w:val="000D4849"/>
    <w:rsid w:val="000D4A9D"/>
    <w:rsid w:val="000D4AA4"/>
    <w:rsid w:val="000D4B0A"/>
    <w:rsid w:val="000D4B4D"/>
    <w:rsid w:val="000D4B64"/>
    <w:rsid w:val="000D4B80"/>
    <w:rsid w:val="000D4BA2"/>
    <w:rsid w:val="000D4C3F"/>
    <w:rsid w:val="000D4C69"/>
    <w:rsid w:val="000D4D28"/>
    <w:rsid w:val="000D5093"/>
    <w:rsid w:val="000D50A4"/>
    <w:rsid w:val="000D50AC"/>
    <w:rsid w:val="000D50BA"/>
    <w:rsid w:val="000D5154"/>
    <w:rsid w:val="000D51D1"/>
    <w:rsid w:val="000D5363"/>
    <w:rsid w:val="000D537D"/>
    <w:rsid w:val="000D53C7"/>
    <w:rsid w:val="000D5479"/>
    <w:rsid w:val="000D54B1"/>
    <w:rsid w:val="000D557B"/>
    <w:rsid w:val="000D557F"/>
    <w:rsid w:val="000D560D"/>
    <w:rsid w:val="000D5628"/>
    <w:rsid w:val="000D5787"/>
    <w:rsid w:val="000D5791"/>
    <w:rsid w:val="000D57CE"/>
    <w:rsid w:val="000D59ED"/>
    <w:rsid w:val="000D5A2D"/>
    <w:rsid w:val="000D5B4C"/>
    <w:rsid w:val="000D5C7D"/>
    <w:rsid w:val="000D5CC1"/>
    <w:rsid w:val="000D5CF8"/>
    <w:rsid w:val="000D5E65"/>
    <w:rsid w:val="000D5E7C"/>
    <w:rsid w:val="000D5EE1"/>
    <w:rsid w:val="000D5F32"/>
    <w:rsid w:val="000D604E"/>
    <w:rsid w:val="000D6101"/>
    <w:rsid w:val="000D6138"/>
    <w:rsid w:val="000D615D"/>
    <w:rsid w:val="000D62D1"/>
    <w:rsid w:val="000D62EB"/>
    <w:rsid w:val="000D631F"/>
    <w:rsid w:val="000D632C"/>
    <w:rsid w:val="000D635D"/>
    <w:rsid w:val="000D6372"/>
    <w:rsid w:val="000D6386"/>
    <w:rsid w:val="000D65B7"/>
    <w:rsid w:val="000D663A"/>
    <w:rsid w:val="000D668A"/>
    <w:rsid w:val="000D67EA"/>
    <w:rsid w:val="000D6842"/>
    <w:rsid w:val="000D68FA"/>
    <w:rsid w:val="000D6920"/>
    <w:rsid w:val="000D69AB"/>
    <w:rsid w:val="000D69FA"/>
    <w:rsid w:val="000D6B05"/>
    <w:rsid w:val="000D6B7B"/>
    <w:rsid w:val="000D6BDC"/>
    <w:rsid w:val="000D6D54"/>
    <w:rsid w:val="000D6E0C"/>
    <w:rsid w:val="000D6FC9"/>
    <w:rsid w:val="000D7112"/>
    <w:rsid w:val="000D7115"/>
    <w:rsid w:val="000D71F8"/>
    <w:rsid w:val="000D7238"/>
    <w:rsid w:val="000D7273"/>
    <w:rsid w:val="000D7290"/>
    <w:rsid w:val="000D7334"/>
    <w:rsid w:val="000D7418"/>
    <w:rsid w:val="000D75D9"/>
    <w:rsid w:val="000D7640"/>
    <w:rsid w:val="000D7729"/>
    <w:rsid w:val="000D77CB"/>
    <w:rsid w:val="000D780B"/>
    <w:rsid w:val="000D781A"/>
    <w:rsid w:val="000D7AFE"/>
    <w:rsid w:val="000D7B29"/>
    <w:rsid w:val="000D7B54"/>
    <w:rsid w:val="000D7B5C"/>
    <w:rsid w:val="000D7B93"/>
    <w:rsid w:val="000D7BEA"/>
    <w:rsid w:val="000D7C32"/>
    <w:rsid w:val="000D7D8B"/>
    <w:rsid w:val="000D7E9F"/>
    <w:rsid w:val="000D7EC2"/>
    <w:rsid w:val="000D7F4F"/>
    <w:rsid w:val="000D7FC5"/>
    <w:rsid w:val="000E0043"/>
    <w:rsid w:val="000E032C"/>
    <w:rsid w:val="000E04D9"/>
    <w:rsid w:val="000E0516"/>
    <w:rsid w:val="000E06BB"/>
    <w:rsid w:val="000E0712"/>
    <w:rsid w:val="000E07C1"/>
    <w:rsid w:val="000E087B"/>
    <w:rsid w:val="000E0950"/>
    <w:rsid w:val="000E0969"/>
    <w:rsid w:val="000E09E8"/>
    <w:rsid w:val="000E0A08"/>
    <w:rsid w:val="000E0B1D"/>
    <w:rsid w:val="000E0B24"/>
    <w:rsid w:val="000E0CF9"/>
    <w:rsid w:val="000E0E35"/>
    <w:rsid w:val="000E0F46"/>
    <w:rsid w:val="000E0F6A"/>
    <w:rsid w:val="000E0F88"/>
    <w:rsid w:val="000E1038"/>
    <w:rsid w:val="000E1054"/>
    <w:rsid w:val="000E1213"/>
    <w:rsid w:val="000E122D"/>
    <w:rsid w:val="000E125E"/>
    <w:rsid w:val="000E1262"/>
    <w:rsid w:val="000E1273"/>
    <w:rsid w:val="000E12DD"/>
    <w:rsid w:val="000E1364"/>
    <w:rsid w:val="000E13A6"/>
    <w:rsid w:val="000E14A3"/>
    <w:rsid w:val="000E14D3"/>
    <w:rsid w:val="000E1628"/>
    <w:rsid w:val="000E1657"/>
    <w:rsid w:val="000E175A"/>
    <w:rsid w:val="000E176D"/>
    <w:rsid w:val="000E1787"/>
    <w:rsid w:val="000E17CA"/>
    <w:rsid w:val="000E180B"/>
    <w:rsid w:val="000E186A"/>
    <w:rsid w:val="000E18D7"/>
    <w:rsid w:val="000E1914"/>
    <w:rsid w:val="000E1A01"/>
    <w:rsid w:val="000E1A04"/>
    <w:rsid w:val="000E1A88"/>
    <w:rsid w:val="000E1ACB"/>
    <w:rsid w:val="000E1AE1"/>
    <w:rsid w:val="000E1C9D"/>
    <w:rsid w:val="000E1D72"/>
    <w:rsid w:val="000E1DC4"/>
    <w:rsid w:val="000E1E00"/>
    <w:rsid w:val="000E1E23"/>
    <w:rsid w:val="000E1E84"/>
    <w:rsid w:val="000E1EE5"/>
    <w:rsid w:val="000E20B2"/>
    <w:rsid w:val="000E2178"/>
    <w:rsid w:val="000E217D"/>
    <w:rsid w:val="000E221C"/>
    <w:rsid w:val="000E2332"/>
    <w:rsid w:val="000E245D"/>
    <w:rsid w:val="000E24E3"/>
    <w:rsid w:val="000E257C"/>
    <w:rsid w:val="000E2738"/>
    <w:rsid w:val="000E2746"/>
    <w:rsid w:val="000E276C"/>
    <w:rsid w:val="000E278B"/>
    <w:rsid w:val="000E285A"/>
    <w:rsid w:val="000E2888"/>
    <w:rsid w:val="000E28BD"/>
    <w:rsid w:val="000E28D6"/>
    <w:rsid w:val="000E292D"/>
    <w:rsid w:val="000E2A91"/>
    <w:rsid w:val="000E2AAC"/>
    <w:rsid w:val="000E2AB9"/>
    <w:rsid w:val="000E2B0F"/>
    <w:rsid w:val="000E2CBA"/>
    <w:rsid w:val="000E2CDF"/>
    <w:rsid w:val="000E2CE0"/>
    <w:rsid w:val="000E2D4A"/>
    <w:rsid w:val="000E2E30"/>
    <w:rsid w:val="000E3033"/>
    <w:rsid w:val="000E3056"/>
    <w:rsid w:val="000E3059"/>
    <w:rsid w:val="000E310F"/>
    <w:rsid w:val="000E316D"/>
    <w:rsid w:val="000E319C"/>
    <w:rsid w:val="000E32E3"/>
    <w:rsid w:val="000E339D"/>
    <w:rsid w:val="000E33F9"/>
    <w:rsid w:val="000E3408"/>
    <w:rsid w:val="000E34A0"/>
    <w:rsid w:val="000E3571"/>
    <w:rsid w:val="000E36B4"/>
    <w:rsid w:val="000E36CC"/>
    <w:rsid w:val="000E36FD"/>
    <w:rsid w:val="000E3744"/>
    <w:rsid w:val="000E3897"/>
    <w:rsid w:val="000E3AC3"/>
    <w:rsid w:val="000E3B6D"/>
    <w:rsid w:val="000E3BB0"/>
    <w:rsid w:val="000E3BC1"/>
    <w:rsid w:val="000E3BE5"/>
    <w:rsid w:val="000E3CB6"/>
    <w:rsid w:val="000E3D06"/>
    <w:rsid w:val="000E3E38"/>
    <w:rsid w:val="000E3E3A"/>
    <w:rsid w:val="000E3EB8"/>
    <w:rsid w:val="000E3EC2"/>
    <w:rsid w:val="000E3F46"/>
    <w:rsid w:val="000E3F75"/>
    <w:rsid w:val="000E4036"/>
    <w:rsid w:val="000E40D5"/>
    <w:rsid w:val="000E4113"/>
    <w:rsid w:val="000E4175"/>
    <w:rsid w:val="000E419E"/>
    <w:rsid w:val="000E41BF"/>
    <w:rsid w:val="000E4212"/>
    <w:rsid w:val="000E431E"/>
    <w:rsid w:val="000E4321"/>
    <w:rsid w:val="000E437E"/>
    <w:rsid w:val="000E43CA"/>
    <w:rsid w:val="000E4479"/>
    <w:rsid w:val="000E4657"/>
    <w:rsid w:val="000E4697"/>
    <w:rsid w:val="000E4705"/>
    <w:rsid w:val="000E476D"/>
    <w:rsid w:val="000E4A39"/>
    <w:rsid w:val="000E4AE8"/>
    <w:rsid w:val="000E4C07"/>
    <w:rsid w:val="000E4C9E"/>
    <w:rsid w:val="000E4CEA"/>
    <w:rsid w:val="000E4D68"/>
    <w:rsid w:val="000E4F41"/>
    <w:rsid w:val="000E5038"/>
    <w:rsid w:val="000E509A"/>
    <w:rsid w:val="000E51BF"/>
    <w:rsid w:val="000E52E3"/>
    <w:rsid w:val="000E532A"/>
    <w:rsid w:val="000E5381"/>
    <w:rsid w:val="000E53B1"/>
    <w:rsid w:val="000E5438"/>
    <w:rsid w:val="000E54BD"/>
    <w:rsid w:val="000E5513"/>
    <w:rsid w:val="000E5577"/>
    <w:rsid w:val="000E5658"/>
    <w:rsid w:val="000E5674"/>
    <w:rsid w:val="000E5776"/>
    <w:rsid w:val="000E5871"/>
    <w:rsid w:val="000E58D0"/>
    <w:rsid w:val="000E58E1"/>
    <w:rsid w:val="000E5999"/>
    <w:rsid w:val="000E5A0D"/>
    <w:rsid w:val="000E5A2E"/>
    <w:rsid w:val="000E5A57"/>
    <w:rsid w:val="000E5ABB"/>
    <w:rsid w:val="000E5BD1"/>
    <w:rsid w:val="000E5BF7"/>
    <w:rsid w:val="000E5C5A"/>
    <w:rsid w:val="000E5D4B"/>
    <w:rsid w:val="000E6021"/>
    <w:rsid w:val="000E6057"/>
    <w:rsid w:val="000E6180"/>
    <w:rsid w:val="000E61AE"/>
    <w:rsid w:val="000E61B8"/>
    <w:rsid w:val="000E61BF"/>
    <w:rsid w:val="000E6294"/>
    <w:rsid w:val="000E6318"/>
    <w:rsid w:val="000E6376"/>
    <w:rsid w:val="000E64A5"/>
    <w:rsid w:val="000E673C"/>
    <w:rsid w:val="000E674D"/>
    <w:rsid w:val="000E675F"/>
    <w:rsid w:val="000E677E"/>
    <w:rsid w:val="000E68B2"/>
    <w:rsid w:val="000E69BD"/>
    <w:rsid w:val="000E6A39"/>
    <w:rsid w:val="000E6A3B"/>
    <w:rsid w:val="000E6B12"/>
    <w:rsid w:val="000E6B2B"/>
    <w:rsid w:val="000E6B87"/>
    <w:rsid w:val="000E6BFB"/>
    <w:rsid w:val="000E6C5D"/>
    <w:rsid w:val="000E6C7A"/>
    <w:rsid w:val="000E6E24"/>
    <w:rsid w:val="000E6E6B"/>
    <w:rsid w:val="000E6E97"/>
    <w:rsid w:val="000E6EBA"/>
    <w:rsid w:val="000E6F40"/>
    <w:rsid w:val="000E71B4"/>
    <w:rsid w:val="000E721F"/>
    <w:rsid w:val="000E726D"/>
    <w:rsid w:val="000E728B"/>
    <w:rsid w:val="000E7461"/>
    <w:rsid w:val="000E763A"/>
    <w:rsid w:val="000E77BB"/>
    <w:rsid w:val="000E7817"/>
    <w:rsid w:val="000E7869"/>
    <w:rsid w:val="000E78AF"/>
    <w:rsid w:val="000E791B"/>
    <w:rsid w:val="000E7A06"/>
    <w:rsid w:val="000E7CAA"/>
    <w:rsid w:val="000E7CC9"/>
    <w:rsid w:val="000E7D37"/>
    <w:rsid w:val="000E7D4D"/>
    <w:rsid w:val="000E7D61"/>
    <w:rsid w:val="000E7D84"/>
    <w:rsid w:val="000E7DC3"/>
    <w:rsid w:val="000E7E72"/>
    <w:rsid w:val="000E7EE2"/>
    <w:rsid w:val="000E7EFE"/>
    <w:rsid w:val="000E7F1C"/>
    <w:rsid w:val="000E7F26"/>
    <w:rsid w:val="000E7F33"/>
    <w:rsid w:val="000E7F8E"/>
    <w:rsid w:val="000E7FF1"/>
    <w:rsid w:val="000F004A"/>
    <w:rsid w:val="000F0081"/>
    <w:rsid w:val="000F0183"/>
    <w:rsid w:val="000F0195"/>
    <w:rsid w:val="000F029C"/>
    <w:rsid w:val="000F0488"/>
    <w:rsid w:val="000F04B0"/>
    <w:rsid w:val="000F04F5"/>
    <w:rsid w:val="000F0563"/>
    <w:rsid w:val="000F058B"/>
    <w:rsid w:val="000F07B7"/>
    <w:rsid w:val="000F07E2"/>
    <w:rsid w:val="000F0804"/>
    <w:rsid w:val="000F0805"/>
    <w:rsid w:val="000F0888"/>
    <w:rsid w:val="000F08D2"/>
    <w:rsid w:val="000F0951"/>
    <w:rsid w:val="000F0A6A"/>
    <w:rsid w:val="000F0AD5"/>
    <w:rsid w:val="000F0AE3"/>
    <w:rsid w:val="000F0B37"/>
    <w:rsid w:val="000F0CD9"/>
    <w:rsid w:val="000F0D6D"/>
    <w:rsid w:val="000F0E97"/>
    <w:rsid w:val="000F10AD"/>
    <w:rsid w:val="000F1114"/>
    <w:rsid w:val="000F1191"/>
    <w:rsid w:val="000F1192"/>
    <w:rsid w:val="000F119B"/>
    <w:rsid w:val="000F11E1"/>
    <w:rsid w:val="000F1257"/>
    <w:rsid w:val="000F126D"/>
    <w:rsid w:val="000F1325"/>
    <w:rsid w:val="000F1364"/>
    <w:rsid w:val="000F1394"/>
    <w:rsid w:val="000F1599"/>
    <w:rsid w:val="000F1700"/>
    <w:rsid w:val="000F17E5"/>
    <w:rsid w:val="000F1807"/>
    <w:rsid w:val="000F1868"/>
    <w:rsid w:val="000F1892"/>
    <w:rsid w:val="000F18C0"/>
    <w:rsid w:val="000F18DC"/>
    <w:rsid w:val="000F18E8"/>
    <w:rsid w:val="000F190C"/>
    <w:rsid w:val="000F1993"/>
    <w:rsid w:val="000F19CE"/>
    <w:rsid w:val="000F19FA"/>
    <w:rsid w:val="000F1B51"/>
    <w:rsid w:val="000F1CC6"/>
    <w:rsid w:val="000F1D32"/>
    <w:rsid w:val="000F1D96"/>
    <w:rsid w:val="000F1E1D"/>
    <w:rsid w:val="000F1E9F"/>
    <w:rsid w:val="000F1EF6"/>
    <w:rsid w:val="000F1FF6"/>
    <w:rsid w:val="000F2066"/>
    <w:rsid w:val="000F20E2"/>
    <w:rsid w:val="000F2143"/>
    <w:rsid w:val="000F224A"/>
    <w:rsid w:val="000F2271"/>
    <w:rsid w:val="000F243B"/>
    <w:rsid w:val="000F2484"/>
    <w:rsid w:val="000F2565"/>
    <w:rsid w:val="000F25F6"/>
    <w:rsid w:val="000F268B"/>
    <w:rsid w:val="000F269D"/>
    <w:rsid w:val="000F270C"/>
    <w:rsid w:val="000F2759"/>
    <w:rsid w:val="000F2786"/>
    <w:rsid w:val="000F28E2"/>
    <w:rsid w:val="000F2902"/>
    <w:rsid w:val="000F29A0"/>
    <w:rsid w:val="000F29C0"/>
    <w:rsid w:val="000F2A8C"/>
    <w:rsid w:val="000F2B1B"/>
    <w:rsid w:val="000F2C65"/>
    <w:rsid w:val="000F2D24"/>
    <w:rsid w:val="000F2D27"/>
    <w:rsid w:val="000F2D3B"/>
    <w:rsid w:val="000F2E1D"/>
    <w:rsid w:val="000F2E69"/>
    <w:rsid w:val="000F3064"/>
    <w:rsid w:val="000F31BA"/>
    <w:rsid w:val="000F322C"/>
    <w:rsid w:val="000F3231"/>
    <w:rsid w:val="000F3245"/>
    <w:rsid w:val="000F3354"/>
    <w:rsid w:val="000F3384"/>
    <w:rsid w:val="000F33D4"/>
    <w:rsid w:val="000F3435"/>
    <w:rsid w:val="000F3457"/>
    <w:rsid w:val="000F355F"/>
    <w:rsid w:val="000F35CC"/>
    <w:rsid w:val="000F365D"/>
    <w:rsid w:val="000F3904"/>
    <w:rsid w:val="000F3938"/>
    <w:rsid w:val="000F393E"/>
    <w:rsid w:val="000F3940"/>
    <w:rsid w:val="000F398E"/>
    <w:rsid w:val="000F39D1"/>
    <w:rsid w:val="000F3B1E"/>
    <w:rsid w:val="000F3B48"/>
    <w:rsid w:val="000F3B7F"/>
    <w:rsid w:val="000F3BF5"/>
    <w:rsid w:val="000F3D2C"/>
    <w:rsid w:val="000F3DD5"/>
    <w:rsid w:val="000F3E01"/>
    <w:rsid w:val="000F3E02"/>
    <w:rsid w:val="000F3E73"/>
    <w:rsid w:val="000F3EBC"/>
    <w:rsid w:val="000F3FCB"/>
    <w:rsid w:val="000F4119"/>
    <w:rsid w:val="000F4144"/>
    <w:rsid w:val="000F4188"/>
    <w:rsid w:val="000F41C3"/>
    <w:rsid w:val="000F41EB"/>
    <w:rsid w:val="000F4292"/>
    <w:rsid w:val="000F4296"/>
    <w:rsid w:val="000F431E"/>
    <w:rsid w:val="000F4397"/>
    <w:rsid w:val="000F4409"/>
    <w:rsid w:val="000F447D"/>
    <w:rsid w:val="000F4498"/>
    <w:rsid w:val="000F4532"/>
    <w:rsid w:val="000F453E"/>
    <w:rsid w:val="000F45A2"/>
    <w:rsid w:val="000F45AB"/>
    <w:rsid w:val="000F45B8"/>
    <w:rsid w:val="000F4652"/>
    <w:rsid w:val="000F4732"/>
    <w:rsid w:val="000F4817"/>
    <w:rsid w:val="000F4843"/>
    <w:rsid w:val="000F4870"/>
    <w:rsid w:val="000F48AE"/>
    <w:rsid w:val="000F49A3"/>
    <w:rsid w:val="000F49CD"/>
    <w:rsid w:val="000F4B3D"/>
    <w:rsid w:val="000F4BAB"/>
    <w:rsid w:val="000F4D3A"/>
    <w:rsid w:val="000F4DBC"/>
    <w:rsid w:val="000F4DC2"/>
    <w:rsid w:val="000F4ECF"/>
    <w:rsid w:val="000F4F0F"/>
    <w:rsid w:val="000F4F54"/>
    <w:rsid w:val="000F4FCC"/>
    <w:rsid w:val="000F5255"/>
    <w:rsid w:val="000F5370"/>
    <w:rsid w:val="000F53E2"/>
    <w:rsid w:val="000F53E4"/>
    <w:rsid w:val="000F540C"/>
    <w:rsid w:val="000F5500"/>
    <w:rsid w:val="000F5527"/>
    <w:rsid w:val="000F5537"/>
    <w:rsid w:val="000F5565"/>
    <w:rsid w:val="000F557A"/>
    <w:rsid w:val="000F5597"/>
    <w:rsid w:val="000F55A9"/>
    <w:rsid w:val="000F5624"/>
    <w:rsid w:val="000F569C"/>
    <w:rsid w:val="000F56A6"/>
    <w:rsid w:val="000F5727"/>
    <w:rsid w:val="000F5752"/>
    <w:rsid w:val="000F5822"/>
    <w:rsid w:val="000F58E7"/>
    <w:rsid w:val="000F592C"/>
    <w:rsid w:val="000F5A08"/>
    <w:rsid w:val="000F5CF9"/>
    <w:rsid w:val="000F5DAB"/>
    <w:rsid w:val="000F5EC2"/>
    <w:rsid w:val="000F5F04"/>
    <w:rsid w:val="000F5F15"/>
    <w:rsid w:val="000F5F9E"/>
    <w:rsid w:val="000F616E"/>
    <w:rsid w:val="000F62A6"/>
    <w:rsid w:val="000F62DD"/>
    <w:rsid w:val="000F6348"/>
    <w:rsid w:val="000F63C7"/>
    <w:rsid w:val="000F63E0"/>
    <w:rsid w:val="000F653B"/>
    <w:rsid w:val="000F653C"/>
    <w:rsid w:val="000F65B8"/>
    <w:rsid w:val="000F65F2"/>
    <w:rsid w:val="000F6675"/>
    <w:rsid w:val="000F66B2"/>
    <w:rsid w:val="000F66EF"/>
    <w:rsid w:val="000F682E"/>
    <w:rsid w:val="000F68CB"/>
    <w:rsid w:val="000F6957"/>
    <w:rsid w:val="000F6A2C"/>
    <w:rsid w:val="000F6B41"/>
    <w:rsid w:val="000F6B46"/>
    <w:rsid w:val="000F6B4C"/>
    <w:rsid w:val="000F6BA5"/>
    <w:rsid w:val="000F6BB8"/>
    <w:rsid w:val="000F6BE4"/>
    <w:rsid w:val="000F6C7E"/>
    <w:rsid w:val="000F6D13"/>
    <w:rsid w:val="000F6E25"/>
    <w:rsid w:val="000F6E46"/>
    <w:rsid w:val="000F6E77"/>
    <w:rsid w:val="000F6EBA"/>
    <w:rsid w:val="000F6F3A"/>
    <w:rsid w:val="000F6FD5"/>
    <w:rsid w:val="000F7068"/>
    <w:rsid w:val="000F7201"/>
    <w:rsid w:val="000F7248"/>
    <w:rsid w:val="000F7307"/>
    <w:rsid w:val="000F7361"/>
    <w:rsid w:val="000F73E7"/>
    <w:rsid w:val="000F747D"/>
    <w:rsid w:val="000F7485"/>
    <w:rsid w:val="000F75B6"/>
    <w:rsid w:val="000F75F1"/>
    <w:rsid w:val="000F7633"/>
    <w:rsid w:val="000F76C1"/>
    <w:rsid w:val="000F7704"/>
    <w:rsid w:val="000F773E"/>
    <w:rsid w:val="000F7877"/>
    <w:rsid w:val="000F78EB"/>
    <w:rsid w:val="000F7971"/>
    <w:rsid w:val="000F79C2"/>
    <w:rsid w:val="000F79C9"/>
    <w:rsid w:val="000F7A11"/>
    <w:rsid w:val="000F7A23"/>
    <w:rsid w:val="000F7C7D"/>
    <w:rsid w:val="000F7E61"/>
    <w:rsid w:val="000F7F1C"/>
    <w:rsid w:val="000FEFBB"/>
    <w:rsid w:val="0010003C"/>
    <w:rsid w:val="00100049"/>
    <w:rsid w:val="00100060"/>
    <w:rsid w:val="00100091"/>
    <w:rsid w:val="00100099"/>
    <w:rsid w:val="00100110"/>
    <w:rsid w:val="00100271"/>
    <w:rsid w:val="00100276"/>
    <w:rsid w:val="0010034C"/>
    <w:rsid w:val="0010039C"/>
    <w:rsid w:val="00100472"/>
    <w:rsid w:val="001004AC"/>
    <w:rsid w:val="00100705"/>
    <w:rsid w:val="0010072D"/>
    <w:rsid w:val="00100796"/>
    <w:rsid w:val="00100808"/>
    <w:rsid w:val="0010081A"/>
    <w:rsid w:val="0010082B"/>
    <w:rsid w:val="0010087C"/>
    <w:rsid w:val="0010090E"/>
    <w:rsid w:val="00100910"/>
    <w:rsid w:val="00100A29"/>
    <w:rsid w:val="00100A3F"/>
    <w:rsid w:val="00100A89"/>
    <w:rsid w:val="00100B09"/>
    <w:rsid w:val="00100B8D"/>
    <w:rsid w:val="00100BE8"/>
    <w:rsid w:val="00100CA7"/>
    <w:rsid w:val="00100D5B"/>
    <w:rsid w:val="00100DBB"/>
    <w:rsid w:val="00100E92"/>
    <w:rsid w:val="00100F98"/>
    <w:rsid w:val="00100F9D"/>
    <w:rsid w:val="00100FD1"/>
    <w:rsid w:val="00100FDA"/>
    <w:rsid w:val="00100FE2"/>
    <w:rsid w:val="001010EF"/>
    <w:rsid w:val="001011CB"/>
    <w:rsid w:val="00101260"/>
    <w:rsid w:val="001012CD"/>
    <w:rsid w:val="00101304"/>
    <w:rsid w:val="001013FE"/>
    <w:rsid w:val="001014CC"/>
    <w:rsid w:val="0010164A"/>
    <w:rsid w:val="00101683"/>
    <w:rsid w:val="0010168D"/>
    <w:rsid w:val="001016C5"/>
    <w:rsid w:val="001016D0"/>
    <w:rsid w:val="00101759"/>
    <w:rsid w:val="001017F3"/>
    <w:rsid w:val="0010180D"/>
    <w:rsid w:val="0010188D"/>
    <w:rsid w:val="00101902"/>
    <w:rsid w:val="0010197D"/>
    <w:rsid w:val="00101A9B"/>
    <w:rsid w:val="00101C21"/>
    <w:rsid w:val="00101C76"/>
    <w:rsid w:val="00101D81"/>
    <w:rsid w:val="00101EA4"/>
    <w:rsid w:val="00101F36"/>
    <w:rsid w:val="00102020"/>
    <w:rsid w:val="001020C5"/>
    <w:rsid w:val="00102281"/>
    <w:rsid w:val="001023D9"/>
    <w:rsid w:val="001023DC"/>
    <w:rsid w:val="00102458"/>
    <w:rsid w:val="001024B8"/>
    <w:rsid w:val="00102647"/>
    <w:rsid w:val="00102680"/>
    <w:rsid w:val="00102777"/>
    <w:rsid w:val="001027AC"/>
    <w:rsid w:val="001027D7"/>
    <w:rsid w:val="00102807"/>
    <w:rsid w:val="001028D8"/>
    <w:rsid w:val="001029DB"/>
    <w:rsid w:val="00102B10"/>
    <w:rsid w:val="00102B14"/>
    <w:rsid w:val="00102BA3"/>
    <w:rsid w:val="00102C0C"/>
    <w:rsid w:val="00102C8A"/>
    <w:rsid w:val="00102CC6"/>
    <w:rsid w:val="00102DBF"/>
    <w:rsid w:val="00102E44"/>
    <w:rsid w:val="00102EEC"/>
    <w:rsid w:val="00102F11"/>
    <w:rsid w:val="00102F14"/>
    <w:rsid w:val="00103155"/>
    <w:rsid w:val="00103236"/>
    <w:rsid w:val="0010324E"/>
    <w:rsid w:val="00103292"/>
    <w:rsid w:val="00103471"/>
    <w:rsid w:val="00103521"/>
    <w:rsid w:val="001035B8"/>
    <w:rsid w:val="00103609"/>
    <w:rsid w:val="0010365B"/>
    <w:rsid w:val="00103672"/>
    <w:rsid w:val="001036B7"/>
    <w:rsid w:val="001037C1"/>
    <w:rsid w:val="001038A7"/>
    <w:rsid w:val="001038EE"/>
    <w:rsid w:val="00103900"/>
    <w:rsid w:val="00103938"/>
    <w:rsid w:val="001039B9"/>
    <w:rsid w:val="001039D3"/>
    <w:rsid w:val="00103A41"/>
    <w:rsid w:val="00103A55"/>
    <w:rsid w:val="00103A91"/>
    <w:rsid w:val="00103B79"/>
    <w:rsid w:val="00103BCB"/>
    <w:rsid w:val="00103BEB"/>
    <w:rsid w:val="00103C8C"/>
    <w:rsid w:val="00103D31"/>
    <w:rsid w:val="00103E01"/>
    <w:rsid w:val="00103E15"/>
    <w:rsid w:val="00103E5A"/>
    <w:rsid w:val="00103EB8"/>
    <w:rsid w:val="001040FA"/>
    <w:rsid w:val="00104156"/>
    <w:rsid w:val="0010416E"/>
    <w:rsid w:val="00104330"/>
    <w:rsid w:val="00104365"/>
    <w:rsid w:val="00104447"/>
    <w:rsid w:val="001044EC"/>
    <w:rsid w:val="00104596"/>
    <w:rsid w:val="001045A5"/>
    <w:rsid w:val="00104607"/>
    <w:rsid w:val="0010472D"/>
    <w:rsid w:val="00104815"/>
    <w:rsid w:val="0010485D"/>
    <w:rsid w:val="001048E8"/>
    <w:rsid w:val="00104971"/>
    <w:rsid w:val="00104985"/>
    <w:rsid w:val="00104A56"/>
    <w:rsid w:val="00104AFD"/>
    <w:rsid w:val="00104B7E"/>
    <w:rsid w:val="00104BCA"/>
    <w:rsid w:val="00104BE9"/>
    <w:rsid w:val="00104D6E"/>
    <w:rsid w:val="00104DF2"/>
    <w:rsid w:val="00104F79"/>
    <w:rsid w:val="00104F85"/>
    <w:rsid w:val="00104F91"/>
    <w:rsid w:val="00105068"/>
    <w:rsid w:val="001050C4"/>
    <w:rsid w:val="001051E1"/>
    <w:rsid w:val="00105306"/>
    <w:rsid w:val="001053E4"/>
    <w:rsid w:val="00105431"/>
    <w:rsid w:val="001056DE"/>
    <w:rsid w:val="0010578D"/>
    <w:rsid w:val="00105907"/>
    <w:rsid w:val="0010593D"/>
    <w:rsid w:val="00105949"/>
    <w:rsid w:val="00105A06"/>
    <w:rsid w:val="00105A52"/>
    <w:rsid w:val="00105A6A"/>
    <w:rsid w:val="00105AB9"/>
    <w:rsid w:val="00105ACA"/>
    <w:rsid w:val="00105B13"/>
    <w:rsid w:val="00105B23"/>
    <w:rsid w:val="00105DA2"/>
    <w:rsid w:val="00105EB9"/>
    <w:rsid w:val="00105F3B"/>
    <w:rsid w:val="00105F53"/>
    <w:rsid w:val="00105FE1"/>
    <w:rsid w:val="00105FFE"/>
    <w:rsid w:val="0010606F"/>
    <w:rsid w:val="001060A8"/>
    <w:rsid w:val="001060AD"/>
    <w:rsid w:val="00106128"/>
    <w:rsid w:val="00106137"/>
    <w:rsid w:val="001063E7"/>
    <w:rsid w:val="00106400"/>
    <w:rsid w:val="0010640D"/>
    <w:rsid w:val="00106417"/>
    <w:rsid w:val="00106487"/>
    <w:rsid w:val="001064F4"/>
    <w:rsid w:val="0010660E"/>
    <w:rsid w:val="00106640"/>
    <w:rsid w:val="001066C7"/>
    <w:rsid w:val="00106722"/>
    <w:rsid w:val="00106732"/>
    <w:rsid w:val="001069BB"/>
    <w:rsid w:val="001069F4"/>
    <w:rsid w:val="00106A22"/>
    <w:rsid w:val="00106B61"/>
    <w:rsid w:val="00106B78"/>
    <w:rsid w:val="00106C57"/>
    <w:rsid w:val="00106DA0"/>
    <w:rsid w:val="00106E65"/>
    <w:rsid w:val="00106EE2"/>
    <w:rsid w:val="00106EFF"/>
    <w:rsid w:val="00106F11"/>
    <w:rsid w:val="00106FAD"/>
    <w:rsid w:val="00106FBA"/>
    <w:rsid w:val="00107048"/>
    <w:rsid w:val="00107064"/>
    <w:rsid w:val="001070B7"/>
    <w:rsid w:val="001070F1"/>
    <w:rsid w:val="00107118"/>
    <w:rsid w:val="001072CB"/>
    <w:rsid w:val="0010731C"/>
    <w:rsid w:val="00107339"/>
    <w:rsid w:val="00107402"/>
    <w:rsid w:val="0010743E"/>
    <w:rsid w:val="0010749F"/>
    <w:rsid w:val="001074AB"/>
    <w:rsid w:val="001074CA"/>
    <w:rsid w:val="001074D8"/>
    <w:rsid w:val="0010751C"/>
    <w:rsid w:val="00107541"/>
    <w:rsid w:val="001076F4"/>
    <w:rsid w:val="001076FA"/>
    <w:rsid w:val="0010773A"/>
    <w:rsid w:val="0010776B"/>
    <w:rsid w:val="001077AF"/>
    <w:rsid w:val="001077D4"/>
    <w:rsid w:val="00107A19"/>
    <w:rsid w:val="00107BE3"/>
    <w:rsid w:val="00107C0C"/>
    <w:rsid w:val="00107C10"/>
    <w:rsid w:val="00107CC8"/>
    <w:rsid w:val="00107CED"/>
    <w:rsid w:val="00107D0B"/>
    <w:rsid w:val="00107D5E"/>
    <w:rsid w:val="00107D9F"/>
    <w:rsid w:val="00107DF5"/>
    <w:rsid w:val="00107E74"/>
    <w:rsid w:val="00107ED9"/>
    <w:rsid w:val="00107F19"/>
    <w:rsid w:val="00107F77"/>
    <w:rsid w:val="00107FCA"/>
    <w:rsid w:val="00107FF2"/>
    <w:rsid w:val="00110079"/>
    <w:rsid w:val="001101A1"/>
    <w:rsid w:val="001101C1"/>
    <w:rsid w:val="00110298"/>
    <w:rsid w:val="00110376"/>
    <w:rsid w:val="001103A1"/>
    <w:rsid w:val="00110415"/>
    <w:rsid w:val="001104AD"/>
    <w:rsid w:val="00110696"/>
    <w:rsid w:val="001106BB"/>
    <w:rsid w:val="001106BD"/>
    <w:rsid w:val="001106BF"/>
    <w:rsid w:val="001106CF"/>
    <w:rsid w:val="00110793"/>
    <w:rsid w:val="00110804"/>
    <w:rsid w:val="0011081E"/>
    <w:rsid w:val="0011086D"/>
    <w:rsid w:val="001108B6"/>
    <w:rsid w:val="00110B0A"/>
    <w:rsid w:val="00110BE2"/>
    <w:rsid w:val="00110C6F"/>
    <w:rsid w:val="00110CEB"/>
    <w:rsid w:val="00110D7F"/>
    <w:rsid w:val="00110DCB"/>
    <w:rsid w:val="00110E07"/>
    <w:rsid w:val="00110E5E"/>
    <w:rsid w:val="00110F78"/>
    <w:rsid w:val="00111072"/>
    <w:rsid w:val="001110F4"/>
    <w:rsid w:val="00111199"/>
    <w:rsid w:val="0011128C"/>
    <w:rsid w:val="00111392"/>
    <w:rsid w:val="00111393"/>
    <w:rsid w:val="00111534"/>
    <w:rsid w:val="00111614"/>
    <w:rsid w:val="00111632"/>
    <w:rsid w:val="001119C0"/>
    <w:rsid w:val="00111A10"/>
    <w:rsid w:val="00111A6F"/>
    <w:rsid w:val="00111AC9"/>
    <w:rsid w:val="00111B2E"/>
    <w:rsid w:val="00111DAE"/>
    <w:rsid w:val="00111E02"/>
    <w:rsid w:val="00111F8D"/>
    <w:rsid w:val="00111F96"/>
    <w:rsid w:val="001121FA"/>
    <w:rsid w:val="001122B8"/>
    <w:rsid w:val="001122DD"/>
    <w:rsid w:val="00112305"/>
    <w:rsid w:val="0011241B"/>
    <w:rsid w:val="00112584"/>
    <w:rsid w:val="00112885"/>
    <w:rsid w:val="0011288C"/>
    <w:rsid w:val="0011292C"/>
    <w:rsid w:val="00112B4C"/>
    <w:rsid w:val="00112C77"/>
    <w:rsid w:val="00112CB9"/>
    <w:rsid w:val="00112CE1"/>
    <w:rsid w:val="00112D3A"/>
    <w:rsid w:val="00112D6A"/>
    <w:rsid w:val="00112DC2"/>
    <w:rsid w:val="00112E66"/>
    <w:rsid w:val="00112FDE"/>
    <w:rsid w:val="00112FF6"/>
    <w:rsid w:val="0011303F"/>
    <w:rsid w:val="00113266"/>
    <w:rsid w:val="001133D6"/>
    <w:rsid w:val="001135E4"/>
    <w:rsid w:val="00113657"/>
    <w:rsid w:val="00113674"/>
    <w:rsid w:val="001137D6"/>
    <w:rsid w:val="0011386B"/>
    <w:rsid w:val="0011387A"/>
    <w:rsid w:val="001138A2"/>
    <w:rsid w:val="001138A8"/>
    <w:rsid w:val="001138D3"/>
    <w:rsid w:val="001138E0"/>
    <w:rsid w:val="00113A0D"/>
    <w:rsid w:val="00113B73"/>
    <w:rsid w:val="00113CF9"/>
    <w:rsid w:val="00113D63"/>
    <w:rsid w:val="00113DB2"/>
    <w:rsid w:val="00113DE4"/>
    <w:rsid w:val="00113EBA"/>
    <w:rsid w:val="00113F2D"/>
    <w:rsid w:val="00114340"/>
    <w:rsid w:val="00114423"/>
    <w:rsid w:val="0011455F"/>
    <w:rsid w:val="00114702"/>
    <w:rsid w:val="00114771"/>
    <w:rsid w:val="0011481C"/>
    <w:rsid w:val="001148AB"/>
    <w:rsid w:val="00114921"/>
    <w:rsid w:val="0011492C"/>
    <w:rsid w:val="00114A2E"/>
    <w:rsid w:val="00114B62"/>
    <w:rsid w:val="00114C2B"/>
    <w:rsid w:val="00114CD0"/>
    <w:rsid w:val="00114DE7"/>
    <w:rsid w:val="00114E2E"/>
    <w:rsid w:val="00114F39"/>
    <w:rsid w:val="00114FA2"/>
    <w:rsid w:val="001150E1"/>
    <w:rsid w:val="00115143"/>
    <w:rsid w:val="0011521E"/>
    <w:rsid w:val="00115229"/>
    <w:rsid w:val="0011530C"/>
    <w:rsid w:val="00115482"/>
    <w:rsid w:val="00115543"/>
    <w:rsid w:val="00115945"/>
    <w:rsid w:val="00115967"/>
    <w:rsid w:val="00115A5A"/>
    <w:rsid w:val="00115AD9"/>
    <w:rsid w:val="00115B0A"/>
    <w:rsid w:val="00115C8F"/>
    <w:rsid w:val="00115C91"/>
    <w:rsid w:val="00115C95"/>
    <w:rsid w:val="00115CE5"/>
    <w:rsid w:val="00115DBB"/>
    <w:rsid w:val="00115DE8"/>
    <w:rsid w:val="00115F7F"/>
    <w:rsid w:val="0011606C"/>
    <w:rsid w:val="00116099"/>
    <w:rsid w:val="00116150"/>
    <w:rsid w:val="00116184"/>
    <w:rsid w:val="0011624C"/>
    <w:rsid w:val="001162D3"/>
    <w:rsid w:val="0011635A"/>
    <w:rsid w:val="00116446"/>
    <w:rsid w:val="00116515"/>
    <w:rsid w:val="00116580"/>
    <w:rsid w:val="00116597"/>
    <w:rsid w:val="001165A0"/>
    <w:rsid w:val="001165F3"/>
    <w:rsid w:val="00116642"/>
    <w:rsid w:val="0011669A"/>
    <w:rsid w:val="001167A6"/>
    <w:rsid w:val="001167B9"/>
    <w:rsid w:val="00116832"/>
    <w:rsid w:val="00116854"/>
    <w:rsid w:val="001168B0"/>
    <w:rsid w:val="001168C1"/>
    <w:rsid w:val="0011694F"/>
    <w:rsid w:val="00116975"/>
    <w:rsid w:val="001169BC"/>
    <w:rsid w:val="00116A1E"/>
    <w:rsid w:val="00116BC2"/>
    <w:rsid w:val="00116C16"/>
    <w:rsid w:val="00116C96"/>
    <w:rsid w:val="00116DBE"/>
    <w:rsid w:val="00116DC3"/>
    <w:rsid w:val="00116DFB"/>
    <w:rsid w:val="00116E35"/>
    <w:rsid w:val="00116E63"/>
    <w:rsid w:val="00116E86"/>
    <w:rsid w:val="00116EC7"/>
    <w:rsid w:val="00116EE2"/>
    <w:rsid w:val="00116F31"/>
    <w:rsid w:val="00116F47"/>
    <w:rsid w:val="00116FD7"/>
    <w:rsid w:val="00117099"/>
    <w:rsid w:val="0011712A"/>
    <w:rsid w:val="0011713F"/>
    <w:rsid w:val="00117156"/>
    <w:rsid w:val="001171A0"/>
    <w:rsid w:val="00117202"/>
    <w:rsid w:val="00117242"/>
    <w:rsid w:val="00117250"/>
    <w:rsid w:val="00117283"/>
    <w:rsid w:val="001172B3"/>
    <w:rsid w:val="00117321"/>
    <w:rsid w:val="0011733E"/>
    <w:rsid w:val="00117342"/>
    <w:rsid w:val="00117462"/>
    <w:rsid w:val="00117548"/>
    <w:rsid w:val="00117581"/>
    <w:rsid w:val="00117641"/>
    <w:rsid w:val="00117680"/>
    <w:rsid w:val="00117717"/>
    <w:rsid w:val="0011787F"/>
    <w:rsid w:val="0011789C"/>
    <w:rsid w:val="001178A6"/>
    <w:rsid w:val="001178A9"/>
    <w:rsid w:val="001178C9"/>
    <w:rsid w:val="001179E7"/>
    <w:rsid w:val="00117A59"/>
    <w:rsid w:val="00117BC9"/>
    <w:rsid w:val="00117C07"/>
    <w:rsid w:val="00117C4F"/>
    <w:rsid w:val="00117C64"/>
    <w:rsid w:val="00117C85"/>
    <w:rsid w:val="00117CE2"/>
    <w:rsid w:val="00117DE2"/>
    <w:rsid w:val="00117E17"/>
    <w:rsid w:val="00117E1A"/>
    <w:rsid w:val="00117EC2"/>
    <w:rsid w:val="0011AA2F"/>
    <w:rsid w:val="0012002B"/>
    <w:rsid w:val="001200C8"/>
    <w:rsid w:val="00120356"/>
    <w:rsid w:val="0012048A"/>
    <w:rsid w:val="001204C9"/>
    <w:rsid w:val="001205C6"/>
    <w:rsid w:val="001205DD"/>
    <w:rsid w:val="00120644"/>
    <w:rsid w:val="00120721"/>
    <w:rsid w:val="0012074C"/>
    <w:rsid w:val="0012078F"/>
    <w:rsid w:val="001208A1"/>
    <w:rsid w:val="001208BA"/>
    <w:rsid w:val="0012090A"/>
    <w:rsid w:val="00120A21"/>
    <w:rsid w:val="00120B48"/>
    <w:rsid w:val="00120B65"/>
    <w:rsid w:val="00120C0A"/>
    <w:rsid w:val="00120CA9"/>
    <w:rsid w:val="00120D36"/>
    <w:rsid w:val="00120DC3"/>
    <w:rsid w:val="00120DD3"/>
    <w:rsid w:val="00120E2B"/>
    <w:rsid w:val="00120FCB"/>
    <w:rsid w:val="00121176"/>
    <w:rsid w:val="0012129E"/>
    <w:rsid w:val="0012135A"/>
    <w:rsid w:val="0012147C"/>
    <w:rsid w:val="00121537"/>
    <w:rsid w:val="001215BE"/>
    <w:rsid w:val="00121667"/>
    <w:rsid w:val="00121748"/>
    <w:rsid w:val="0012177C"/>
    <w:rsid w:val="001217A5"/>
    <w:rsid w:val="0012180F"/>
    <w:rsid w:val="0012181F"/>
    <w:rsid w:val="001218A2"/>
    <w:rsid w:val="001218E8"/>
    <w:rsid w:val="0012194B"/>
    <w:rsid w:val="00121A0A"/>
    <w:rsid w:val="00121A1C"/>
    <w:rsid w:val="00121B8F"/>
    <w:rsid w:val="00121BF2"/>
    <w:rsid w:val="00121D97"/>
    <w:rsid w:val="00121DDB"/>
    <w:rsid w:val="00121E0D"/>
    <w:rsid w:val="00122049"/>
    <w:rsid w:val="001220E1"/>
    <w:rsid w:val="00122263"/>
    <w:rsid w:val="001222E6"/>
    <w:rsid w:val="00122387"/>
    <w:rsid w:val="001223B1"/>
    <w:rsid w:val="001224DB"/>
    <w:rsid w:val="0012250D"/>
    <w:rsid w:val="00122553"/>
    <w:rsid w:val="001225B7"/>
    <w:rsid w:val="001226A8"/>
    <w:rsid w:val="001226B5"/>
    <w:rsid w:val="00122716"/>
    <w:rsid w:val="00122729"/>
    <w:rsid w:val="00122748"/>
    <w:rsid w:val="00122830"/>
    <w:rsid w:val="001228FB"/>
    <w:rsid w:val="0012291B"/>
    <w:rsid w:val="00122A28"/>
    <w:rsid w:val="00122A3E"/>
    <w:rsid w:val="00122AB5"/>
    <w:rsid w:val="00122B42"/>
    <w:rsid w:val="00122B4C"/>
    <w:rsid w:val="00122B50"/>
    <w:rsid w:val="00122C74"/>
    <w:rsid w:val="00122CF8"/>
    <w:rsid w:val="00122D8B"/>
    <w:rsid w:val="00122E20"/>
    <w:rsid w:val="00122E40"/>
    <w:rsid w:val="00122F3B"/>
    <w:rsid w:val="0012301E"/>
    <w:rsid w:val="001230C0"/>
    <w:rsid w:val="00123160"/>
    <w:rsid w:val="0012316B"/>
    <w:rsid w:val="001231A9"/>
    <w:rsid w:val="001232D4"/>
    <w:rsid w:val="001232FF"/>
    <w:rsid w:val="0012338E"/>
    <w:rsid w:val="001233AD"/>
    <w:rsid w:val="0012344E"/>
    <w:rsid w:val="0012346F"/>
    <w:rsid w:val="0012350C"/>
    <w:rsid w:val="00123528"/>
    <w:rsid w:val="001235AE"/>
    <w:rsid w:val="0012363E"/>
    <w:rsid w:val="00123654"/>
    <w:rsid w:val="00123714"/>
    <w:rsid w:val="00123740"/>
    <w:rsid w:val="001237E0"/>
    <w:rsid w:val="00123817"/>
    <w:rsid w:val="001238EB"/>
    <w:rsid w:val="001238EE"/>
    <w:rsid w:val="001239B7"/>
    <w:rsid w:val="00123D62"/>
    <w:rsid w:val="00123E88"/>
    <w:rsid w:val="00123F68"/>
    <w:rsid w:val="00123F7F"/>
    <w:rsid w:val="0012403C"/>
    <w:rsid w:val="0012404C"/>
    <w:rsid w:val="001242E3"/>
    <w:rsid w:val="001242FF"/>
    <w:rsid w:val="00124326"/>
    <w:rsid w:val="00124428"/>
    <w:rsid w:val="0012450B"/>
    <w:rsid w:val="001245AC"/>
    <w:rsid w:val="00124641"/>
    <w:rsid w:val="001246B5"/>
    <w:rsid w:val="001247C6"/>
    <w:rsid w:val="001247CD"/>
    <w:rsid w:val="0012487D"/>
    <w:rsid w:val="001248E7"/>
    <w:rsid w:val="001248EB"/>
    <w:rsid w:val="00124917"/>
    <w:rsid w:val="001249C8"/>
    <w:rsid w:val="00124A59"/>
    <w:rsid w:val="00124C59"/>
    <w:rsid w:val="00124CBF"/>
    <w:rsid w:val="00124D44"/>
    <w:rsid w:val="00124D4E"/>
    <w:rsid w:val="00124E2E"/>
    <w:rsid w:val="00124F07"/>
    <w:rsid w:val="001250CD"/>
    <w:rsid w:val="0012510C"/>
    <w:rsid w:val="0012513B"/>
    <w:rsid w:val="00125149"/>
    <w:rsid w:val="001251D3"/>
    <w:rsid w:val="00125225"/>
    <w:rsid w:val="0012531D"/>
    <w:rsid w:val="00125442"/>
    <w:rsid w:val="0012549B"/>
    <w:rsid w:val="00125524"/>
    <w:rsid w:val="00125596"/>
    <w:rsid w:val="0012568D"/>
    <w:rsid w:val="001256A8"/>
    <w:rsid w:val="001256D7"/>
    <w:rsid w:val="0012576A"/>
    <w:rsid w:val="00125877"/>
    <w:rsid w:val="00125927"/>
    <w:rsid w:val="0012593F"/>
    <w:rsid w:val="001259F6"/>
    <w:rsid w:val="00125BEB"/>
    <w:rsid w:val="00125C22"/>
    <w:rsid w:val="00125C93"/>
    <w:rsid w:val="00125D0B"/>
    <w:rsid w:val="00125D56"/>
    <w:rsid w:val="00125E24"/>
    <w:rsid w:val="00125E6E"/>
    <w:rsid w:val="00125E92"/>
    <w:rsid w:val="00125EFA"/>
    <w:rsid w:val="00125F37"/>
    <w:rsid w:val="0012605C"/>
    <w:rsid w:val="001260DA"/>
    <w:rsid w:val="00126130"/>
    <w:rsid w:val="00126241"/>
    <w:rsid w:val="0012626B"/>
    <w:rsid w:val="0012627B"/>
    <w:rsid w:val="0012634D"/>
    <w:rsid w:val="001263B6"/>
    <w:rsid w:val="001263BE"/>
    <w:rsid w:val="0012641A"/>
    <w:rsid w:val="001264F0"/>
    <w:rsid w:val="00126535"/>
    <w:rsid w:val="001265CE"/>
    <w:rsid w:val="0012664C"/>
    <w:rsid w:val="00126681"/>
    <w:rsid w:val="00126691"/>
    <w:rsid w:val="001266A5"/>
    <w:rsid w:val="00126726"/>
    <w:rsid w:val="00126819"/>
    <w:rsid w:val="001268C4"/>
    <w:rsid w:val="00126950"/>
    <w:rsid w:val="00126A7A"/>
    <w:rsid w:val="00126B29"/>
    <w:rsid w:val="00126B8A"/>
    <w:rsid w:val="00126C4F"/>
    <w:rsid w:val="00126C69"/>
    <w:rsid w:val="00126DF6"/>
    <w:rsid w:val="00126E18"/>
    <w:rsid w:val="00127036"/>
    <w:rsid w:val="0012705D"/>
    <w:rsid w:val="001270D9"/>
    <w:rsid w:val="001270E1"/>
    <w:rsid w:val="00127101"/>
    <w:rsid w:val="001271D8"/>
    <w:rsid w:val="001271E9"/>
    <w:rsid w:val="00127222"/>
    <w:rsid w:val="00127280"/>
    <w:rsid w:val="00127483"/>
    <w:rsid w:val="001274A4"/>
    <w:rsid w:val="00127515"/>
    <w:rsid w:val="00127526"/>
    <w:rsid w:val="0012753A"/>
    <w:rsid w:val="00127676"/>
    <w:rsid w:val="001279E0"/>
    <w:rsid w:val="00127A33"/>
    <w:rsid w:val="00127A79"/>
    <w:rsid w:val="00127AB1"/>
    <w:rsid w:val="00127AC2"/>
    <w:rsid w:val="00127BDA"/>
    <w:rsid w:val="00127D13"/>
    <w:rsid w:val="00127D50"/>
    <w:rsid w:val="00127D6A"/>
    <w:rsid w:val="00127D9A"/>
    <w:rsid w:val="00127DD6"/>
    <w:rsid w:val="00127FA7"/>
    <w:rsid w:val="00127FD2"/>
    <w:rsid w:val="00127FDC"/>
    <w:rsid w:val="0013001D"/>
    <w:rsid w:val="00130059"/>
    <w:rsid w:val="001301AF"/>
    <w:rsid w:val="001301F7"/>
    <w:rsid w:val="0013046A"/>
    <w:rsid w:val="001304F9"/>
    <w:rsid w:val="00130527"/>
    <w:rsid w:val="00130542"/>
    <w:rsid w:val="001305AB"/>
    <w:rsid w:val="001306CC"/>
    <w:rsid w:val="00130715"/>
    <w:rsid w:val="00130740"/>
    <w:rsid w:val="001307A2"/>
    <w:rsid w:val="001307CC"/>
    <w:rsid w:val="001307DE"/>
    <w:rsid w:val="0013094E"/>
    <w:rsid w:val="0013098D"/>
    <w:rsid w:val="001309D7"/>
    <w:rsid w:val="00130A41"/>
    <w:rsid w:val="00130A46"/>
    <w:rsid w:val="00130AFA"/>
    <w:rsid w:val="00130B73"/>
    <w:rsid w:val="00130B83"/>
    <w:rsid w:val="00130C82"/>
    <w:rsid w:val="00130C8E"/>
    <w:rsid w:val="00130DA3"/>
    <w:rsid w:val="00130DC4"/>
    <w:rsid w:val="00130DCA"/>
    <w:rsid w:val="00130E89"/>
    <w:rsid w:val="00130F2D"/>
    <w:rsid w:val="00130FC1"/>
    <w:rsid w:val="00131051"/>
    <w:rsid w:val="0013106F"/>
    <w:rsid w:val="001311C5"/>
    <w:rsid w:val="00131244"/>
    <w:rsid w:val="001312FE"/>
    <w:rsid w:val="0013131F"/>
    <w:rsid w:val="001313D1"/>
    <w:rsid w:val="00131488"/>
    <w:rsid w:val="001315D8"/>
    <w:rsid w:val="0013184E"/>
    <w:rsid w:val="0013193E"/>
    <w:rsid w:val="00131975"/>
    <w:rsid w:val="001319C1"/>
    <w:rsid w:val="00131B50"/>
    <w:rsid w:val="00131B51"/>
    <w:rsid w:val="00131B7A"/>
    <w:rsid w:val="00131B97"/>
    <w:rsid w:val="00131C3F"/>
    <w:rsid w:val="00131D20"/>
    <w:rsid w:val="00131D98"/>
    <w:rsid w:val="00131E09"/>
    <w:rsid w:val="00131EB4"/>
    <w:rsid w:val="00131F90"/>
    <w:rsid w:val="00131FD3"/>
    <w:rsid w:val="00131FEA"/>
    <w:rsid w:val="00132042"/>
    <w:rsid w:val="001320A3"/>
    <w:rsid w:val="0013215B"/>
    <w:rsid w:val="00132259"/>
    <w:rsid w:val="00132291"/>
    <w:rsid w:val="0013229C"/>
    <w:rsid w:val="0013232F"/>
    <w:rsid w:val="00132368"/>
    <w:rsid w:val="0013239F"/>
    <w:rsid w:val="001323DF"/>
    <w:rsid w:val="0013257D"/>
    <w:rsid w:val="001325D5"/>
    <w:rsid w:val="00132609"/>
    <w:rsid w:val="00132769"/>
    <w:rsid w:val="0013287E"/>
    <w:rsid w:val="0013291C"/>
    <w:rsid w:val="001329D1"/>
    <w:rsid w:val="001329D3"/>
    <w:rsid w:val="001329D8"/>
    <w:rsid w:val="00132A42"/>
    <w:rsid w:val="00132A83"/>
    <w:rsid w:val="00132CF1"/>
    <w:rsid w:val="00132D41"/>
    <w:rsid w:val="00132DD5"/>
    <w:rsid w:val="00132E4D"/>
    <w:rsid w:val="00132E75"/>
    <w:rsid w:val="00132E91"/>
    <w:rsid w:val="00132EBB"/>
    <w:rsid w:val="00133031"/>
    <w:rsid w:val="00133071"/>
    <w:rsid w:val="0013313C"/>
    <w:rsid w:val="00133181"/>
    <w:rsid w:val="00133191"/>
    <w:rsid w:val="001331A1"/>
    <w:rsid w:val="001331CC"/>
    <w:rsid w:val="001331F0"/>
    <w:rsid w:val="0013324A"/>
    <w:rsid w:val="00133460"/>
    <w:rsid w:val="001335AF"/>
    <w:rsid w:val="001335DE"/>
    <w:rsid w:val="0013360D"/>
    <w:rsid w:val="00133699"/>
    <w:rsid w:val="001336FF"/>
    <w:rsid w:val="00133746"/>
    <w:rsid w:val="00133753"/>
    <w:rsid w:val="0013387B"/>
    <w:rsid w:val="001339CA"/>
    <w:rsid w:val="00133A0F"/>
    <w:rsid w:val="00133A40"/>
    <w:rsid w:val="00133B13"/>
    <w:rsid w:val="00133BC5"/>
    <w:rsid w:val="00133BD0"/>
    <w:rsid w:val="00133CA6"/>
    <w:rsid w:val="00133CB5"/>
    <w:rsid w:val="00133DF9"/>
    <w:rsid w:val="00133E2A"/>
    <w:rsid w:val="00133EAE"/>
    <w:rsid w:val="00133ED3"/>
    <w:rsid w:val="00133F35"/>
    <w:rsid w:val="0013403E"/>
    <w:rsid w:val="00134053"/>
    <w:rsid w:val="00134148"/>
    <w:rsid w:val="00134161"/>
    <w:rsid w:val="0013423B"/>
    <w:rsid w:val="00134251"/>
    <w:rsid w:val="0013443F"/>
    <w:rsid w:val="0013444A"/>
    <w:rsid w:val="0013449A"/>
    <w:rsid w:val="0013452A"/>
    <w:rsid w:val="001345B1"/>
    <w:rsid w:val="001345C9"/>
    <w:rsid w:val="001345E0"/>
    <w:rsid w:val="001346EE"/>
    <w:rsid w:val="0013475C"/>
    <w:rsid w:val="001347FF"/>
    <w:rsid w:val="001348F3"/>
    <w:rsid w:val="00134963"/>
    <w:rsid w:val="001349B6"/>
    <w:rsid w:val="00134A9B"/>
    <w:rsid w:val="00134A9E"/>
    <w:rsid w:val="00134AAA"/>
    <w:rsid w:val="00134B34"/>
    <w:rsid w:val="00134C21"/>
    <w:rsid w:val="00134C38"/>
    <w:rsid w:val="00134C41"/>
    <w:rsid w:val="00134C43"/>
    <w:rsid w:val="00134C4F"/>
    <w:rsid w:val="00134D34"/>
    <w:rsid w:val="00134DC4"/>
    <w:rsid w:val="00134DD5"/>
    <w:rsid w:val="00134E8F"/>
    <w:rsid w:val="00134F30"/>
    <w:rsid w:val="00134FDB"/>
    <w:rsid w:val="00135142"/>
    <w:rsid w:val="001351C6"/>
    <w:rsid w:val="0013520D"/>
    <w:rsid w:val="00135245"/>
    <w:rsid w:val="001352C8"/>
    <w:rsid w:val="00135414"/>
    <w:rsid w:val="001354A5"/>
    <w:rsid w:val="0013553F"/>
    <w:rsid w:val="001355DA"/>
    <w:rsid w:val="0013568A"/>
    <w:rsid w:val="00135718"/>
    <w:rsid w:val="001357C7"/>
    <w:rsid w:val="001357D5"/>
    <w:rsid w:val="00135815"/>
    <w:rsid w:val="00135854"/>
    <w:rsid w:val="001358B2"/>
    <w:rsid w:val="001358BA"/>
    <w:rsid w:val="001358FE"/>
    <w:rsid w:val="00135A1F"/>
    <w:rsid w:val="00135A3D"/>
    <w:rsid w:val="00135A7B"/>
    <w:rsid w:val="00135B05"/>
    <w:rsid w:val="00135B53"/>
    <w:rsid w:val="00135B56"/>
    <w:rsid w:val="00135B5D"/>
    <w:rsid w:val="00135C35"/>
    <w:rsid w:val="00135C68"/>
    <w:rsid w:val="00135D03"/>
    <w:rsid w:val="00135D4A"/>
    <w:rsid w:val="00135E71"/>
    <w:rsid w:val="00135E7F"/>
    <w:rsid w:val="00135F75"/>
    <w:rsid w:val="00136007"/>
    <w:rsid w:val="00136016"/>
    <w:rsid w:val="00136046"/>
    <w:rsid w:val="00136088"/>
    <w:rsid w:val="001360D7"/>
    <w:rsid w:val="00136273"/>
    <w:rsid w:val="001362DB"/>
    <w:rsid w:val="001362E5"/>
    <w:rsid w:val="0013637B"/>
    <w:rsid w:val="00136491"/>
    <w:rsid w:val="001365B0"/>
    <w:rsid w:val="001365E3"/>
    <w:rsid w:val="001366DD"/>
    <w:rsid w:val="001366EF"/>
    <w:rsid w:val="00136726"/>
    <w:rsid w:val="0013679F"/>
    <w:rsid w:val="0013693D"/>
    <w:rsid w:val="001369D7"/>
    <w:rsid w:val="00136AB9"/>
    <w:rsid w:val="00136BA1"/>
    <w:rsid w:val="00136C1E"/>
    <w:rsid w:val="00136C66"/>
    <w:rsid w:val="00136CA2"/>
    <w:rsid w:val="00136DB3"/>
    <w:rsid w:val="00136DCF"/>
    <w:rsid w:val="00136F14"/>
    <w:rsid w:val="00136F8D"/>
    <w:rsid w:val="0013700D"/>
    <w:rsid w:val="00137034"/>
    <w:rsid w:val="001370E2"/>
    <w:rsid w:val="00137189"/>
    <w:rsid w:val="001371DA"/>
    <w:rsid w:val="001371F9"/>
    <w:rsid w:val="00137205"/>
    <w:rsid w:val="00137237"/>
    <w:rsid w:val="00137284"/>
    <w:rsid w:val="0013731D"/>
    <w:rsid w:val="0013739D"/>
    <w:rsid w:val="001374AC"/>
    <w:rsid w:val="00137539"/>
    <w:rsid w:val="0013755E"/>
    <w:rsid w:val="001376AE"/>
    <w:rsid w:val="001376EA"/>
    <w:rsid w:val="0013776B"/>
    <w:rsid w:val="00137791"/>
    <w:rsid w:val="001377DF"/>
    <w:rsid w:val="001377FE"/>
    <w:rsid w:val="00137865"/>
    <w:rsid w:val="00137920"/>
    <w:rsid w:val="0013792D"/>
    <w:rsid w:val="001379D9"/>
    <w:rsid w:val="00137AC9"/>
    <w:rsid w:val="00137ADB"/>
    <w:rsid w:val="00137B64"/>
    <w:rsid w:val="00137BC4"/>
    <w:rsid w:val="00137CA6"/>
    <w:rsid w:val="00137CEA"/>
    <w:rsid w:val="00137D99"/>
    <w:rsid w:val="00137DC4"/>
    <w:rsid w:val="00137F07"/>
    <w:rsid w:val="00137F59"/>
    <w:rsid w:val="00137F67"/>
    <w:rsid w:val="00137F69"/>
    <w:rsid w:val="00137FE3"/>
    <w:rsid w:val="00139589"/>
    <w:rsid w:val="0014011F"/>
    <w:rsid w:val="001401DE"/>
    <w:rsid w:val="0014025D"/>
    <w:rsid w:val="00140268"/>
    <w:rsid w:val="0014026C"/>
    <w:rsid w:val="00140352"/>
    <w:rsid w:val="001403C8"/>
    <w:rsid w:val="00140455"/>
    <w:rsid w:val="0014053C"/>
    <w:rsid w:val="001405F2"/>
    <w:rsid w:val="0014066A"/>
    <w:rsid w:val="0014082D"/>
    <w:rsid w:val="00140872"/>
    <w:rsid w:val="001408BC"/>
    <w:rsid w:val="00140C10"/>
    <w:rsid w:val="00140E20"/>
    <w:rsid w:val="00140EAE"/>
    <w:rsid w:val="00141084"/>
    <w:rsid w:val="0014125E"/>
    <w:rsid w:val="00141467"/>
    <w:rsid w:val="001414FD"/>
    <w:rsid w:val="00141519"/>
    <w:rsid w:val="00141590"/>
    <w:rsid w:val="001415DC"/>
    <w:rsid w:val="00141701"/>
    <w:rsid w:val="00141723"/>
    <w:rsid w:val="0014179A"/>
    <w:rsid w:val="001417F4"/>
    <w:rsid w:val="0014184F"/>
    <w:rsid w:val="0014192D"/>
    <w:rsid w:val="0014193B"/>
    <w:rsid w:val="00141A99"/>
    <w:rsid w:val="00141AB1"/>
    <w:rsid w:val="00141BF6"/>
    <w:rsid w:val="00141BFF"/>
    <w:rsid w:val="00141C42"/>
    <w:rsid w:val="00141CB6"/>
    <w:rsid w:val="00141D21"/>
    <w:rsid w:val="00141DB0"/>
    <w:rsid w:val="00141E1B"/>
    <w:rsid w:val="00141EEB"/>
    <w:rsid w:val="00141F29"/>
    <w:rsid w:val="00142080"/>
    <w:rsid w:val="0014208D"/>
    <w:rsid w:val="0014220C"/>
    <w:rsid w:val="0014224C"/>
    <w:rsid w:val="0014242B"/>
    <w:rsid w:val="001424B9"/>
    <w:rsid w:val="001424D8"/>
    <w:rsid w:val="001424EC"/>
    <w:rsid w:val="00142537"/>
    <w:rsid w:val="0014253B"/>
    <w:rsid w:val="0014259F"/>
    <w:rsid w:val="001425F0"/>
    <w:rsid w:val="0014280C"/>
    <w:rsid w:val="00142874"/>
    <w:rsid w:val="00142923"/>
    <w:rsid w:val="0014292D"/>
    <w:rsid w:val="001429F9"/>
    <w:rsid w:val="00142A64"/>
    <w:rsid w:val="00142AFB"/>
    <w:rsid w:val="00142B53"/>
    <w:rsid w:val="00142B83"/>
    <w:rsid w:val="00142C49"/>
    <w:rsid w:val="00142CC3"/>
    <w:rsid w:val="00142CDF"/>
    <w:rsid w:val="00142D3E"/>
    <w:rsid w:val="00142DA9"/>
    <w:rsid w:val="00142EBD"/>
    <w:rsid w:val="0014300D"/>
    <w:rsid w:val="0014310A"/>
    <w:rsid w:val="00143119"/>
    <w:rsid w:val="0014316B"/>
    <w:rsid w:val="001431B3"/>
    <w:rsid w:val="00143239"/>
    <w:rsid w:val="0014328A"/>
    <w:rsid w:val="0014334C"/>
    <w:rsid w:val="001433AB"/>
    <w:rsid w:val="0014340C"/>
    <w:rsid w:val="00143467"/>
    <w:rsid w:val="00143583"/>
    <w:rsid w:val="001435AC"/>
    <w:rsid w:val="0014360C"/>
    <w:rsid w:val="001436D7"/>
    <w:rsid w:val="001437D8"/>
    <w:rsid w:val="00143856"/>
    <w:rsid w:val="001438C3"/>
    <w:rsid w:val="00143941"/>
    <w:rsid w:val="0014398B"/>
    <w:rsid w:val="001439CD"/>
    <w:rsid w:val="001439E6"/>
    <w:rsid w:val="00143B02"/>
    <w:rsid w:val="00143B62"/>
    <w:rsid w:val="00143B90"/>
    <w:rsid w:val="00143C17"/>
    <w:rsid w:val="00143D94"/>
    <w:rsid w:val="00143EAF"/>
    <w:rsid w:val="00143FBE"/>
    <w:rsid w:val="001441D7"/>
    <w:rsid w:val="0014431F"/>
    <w:rsid w:val="0014433C"/>
    <w:rsid w:val="00144373"/>
    <w:rsid w:val="0014443E"/>
    <w:rsid w:val="00144467"/>
    <w:rsid w:val="0014449D"/>
    <w:rsid w:val="00144547"/>
    <w:rsid w:val="0014458B"/>
    <w:rsid w:val="0014458F"/>
    <w:rsid w:val="001445CE"/>
    <w:rsid w:val="00144641"/>
    <w:rsid w:val="001447E6"/>
    <w:rsid w:val="00144839"/>
    <w:rsid w:val="00144A73"/>
    <w:rsid w:val="00144AE6"/>
    <w:rsid w:val="00144BBB"/>
    <w:rsid w:val="00144C7B"/>
    <w:rsid w:val="00144C87"/>
    <w:rsid w:val="00144CFF"/>
    <w:rsid w:val="00144D32"/>
    <w:rsid w:val="00144D35"/>
    <w:rsid w:val="00144DEE"/>
    <w:rsid w:val="00144DFE"/>
    <w:rsid w:val="00144E3E"/>
    <w:rsid w:val="00144E7B"/>
    <w:rsid w:val="001450F1"/>
    <w:rsid w:val="00145114"/>
    <w:rsid w:val="001451B8"/>
    <w:rsid w:val="0014528F"/>
    <w:rsid w:val="00145328"/>
    <w:rsid w:val="00145390"/>
    <w:rsid w:val="00145502"/>
    <w:rsid w:val="001455D1"/>
    <w:rsid w:val="0014562C"/>
    <w:rsid w:val="001456B7"/>
    <w:rsid w:val="0014589B"/>
    <w:rsid w:val="001458EB"/>
    <w:rsid w:val="00145973"/>
    <w:rsid w:val="0014599C"/>
    <w:rsid w:val="00145AA4"/>
    <w:rsid w:val="00145B68"/>
    <w:rsid w:val="00145C14"/>
    <w:rsid w:val="00145C82"/>
    <w:rsid w:val="00145CD2"/>
    <w:rsid w:val="00145D30"/>
    <w:rsid w:val="00145D47"/>
    <w:rsid w:val="00145DE6"/>
    <w:rsid w:val="00145E12"/>
    <w:rsid w:val="00145E4F"/>
    <w:rsid w:val="00145FEA"/>
    <w:rsid w:val="00146098"/>
    <w:rsid w:val="0014612F"/>
    <w:rsid w:val="0014629D"/>
    <w:rsid w:val="0014632B"/>
    <w:rsid w:val="00146341"/>
    <w:rsid w:val="001464A1"/>
    <w:rsid w:val="001464C1"/>
    <w:rsid w:val="001464CC"/>
    <w:rsid w:val="001464F7"/>
    <w:rsid w:val="00146532"/>
    <w:rsid w:val="0014655E"/>
    <w:rsid w:val="001465B3"/>
    <w:rsid w:val="001465D6"/>
    <w:rsid w:val="00146625"/>
    <w:rsid w:val="0014667E"/>
    <w:rsid w:val="0014668E"/>
    <w:rsid w:val="001466DD"/>
    <w:rsid w:val="001466E7"/>
    <w:rsid w:val="0014672F"/>
    <w:rsid w:val="0014689D"/>
    <w:rsid w:val="00146953"/>
    <w:rsid w:val="00146998"/>
    <w:rsid w:val="001469E6"/>
    <w:rsid w:val="00146A23"/>
    <w:rsid w:val="00146AC3"/>
    <w:rsid w:val="00146BAC"/>
    <w:rsid w:val="00146BB6"/>
    <w:rsid w:val="00146BEA"/>
    <w:rsid w:val="00146CDD"/>
    <w:rsid w:val="00146CF7"/>
    <w:rsid w:val="00146D9D"/>
    <w:rsid w:val="00146E3B"/>
    <w:rsid w:val="00146E7E"/>
    <w:rsid w:val="00146EE7"/>
    <w:rsid w:val="00146F0B"/>
    <w:rsid w:val="00146F22"/>
    <w:rsid w:val="00147143"/>
    <w:rsid w:val="001471D7"/>
    <w:rsid w:val="001472EC"/>
    <w:rsid w:val="0014730C"/>
    <w:rsid w:val="00147336"/>
    <w:rsid w:val="00147378"/>
    <w:rsid w:val="001473A8"/>
    <w:rsid w:val="001473FC"/>
    <w:rsid w:val="00147422"/>
    <w:rsid w:val="00147448"/>
    <w:rsid w:val="00147506"/>
    <w:rsid w:val="00147560"/>
    <w:rsid w:val="0014763D"/>
    <w:rsid w:val="00147662"/>
    <w:rsid w:val="001476A2"/>
    <w:rsid w:val="001476C7"/>
    <w:rsid w:val="0014776D"/>
    <w:rsid w:val="001477D7"/>
    <w:rsid w:val="001477D8"/>
    <w:rsid w:val="001478A4"/>
    <w:rsid w:val="001478AE"/>
    <w:rsid w:val="001478EA"/>
    <w:rsid w:val="00147942"/>
    <w:rsid w:val="0014794B"/>
    <w:rsid w:val="001479A3"/>
    <w:rsid w:val="00147A0D"/>
    <w:rsid w:val="00147A4A"/>
    <w:rsid w:val="00147AF6"/>
    <w:rsid w:val="00147B71"/>
    <w:rsid w:val="00147B85"/>
    <w:rsid w:val="00147C4F"/>
    <w:rsid w:val="00147C5D"/>
    <w:rsid w:val="00147D6E"/>
    <w:rsid w:val="00147D89"/>
    <w:rsid w:val="00147DFC"/>
    <w:rsid w:val="00147F7D"/>
    <w:rsid w:val="00150035"/>
    <w:rsid w:val="00150047"/>
    <w:rsid w:val="0015022F"/>
    <w:rsid w:val="001502B2"/>
    <w:rsid w:val="00150348"/>
    <w:rsid w:val="00150356"/>
    <w:rsid w:val="0015044D"/>
    <w:rsid w:val="00150567"/>
    <w:rsid w:val="001506E6"/>
    <w:rsid w:val="001507FD"/>
    <w:rsid w:val="00150801"/>
    <w:rsid w:val="0015084F"/>
    <w:rsid w:val="001509D3"/>
    <w:rsid w:val="00150A3E"/>
    <w:rsid w:val="00150A9D"/>
    <w:rsid w:val="00150B38"/>
    <w:rsid w:val="00150B78"/>
    <w:rsid w:val="00150B79"/>
    <w:rsid w:val="00150BDA"/>
    <w:rsid w:val="00150C79"/>
    <w:rsid w:val="00150D6E"/>
    <w:rsid w:val="00150E3C"/>
    <w:rsid w:val="00150EF6"/>
    <w:rsid w:val="00150F30"/>
    <w:rsid w:val="00150F3F"/>
    <w:rsid w:val="00151282"/>
    <w:rsid w:val="001512F1"/>
    <w:rsid w:val="0015135B"/>
    <w:rsid w:val="00151400"/>
    <w:rsid w:val="0015140B"/>
    <w:rsid w:val="00151412"/>
    <w:rsid w:val="001514CB"/>
    <w:rsid w:val="00151557"/>
    <w:rsid w:val="0015156E"/>
    <w:rsid w:val="0015158A"/>
    <w:rsid w:val="001515F8"/>
    <w:rsid w:val="00151660"/>
    <w:rsid w:val="00151683"/>
    <w:rsid w:val="00151684"/>
    <w:rsid w:val="00151687"/>
    <w:rsid w:val="0015170D"/>
    <w:rsid w:val="0015172C"/>
    <w:rsid w:val="001517FB"/>
    <w:rsid w:val="00151929"/>
    <w:rsid w:val="00151A8C"/>
    <w:rsid w:val="00151C19"/>
    <w:rsid w:val="00151C1E"/>
    <w:rsid w:val="00151D13"/>
    <w:rsid w:val="00151D40"/>
    <w:rsid w:val="00151D73"/>
    <w:rsid w:val="00151E2D"/>
    <w:rsid w:val="00151EA3"/>
    <w:rsid w:val="00151F0F"/>
    <w:rsid w:val="00151F1B"/>
    <w:rsid w:val="0015207A"/>
    <w:rsid w:val="001521FA"/>
    <w:rsid w:val="001522AC"/>
    <w:rsid w:val="001522BB"/>
    <w:rsid w:val="00152322"/>
    <w:rsid w:val="00152347"/>
    <w:rsid w:val="001524B3"/>
    <w:rsid w:val="00152596"/>
    <w:rsid w:val="00152598"/>
    <w:rsid w:val="001525FC"/>
    <w:rsid w:val="00152912"/>
    <w:rsid w:val="00152989"/>
    <w:rsid w:val="001529C8"/>
    <w:rsid w:val="001529E7"/>
    <w:rsid w:val="00152A6E"/>
    <w:rsid w:val="00152AD1"/>
    <w:rsid w:val="00152B6A"/>
    <w:rsid w:val="00152BB7"/>
    <w:rsid w:val="00152BC6"/>
    <w:rsid w:val="00152BDB"/>
    <w:rsid w:val="00152D5E"/>
    <w:rsid w:val="00152EBF"/>
    <w:rsid w:val="001532A6"/>
    <w:rsid w:val="00153390"/>
    <w:rsid w:val="001533AB"/>
    <w:rsid w:val="00153414"/>
    <w:rsid w:val="0015355A"/>
    <w:rsid w:val="001535BB"/>
    <w:rsid w:val="00153628"/>
    <w:rsid w:val="0015372C"/>
    <w:rsid w:val="0015375F"/>
    <w:rsid w:val="001537C6"/>
    <w:rsid w:val="00153862"/>
    <w:rsid w:val="0015386D"/>
    <w:rsid w:val="00153966"/>
    <w:rsid w:val="001539F7"/>
    <w:rsid w:val="001539FC"/>
    <w:rsid w:val="00153A9B"/>
    <w:rsid w:val="00153AC3"/>
    <w:rsid w:val="00153B68"/>
    <w:rsid w:val="00153B92"/>
    <w:rsid w:val="00153BA5"/>
    <w:rsid w:val="00153C3A"/>
    <w:rsid w:val="00153C8A"/>
    <w:rsid w:val="00153C98"/>
    <w:rsid w:val="00153D38"/>
    <w:rsid w:val="00153D47"/>
    <w:rsid w:val="00153D90"/>
    <w:rsid w:val="00153D96"/>
    <w:rsid w:val="00153E3F"/>
    <w:rsid w:val="00153E40"/>
    <w:rsid w:val="00153ED6"/>
    <w:rsid w:val="00153EED"/>
    <w:rsid w:val="00153FC5"/>
    <w:rsid w:val="00153FCC"/>
    <w:rsid w:val="00153FEA"/>
    <w:rsid w:val="0015400E"/>
    <w:rsid w:val="00154026"/>
    <w:rsid w:val="00154075"/>
    <w:rsid w:val="001540A3"/>
    <w:rsid w:val="001540E8"/>
    <w:rsid w:val="00154181"/>
    <w:rsid w:val="001542C7"/>
    <w:rsid w:val="001542D8"/>
    <w:rsid w:val="001542F4"/>
    <w:rsid w:val="0015436F"/>
    <w:rsid w:val="001543CF"/>
    <w:rsid w:val="0015443A"/>
    <w:rsid w:val="00154551"/>
    <w:rsid w:val="0015469D"/>
    <w:rsid w:val="001546FD"/>
    <w:rsid w:val="001547C3"/>
    <w:rsid w:val="00154854"/>
    <w:rsid w:val="001548FF"/>
    <w:rsid w:val="0015492A"/>
    <w:rsid w:val="0015492F"/>
    <w:rsid w:val="00154995"/>
    <w:rsid w:val="00154A02"/>
    <w:rsid w:val="00154A74"/>
    <w:rsid w:val="00154C0E"/>
    <w:rsid w:val="00154C44"/>
    <w:rsid w:val="00154C5D"/>
    <w:rsid w:val="00154DE1"/>
    <w:rsid w:val="00154F23"/>
    <w:rsid w:val="00154F25"/>
    <w:rsid w:val="00154FE5"/>
    <w:rsid w:val="00154FF1"/>
    <w:rsid w:val="00155026"/>
    <w:rsid w:val="00155055"/>
    <w:rsid w:val="0015505B"/>
    <w:rsid w:val="00155230"/>
    <w:rsid w:val="001552B4"/>
    <w:rsid w:val="0015530A"/>
    <w:rsid w:val="001553A3"/>
    <w:rsid w:val="001554FB"/>
    <w:rsid w:val="0015552F"/>
    <w:rsid w:val="00155595"/>
    <w:rsid w:val="0015567D"/>
    <w:rsid w:val="00155740"/>
    <w:rsid w:val="00155887"/>
    <w:rsid w:val="001558AD"/>
    <w:rsid w:val="001558D5"/>
    <w:rsid w:val="00155901"/>
    <w:rsid w:val="00155933"/>
    <w:rsid w:val="001559C1"/>
    <w:rsid w:val="001559F5"/>
    <w:rsid w:val="00155A84"/>
    <w:rsid w:val="00155AB9"/>
    <w:rsid w:val="00155ABE"/>
    <w:rsid w:val="00155ADD"/>
    <w:rsid w:val="00155B40"/>
    <w:rsid w:val="00155B4D"/>
    <w:rsid w:val="00155D90"/>
    <w:rsid w:val="00155D9A"/>
    <w:rsid w:val="00155DA0"/>
    <w:rsid w:val="00155E33"/>
    <w:rsid w:val="00155E95"/>
    <w:rsid w:val="00155EA0"/>
    <w:rsid w:val="00155EDB"/>
    <w:rsid w:val="00156003"/>
    <w:rsid w:val="00156014"/>
    <w:rsid w:val="00156099"/>
    <w:rsid w:val="001560A4"/>
    <w:rsid w:val="0015623B"/>
    <w:rsid w:val="001562A6"/>
    <w:rsid w:val="0015630B"/>
    <w:rsid w:val="00156390"/>
    <w:rsid w:val="001563C4"/>
    <w:rsid w:val="001563CF"/>
    <w:rsid w:val="00156486"/>
    <w:rsid w:val="00156516"/>
    <w:rsid w:val="0015655E"/>
    <w:rsid w:val="0015656B"/>
    <w:rsid w:val="0015663E"/>
    <w:rsid w:val="0015671B"/>
    <w:rsid w:val="00156754"/>
    <w:rsid w:val="001567BA"/>
    <w:rsid w:val="00156820"/>
    <w:rsid w:val="001568FB"/>
    <w:rsid w:val="00156B71"/>
    <w:rsid w:val="00156BFB"/>
    <w:rsid w:val="00156DC2"/>
    <w:rsid w:val="00156DCB"/>
    <w:rsid w:val="001570D0"/>
    <w:rsid w:val="001570D3"/>
    <w:rsid w:val="001570F6"/>
    <w:rsid w:val="00157206"/>
    <w:rsid w:val="00157271"/>
    <w:rsid w:val="001572B4"/>
    <w:rsid w:val="00157376"/>
    <w:rsid w:val="001573E2"/>
    <w:rsid w:val="0015741B"/>
    <w:rsid w:val="00157447"/>
    <w:rsid w:val="00157469"/>
    <w:rsid w:val="00157474"/>
    <w:rsid w:val="00157477"/>
    <w:rsid w:val="00157555"/>
    <w:rsid w:val="001575B0"/>
    <w:rsid w:val="00157641"/>
    <w:rsid w:val="00157849"/>
    <w:rsid w:val="0015793D"/>
    <w:rsid w:val="0015798C"/>
    <w:rsid w:val="001579E4"/>
    <w:rsid w:val="001579E7"/>
    <w:rsid w:val="00157AAC"/>
    <w:rsid w:val="00157AC9"/>
    <w:rsid w:val="00157B20"/>
    <w:rsid w:val="00157B65"/>
    <w:rsid w:val="00157BE4"/>
    <w:rsid w:val="00157BE5"/>
    <w:rsid w:val="00157C07"/>
    <w:rsid w:val="00157C3C"/>
    <w:rsid w:val="00157C79"/>
    <w:rsid w:val="00157C88"/>
    <w:rsid w:val="00157D43"/>
    <w:rsid w:val="00157D5F"/>
    <w:rsid w:val="00157E0C"/>
    <w:rsid w:val="00157E1D"/>
    <w:rsid w:val="00157EFC"/>
    <w:rsid w:val="00157F1B"/>
    <w:rsid w:val="00157FF2"/>
    <w:rsid w:val="0016000F"/>
    <w:rsid w:val="00160026"/>
    <w:rsid w:val="00160132"/>
    <w:rsid w:val="0016024A"/>
    <w:rsid w:val="0016025A"/>
    <w:rsid w:val="001602C4"/>
    <w:rsid w:val="001602EA"/>
    <w:rsid w:val="001602FB"/>
    <w:rsid w:val="0016033B"/>
    <w:rsid w:val="001605A6"/>
    <w:rsid w:val="00160612"/>
    <w:rsid w:val="0016062E"/>
    <w:rsid w:val="0016066C"/>
    <w:rsid w:val="0016067D"/>
    <w:rsid w:val="001606A5"/>
    <w:rsid w:val="001606F7"/>
    <w:rsid w:val="00160737"/>
    <w:rsid w:val="00160760"/>
    <w:rsid w:val="00160844"/>
    <w:rsid w:val="00160871"/>
    <w:rsid w:val="001609AD"/>
    <w:rsid w:val="001609C2"/>
    <w:rsid w:val="00160A29"/>
    <w:rsid w:val="00160AE4"/>
    <w:rsid w:val="00160BB6"/>
    <w:rsid w:val="00160C49"/>
    <w:rsid w:val="00160D8F"/>
    <w:rsid w:val="00160E82"/>
    <w:rsid w:val="00160EC8"/>
    <w:rsid w:val="00160F48"/>
    <w:rsid w:val="00160F50"/>
    <w:rsid w:val="00160F77"/>
    <w:rsid w:val="00161111"/>
    <w:rsid w:val="00161120"/>
    <w:rsid w:val="001611D0"/>
    <w:rsid w:val="001612D0"/>
    <w:rsid w:val="001612D2"/>
    <w:rsid w:val="0016148D"/>
    <w:rsid w:val="0016150A"/>
    <w:rsid w:val="0016155D"/>
    <w:rsid w:val="00161617"/>
    <w:rsid w:val="00161631"/>
    <w:rsid w:val="00161791"/>
    <w:rsid w:val="001617C5"/>
    <w:rsid w:val="0016198E"/>
    <w:rsid w:val="00161A6B"/>
    <w:rsid w:val="00161A84"/>
    <w:rsid w:val="00161A86"/>
    <w:rsid w:val="00161A95"/>
    <w:rsid w:val="00161E18"/>
    <w:rsid w:val="00161E93"/>
    <w:rsid w:val="0016200E"/>
    <w:rsid w:val="0016235A"/>
    <w:rsid w:val="0016236F"/>
    <w:rsid w:val="00162454"/>
    <w:rsid w:val="001624D3"/>
    <w:rsid w:val="0016251F"/>
    <w:rsid w:val="0016258B"/>
    <w:rsid w:val="00162769"/>
    <w:rsid w:val="0016282F"/>
    <w:rsid w:val="0016294F"/>
    <w:rsid w:val="00162975"/>
    <w:rsid w:val="00162A16"/>
    <w:rsid w:val="00162AAC"/>
    <w:rsid w:val="00162B24"/>
    <w:rsid w:val="00162BC9"/>
    <w:rsid w:val="00162C14"/>
    <w:rsid w:val="00162C5F"/>
    <w:rsid w:val="00162CD4"/>
    <w:rsid w:val="00162CE2"/>
    <w:rsid w:val="00162DFD"/>
    <w:rsid w:val="00162E12"/>
    <w:rsid w:val="00162E4A"/>
    <w:rsid w:val="00162E5F"/>
    <w:rsid w:val="00162F79"/>
    <w:rsid w:val="001630C2"/>
    <w:rsid w:val="00163102"/>
    <w:rsid w:val="001631EB"/>
    <w:rsid w:val="001632D5"/>
    <w:rsid w:val="00163348"/>
    <w:rsid w:val="00163620"/>
    <w:rsid w:val="001636F8"/>
    <w:rsid w:val="0016372A"/>
    <w:rsid w:val="0016379D"/>
    <w:rsid w:val="001637AC"/>
    <w:rsid w:val="001637CF"/>
    <w:rsid w:val="00163805"/>
    <w:rsid w:val="00163854"/>
    <w:rsid w:val="001638A8"/>
    <w:rsid w:val="001638E4"/>
    <w:rsid w:val="00163925"/>
    <w:rsid w:val="00163A35"/>
    <w:rsid w:val="00163C4F"/>
    <w:rsid w:val="00163D28"/>
    <w:rsid w:val="00163D5A"/>
    <w:rsid w:val="00163DA6"/>
    <w:rsid w:val="00163DD6"/>
    <w:rsid w:val="00163E5C"/>
    <w:rsid w:val="00163EAD"/>
    <w:rsid w:val="00163EC7"/>
    <w:rsid w:val="00164035"/>
    <w:rsid w:val="00164072"/>
    <w:rsid w:val="00164180"/>
    <w:rsid w:val="00164200"/>
    <w:rsid w:val="001642B8"/>
    <w:rsid w:val="00164306"/>
    <w:rsid w:val="0016440A"/>
    <w:rsid w:val="0016445B"/>
    <w:rsid w:val="001644B7"/>
    <w:rsid w:val="0016450E"/>
    <w:rsid w:val="001645F5"/>
    <w:rsid w:val="0016467F"/>
    <w:rsid w:val="001646D4"/>
    <w:rsid w:val="0016475E"/>
    <w:rsid w:val="00164823"/>
    <w:rsid w:val="0016483E"/>
    <w:rsid w:val="001648A8"/>
    <w:rsid w:val="00164A36"/>
    <w:rsid w:val="00164A9D"/>
    <w:rsid w:val="00164B3D"/>
    <w:rsid w:val="00164B45"/>
    <w:rsid w:val="00164B4C"/>
    <w:rsid w:val="00164BBD"/>
    <w:rsid w:val="00164BF1"/>
    <w:rsid w:val="00164C75"/>
    <w:rsid w:val="00164C7D"/>
    <w:rsid w:val="00164CAB"/>
    <w:rsid w:val="00164CE3"/>
    <w:rsid w:val="00164D14"/>
    <w:rsid w:val="00164D8A"/>
    <w:rsid w:val="00164DC1"/>
    <w:rsid w:val="00164EF1"/>
    <w:rsid w:val="00164F5D"/>
    <w:rsid w:val="00165000"/>
    <w:rsid w:val="00165125"/>
    <w:rsid w:val="0016513F"/>
    <w:rsid w:val="00165171"/>
    <w:rsid w:val="0016521A"/>
    <w:rsid w:val="001653F7"/>
    <w:rsid w:val="00165484"/>
    <w:rsid w:val="001654A5"/>
    <w:rsid w:val="001654AB"/>
    <w:rsid w:val="001654C7"/>
    <w:rsid w:val="001654E9"/>
    <w:rsid w:val="00165513"/>
    <w:rsid w:val="001655D8"/>
    <w:rsid w:val="001655F9"/>
    <w:rsid w:val="001656A8"/>
    <w:rsid w:val="0016571A"/>
    <w:rsid w:val="0016571F"/>
    <w:rsid w:val="00165733"/>
    <w:rsid w:val="00165787"/>
    <w:rsid w:val="00165840"/>
    <w:rsid w:val="00165845"/>
    <w:rsid w:val="001658C6"/>
    <w:rsid w:val="001658FC"/>
    <w:rsid w:val="001659C0"/>
    <w:rsid w:val="00165A7C"/>
    <w:rsid w:val="00165AEC"/>
    <w:rsid w:val="00165C71"/>
    <w:rsid w:val="00165D5E"/>
    <w:rsid w:val="00165D82"/>
    <w:rsid w:val="00165DA5"/>
    <w:rsid w:val="00165E39"/>
    <w:rsid w:val="00166042"/>
    <w:rsid w:val="00166047"/>
    <w:rsid w:val="001660DB"/>
    <w:rsid w:val="00166262"/>
    <w:rsid w:val="00166294"/>
    <w:rsid w:val="00166350"/>
    <w:rsid w:val="001663C1"/>
    <w:rsid w:val="001663E5"/>
    <w:rsid w:val="00166406"/>
    <w:rsid w:val="0016660D"/>
    <w:rsid w:val="001666DE"/>
    <w:rsid w:val="001666F1"/>
    <w:rsid w:val="0016670A"/>
    <w:rsid w:val="00166739"/>
    <w:rsid w:val="0016674F"/>
    <w:rsid w:val="0016688E"/>
    <w:rsid w:val="0016691A"/>
    <w:rsid w:val="00166AAD"/>
    <w:rsid w:val="00166B2B"/>
    <w:rsid w:val="00166B45"/>
    <w:rsid w:val="00166C90"/>
    <w:rsid w:val="00166D27"/>
    <w:rsid w:val="00166DB9"/>
    <w:rsid w:val="00166DE1"/>
    <w:rsid w:val="00166E2F"/>
    <w:rsid w:val="00166E49"/>
    <w:rsid w:val="00166E53"/>
    <w:rsid w:val="00166E5E"/>
    <w:rsid w:val="00166E82"/>
    <w:rsid w:val="00166EC3"/>
    <w:rsid w:val="00166F3C"/>
    <w:rsid w:val="00167001"/>
    <w:rsid w:val="0016704E"/>
    <w:rsid w:val="00167101"/>
    <w:rsid w:val="001672CC"/>
    <w:rsid w:val="001673A0"/>
    <w:rsid w:val="0016749B"/>
    <w:rsid w:val="001675F4"/>
    <w:rsid w:val="0016766D"/>
    <w:rsid w:val="001676A2"/>
    <w:rsid w:val="00167759"/>
    <w:rsid w:val="001677B1"/>
    <w:rsid w:val="001677F1"/>
    <w:rsid w:val="00167987"/>
    <w:rsid w:val="001679AA"/>
    <w:rsid w:val="00167A07"/>
    <w:rsid w:val="00167A44"/>
    <w:rsid w:val="00167B46"/>
    <w:rsid w:val="00167CD7"/>
    <w:rsid w:val="00167E96"/>
    <w:rsid w:val="00167E98"/>
    <w:rsid w:val="00167ECA"/>
    <w:rsid w:val="00167F8D"/>
    <w:rsid w:val="00170071"/>
    <w:rsid w:val="001701A8"/>
    <w:rsid w:val="001701BE"/>
    <w:rsid w:val="001701CB"/>
    <w:rsid w:val="001701DB"/>
    <w:rsid w:val="001701F1"/>
    <w:rsid w:val="00170225"/>
    <w:rsid w:val="00170346"/>
    <w:rsid w:val="00170381"/>
    <w:rsid w:val="0017041F"/>
    <w:rsid w:val="001704B2"/>
    <w:rsid w:val="001704B6"/>
    <w:rsid w:val="001704D9"/>
    <w:rsid w:val="001705C6"/>
    <w:rsid w:val="0017063C"/>
    <w:rsid w:val="00170663"/>
    <w:rsid w:val="0017068C"/>
    <w:rsid w:val="001706B1"/>
    <w:rsid w:val="00170705"/>
    <w:rsid w:val="00170772"/>
    <w:rsid w:val="00170909"/>
    <w:rsid w:val="0017098B"/>
    <w:rsid w:val="001709DC"/>
    <w:rsid w:val="001709E6"/>
    <w:rsid w:val="001709EE"/>
    <w:rsid w:val="00170A69"/>
    <w:rsid w:val="00170B7A"/>
    <w:rsid w:val="00170CAD"/>
    <w:rsid w:val="00170E60"/>
    <w:rsid w:val="00170E75"/>
    <w:rsid w:val="00170F16"/>
    <w:rsid w:val="00170F1F"/>
    <w:rsid w:val="00171103"/>
    <w:rsid w:val="00171177"/>
    <w:rsid w:val="00171219"/>
    <w:rsid w:val="00171328"/>
    <w:rsid w:val="00171345"/>
    <w:rsid w:val="0017138A"/>
    <w:rsid w:val="001713AC"/>
    <w:rsid w:val="001713F2"/>
    <w:rsid w:val="00171440"/>
    <w:rsid w:val="00171477"/>
    <w:rsid w:val="001714A3"/>
    <w:rsid w:val="00171687"/>
    <w:rsid w:val="001716BC"/>
    <w:rsid w:val="00171721"/>
    <w:rsid w:val="00171796"/>
    <w:rsid w:val="001717C0"/>
    <w:rsid w:val="001717DD"/>
    <w:rsid w:val="00171848"/>
    <w:rsid w:val="00171934"/>
    <w:rsid w:val="0017194B"/>
    <w:rsid w:val="00171955"/>
    <w:rsid w:val="00171A44"/>
    <w:rsid w:val="00171C3B"/>
    <w:rsid w:val="00171C96"/>
    <w:rsid w:val="00171E19"/>
    <w:rsid w:val="00171E40"/>
    <w:rsid w:val="00171E49"/>
    <w:rsid w:val="00171E7C"/>
    <w:rsid w:val="00171F8A"/>
    <w:rsid w:val="00171F8F"/>
    <w:rsid w:val="00171FC0"/>
    <w:rsid w:val="00172016"/>
    <w:rsid w:val="00172167"/>
    <w:rsid w:val="0017219E"/>
    <w:rsid w:val="001721C6"/>
    <w:rsid w:val="0017233B"/>
    <w:rsid w:val="0017240A"/>
    <w:rsid w:val="0017245B"/>
    <w:rsid w:val="00172465"/>
    <w:rsid w:val="0017246C"/>
    <w:rsid w:val="001724EC"/>
    <w:rsid w:val="0017253C"/>
    <w:rsid w:val="0017254D"/>
    <w:rsid w:val="00172565"/>
    <w:rsid w:val="0017276E"/>
    <w:rsid w:val="0017277F"/>
    <w:rsid w:val="0017284A"/>
    <w:rsid w:val="0017298B"/>
    <w:rsid w:val="001729E0"/>
    <w:rsid w:val="00172A32"/>
    <w:rsid w:val="00172AA9"/>
    <w:rsid w:val="00172BDD"/>
    <w:rsid w:val="00172BEE"/>
    <w:rsid w:val="00172C53"/>
    <w:rsid w:val="00172D16"/>
    <w:rsid w:val="00172DA7"/>
    <w:rsid w:val="00172DE3"/>
    <w:rsid w:val="00172E17"/>
    <w:rsid w:val="00172E5A"/>
    <w:rsid w:val="00172ECF"/>
    <w:rsid w:val="00172FD8"/>
    <w:rsid w:val="00172FFA"/>
    <w:rsid w:val="001730F4"/>
    <w:rsid w:val="00173140"/>
    <w:rsid w:val="001731A5"/>
    <w:rsid w:val="0017330E"/>
    <w:rsid w:val="00173370"/>
    <w:rsid w:val="0017337F"/>
    <w:rsid w:val="0017342B"/>
    <w:rsid w:val="001734D7"/>
    <w:rsid w:val="001735C5"/>
    <w:rsid w:val="001735FC"/>
    <w:rsid w:val="00173610"/>
    <w:rsid w:val="0017361B"/>
    <w:rsid w:val="0017375C"/>
    <w:rsid w:val="00173787"/>
    <w:rsid w:val="00173792"/>
    <w:rsid w:val="00173797"/>
    <w:rsid w:val="001739D8"/>
    <w:rsid w:val="00173A10"/>
    <w:rsid w:val="00173A54"/>
    <w:rsid w:val="00173B6F"/>
    <w:rsid w:val="00173C3D"/>
    <w:rsid w:val="00173C41"/>
    <w:rsid w:val="00173CE4"/>
    <w:rsid w:val="00173DAC"/>
    <w:rsid w:val="00173DAE"/>
    <w:rsid w:val="00173E8F"/>
    <w:rsid w:val="00173EC0"/>
    <w:rsid w:val="00173F12"/>
    <w:rsid w:val="00174066"/>
    <w:rsid w:val="001740D5"/>
    <w:rsid w:val="0017422B"/>
    <w:rsid w:val="00174328"/>
    <w:rsid w:val="001744BD"/>
    <w:rsid w:val="0017453B"/>
    <w:rsid w:val="001745EB"/>
    <w:rsid w:val="0017461D"/>
    <w:rsid w:val="0017467A"/>
    <w:rsid w:val="001747DF"/>
    <w:rsid w:val="00174805"/>
    <w:rsid w:val="001748EA"/>
    <w:rsid w:val="00174AD7"/>
    <w:rsid w:val="00174B6C"/>
    <w:rsid w:val="00174C3B"/>
    <w:rsid w:val="00174CE7"/>
    <w:rsid w:val="00174D4A"/>
    <w:rsid w:val="00174D4C"/>
    <w:rsid w:val="0017503F"/>
    <w:rsid w:val="00175071"/>
    <w:rsid w:val="001750B1"/>
    <w:rsid w:val="001750C4"/>
    <w:rsid w:val="00175104"/>
    <w:rsid w:val="0017510A"/>
    <w:rsid w:val="0017512A"/>
    <w:rsid w:val="001751E2"/>
    <w:rsid w:val="001751F5"/>
    <w:rsid w:val="00175282"/>
    <w:rsid w:val="0017528D"/>
    <w:rsid w:val="00175360"/>
    <w:rsid w:val="001753CF"/>
    <w:rsid w:val="00175548"/>
    <w:rsid w:val="001755CD"/>
    <w:rsid w:val="001757AE"/>
    <w:rsid w:val="00175943"/>
    <w:rsid w:val="0017598B"/>
    <w:rsid w:val="001759A6"/>
    <w:rsid w:val="00175B86"/>
    <w:rsid w:val="00175BC9"/>
    <w:rsid w:val="00175CF9"/>
    <w:rsid w:val="00175D21"/>
    <w:rsid w:val="00175E8E"/>
    <w:rsid w:val="00175EDE"/>
    <w:rsid w:val="00175F45"/>
    <w:rsid w:val="00176011"/>
    <w:rsid w:val="00176053"/>
    <w:rsid w:val="00176078"/>
    <w:rsid w:val="0017609C"/>
    <w:rsid w:val="001760F9"/>
    <w:rsid w:val="0017625F"/>
    <w:rsid w:val="001764B1"/>
    <w:rsid w:val="001764BC"/>
    <w:rsid w:val="001765B7"/>
    <w:rsid w:val="0017660C"/>
    <w:rsid w:val="001766DB"/>
    <w:rsid w:val="001766E4"/>
    <w:rsid w:val="0017671E"/>
    <w:rsid w:val="001767C9"/>
    <w:rsid w:val="00176849"/>
    <w:rsid w:val="00176919"/>
    <w:rsid w:val="0017692D"/>
    <w:rsid w:val="001769E5"/>
    <w:rsid w:val="00176A53"/>
    <w:rsid w:val="00176B44"/>
    <w:rsid w:val="00176B82"/>
    <w:rsid w:val="00176C2F"/>
    <w:rsid w:val="00176C6B"/>
    <w:rsid w:val="00176CEC"/>
    <w:rsid w:val="001770CE"/>
    <w:rsid w:val="001770E5"/>
    <w:rsid w:val="00177124"/>
    <w:rsid w:val="00177166"/>
    <w:rsid w:val="00177250"/>
    <w:rsid w:val="001772F9"/>
    <w:rsid w:val="0017749C"/>
    <w:rsid w:val="001774C3"/>
    <w:rsid w:val="00177574"/>
    <w:rsid w:val="001775C1"/>
    <w:rsid w:val="001775EC"/>
    <w:rsid w:val="001776A9"/>
    <w:rsid w:val="001776B1"/>
    <w:rsid w:val="0017776C"/>
    <w:rsid w:val="0017779F"/>
    <w:rsid w:val="0017781C"/>
    <w:rsid w:val="00177903"/>
    <w:rsid w:val="0017792B"/>
    <w:rsid w:val="00177986"/>
    <w:rsid w:val="001779E7"/>
    <w:rsid w:val="00177B37"/>
    <w:rsid w:val="00177B53"/>
    <w:rsid w:val="00177B92"/>
    <w:rsid w:val="00177C1E"/>
    <w:rsid w:val="00177C73"/>
    <w:rsid w:val="00177E46"/>
    <w:rsid w:val="00177E94"/>
    <w:rsid w:val="00180009"/>
    <w:rsid w:val="00180025"/>
    <w:rsid w:val="001800BF"/>
    <w:rsid w:val="0018034B"/>
    <w:rsid w:val="001803D2"/>
    <w:rsid w:val="00180424"/>
    <w:rsid w:val="00180425"/>
    <w:rsid w:val="00180521"/>
    <w:rsid w:val="001805AA"/>
    <w:rsid w:val="00180681"/>
    <w:rsid w:val="0018069A"/>
    <w:rsid w:val="00180818"/>
    <w:rsid w:val="0018099D"/>
    <w:rsid w:val="001809E7"/>
    <w:rsid w:val="00180A52"/>
    <w:rsid w:val="00180B3C"/>
    <w:rsid w:val="00180B54"/>
    <w:rsid w:val="00180BB3"/>
    <w:rsid w:val="00180BD2"/>
    <w:rsid w:val="00180F82"/>
    <w:rsid w:val="00180FF2"/>
    <w:rsid w:val="0018104D"/>
    <w:rsid w:val="00181083"/>
    <w:rsid w:val="00181182"/>
    <w:rsid w:val="0018120A"/>
    <w:rsid w:val="0018121C"/>
    <w:rsid w:val="001812D3"/>
    <w:rsid w:val="001813C1"/>
    <w:rsid w:val="001813CD"/>
    <w:rsid w:val="001813E7"/>
    <w:rsid w:val="00181421"/>
    <w:rsid w:val="0018142C"/>
    <w:rsid w:val="00181590"/>
    <w:rsid w:val="00181633"/>
    <w:rsid w:val="00181647"/>
    <w:rsid w:val="0018173A"/>
    <w:rsid w:val="001817FD"/>
    <w:rsid w:val="0018186C"/>
    <w:rsid w:val="00181882"/>
    <w:rsid w:val="001819BD"/>
    <w:rsid w:val="001819EA"/>
    <w:rsid w:val="00181A53"/>
    <w:rsid w:val="00181B26"/>
    <w:rsid w:val="00181B78"/>
    <w:rsid w:val="00181CF1"/>
    <w:rsid w:val="00181D2D"/>
    <w:rsid w:val="00181D8B"/>
    <w:rsid w:val="00181DAA"/>
    <w:rsid w:val="00181DF4"/>
    <w:rsid w:val="00181E16"/>
    <w:rsid w:val="00181F18"/>
    <w:rsid w:val="00182064"/>
    <w:rsid w:val="001820A9"/>
    <w:rsid w:val="001820E1"/>
    <w:rsid w:val="0018214D"/>
    <w:rsid w:val="0018223B"/>
    <w:rsid w:val="0018223F"/>
    <w:rsid w:val="001822F6"/>
    <w:rsid w:val="001822FD"/>
    <w:rsid w:val="001823F9"/>
    <w:rsid w:val="00182471"/>
    <w:rsid w:val="0018255A"/>
    <w:rsid w:val="001826AB"/>
    <w:rsid w:val="00182704"/>
    <w:rsid w:val="0018275B"/>
    <w:rsid w:val="0018283B"/>
    <w:rsid w:val="00182874"/>
    <w:rsid w:val="001828DB"/>
    <w:rsid w:val="00182902"/>
    <w:rsid w:val="00182990"/>
    <w:rsid w:val="00182AEB"/>
    <w:rsid w:val="00182B0F"/>
    <w:rsid w:val="00182BE6"/>
    <w:rsid w:val="00182BF6"/>
    <w:rsid w:val="00182C37"/>
    <w:rsid w:val="00182C75"/>
    <w:rsid w:val="00182D25"/>
    <w:rsid w:val="00182E19"/>
    <w:rsid w:val="00182F6D"/>
    <w:rsid w:val="00182F7D"/>
    <w:rsid w:val="00182FD6"/>
    <w:rsid w:val="0018312D"/>
    <w:rsid w:val="00183153"/>
    <w:rsid w:val="00183328"/>
    <w:rsid w:val="001833DB"/>
    <w:rsid w:val="00183443"/>
    <w:rsid w:val="00183584"/>
    <w:rsid w:val="001835C3"/>
    <w:rsid w:val="001835D6"/>
    <w:rsid w:val="001835ED"/>
    <w:rsid w:val="001836B3"/>
    <w:rsid w:val="001837AA"/>
    <w:rsid w:val="001838F8"/>
    <w:rsid w:val="001839E5"/>
    <w:rsid w:val="00183AB8"/>
    <w:rsid w:val="00183BAE"/>
    <w:rsid w:val="00183BF6"/>
    <w:rsid w:val="00183C13"/>
    <w:rsid w:val="00183CCC"/>
    <w:rsid w:val="00183ED9"/>
    <w:rsid w:val="001841F2"/>
    <w:rsid w:val="0018427B"/>
    <w:rsid w:val="001842F6"/>
    <w:rsid w:val="001844EF"/>
    <w:rsid w:val="0018454A"/>
    <w:rsid w:val="00184570"/>
    <w:rsid w:val="001845ED"/>
    <w:rsid w:val="0018467C"/>
    <w:rsid w:val="001846A5"/>
    <w:rsid w:val="001846A7"/>
    <w:rsid w:val="00184734"/>
    <w:rsid w:val="001847F3"/>
    <w:rsid w:val="0018480C"/>
    <w:rsid w:val="00184847"/>
    <w:rsid w:val="001848CB"/>
    <w:rsid w:val="001848F8"/>
    <w:rsid w:val="0018490B"/>
    <w:rsid w:val="00184A9F"/>
    <w:rsid w:val="00184AFE"/>
    <w:rsid w:val="00184C54"/>
    <w:rsid w:val="00184DAE"/>
    <w:rsid w:val="00184E13"/>
    <w:rsid w:val="00184F31"/>
    <w:rsid w:val="00184F41"/>
    <w:rsid w:val="00185048"/>
    <w:rsid w:val="0018509F"/>
    <w:rsid w:val="001850D6"/>
    <w:rsid w:val="0018513A"/>
    <w:rsid w:val="00185224"/>
    <w:rsid w:val="00185345"/>
    <w:rsid w:val="00185348"/>
    <w:rsid w:val="00185397"/>
    <w:rsid w:val="001853E7"/>
    <w:rsid w:val="0018541B"/>
    <w:rsid w:val="0018550B"/>
    <w:rsid w:val="00185540"/>
    <w:rsid w:val="0018557F"/>
    <w:rsid w:val="001855AC"/>
    <w:rsid w:val="00185637"/>
    <w:rsid w:val="001856FE"/>
    <w:rsid w:val="00185742"/>
    <w:rsid w:val="001859D6"/>
    <w:rsid w:val="001859ED"/>
    <w:rsid w:val="001859FB"/>
    <w:rsid w:val="00185A63"/>
    <w:rsid w:val="00185AD7"/>
    <w:rsid w:val="00185BBC"/>
    <w:rsid w:val="00185BC9"/>
    <w:rsid w:val="00185C8D"/>
    <w:rsid w:val="00185CB7"/>
    <w:rsid w:val="00185CFC"/>
    <w:rsid w:val="00185E20"/>
    <w:rsid w:val="00185E4E"/>
    <w:rsid w:val="00185E87"/>
    <w:rsid w:val="00185F5E"/>
    <w:rsid w:val="00185FE0"/>
    <w:rsid w:val="0018605E"/>
    <w:rsid w:val="00186095"/>
    <w:rsid w:val="00186142"/>
    <w:rsid w:val="00186278"/>
    <w:rsid w:val="001862BB"/>
    <w:rsid w:val="00186312"/>
    <w:rsid w:val="001863C9"/>
    <w:rsid w:val="00186408"/>
    <w:rsid w:val="00186478"/>
    <w:rsid w:val="0018653B"/>
    <w:rsid w:val="0018654D"/>
    <w:rsid w:val="00186619"/>
    <w:rsid w:val="001866E6"/>
    <w:rsid w:val="0018672A"/>
    <w:rsid w:val="0018692F"/>
    <w:rsid w:val="001869A0"/>
    <w:rsid w:val="00186A48"/>
    <w:rsid w:val="00186A87"/>
    <w:rsid w:val="00186ACB"/>
    <w:rsid w:val="00186BB3"/>
    <w:rsid w:val="00186C93"/>
    <w:rsid w:val="00186CB3"/>
    <w:rsid w:val="00186D85"/>
    <w:rsid w:val="00186EBC"/>
    <w:rsid w:val="00186ECC"/>
    <w:rsid w:val="00186F15"/>
    <w:rsid w:val="00186F6B"/>
    <w:rsid w:val="00187075"/>
    <w:rsid w:val="001870D2"/>
    <w:rsid w:val="0018713C"/>
    <w:rsid w:val="0018718B"/>
    <w:rsid w:val="001871A4"/>
    <w:rsid w:val="001871D3"/>
    <w:rsid w:val="001871D4"/>
    <w:rsid w:val="00187276"/>
    <w:rsid w:val="00187348"/>
    <w:rsid w:val="001873EF"/>
    <w:rsid w:val="001873FB"/>
    <w:rsid w:val="00187423"/>
    <w:rsid w:val="001874E3"/>
    <w:rsid w:val="00187603"/>
    <w:rsid w:val="00187770"/>
    <w:rsid w:val="001878BD"/>
    <w:rsid w:val="00187915"/>
    <w:rsid w:val="0018793F"/>
    <w:rsid w:val="00187A6E"/>
    <w:rsid w:val="00187A77"/>
    <w:rsid w:val="00187B2D"/>
    <w:rsid w:val="00187B6C"/>
    <w:rsid w:val="00187BA6"/>
    <w:rsid w:val="00187BFF"/>
    <w:rsid w:val="00187CCE"/>
    <w:rsid w:val="00187CD2"/>
    <w:rsid w:val="00187D35"/>
    <w:rsid w:val="00187D4A"/>
    <w:rsid w:val="00187D52"/>
    <w:rsid w:val="00187ECD"/>
    <w:rsid w:val="00187F49"/>
    <w:rsid w:val="00187F60"/>
    <w:rsid w:val="00187FCB"/>
    <w:rsid w:val="00190031"/>
    <w:rsid w:val="00190034"/>
    <w:rsid w:val="0019017B"/>
    <w:rsid w:val="001901CD"/>
    <w:rsid w:val="0019021D"/>
    <w:rsid w:val="0019026F"/>
    <w:rsid w:val="0019028E"/>
    <w:rsid w:val="001902A2"/>
    <w:rsid w:val="001902F1"/>
    <w:rsid w:val="0019030C"/>
    <w:rsid w:val="001903E9"/>
    <w:rsid w:val="00190412"/>
    <w:rsid w:val="0019046C"/>
    <w:rsid w:val="00190558"/>
    <w:rsid w:val="00190665"/>
    <w:rsid w:val="001906AC"/>
    <w:rsid w:val="00190871"/>
    <w:rsid w:val="00190890"/>
    <w:rsid w:val="001909B9"/>
    <w:rsid w:val="001909D4"/>
    <w:rsid w:val="001909EF"/>
    <w:rsid w:val="00190A01"/>
    <w:rsid w:val="00190AFE"/>
    <w:rsid w:val="00190B88"/>
    <w:rsid w:val="00190B8B"/>
    <w:rsid w:val="00190BC2"/>
    <w:rsid w:val="00190C51"/>
    <w:rsid w:val="00190EA8"/>
    <w:rsid w:val="00190F0A"/>
    <w:rsid w:val="00190FAA"/>
    <w:rsid w:val="00190FF1"/>
    <w:rsid w:val="0019130C"/>
    <w:rsid w:val="0019131D"/>
    <w:rsid w:val="001913D3"/>
    <w:rsid w:val="00191530"/>
    <w:rsid w:val="00191688"/>
    <w:rsid w:val="00191756"/>
    <w:rsid w:val="00191773"/>
    <w:rsid w:val="0019178F"/>
    <w:rsid w:val="001918C5"/>
    <w:rsid w:val="00191A6F"/>
    <w:rsid w:val="00191AD7"/>
    <w:rsid w:val="00191BA1"/>
    <w:rsid w:val="00191BA7"/>
    <w:rsid w:val="00191C97"/>
    <w:rsid w:val="00191CD4"/>
    <w:rsid w:val="00191DE8"/>
    <w:rsid w:val="00191E07"/>
    <w:rsid w:val="00191EDF"/>
    <w:rsid w:val="00191F09"/>
    <w:rsid w:val="00191F60"/>
    <w:rsid w:val="00191FE7"/>
    <w:rsid w:val="00192034"/>
    <w:rsid w:val="00192053"/>
    <w:rsid w:val="001920B1"/>
    <w:rsid w:val="001920D0"/>
    <w:rsid w:val="00192145"/>
    <w:rsid w:val="0019220C"/>
    <w:rsid w:val="00192240"/>
    <w:rsid w:val="0019238F"/>
    <w:rsid w:val="0019241A"/>
    <w:rsid w:val="001924DB"/>
    <w:rsid w:val="00192631"/>
    <w:rsid w:val="00192722"/>
    <w:rsid w:val="0019275D"/>
    <w:rsid w:val="0019277D"/>
    <w:rsid w:val="00192857"/>
    <w:rsid w:val="001929A8"/>
    <w:rsid w:val="00192A1B"/>
    <w:rsid w:val="00192C65"/>
    <w:rsid w:val="00192C86"/>
    <w:rsid w:val="00192E27"/>
    <w:rsid w:val="00192E32"/>
    <w:rsid w:val="00192E35"/>
    <w:rsid w:val="00192E61"/>
    <w:rsid w:val="00192EE7"/>
    <w:rsid w:val="00192FA0"/>
    <w:rsid w:val="00192FA2"/>
    <w:rsid w:val="0019300E"/>
    <w:rsid w:val="0019308D"/>
    <w:rsid w:val="00193193"/>
    <w:rsid w:val="001932DD"/>
    <w:rsid w:val="00193406"/>
    <w:rsid w:val="0019346C"/>
    <w:rsid w:val="00193499"/>
    <w:rsid w:val="001934A8"/>
    <w:rsid w:val="001934E0"/>
    <w:rsid w:val="00193581"/>
    <w:rsid w:val="00193593"/>
    <w:rsid w:val="001936AF"/>
    <w:rsid w:val="001936FB"/>
    <w:rsid w:val="00193899"/>
    <w:rsid w:val="00193924"/>
    <w:rsid w:val="001939F5"/>
    <w:rsid w:val="00193A6A"/>
    <w:rsid w:val="00193AFB"/>
    <w:rsid w:val="00193BDF"/>
    <w:rsid w:val="00193BE3"/>
    <w:rsid w:val="00193C12"/>
    <w:rsid w:val="00193C5B"/>
    <w:rsid w:val="00193CC5"/>
    <w:rsid w:val="00193CE2"/>
    <w:rsid w:val="00193D36"/>
    <w:rsid w:val="00193D6F"/>
    <w:rsid w:val="00193E7D"/>
    <w:rsid w:val="00193F53"/>
    <w:rsid w:val="0019415C"/>
    <w:rsid w:val="00194180"/>
    <w:rsid w:val="001941C1"/>
    <w:rsid w:val="0019421A"/>
    <w:rsid w:val="00194233"/>
    <w:rsid w:val="00194289"/>
    <w:rsid w:val="001944E4"/>
    <w:rsid w:val="0019452F"/>
    <w:rsid w:val="001946B3"/>
    <w:rsid w:val="001946D6"/>
    <w:rsid w:val="0019475E"/>
    <w:rsid w:val="00194844"/>
    <w:rsid w:val="0019484E"/>
    <w:rsid w:val="00194854"/>
    <w:rsid w:val="00194863"/>
    <w:rsid w:val="00194887"/>
    <w:rsid w:val="001948B9"/>
    <w:rsid w:val="001948BE"/>
    <w:rsid w:val="0019492E"/>
    <w:rsid w:val="001949F3"/>
    <w:rsid w:val="00194A30"/>
    <w:rsid w:val="00194A5D"/>
    <w:rsid w:val="00194A9C"/>
    <w:rsid w:val="00194B00"/>
    <w:rsid w:val="00194C43"/>
    <w:rsid w:val="00194C59"/>
    <w:rsid w:val="00194E25"/>
    <w:rsid w:val="00194E8B"/>
    <w:rsid w:val="00194F2A"/>
    <w:rsid w:val="00194F92"/>
    <w:rsid w:val="00194F9F"/>
    <w:rsid w:val="00195010"/>
    <w:rsid w:val="001950D3"/>
    <w:rsid w:val="001950DB"/>
    <w:rsid w:val="00195330"/>
    <w:rsid w:val="001953BF"/>
    <w:rsid w:val="001953C8"/>
    <w:rsid w:val="00195444"/>
    <w:rsid w:val="0019551F"/>
    <w:rsid w:val="0019552E"/>
    <w:rsid w:val="001955CB"/>
    <w:rsid w:val="001955F8"/>
    <w:rsid w:val="0019566D"/>
    <w:rsid w:val="00195893"/>
    <w:rsid w:val="0019596F"/>
    <w:rsid w:val="001959B9"/>
    <w:rsid w:val="00195B8C"/>
    <w:rsid w:val="00195B90"/>
    <w:rsid w:val="00195C05"/>
    <w:rsid w:val="00195C30"/>
    <w:rsid w:val="00195CD5"/>
    <w:rsid w:val="00195D20"/>
    <w:rsid w:val="00195DE8"/>
    <w:rsid w:val="00195E7C"/>
    <w:rsid w:val="00195EC4"/>
    <w:rsid w:val="00195F51"/>
    <w:rsid w:val="00195F74"/>
    <w:rsid w:val="00195FD6"/>
    <w:rsid w:val="00196055"/>
    <w:rsid w:val="001960A7"/>
    <w:rsid w:val="001960F9"/>
    <w:rsid w:val="00196144"/>
    <w:rsid w:val="00196197"/>
    <w:rsid w:val="001961FF"/>
    <w:rsid w:val="0019621E"/>
    <w:rsid w:val="00196232"/>
    <w:rsid w:val="00196362"/>
    <w:rsid w:val="001963C1"/>
    <w:rsid w:val="001963DD"/>
    <w:rsid w:val="001963E0"/>
    <w:rsid w:val="00196442"/>
    <w:rsid w:val="00196483"/>
    <w:rsid w:val="00196498"/>
    <w:rsid w:val="001964BB"/>
    <w:rsid w:val="00196518"/>
    <w:rsid w:val="0019660D"/>
    <w:rsid w:val="00196671"/>
    <w:rsid w:val="0019667E"/>
    <w:rsid w:val="00196736"/>
    <w:rsid w:val="0019687C"/>
    <w:rsid w:val="0019696C"/>
    <w:rsid w:val="00196A76"/>
    <w:rsid w:val="00196A83"/>
    <w:rsid w:val="00196B27"/>
    <w:rsid w:val="00196B8B"/>
    <w:rsid w:val="00196D6A"/>
    <w:rsid w:val="00196D6B"/>
    <w:rsid w:val="00196DA9"/>
    <w:rsid w:val="001970EB"/>
    <w:rsid w:val="0019723F"/>
    <w:rsid w:val="001972BE"/>
    <w:rsid w:val="0019734C"/>
    <w:rsid w:val="001973E9"/>
    <w:rsid w:val="0019742D"/>
    <w:rsid w:val="0019754F"/>
    <w:rsid w:val="00197554"/>
    <w:rsid w:val="001975D6"/>
    <w:rsid w:val="001975FF"/>
    <w:rsid w:val="0019775D"/>
    <w:rsid w:val="00197768"/>
    <w:rsid w:val="001977FB"/>
    <w:rsid w:val="0019781E"/>
    <w:rsid w:val="00197993"/>
    <w:rsid w:val="001979F1"/>
    <w:rsid w:val="00197A24"/>
    <w:rsid w:val="00197AE0"/>
    <w:rsid w:val="00197AEF"/>
    <w:rsid w:val="00197BAB"/>
    <w:rsid w:val="00197BB8"/>
    <w:rsid w:val="00197C25"/>
    <w:rsid w:val="00197C9E"/>
    <w:rsid w:val="00197D49"/>
    <w:rsid w:val="00197DD1"/>
    <w:rsid w:val="00197F14"/>
    <w:rsid w:val="00197F46"/>
    <w:rsid w:val="00197F48"/>
    <w:rsid w:val="00197F83"/>
    <w:rsid w:val="00197FC5"/>
    <w:rsid w:val="001A0032"/>
    <w:rsid w:val="001A00A2"/>
    <w:rsid w:val="001A0127"/>
    <w:rsid w:val="001A0153"/>
    <w:rsid w:val="001A01B0"/>
    <w:rsid w:val="001A01E9"/>
    <w:rsid w:val="001A0250"/>
    <w:rsid w:val="001A0253"/>
    <w:rsid w:val="001A0270"/>
    <w:rsid w:val="001A0339"/>
    <w:rsid w:val="001A04DE"/>
    <w:rsid w:val="001A0579"/>
    <w:rsid w:val="001A059D"/>
    <w:rsid w:val="001A05A2"/>
    <w:rsid w:val="001A05BB"/>
    <w:rsid w:val="001A05E9"/>
    <w:rsid w:val="001A066C"/>
    <w:rsid w:val="001A0682"/>
    <w:rsid w:val="001A0706"/>
    <w:rsid w:val="001A0810"/>
    <w:rsid w:val="001A0815"/>
    <w:rsid w:val="001A088E"/>
    <w:rsid w:val="001A08CA"/>
    <w:rsid w:val="001A08F1"/>
    <w:rsid w:val="001A0A37"/>
    <w:rsid w:val="001A0AD5"/>
    <w:rsid w:val="001A0B1E"/>
    <w:rsid w:val="001A0B91"/>
    <w:rsid w:val="001A0C50"/>
    <w:rsid w:val="001A0C95"/>
    <w:rsid w:val="001A0E9B"/>
    <w:rsid w:val="001A0EC4"/>
    <w:rsid w:val="001A0F6B"/>
    <w:rsid w:val="001A0FA6"/>
    <w:rsid w:val="001A0FA7"/>
    <w:rsid w:val="001A0FB8"/>
    <w:rsid w:val="001A102A"/>
    <w:rsid w:val="001A1052"/>
    <w:rsid w:val="001A10D8"/>
    <w:rsid w:val="001A1175"/>
    <w:rsid w:val="001A1251"/>
    <w:rsid w:val="001A1273"/>
    <w:rsid w:val="001A134F"/>
    <w:rsid w:val="001A1443"/>
    <w:rsid w:val="001A144A"/>
    <w:rsid w:val="001A1470"/>
    <w:rsid w:val="001A1583"/>
    <w:rsid w:val="001A1622"/>
    <w:rsid w:val="001A1798"/>
    <w:rsid w:val="001A17FF"/>
    <w:rsid w:val="001A18AD"/>
    <w:rsid w:val="001A1923"/>
    <w:rsid w:val="001A196D"/>
    <w:rsid w:val="001A19B3"/>
    <w:rsid w:val="001A19E5"/>
    <w:rsid w:val="001A19FB"/>
    <w:rsid w:val="001A1AF7"/>
    <w:rsid w:val="001A1BE7"/>
    <w:rsid w:val="001A1C4F"/>
    <w:rsid w:val="001A1C54"/>
    <w:rsid w:val="001A1C64"/>
    <w:rsid w:val="001A1E3C"/>
    <w:rsid w:val="001A1EAD"/>
    <w:rsid w:val="001A1EDE"/>
    <w:rsid w:val="001A1F22"/>
    <w:rsid w:val="001A1F7A"/>
    <w:rsid w:val="001A1FA1"/>
    <w:rsid w:val="001A1FA8"/>
    <w:rsid w:val="001A1FEB"/>
    <w:rsid w:val="001A2034"/>
    <w:rsid w:val="001A2089"/>
    <w:rsid w:val="001A2123"/>
    <w:rsid w:val="001A212F"/>
    <w:rsid w:val="001A21E0"/>
    <w:rsid w:val="001A21F2"/>
    <w:rsid w:val="001A220F"/>
    <w:rsid w:val="001A2217"/>
    <w:rsid w:val="001A225B"/>
    <w:rsid w:val="001A2289"/>
    <w:rsid w:val="001A2294"/>
    <w:rsid w:val="001A2332"/>
    <w:rsid w:val="001A2339"/>
    <w:rsid w:val="001A2380"/>
    <w:rsid w:val="001A23A2"/>
    <w:rsid w:val="001A24AB"/>
    <w:rsid w:val="001A24AC"/>
    <w:rsid w:val="001A2532"/>
    <w:rsid w:val="001A266B"/>
    <w:rsid w:val="001A2879"/>
    <w:rsid w:val="001A28D2"/>
    <w:rsid w:val="001A293A"/>
    <w:rsid w:val="001A29BF"/>
    <w:rsid w:val="001A2A35"/>
    <w:rsid w:val="001A2A8F"/>
    <w:rsid w:val="001A2B8D"/>
    <w:rsid w:val="001A2C1A"/>
    <w:rsid w:val="001A2C87"/>
    <w:rsid w:val="001A2D22"/>
    <w:rsid w:val="001A2D7A"/>
    <w:rsid w:val="001A2E3D"/>
    <w:rsid w:val="001A2F5A"/>
    <w:rsid w:val="001A2F65"/>
    <w:rsid w:val="001A2F98"/>
    <w:rsid w:val="001A3014"/>
    <w:rsid w:val="001A31B5"/>
    <w:rsid w:val="001A323F"/>
    <w:rsid w:val="001A32F7"/>
    <w:rsid w:val="001A33BE"/>
    <w:rsid w:val="001A34D2"/>
    <w:rsid w:val="001A3532"/>
    <w:rsid w:val="001A3585"/>
    <w:rsid w:val="001A3589"/>
    <w:rsid w:val="001A35D5"/>
    <w:rsid w:val="001A3667"/>
    <w:rsid w:val="001A3669"/>
    <w:rsid w:val="001A36C9"/>
    <w:rsid w:val="001A36F3"/>
    <w:rsid w:val="001A3862"/>
    <w:rsid w:val="001A3917"/>
    <w:rsid w:val="001A3D26"/>
    <w:rsid w:val="001A3D49"/>
    <w:rsid w:val="001A3DA5"/>
    <w:rsid w:val="001A3DF0"/>
    <w:rsid w:val="001A3E73"/>
    <w:rsid w:val="001A3E82"/>
    <w:rsid w:val="001A3F0D"/>
    <w:rsid w:val="001A408F"/>
    <w:rsid w:val="001A420C"/>
    <w:rsid w:val="001A42FB"/>
    <w:rsid w:val="001A4309"/>
    <w:rsid w:val="001A4348"/>
    <w:rsid w:val="001A439B"/>
    <w:rsid w:val="001A4444"/>
    <w:rsid w:val="001A4450"/>
    <w:rsid w:val="001A44CB"/>
    <w:rsid w:val="001A45DE"/>
    <w:rsid w:val="001A4663"/>
    <w:rsid w:val="001A4669"/>
    <w:rsid w:val="001A46EA"/>
    <w:rsid w:val="001A46ED"/>
    <w:rsid w:val="001A49AD"/>
    <w:rsid w:val="001A4A1D"/>
    <w:rsid w:val="001A4A9D"/>
    <w:rsid w:val="001A4BA4"/>
    <w:rsid w:val="001A4BF6"/>
    <w:rsid w:val="001A4C4D"/>
    <w:rsid w:val="001A4C5B"/>
    <w:rsid w:val="001A4D28"/>
    <w:rsid w:val="001A4D69"/>
    <w:rsid w:val="001A4D8D"/>
    <w:rsid w:val="001A4DF1"/>
    <w:rsid w:val="001A4E28"/>
    <w:rsid w:val="001A4E7B"/>
    <w:rsid w:val="001A4EE9"/>
    <w:rsid w:val="001A4F1A"/>
    <w:rsid w:val="001A4F4D"/>
    <w:rsid w:val="001A4F92"/>
    <w:rsid w:val="001A4FD8"/>
    <w:rsid w:val="001A506B"/>
    <w:rsid w:val="001A511F"/>
    <w:rsid w:val="001A5151"/>
    <w:rsid w:val="001A51ED"/>
    <w:rsid w:val="001A5345"/>
    <w:rsid w:val="001A5359"/>
    <w:rsid w:val="001A5484"/>
    <w:rsid w:val="001A5506"/>
    <w:rsid w:val="001A554E"/>
    <w:rsid w:val="001A55F4"/>
    <w:rsid w:val="001A561B"/>
    <w:rsid w:val="001A5626"/>
    <w:rsid w:val="001A5672"/>
    <w:rsid w:val="001A5877"/>
    <w:rsid w:val="001A5923"/>
    <w:rsid w:val="001A5962"/>
    <w:rsid w:val="001A59FE"/>
    <w:rsid w:val="001A5A28"/>
    <w:rsid w:val="001A5A5C"/>
    <w:rsid w:val="001A5AC2"/>
    <w:rsid w:val="001A5B52"/>
    <w:rsid w:val="001A5BD0"/>
    <w:rsid w:val="001A5C5B"/>
    <w:rsid w:val="001A5CDF"/>
    <w:rsid w:val="001A5D8E"/>
    <w:rsid w:val="001A5D9D"/>
    <w:rsid w:val="001A5DF8"/>
    <w:rsid w:val="001A5E46"/>
    <w:rsid w:val="001A5F9C"/>
    <w:rsid w:val="001A5FD8"/>
    <w:rsid w:val="001A6084"/>
    <w:rsid w:val="001A6241"/>
    <w:rsid w:val="001A62C8"/>
    <w:rsid w:val="001A638B"/>
    <w:rsid w:val="001A6469"/>
    <w:rsid w:val="001A65DC"/>
    <w:rsid w:val="001A65E8"/>
    <w:rsid w:val="001A6637"/>
    <w:rsid w:val="001A665F"/>
    <w:rsid w:val="001A6686"/>
    <w:rsid w:val="001A6698"/>
    <w:rsid w:val="001A66FE"/>
    <w:rsid w:val="001A6746"/>
    <w:rsid w:val="001A677B"/>
    <w:rsid w:val="001A686B"/>
    <w:rsid w:val="001A68E5"/>
    <w:rsid w:val="001A690A"/>
    <w:rsid w:val="001A6926"/>
    <w:rsid w:val="001A6A8F"/>
    <w:rsid w:val="001A6B23"/>
    <w:rsid w:val="001A6B29"/>
    <w:rsid w:val="001A6B9A"/>
    <w:rsid w:val="001A6C1A"/>
    <w:rsid w:val="001A6CEE"/>
    <w:rsid w:val="001A6DF7"/>
    <w:rsid w:val="001A6E3D"/>
    <w:rsid w:val="001A6F2A"/>
    <w:rsid w:val="001A6F9E"/>
    <w:rsid w:val="001A71DE"/>
    <w:rsid w:val="001A7235"/>
    <w:rsid w:val="001A72D0"/>
    <w:rsid w:val="001A73DB"/>
    <w:rsid w:val="001A746B"/>
    <w:rsid w:val="001A74B1"/>
    <w:rsid w:val="001A74E6"/>
    <w:rsid w:val="001A756F"/>
    <w:rsid w:val="001A75B5"/>
    <w:rsid w:val="001A769D"/>
    <w:rsid w:val="001A77CD"/>
    <w:rsid w:val="001A77CE"/>
    <w:rsid w:val="001A7882"/>
    <w:rsid w:val="001A789A"/>
    <w:rsid w:val="001A78E0"/>
    <w:rsid w:val="001A7A98"/>
    <w:rsid w:val="001A7AEC"/>
    <w:rsid w:val="001A7B20"/>
    <w:rsid w:val="001A7BB7"/>
    <w:rsid w:val="001A7BEE"/>
    <w:rsid w:val="001A7C1A"/>
    <w:rsid w:val="001A7C2E"/>
    <w:rsid w:val="001A7C8E"/>
    <w:rsid w:val="001A7D4D"/>
    <w:rsid w:val="001A7DA7"/>
    <w:rsid w:val="001A7FA7"/>
    <w:rsid w:val="001A7FE6"/>
    <w:rsid w:val="001A7FFA"/>
    <w:rsid w:val="001B00F3"/>
    <w:rsid w:val="001B01C3"/>
    <w:rsid w:val="001B0341"/>
    <w:rsid w:val="001B03AE"/>
    <w:rsid w:val="001B03D0"/>
    <w:rsid w:val="001B0479"/>
    <w:rsid w:val="001B0493"/>
    <w:rsid w:val="001B0511"/>
    <w:rsid w:val="001B080C"/>
    <w:rsid w:val="001B0992"/>
    <w:rsid w:val="001B0ABC"/>
    <w:rsid w:val="001B0AF0"/>
    <w:rsid w:val="001B0CAC"/>
    <w:rsid w:val="001B0DB4"/>
    <w:rsid w:val="001B0E25"/>
    <w:rsid w:val="001B0F07"/>
    <w:rsid w:val="001B0F9D"/>
    <w:rsid w:val="001B104E"/>
    <w:rsid w:val="001B1178"/>
    <w:rsid w:val="001B117B"/>
    <w:rsid w:val="001B1283"/>
    <w:rsid w:val="001B12A1"/>
    <w:rsid w:val="001B138D"/>
    <w:rsid w:val="001B1464"/>
    <w:rsid w:val="001B14BB"/>
    <w:rsid w:val="001B14F3"/>
    <w:rsid w:val="001B1509"/>
    <w:rsid w:val="001B1517"/>
    <w:rsid w:val="001B1602"/>
    <w:rsid w:val="001B1627"/>
    <w:rsid w:val="001B16B3"/>
    <w:rsid w:val="001B1740"/>
    <w:rsid w:val="001B183C"/>
    <w:rsid w:val="001B1854"/>
    <w:rsid w:val="001B1868"/>
    <w:rsid w:val="001B1889"/>
    <w:rsid w:val="001B18B2"/>
    <w:rsid w:val="001B19CC"/>
    <w:rsid w:val="001B19E2"/>
    <w:rsid w:val="001B19E3"/>
    <w:rsid w:val="001B1A4D"/>
    <w:rsid w:val="001B1A6F"/>
    <w:rsid w:val="001B1A89"/>
    <w:rsid w:val="001B1A8B"/>
    <w:rsid w:val="001B1AB8"/>
    <w:rsid w:val="001B1B1D"/>
    <w:rsid w:val="001B1C81"/>
    <w:rsid w:val="001B1D9D"/>
    <w:rsid w:val="001B1DBE"/>
    <w:rsid w:val="001B1DC9"/>
    <w:rsid w:val="001B1E10"/>
    <w:rsid w:val="001B1E2B"/>
    <w:rsid w:val="001B1F28"/>
    <w:rsid w:val="001B2026"/>
    <w:rsid w:val="001B20DA"/>
    <w:rsid w:val="001B210F"/>
    <w:rsid w:val="001B214C"/>
    <w:rsid w:val="001B2199"/>
    <w:rsid w:val="001B2232"/>
    <w:rsid w:val="001B227C"/>
    <w:rsid w:val="001B2326"/>
    <w:rsid w:val="001B2351"/>
    <w:rsid w:val="001B2363"/>
    <w:rsid w:val="001B2390"/>
    <w:rsid w:val="001B242D"/>
    <w:rsid w:val="001B2460"/>
    <w:rsid w:val="001B24AC"/>
    <w:rsid w:val="001B2556"/>
    <w:rsid w:val="001B2598"/>
    <w:rsid w:val="001B2646"/>
    <w:rsid w:val="001B2688"/>
    <w:rsid w:val="001B268B"/>
    <w:rsid w:val="001B2703"/>
    <w:rsid w:val="001B2727"/>
    <w:rsid w:val="001B2746"/>
    <w:rsid w:val="001B27C8"/>
    <w:rsid w:val="001B27EC"/>
    <w:rsid w:val="001B281A"/>
    <w:rsid w:val="001B2938"/>
    <w:rsid w:val="001B2960"/>
    <w:rsid w:val="001B296F"/>
    <w:rsid w:val="001B29D4"/>
    <w:rsid w:val="001B2B03"/>
    <w:rsid w:val="001B2C40"/>
    <w:rsid w:val="001B2C71"/>
    <w:rsid w:val="001B2E7B"/>
    <w:rsid w:val="001B2F5F"/>
    <w:rsid w:val="001B2FE2"/>
    <w:rsid w:val="001B306F"/>
    <w:rsid w:val="001B31D4"/>
    <w:rsid w:val="001B31D6"/>
    <w:rsid w:val="001B3241"/>
    <w:rsid w:val="001B3261"/>
    <w:rsid w:val="001B3290"/>
    <w:rsid w:val="001B3322"/>
    <w:rsid w:val="001B3452"/>
    <w:rsid w:val="001B3467"/>
    <w:rsid w:val="001B3523"/>
    <w:rsid w:val="001B3618"/>
    <w:rsid w:val="001B3698"/>
    <w:rsid w:val="001B3746"/>
    <w:rsid w:val="001B375C"/>
    <w:rsid w:val="001B375D"/>
    <w:rsid w:val="001B38C2"/>
    <w:rsid w:val="001B396E"/>
    <w:rsid w:val="001B3993"/>
    <w:rsid w:val="001B3A19"/>
    <w:rsid w:val="001B3A56"/>
    <w:rsid w:val="001B3ADF"/>
    <w:rsid w:val="001B3C33"/>
    <w:rsid w:val="001B3D4F"/>
    <w:rsid w:val="001B3D6C"/>
    <w:rsid w:val="001B3DAC"/>
    <w:rsid w:val="001B3F15"/>
    <w:rsid w:val="001B3FB1"/>
    <w:rsid w:val="001B4077"/>
    <w:rsid w:val="001B40B3"/>
    <w:rsid w:val="001B41E4"/>
    <w:rsid w:val="001B4379"/>
    <w:rsid w:val="001B439C"/>
    <w:rsid w:val="001B43D5"/>
    <w:rsid w:val="001B454F"/>
    <w:rsid w:val="001B461F"/>
    <w:rsid w:val="001B4657"/>
    <w:rsid w:val="001B46C6"/>
    <w:rsid w:val="001B476E"/>
    <w:rsid w:val="001B47CA"/>
    <w:rsid w:val="001B4835"/>
    <w:rsid w:val="001B494C"/>
    <w:rsid w:val="001B499A"/>
    <w:rsid w:val="001B4ADF"/>
    <w:rsid w:val="001B4BBC"/>
    <w:rsid w:val="001B4C40"/>
    <w:rsid w:val="001B4C5C"/>
    <w:rsid w:val="001B4C8C"/>
    <w:rsid w:val="001B4C9D"/>
    <w:rsid w:val="001B4CA1"/>
    <w:rsid w:val="001B4CB3"/>
    <w:rsid w:val="001B4E52"/>
    <w:rsid w:val="001B4E7C"/>
    <w:rsid w:val="001B4EAC"/>
    <w:rsid w:val="001B4EB9"/>
    <w:rsid w:val="001B4F15"/>
    <w:rsid w:val="001B4F31"/>
    <w:rsid w:val="001B5154"/>
    <w:rsid w:val="001B5177"/>
    <w:rsid w:val="001B5185"/>
    <w:rsid w:val="001B51DB"/>
    <w:rsid w:val="001B52B7"/>
    <w:rsid w:val="001B53CD"/>
    <w:rsid w:val="001B544C"/>
    <w:rsid w:val="001B55DD"/>
    <w:rsid w:val="001B55EF"/>
    <w:rsid w:val="001B5638"/>
    <w:rsid w:val="001B5724"/>
    <w:rsid w:val="001B57AF"/>
    <w:rsid w:val="001B5965"/>
    <w:rsid w:val="001B5986"/>
    <w:rsid w:val="001B59E7"/>
    <w:rsid w:val="001B59E8"/>
    <w:rsid w:val="001B5A33"/>
    <w:rsid w:val="001B5AD3"/>
    <w:rsid w:val="001B5B72"/>
    <w:rsid w:val="001B5B7A"/>
    <w:rsid w:val="001B5BDA"/>
    <w:rsid w:val="001B5BF7"/>
    <w:rsid w:val="001B5C11"/>
    <w:rsid w:val="001B5C3B"/>
    <w:rsid w:val="001B5C83"/>
    <w:rsid w:val="001B5CAA"/>
    <w:rsid w:val="001B5D40"/>
    <w:rsid w:val="001B5D4B"/>
    <w:rsid w:val="001B5D60"/>
    <w:rsid w:val="001B5F4C"/>
    <w:rsid w:val="001B6027"/>
    <w:rsid w:val="001B602A"/>
    <w:rsid w:val="001B60BB"/>
    <w:rsid w:val="001B616B"/>
    <w:rsid w:val="001B61DE"/>
    <w:rsid w:val="001B6251"/>
    <w:rsid w:val="001B6311"/>
    <w:rsid w:val="001B631A"/>
    <w:rsid w:val="001B6355"/>
    <w:rsid w:val="001B63C7"/>
    <w:rsid w:val="001B6496"/>
    <w:rsid w:val="001B658D"/>
    <w:rsid w:val="001B6595"/>
    <w:rsid w:val="001B65DA"/>
    <w:rsid w:val="001B663A"/>
    <w:rsid w:val="001B681E"/>
    <w:rsid w:val="001B68A0"/>
    <w:rsid w:val="001B69E5"/>
    <w:rsid w:val="001B6C4C"/>
    <w:rsid w:val="001B6CFC"/>
    <w:rsid w:val="001B6D16"/>
    <w:rsid w:val="001B6D4F"/>
    <w:rsid w:val="001B6D94"/>
    <w:rsid w:val="001B6DE9"/>
    <w:rsid w:val="001B6E8E"/>
    <w:rsid w:val="001B6F6B"/>
    <w:rsid w:val="001B6FEF"/>
    <w:rsid w:val="001B71D0"/>
    <w:rsid w:val="001B72A5"/>
    <w:rsid w:val="001B73C0"/>
    <w:rsid w:val="001B73D5"/>
    <w:rsid w:val="001B746F"/>
    <w:rsid w:val="001B759D"/>
    <w:rsid w:val="001B7617"/>
    <w:rsid w:val="001B7676"/>
    <w:rsid w:val="001B7769"/>
    <w:rsid w:val="001B77AF"/>
    <w:rsid w:val="001B791E"/>
    <w:rsid w:val="001B7950"/>
    <w:rsid w:val="001B7A4D"/>
    <w:rsid w:val="001B7A56"/>
    <w:rsid w:val="001B7AC7"/>
    <w:rsid w:val="001B7AFD"/>
    <w:rsid w:val="001B7B99"/>
    <w:rsid w:val="001B7BB6"/>
    <w:rsid w:val="001B7D14"/>
    <w:rsid w:val="001B7D31"/>
    <w:rsid w:val="001B7D68"/>
    <w:rsid w:val="001B7D9B"/>
    <w:rsid w:val="001B7E8F"/>
    <w:rsid w:val="001B7EEE"/>
    <w:rsid w:val="001B7EFC"/>
    <w:rsid w:val="001B7F15"/>
    <w:rsid w:val="001C008A"/>
    <w:rsid w:val="001C00CA"/>
    <w:rsid w:val="001C015C"/>
    <w:rsid w:val="001C0222"/>
    <w:rsid w:val="001C04D5"/>
    <w:rsid w:val="001C058F"/>
    <w:rsid w:val="001C0595"/>
    <w:rsid w:val="001C05AA"/>
    <w:rsid w:val="001C05EA"/>
    <w:rsid w:val="001C08CC"/>
    <w:rsid w:val="001C0927"/>
    <w:rsid w:val="001C0A29"/>
    <w:rsid w:val="001C0A8F"/>
    <w:rsid w:val="001C0A93"/>
    <w:rsid w:val="001C0B73"/>
    <w:rsid w:val="001C0BA4"/>
    <w:rsid w:val="001C0C00"/>
    <w:rsid w:val="001C0D4D"/>
    <w:rsid w:val="001C0E73"/>
    <w:rsid w:val="001C0F94"/>
    <w:rsid w:val="001C0FA9"/>
    <w:rsid w:val="001C10BA"/>
    <w:rsid w:val="001C120A"/>
    <w:rsid w:val="001C1234"/>
    <w:rsid w:val="001C1296"/>
    <w:rsid w:val="001C129E"/>
    <w:rsid w:val="001C139B"/>
    <w:rsid w:val="001C1401"/>
    <w:rsid w:val="001C14C4"/>
    <w:rsid w:val="001C1547"/>
    <w:rsid w:val="001C15E6"/>
    <w:rsid w:val="001C16AC"/>
    <w:rsid w:val="001C1706"/>
    <w:rsid w:val="001C184A"/>
    <w:rsid w:val="001C1989"/>
    <w:rsid w:val="001C199E"/>
    <w:rsid w:val="001C1B6A"/>
    <w:rsid w:val="001C1B93"/>
    <w:rsid w:val="001C1C34"/>
    <w:rsid w:val="001C1C43"/>
    <w:rsid w:val="001C1C74"/>
    <w:rsid w:val="001C1D9A"/>
    <w:rsid w:val="001C1F8F"/>
    <w:rsid w:val="001C1FAA"/>
    <w:rsid w:val="001C1FD3"/>
    <w:rsid w:val="001C2061"/>
    <w:rsid w:val="001C209E"/>
    <w:rsid w:val="001C219E"/>
    <w:rsid w:val="001C220E"/>
    <w:rsid w:val="001C22D7"/>
    <w:rsid w:val="001C23E8"/>
    <w:rsid w:val="001C2426"/>
    <w:rsid w:val="001C25EA"/>
    <w:rsid w:val="001C2655"/>
    <w:rsid w:val="001C2738"/>
    <w:rsid w:val="001C2815"/>
    <w:rsid w:val="001C28AF"/>
    <w:rsid w:val="001C294D"/>
    <w:rsid w:val="001C2A56"/>
    <w:rsid w:val="001C2AAE"/>
    <w:rsid w:val="001C2ABA"/>
    <w:rsid w:val="001C2C12"/>
    <w:rsid w:val="001C2CC8"/>
    <w:rsid w:val="001C2CDA"/>
    <w:rsid w:val="001C2D50"/>
    <w:rsid w:val="001C2DD9"/>
    <w:rsid w:val="001C315A"/>
    <w:rsid w:val="001C33A9"/>
    <w:rsid w:val="001C3429"/>
    <w:rsid w:val="001C345E"/>
    <w:rsid w:val="001C376E"/>
    <w:rsid w:val="001C381B"/>
    <w:rsid w:val="001C38AC"/>
    <w:rsid w:val="001C38F9"/>
    <w:rsid w:val="001C3912"/>
    <w:rsid w:val="001C393A"/>
    <w:rsid w:val="001C39ED"/>
    <w:rsid w:val="001C3AA1"/>
    <w:rsid w:val="001C3AE8"/>
    <w:rsid w:val="001C3AFF"/>
    <w:rsid w:val="001C3BB0"/>
    <w:rsid w:val="001C3C84"/>
    <w:rsid w:val="001C3CBC"/>
    <w:rsid w:val="001C3D75"/>
    <w:rsid w:val="001C3FD5"/>
    <w:rsid w:val="001C40C3"/>
    <w:rsid w:val="001C411C"/>
    <w:rsid w:val="001C4149"/>
    <w:rsid w:val="001C4166"/>
    <w:rsid w:val="001C4199"/>
    <w:rsid w:val="001C42A4"/>
    <w:rsid w:val="001C42C0"/>
    <w:rsid w:val="001C4339"/>
    <w:rsid w:val="001C435D"/>
    <w:rsid w:val="001C43F6"/>
    <w:rsid w:val="001C4442"/>
    <w:rsid w:val="001C4450"/>
    <w:rsid w:val="001C4509"/>
    <w:rsid w:val="001C4514"/>
    <w:rsid w:val="001C4612"/>
    <w:rsid w:val="001C4621"/>
    <w:rsid w:val="001C4691"/>
    <w:rsid w:val="001C469E"/>
    <w:rsid w:val="001C46E9"/>
    <w:rsid w:val="001C4706"/>
    <w:rsid w:val="001C4A1C"/>
    <w:rsid w:val="001C4B69"/>
    <w:rsid w:val="001C4C3F"/>
    <w:rsid w:val="001C4D7A"/>
    <w:rsid w:val="001C4E13"/>
    <w:rsid w:val="001C4E6F"/>
    <w:rsid w:val="001C4E9D"/>
    <w:rsid w:val="001C4F4B"/>
    <w:rsid w:val="001C4F93"/>
    <w:rsid w:val="001C5070"/>
    <w:rsid w:val="001C5088"/>
    <w:rsid w:val="001C50BD"/>
    <w:rsid w:val="001C515D"/>
    <w:rsid w:val="001C5282"/>
    <w:rsid w:val="001C52D6"/>
    <w:rsid w:val="001C53B3"/>
    <w:rsid w:val="001C5426"/>
    <w:rsid w:val="001C5458"/>
    <w:rsid w:val="001C5481"/>
    <w:rsid w:val="001C550F"/>
    <w:rsid w:val="001C5571"/>
    <w:rsid w:val="001C5575"/>
    <w:rsid w:val="001C5594"/>
    <w:rsid w:val="001C5609"/>
    <w:rsid w:val="001C56DA"/>
    <w:rsid w:val="001C5798"/>
    <w:rsid w:val="001C57C8"/>
    <w:rsid w:val="001C5890"/>
    <w:rsid w:val="001C58DA"/>
    <w:rsid w:val="001C5A14"/>
    <w:rsid w:val="001C5A33"/>
    <w:rsid w:val="001C5A39"/>
    <w:rsid w:val="001C5A52"/>
    <w:rsid w:val="001C5B22"/>
    <w:rsid w:val="001C5BA7"/>
    <w:rsid w:val="001C5C74"/>
    <w:rsid w:val="001C5CDB"/>
    <w:rsid w:val="001C5E4B"/>
    <w:rsid w:val="001C5E69"/>
    <w:rsid w:val="001C5EC7"/>
    <w:rsid w:val="001C5EF9"/>
    <w:rsid w:val="001C5F9C"/>
    <w:rsid w:val="001C60D2"/>
    <w:rsid w:val="001C61A0"/>
    <w:rsid w:val="001C61B8"/>
    <w:rsid w:val="001C6265"/>
    <w:rsid w:val="001C62AB"/>
    <w:rsid w:val="001C62F6"/>
    <w:rsid w:val="001C6315"/>
    <w:rsid w:val="001C6340"/>
    <w:rsid w:val="001C6379"/>
    <w:rsid w:val="001C6385"/>
    <w:rsid w:val="001C63F6"/>
    <w:rsid w:val="001C6464"/>
    <w:rsid w:val="001C64EE"/>
    <w:rsid w:val="001C6539"/>
    <w:rsid w:val="001C6574"/>
    <w:rsid w:val="001C66EE"/>
    <w:rsid w:val="001C686C"/>
    <w:rsid w:val="001C6945"/>
    <w:rsid w:val="001C6963"/>
    <w:rsid w:val="001C69E3"/>
    <w:rsid w:val="001C69F3"/>
    <w:rsid w:val="001C6C6C"/>
    <w:rsid w:val="001C6EC9"/>
    <w:rsid w:val="001C6F12"/>
    <w:rsid w:val="001C6F15"/>
    <w:rsid w:val="001C6F3F"/>
    <w:rsid w:val="001C723E"/>
    <w:rsid w:val="001C73D0"/>
    <w:rsid w:val="001C73F6"/>
    <w:rsid w:val="001C746D"/>
    <w:rsid w:val="001C7655"/>
    <w:rsid w:val="001C776A"/>
    <w:rsid w:val="001C779B"/>
    <w:rsid w:val="001C78F6"/>
    <w:rsid w:val="001C791B"/>
    <w:rsid w:val="001C7944"/>
    <w:rsid w:val="001C79E1"/>
    <w:rsid w:val="001C79FA"/>
    <w:rsid w:val="001C7C00"/>
    <w:rsid w:val="001C7C97"/>
    <w:rsid w:val="001C7D58"/>
    <w:rsid w:val="001C7DB5"/>
    <w:rsid w:val="001C7E37"/>
    <w:rsid w:val="001C7FF6"/>
    <w:rsid w:val="001D005D"/>
    <w:rsid w:val="001D0082"/>
    <w:rsid w:val="001D01BA"/>
    <w:rsid w:val="001D024D"/>
    <w:rsid w:val="001D03A3"/>
    <w:rsid w:val="001D03EA"/>
    <w:rsid w:val="001D04A7"/>
    <w:rsid w:val="001D04E8"/>
    <w:rsid w:val="001D06F4"/>
    <w:rsid w:val="001D06F9"/>
    <w:rsid w:val="001D0731"/>
    <w:rsid w:val="001D0791"/>
    <w:rsid w:val="001D07B0"/>
    <w:rsid w:val="001D0827"/>
    <w:rsid w:val="001D09B9"/>
    <w:rsid w:val="001D0A4B"/>
    <w:rsid w:val="001D0BA6"/>
    <w:rsid w:val="001D0C37"/>
    <w:rsid w:val="001D0C53"/>
    <w:rsid w:val="001D0CF4"/>
    <w:rsid w:val="001D0E3D"/>
    <w:rsid w:val="001D0ED2"/>
    <w:rsid w:val="001D0F13"/>
    <w:rsid w:val="001D105F"/>
    <w:rsid w:val="001D1071"/>
    <w:rsid w:val="001D130D"/>
    <w:rsid w:val="001D139A"/>
    <w:rsid w:val="001D1454"/>
    <w:rsid w:val="001D14A7"/>
    <w:rsid w:val="001D152C"/>
    <w:rsid w:val="001D1624"/>
    <w:rsid w:val="001D180E"/>
    <w:rsid w:val="001D1823"/>
    <w:rsid w:val="001D1A85"/>
    <w:rsid w:val="001D1ADF"/>
    <w:rsid w:val="001D1C91"/>
    <w:rsid w:val="001D1CCC"/>
    <w:rsid w:val="001D1D1D"/>
    <w:rsid w:val="001D1DE1"/>
    <w:rsid w:val="001D1F02"/>
    <w:rsid w:val="001D1FE5"/>
    <w:rsid w:val="001D1FE9"/>
    <w:rsid w:val="001D2029"/>
    <w:rsid w:val="001D20C7"/>
    <w:rsid w:val="001D2183"/>
    <w:rsid w:val="001D21AA"/>
    <w:rsid w:val="001D22C8"/>
    <w:rsid w:val="001D2425"/>
    <w:rsid w:val="001D24A1"/>
    <w:rsid w:val="001D24F7"/>
    <w:rsid w:val="001D2530"/>
    <w:rsid w:val="001D2669"/>
    <w:rsid w:val="001D26D1"/>
    <w:rsid w:val="001D2720"/>
    <w:rsid w:val="001D2756"/>
    <w:rsid w:val="001D27D2"/>
    <w:rsid w:val="001D29A5"/>
    <w:rsid w:val="001D2AE6"/>
    <w:rsid w:val="001D2B67"/>
    <w:rsid w:val="001D2B69"/>
    <w:rsid w:val="001D2BCE"/>
    <w:rsid w:val="001D2C26"/>
    <w:rsid w:val="001D2C44"/>
    <w:rsid w:val="001D2CE7"/>
    <w:rsid w:val="001D2E3D"/>
    <w:rsid w:val="001D2F24"/>
    <w:rsid w:val="001D2F2C"/>
    <w:rsid w:val="001D2F7F"/>
    <w:rsid w:val="001D2F8E"/>
    <w:rsid w:val="001D2FA2"/>
    <w:rsid w:val="001D3004"/>
    <w:rsid w:val="001D30B9"/>
    <w:rsid w:val="001D316F"/>
    <w:rsid w:val="001D31B8"/>
    <w:rsid w:val="001D32D8"/>
    <w:rsid w:val="001D33FA"/>
    <w:rsid w:val="001D3477"/>
    <w:rsid w:val="001D360A"/>
    <w:rsid w:val="001D362E"/>
    <w:rsid w:val="001D3664"/>
    <w:rsid w:val="001D3716"/>
    <w:rsid w:val="001D372B"/>
    <w:rsid w:val="001D37DA"/>
    <w:rsid w:val="001D3CE7"/>
    <w:rsid w:val="001D3EE2"/>
    <w:rsid w:val="001D3EEC"/>
    <w:rsid w:val="001D3FED"/>
    <w:rsid w:val="001D4032"/>
    <w:rsid w:val="001D4089"/>
    <w:rsid w:val="001D4286"/>
    <w:rsid w:val="001D42F7"/>
    <w:rsid w:val="001D432F"/>
    <w:rsid w:val="001D4333"/>
    <w:rsid w:val="001D4350"/>
    <w:rsid w:val="001D43B6"/>
    <w:rsid w:val="001D43E0"/>
    <w:rsid w:val="001D44B2"/>
    <w:rsid w:val="001D452A"/>
    <w:rsid w:val="001D4540"/>
    <w:rsid w:val="001D45A0"/>
    <w:rsid w:val="001D45F2"/>
    <w:rsid w:val="001D46F5"/>
    <w:rsid w:val="001D47FB"/>
    <w:rsid w:val="001D4852"/>
    <w:rsid w:val="001D493B"/>
    <w:rsid w:val="001D4986"/>
    <w:rsid w:val="001D4ABB"/>
    <w:rsid w:val="001D4B33"/>
    <w:rsid w:val="001D4BC6"/>
    <w:rsid w:val="001D4C58"/>
    <w:rsid w:val="001D4C76"/>
    <w:rsid w:val="001D4C7D"/>
    <w:rsid w:val="001D4D40"/>
    <w:rsid w:val="001D4D6B"/>
    <w:rsid w:val="001D4DCC"/>
    <w:rsid w:val="001D4E53"/>
    <w:rsid w:val="001D4E6B"/>
    <w:rsid w:val="001D4EFC"/>
    <w:rsid w:val="001D4FAE"/>
    <w:rsid w:val="001D4FDC"/>
    <w:rsid w:val="001D4FF8"/>
    <w:rsid w:val="001D5095"/>
    <w:rsid w:val="001D51B4"/>
    <w:rsid w:val="001D534B"/>
    <w:rsid w:val="001D5371"/>
    <w:rsid w:val="001D57EE"/>
    <w:rsid w:val="001D5803"/>
    <w:rsid w:val="001D5899"/>
    <w:rsid w:val="001D59EF"/>
    <w:rsid w:val="001D5A4B"/>
    <w:rsid w:val="001D5AB9"/>
    <w:rsid w:val="001D5AE6"/>
    <w:rsid w:val="001D5B2F"/>
    <w:rsid w:val="001D5C13"/>
    <w:rsid w:val="001D5E1B"/>
    <w:rsid w:val="001D5F19"/>
    <w:rsid w:val="001D6063"/>
    <w:rsid w:val="001D61F3"/>
    <w:rsid w:val="001D621C"/>
    <w:rsid w:val="001D630C"/>
    <w:rsid w:val="001D63AE"/>
    <w:rsid w:val="001D65AC"/>
    <w:rsid w:val="001D65EE"/>
    <w:rsid w:val="001D6641"/>
    <w:rsid w:val="001D6664"/>
    <w:rsid w:val="001D66A2"/>
    <w:rsid w:val="001D68C2"/>
    <w:rsid w:val="001D6911"/>
    <w:rsid w:val="001D692C"/>
    <w:rsid w:val="001D6A48"/>
    <w:rsid w:val="001D6A5F"/>
    <w:rsid w:val="001D6B79"/>
    <w:rsid w:val="001D6C12"/>
    <w:rsid w:val="001D6C83"/>
    <w:rsid w:val="001D7008"/>
    <w:rsid w:val="001D70AD"/>
    <w:rsid w:val="001D70B9"/>
    <w:rsid w:val="001D723F"/>
    <w:rsid w:val="001D725D"/>
    <w:rsid w:val="001D727B"/>
    <w:rsid w:val="001D72E2"/>
    <w:rsid w:val="001D7360"/>
    <w:rsid w:val="001D736E"/>
    <w:rsid w:val="001D73BA"/>
    <w:rsid w:val="001D7444"/>
    <w:rsid w:val="001D7572"/>
    <w:rsid w:val="001D764E"/>
    <w:rsid w:val="001D7873"/>
    <w:rsid w:val="001D78A0"/>
    <w:rsid w:val="001D7A53"/>
    <w:rsid w:val="001D7A57"/>
    <w:rsid w:val="001D7A59"/>
    <w:rsid w:val="001D7AEC"/>
    <w:rsid w:val="001D7B6C"/>
    <w:rsid w:val="001D7BDA"/>
    <w:rsid w:val="001D7C31"/>
    <w:rsid w:val="001D7C79"/>
    <w:rsid w:val="001D7CEF"/>
    <w:rsid w:val="001D7D63"/>
    <w:rsid w:val="001D7D88"/>
    <w:rsid w:val="001D7D8A"/>
    <w:rsid w:val="001D7D9B"/>
    <w:rsid w:val="001D7F0B"/>
    <w:rsid w:val="001D7F4E"/>
    <w:rsid w:val="001D7F79"/>
    <w:rsid w:val="001E0013"/>
    <w:rsid w:val="001E00B1"/>
    <w:rsid w:val="001E02C6"/>
    <w:rsid w:val="001E03B7"/>
    <w:rsid w:val="001E0416"/>
    <w:rsid w:val="001E0533"/>
    <w:rsid w:val="001E0594"/>
    <w:rsid w:val="001E0656"/>
    <w:rsid w:val="001E07DB"/>
    <w:rsid w:val="001E0844"/>
    <w:rsid w:val="001E0861"/>
    <w:rsid w:val="001E0942"/>
    <w:rsid w:val="001E096C"/>
    <w:rsid w:val="001E0BAF"/>
    <w:rsid w:val="001E0C9F"/>
    <w:rsid w:val="001E0E7B"/>
    <w:rsid w:val="001E0F05"/>
    <w:rsid w:val="001E0F63"/>
    <w:rsid w:val="001E0F80"/>
    <w:rsid w:val="001E10C0"/>
    <w:rsid w:val="001E1198"/>
    <w:rsid w:val="001E11DD"/>
    <w:rsid w:val="001E132B"/>
    <w:rsid w:val="001E13A1"/>
    <w:rsid w:val="001E13D2"/>
    <w:rsid w:val="001E14A6"/>
    <w:rsid w:val="001E15E3"/>
    <w:rsid w:val="001E166B"/>
    <w:rsid w:val="001E174F"/>
    <w:rsid w:val="001E17FB"/>
    <w:rsid w:val="001E1833"/>
    <w:rsid w:val="001E18F5"/>
    <w:rsid w:val="001E197C"/>
    <w:rsid w:val="001E199D"/>
    <w:rsid w:val="001E19B4"/>
    <w:rsid w:val="001E19C8"/>
    <w:rsid w:val="001E1A13"/>
    <w:rsid w:val="001E1AAD"/>
    <w:rsid w:val="001E1C59"/>
    <w:rsid w:val="001E1C74"/>
    <w:rsid w:val="001E1C9A"/>
    <w:rsid w:val="001E1D09"/>
    <w:rsid w:val="001E1D19"/>
    <w:rsid w:val="001E1FAF"/>
    <w:rsid w:val="001E20EE"/>
    <w:rsid w:val="001E2107"/>
    <w:rsid w:val="001E21AB"/>
    <w:rsid w:val="001E2200"/>
    <w:rsid w:val="001E2211"/>
    <w:rsid w:val="001E23EB"/>
    <w:rsid w:val="001E2462"/>
    <w:rsid w:val="001E2503"/>
    <w:rsid w:val="001E25F9"/>
    <w:rsid w:val="001E270E"/>
    <w:rsid w:val="001E2731"/>
    <w:rsid w:val="001E2801"/>
    <w:rsid w:val="001E291A"/>
    <w:rsid w:val="001E2935"/>
    <w:rsid w:val="001E29DF"/>
    <w:rsid w:val="001E2ADE"/>
    <w:rsid w:val="001E2BE5"/>
    <w:rsid w:val="001E2D51"/>
    <w:rsid w:val="001E2D5A"/>
    <w:rsid w:val="001E2DBF"/>
    <w:rsid w:val="001E2E2C"/>
    <w:rsid w:val="001E2E70"/>
    <w:rsid w:val="001E2F5C"/>
    <w:rsid w:val="001E2F87"/>
    <w:rsid w:val="001E2FAF"/>
    <w:rsid w:val="001E2FC4"/>
    <w:rsid w:val="001E3116"/>
    <w:rsid w:val="001E31AE"/>
    <w:rsid w:val="001E31F3"/>
    <w:rsid w:val="001E32CA"/>
    <w:rsid w:val="001E3338"/>
    <w:rsid w:val="001E333A"/>
    <w:rsid w:val="001E334B"/>
    <w:rsid w:val="001E3386"/>
    <w:rsid w:val="001E345C"/>
    <w:rsid w:val="001E34FD"/>
    <w:rsid w:val="001E357D"/>
    <w:rsid w:val="001E35B7"/>
    <w:rsid w:val="001E364F"/>
    <w:rsid w:val="001E378C"/>
    <w:rsid w:val="001E37B1"/>
    <w:rsid w:val="001E3858"/>
    <w:rsid w:val="001E386A"/>
    <w:rsid w:val="001E3871"/>
    <w:rsid w:val="001E393E"/>
    <w:rsid w:val="001E3989"/>
    <w:rsid w:val="001E39A6"/>
    <w:rsid w:val="001E3A0B"/>
    <w:rsid w:val="001E3AAB"/>
    <w:rsid w:val="001E3AC5"/>
    <w:rsid w:val="001E3BF8"/>
    <w:rsid w:val="001E3C00"/>
    <w:rsid w:val="001E3C12"/>
    <w:rsid w:val="001E3CAF"/>
    <w:rsid w:val="001E3CD4"/>
    <w:rsid w:val="001E3D2D"/>
    <w:rsid w:val="001E3D75"/>
    <w:rsid w:val="001E3DB7"/>
    <w:rsid w:val="001E3E91"/>
    <w:rsid w:val="001E3EF9"/>
    <w:rsid w:val="001E3F61"/>
    <w:rsid w:val="001E4288"/>
    <w:rsid w:val="001E431E"/>
    <w:rsid w:val="001E436D"/>
    <w:rsid w:val="001E4429"/>
    <w:rsid w:val="001E44BC"/>
    <w:rsid w:val="001E46B5"/>
    <w:rsid w:val="001E46C8"/>
    <w:rsid w:val="001E47A9"/>
    <w:rsid w:val="001E48AE"/>
    <w:rsid w:val="001E492A"/>
    <w:rsid w:val="001E4A21"/>
    <w:rsid w:val="001E4A2B"/>
    <w:rsid w:val="001E4A98"/>
    <w:rsid w:val="001E4B00"/>
    <w:rsid w:val="001E4B77"/>
    <w:rsid w:val="001E4BD4"/>
    <w:rsid w:val="001E4CA9"/>
    <w:rsid w:val="001E4D6C"/>
    <w:rsid w:val="001E4D76"/>
    <w:rsid w:val="001E4E2C"/>
    <w:rsid w:val="001E4EDE"/>
    <w:rsid w:val="001E4EE2"/>
    <w:rsid w:val="001E4EEB"/>
    <w:rsid w:val="001E504E"/>
    <w:rsid w:val="001E506D"/>
    <w:rsid w:val="001E5181"/>
    <w:rsid w:val="001E52EB"/>
    <w:rsid w:val="001E52F6"/>
    <w:rsid w:val="001E5344"/>
    <w:rsid w:val="001E548F"/>
    <w:rsid w:val="001E54C1"/>
    <w:rsid w:val="001E561B"/>
    <w:rsid w:val="001E576A"/>
    <w:rsid w:val="001E57C3"/>
    <w:rsid w:val="001E57CC"/>
    <w:rsid w:val="001E581F"/>
    <w:rsid w:val="001E589F"/>
    <w:rsid w:val="001E58A6"/>
    <w:rsid w:val="001E58AA"/>
    <w:rsid w:val="001E59A6"/>
    <w:rsid w:val="001E5C5D"/>
    <w:rsid w:val="001E5CAE"/>
    <w:rsid w:val="001E5CD8"/>
    <w:rsid w:val="001E5CE6"/>
    <w:rsid w:val="001E5E34"/>
    <w:rsid w:val="001E5EE7"/>
    <w:rsid w:val="001E5F1B"/>
    <w:rsid w:val="001E6108"/>
    <w:rsid w:val="001E616C"/>
    <w:rsid w:val="001E6282"/>
    <w:rsid w:val="001E628D"/>
    <w:rsid w:val="001E65E6"/>
    <w:rsid w:val="001E6624"/>
    <w:rsid w:val="001E662F"/>
    <w:rsid w:val="001E672B"/>
    <w:rsid w:val="001E67AF"/>
    <w:rsid w:val="001E6805"/>
    <w:rsid w:val="001E680D"/>
    <w:rsid w:val="001E684F"/>
    <w:rsid w:val="001E6888"/>
    <w:rsid w:val="001E68BC"/>
    <w:rsid w:val="001E68EB"/>
    <w:rsid w:val="001E694E"/>
    <w:rsid w:val="001E6986"/>
    <w:rsid w:val="001E698B"/>
    <w:rsid w:val="001E69D0"/>
    <w:rsid w:val="001E6AC3"/>
    <w:rsid w:val="001E6B0A"/>
    <w:rsid w:val="001E6B5E"/>
    <w:rsid w:val="001E6C12"/>
    <w:rsid w:val="001E6C21"/>
    <w:rsid w:val="001E6C8E"/>
    <w:rsid w:val="001E6DB7"/>
    <w:rsid w:val="001E6DCF"/>
    <w:rsid w:val="001E6E1A"/>
    <w:rsid w:val="001E6E49"/>
    <w:rsid w:val="001E6FAA"/>
    <w:rsid w:val="001E700A"/>
    <w:rsid w:val="001E7036"/>
    <w:rsid w:val="001E7076"/>
    <w:rsid w:val="001E7087"/>
    <w:rsid w:val="001E7122"/>
    <w:rsid w:val="001E712E"/>
    <w:rsid w:val="001E7161"/>
    <w:rsid w:val="001E7181"/>
    <w:rsid w:val="001E721A"/>
    <w:rsid w:val="001E7294"/>
    <w:rsid w:val="001E7326"/>
    <w:rsid w:val="001E736D"/>
    <w:rsid w:val="001E7432"/>
    <w:rsid w:val="001E74AD"/>
    <w:rsid w:val="001E7572"/>
    <w:rsid w:val="001E75F1"/>
    <w:rsid w:val="001E7647"/>
    <w:rsid w:val="001E76FC"/>
    <w:rsid w:val="001E7748"/>
    <w:rsid w:val="001E77FA"/>
    <w:rsid w:val="001E7855"/>
    <w:rsid w:val="001E7864"/>
    <w:rsid w:val="001E79BE"/>
    <w:rsid w:val="001E7A5A"/>
    <w:rsid w:val="001E7B39"/>
    <w:rsid w:val="001E7D13"/>
    <w:rsid w:val="001E7D46"/>
    <w:rsid w:val="001F000F"/>
    <w:rsid w:val="001F01AE"/>
    <w:rsid w:val="001F0229"/>
    <w:rsid w:val="001F0268"/>
    <w:rsid w:val="001F026A"/>
    <w:rsid w:val="001F0288"/>
    <w:rsid w:val="001F035D"/>
    <w:rsid w:val="001F0526"/>
    <w:rsid w:val="001F0635"/>
    <w:rsid w:val="001F063C"/>
    <w:rsid w:val="001F06F4"/>
    <w:rsid w:val="001F0781"/>
    <w:rsid w:val="001F07A8"/>
    <w:rsid w:val="001F081A"/>
    <w:rsid w:val="001F093B"/>
    <w:rsid w:val="001F09C8"/>
    <w:rsid w:val="001F0A97"/>
    <w:rsid w:val="001F0AF6"/>
    <w:rsid w:val="001F0C80"/>
    <w:rsid w:val="001F0DE2"/>
    <w:rsid w:val="001F0E39"/>
    <w:rsid w:val="001F0FFD"/>
    <w:rsid w:val="001F107C"/>
    <w:rsid w:val="001F111E"/>
    <w:rsid w:val="001F11CE"/>
    <w:rsid w:val="001F122A"/>
    <w:rsid w:val="001F12A8"/>
    <w:rsid w:val="001F16AE"/>
    <w:rsid w:val="001F16F9"/>
    <w:rsid w:val="001F170C"/>
    <w:rsid w:val="001F17AF"/>
    <w:rsid w:val="001F1815"/>
    <w:rsid w:val="001F196A"/>
    <w:rsid w:val="001F1B19"/>
    <w:rsid w:val="001F1D4B"/>
    <w:rsid w:val="001F1D93"/>
    <w:rsid w:val="001F1E30"/>
    <w:rsid w:val="001F1E77"/>
    <w:rsid w:val="001F1F29"/>
    <w:rsid w:val="001F1F46"/>
    <w:rsid w:val="001F1FBF"/>
    <w:rsid w:val="001F2061"/>
    <w:rsid w:val="001F2070"/>
    <w:rsid w:val="001F20A3"/>
    <w:rsid w:val="001F213C"/>
    <w:rsid w:val="001F2191"/>
    <w:rsid w:val="001F22D6"/>
    <w:rsid w:val="001F2363"/>
    <w:rsid w:val="001F24A1"/>
    <w:rsid w:val="001F24BA"/>
    <w:rsid w:val="001F258E"/>
    <w:rsid w:val="001F267C"/>
    <w:rsid w:val="001F26D5"/>
    <w:rsid w:val="001F270C"/>
    <w:rsid w:val="001F2727"/>
    <w:rsid w:val="001F278D"/>
    <w:rsid w:val="001F2949"/>
    <w:rsid w:val="001F29A3"/>
    <w:rsid w:val="001F2AEF"/>
    <w:rsid w:val="001F2B5B"/>
    <w:rsid w:val="001F2C50"/>
    <w:rsid w:val="001F2D21"/>
    <w:rsid w:val="001F2DE8"/>
    <w:rsid w:val="001F2E8D"/>
    <w:rsid w:val="001F2F7E"/>
    <w:rsid w:val="001F2FB0"/>
    <w:rsid w:val="001F3040"/>
    <w:rsid w:val="001F30D8"/>
    <w:rsid w:val="001F314E"/>
    <w:rsid w:val="001F3213"/>
    <w:rsid w:val="001F329D"/>
    <w:rsid w:val="001F3356"/>
    <w:rsid w:val="001F3452"/>
    <w:rsid w:val="001F34A1"/>
    <w:rsid w:val="001F34BD"/>
    <w:rsid w:val="001F34E4"/>
    <w:rsid w:val="001F34F5"/>
    <w:rsid w:val="001F356A"/>
    <w:rsid w:val="001F35D0"/>
    <w:rsid w:val="001F372D"/>
    <w:rsid w:val="001F37ED"/>
    <w:rsid w:val="001F37F7"/>
    <w:rsid w:val="001F3856"/>
    <w:rsid w:val="001F3880"/>
    <w:rsid w:val="001F38B6"/>
    <w:rsid w:val="001F38C1"/>
    <w:rsid w:val="001F3A48"/>
    <w:rsid w:val="001F3CF2"/>
    <w:rsid w:val="001F3D10"/>
    <w:rsid w:val="001F3D9B"/>
    <w:rsid w:val="001F3DE6"/>
    <w:rsid w:val="001F3E4A"/>
    <w:rsid w:val="001F3E4C"/>
    <w:rsid w:val="001F3E8C"/>
    <w:rsid w:val="001F3EF3"/>
    <w:rsid w:val="001F3F10"/>
    <w:rsid w:val="001F3F1D"/>
    <w:rsid w:val="001F3FB9"/>
    <w:rsid w:val="001F4003"/>
    <w:rsid w:val="001F400F"/>
    <w:rsid w:val="001F40C9"/>
    <w:rsid w:val="001F4127"/>
    <w:rsid w:val="001F4148"/>
    <w:rsid w:val="001F4196"/>
    <w:rsid w:val="001F41E0"/>
    <w:rsid w:val="001F435F"/>
    <w:rsid w:val="001F4423"/>
    <w:rsid w:val="001F45D7"/>
    <w:rsid w:val="001F4690"/>
    <w:rsid w:val="001F46B6"/>
    <w:rsid w:val="001F4702"/>
    <w:rsid w:val="001F470C"/>
    <w:rsid w:val="001F4997"/>
    <w:rsid w:val="001F49D4"/>
    <w:rsid w:val="001F4BE7"/>
    <w:rsid w:val="001F4C06"/>
    <w:rsid w:val="001F4C25"/>
    <w:rsid w:val="001F4C67"/>
    <w:rsid w:val="001F4C80"/>
    <w:rsid w:val="001F4CB4"/>
    <w:rsid w:val="001F4CE0"/>
    <w:rsid w:val="001F4D5C"/>
    <w:rsid w:val="001F4E80"/>
    <w:rsid w:val="001F4E81"/>
    <w:rsid w:val="001F4F1F"/>
    <w:rsid w:val="001F4F42"/>
    <w:rsid w:val="001F4F57"/>
    <w:rsid w:val="001F4FAE"/>
    <w:rsid w:val="001F5075"/>
    <w:rsid w:val="001F5156"/>
    <w:rsid w:val="001F51AC"/>
    <w:rsid w:val="001F51DC"/>
    <w:rsid w:val="001F5227"/>
    <w:rsid w:val="001F52B3"/>
    <w:rsid w:val="001F5430"/>
    <w:rsid w:val="001F548A"/>
    <w:rsid w:val="001F54FA"/>
    <w:rsid w:val="001F5595"/>
    <w:rsid w:val="001F55A6"/>
    <w:rsid w:val="001F55DB"/>
    <w:rsid w:val="001F574B"/>
    <w:rsid w:val="001F57B2"/>
    <w:rsid w:val="001F58A7"/>
    <w:rsid w:val="001F58B5"/>
    <w:rsid w:val="001F59D5"/>
    <w:rsid w:val="001F5B88"/>
    <w:rsid w:val="001F5DF6"/>
    <w:rsid w:val="001F5E7C"/>
    <w:rsid w:val="001F5E7D"/>
    <w:rsid w:val="001F5F36"/>
    <w:rsid w:val="001F6056"/>
    <w:rsid w:val="001F6198"/>
    <w:rsid w:val="001F62BB"/>
    <w:rsid w:val="001F63CA"/>
    <w:rsid w:val="001F63E4"/>
    <w:rsid w:val="001F63FD"/>
    <w:rsid w:val="001F642B"/>
    <w:rsid w:val="001F656E"/>
    <w:rsid w:val="001F65A7"/>
    <w:rsid w:val="001F65F8"/>
    <w:rsid w:val="001F6605"/>
    <w:rsid w:val="001F66BF"/>
    <w:rsid w:val="001F6762"/>
    <w:rsid w:val="001F686D"/>
    <w:rsid w:val="001F68D4"/>
    <w:rsid w:val="001F6983"/>
    <w:rsid w:val="001F6995"/>
    <w:rsid w:val="001F69C9"/>
    <w:rsid w:val="001F69EA"/>
    <w:rsid w:val="001F6C7A"/>
    <w:rsid w:val="001F6D72"/>
    <w:rsid w:val="001F6DAC"/>
    <w:rsid w:val="001F6DBC"/>
    <w:rsid w:val="001F6DFD"/>
    <w:rsid w:val="001F6E99"/>
    <w:rsid w:val="001F6ED4"/>
    <w:rsid w:val="001F7088"/>
    <w:rsid w:val="001F70C8"/>
    <w:rsid w:val="001F7141"/>
    <w:rsid w:val="001F72C3"/>
    <w:rsid w:val="001F7312"/>
    <w:rsid w:val="001F7363"/>
    <w:rsid w:val="001F73F0"/>
    <w:rsid w:val="001F757B"/>
    <w:rsid w:val="001F75B6"/>
    <w:rsid w:val="001F766F"/>
    <w:rsid w:val="001F7708"/>
    <w:rsid w:val="001F7734"/>
    <w:rsid w:val="001F7749"/>
    <w:rsid w:val="001F777B"/>
    <w:rsid w:val="001F77CC"/>
    <w:rsid w:val="001F7800"/>
    <w:rsid w:val="001F787E"/>
    <w:rsid w:val="001F7ACF"/>
    <w:rsid w:val="001F7ADA"/>
    <w:rsid w:val="001F7BA1"/>
    <w:rsid w:val="001F7C2B"/>
    <w:rsid w:val="001F7CA0"/>
    <w:rsid w:val="001F7CEA"/>
    <w:rsid w:val="001F7DEA"/>
    <w:rsid w:val="001F7EDC"/>
    <w:rsid w:val="001F7F54"/>
    <w:rsid w:val="001F7F88"/>
    <w:rsid w:val="001F7FF5"/>
    <w:rsid w:val="00200078"/>
    <w:rsid w:val="002000DD"/>
    <w:rsid w:val="002000E1"/>
    <w:rsid w:val="002002DD"/>
    <w:rsid w:val="0020031D"/>
    <w:rsid w:val="0020037D"/>
    <w:rsid w:val="002003B9"/>
    <w:rsid w:val="0020048F"/>
    <w:rsid w:val="0020068B"/>
    <w:rsid w:val="002006B9"/>
    <w:rsid w:val="002006C5"/>
    <w:rsid w:val="002006EC"/>
    <w:rsid w:val="00200764"/>
    <w:rsid w:val="00200770"/>
    <w:rsid w:val="0020080E"/>
    <w:rsid w:val="00200815"/>
    <w:rsid w:val="0020097A"/>
    <w:rsid w:val="00200AB9"/>
    <w:rsid w:val="00200B51"/>
    <w:rsid w:val="00200B8C"/>
    <w:rsid w:val="00200C25"/>
    <w:rsid w:val="00200C6D"/>
    <w:rsid w:val="00200C91"/>
    <w:rsid w:val="00200F05"/>
    <w:rsid w:val="00200FF4"/>
    <w:rsid w:val="0020104A"/>
    <w:rsid w:val="00201084"/>
    <w:rsid w:val="0020114C"/>
    <w:rsid w:val="0020114E"/>
    <w:rsid w:val="00201150"/>
    <w:rsid w:val="00201153"/>
    <w:rsid w:val="0020130F"/>
    <w:rsid w:val="00201336"/>
    <w:rsid w:val="002013AD"/>
    <w:rsid w:val="002013B4"/>
    <w:rsid w:val="002013E5"/>
    <w:rsid w:val="00201432"/>
    <w:rsid w:val="0020143F"/>
    <w:rsid w:val="00201560"/>
    <w:rsid w:val="0020157B"/>
    <w:rsid w:val="00201594"/>
    <w:rsid w:val="00201601"/>
    <w:rsid w:val="0020164D"/>
    <w:rsid w:val="0020165C"/>
    <w:rsid w:val="00201679"/>
    <w:rsid w:val="00201702"/>
    <w:rsid w:val="0020174C"/>
    <w:rsid w:val="0020177D"/>
    <w:rsid w:val="00201898"/>
    <w:rsid w:val="002018D7"/>
    <w:rsid w:val="00201B30"/>
    <w:rsid w:val="00201DDE"/>
    <w:rsid w:val="00201E40"/>
    <w:rsid w:val="00201E66"/>
    <w:rsid w:val="00201F59"/>
    <w:rsid w:val="002020EB"/>
    <w:rsid w:val="00202102"/>
    <w:rsid w:val="002022DA"/>
    <w:rsid w:val="00202384"/>
    <w:rsid w:val="002023A2"/>
    <w:rsid w:val="002023D7"/>
    <w:rsid w:val="002026A7"/>
    <w:rsid w:val="002026B4"/>
    <w:rsid w:val="00202702"/>
    <w:rsid w:val="0020279D"/>
    <w:rsid w:val="0020280D"/>
    <w:rsid w:val="002028E5"/>
    <w:rsid w:val="00202A94"/>
    <w:rsid w:val="00202A9B"/>
    <w:rsid w:val="00202B79"/>
    <w:rsid w:val="00202B8D"/>
    <w:rsid w:val="00202BAE"/>
    <w:rsid w:val="00202BB5"/>
    <w:rsid w:val="00202C04"/>
    <w:rsid w:val="00202C10"/>
    <w:rsid w:val="00202C2B"/>
    <w:rsid w:val="00202CAF"/>
    <w:rsid w:val="00202CBF"/>
    <w:rsid w:val="00202CFB"/>
    <w:rsid w:val="00202D5E"/>
    <w:rsid w:val="00202DF7"/>
    <w:rsid w:val="00202E35"/>
    <w:rsid w:val="00202F3B"/>
    <w:rsid w:val="00202F44"/>
    <w:rsid w:val="00203051"/>
    <w:rsid w:val="002030B8"/>
    <w:rsid w:val="00203251"/>
    <w:rsid w:val="002032F3"/>
    <w:rsid w:val="0020337B"/>
    <w:rsid w:val="00203461"/>
    <w:rsid w:val="002034D2"/>
    <w:rsid w:val="00203513"/>
    <w:rsid w:val="00203598"/>
    <w:rsid w:val="00203675"/>
    <w:rsid w:val="0020369D"/>
    <w:rsid w:val="002036E7"/>
    <w:rsid w:val="00203703"/>
    <w:rsid w:val="00203891"/>
    <w:rsid w:val="0020389B"/>
    <w:rsid w:val="002038F4"/>
    <w:rsid w:val="002039FC"/>
    <w:rsid w:val="00203BEE"/>
    <w:rsid w:val="00203C39"/>
    <w:rsid w:val="00203C45"/>
    <w:rsid w:val="00203C4F"/>
    <w:rsid w:val="00203F50"/>
    <w:rsid w:val="00203FF5"/>
    <w:rsid w:val="0020402D"/>
    <w:rsid w:val="0020406F"/>
    <w:rsid w:val="002040B4"/>
    <w:rsid w:val="00204182"/>
    <w:rsid w:val="002041B2"/>
    <w:rsid w:val="002041D0"/>
    <w:rsid w:val="00204254"/>
    <w:rsid w:val="002042FB"/>
    <w:rsid w:val="00204352"/>
    <w:rsid w:val="002043E8"/>
    <w:rsid w:val="0020458C"/>
    <w:rsid w:val="002045A8"/>
    <w:rsid w:val="002045E0"/>
    <w:rsid w:val="002046A1"/>
    <w:rsid w:val="00204776"/>
    <w:rsid w:val="0020488C"/>
    <w:rsid w:val="0020497E"/>
    <w:rsid w:val="00204AE7"/>
    <w:rsid w:val="00204AEF"/>
    <w:rsid w:val="00204B8E"/>
    <w:rsid w:val="00204BE9"/>
    <w:rsid w:val="00204C02"/>
    <w:rsid w:val="00204CDC"/>
    <w:rsid w:val="00204D2C"/>
    <w:rsid w:val="00204DE8"/>
    <w:rsid w:val="0020515E"/>
    <w:rsid w:val="00205173"/>
    <w:rsid w:val="002051F5"/>
    <w:rsid w:val="002055C3"/>
    <w:rsid w:val="00205648"/>
    <w:rsid w:val="00205676"/>
    <w:rsid w:val="00205690"/>
    <w:rsid w:val="00205762"/>
    <w:rsid w:val="0020576C"/>
    <w:rsid w:val="002057CA"/>
    <w:rsid w:val="00205B24"/>
    <w:rsid w:val="00205B7E"/>
    <w:rsid w:val="00205D73"/>
    <w:rsid w:val="00205D79"/>
    <w:rsid w:val="00205D9F"/>
    <w:rsid w:val="00205EEA"/>
    <w:rsid w:val="00205EF5"/>
    <w:rsid w:val="0020614A"/>
    <w:rsid w:val="00206167"/>
    <w:rsid w:val="002061A9"/>
    <w:rsid w:val="00206248"/>
    <w:rsid w:val="00206295"/>
    <w:rsid w:val="002062E2"/>
    <w:rsid w:val="00206368"/>
    <w:rsid w:val="0020643F"/>
    <w:rsid w:val="00206447"/>
    <w:rsid w:val="00206562"/>
    <w:rsid w:val="002066E5"/>
    <w:rsid w:val="00206700"/>
    <w:rsid w:val="00206755"/>
    <w:rsid w:val="00206787"/>
    <w:rsid w:val="002067C1"/>
    <w:rsid w:val="00206801"/>
    <w:rsid w:val="00206829"/>
    <w:rsid w:val="0020699E"/>
    <w:rsid w:val="00206A13"/>
    <w:rsid w:val="00206A5F"/>
    <w:rsid w:val="00206B08"/>
    <w:rsid w:val="00206B4D"/>
    <w:rsid w:val="00206BEA"/>
    <w:rsid w:val="00206C90"/>
    <w:rsid w:val="00206CBC"/>
    <w:rsid w:val="00206D81"/>
    <w:rsid w:val="00206D85"/>
    <w:rsid w:val="00206EDB"/>
    <w:rsid w:val="00206EEC"/>
    <w:rsid w:val="00207008"/>
    <w:rsid w:val="0020705C"/>
    <w:rsid w:val="002070A1"/>
    <w:rsid w:val="002070BC"/>
    <w:rsid w:val="002070D9"/>
    <w:rsid w:val="00207106"/>
    <w:rsid w:val="00207347"/>
    <w:rsid w:val="00207395"/>
    <w:rsid w:val="002074BC"/>
    <w:rsid w:val="0020751E"/>
    <w:rsid w:val="00207619"/>
    <w:rsid w:val="0020762B"/>
    <w:rsid w:val="00207639"/>
    <w:rsid w:val="0020764A"/>
    <w:rsid w:val="0020765E"/>
    <w:rsid w:val="00207663"/>
    <w:rsid w:val="002076F4"/>
    <w:rsid w:val="00207748"/>
    <w:rsid w:val="0020783D"/>
    <w:rsid w:val="00207866"/>
    <w:rsid w:val="0020787B"/>
    <w:rsid w:val="00207916"/>
    <w:rsid w:val="00207947"/>
    <w:rsid w:val="002079D6"/>
    <w:rsid w:val="00207A31"/>
    <w:rsid w:val="00207A3E"/>
    <w:rsid w:val="00207A60"/>
    <w:rsid w:val="00207A98"/>
    <w:rsid w:val="00207B80"/>
    <w:rsid w:val="00207B86"/>
    <w:rsid w:val="00207BE7"/>
    <w:rsid w:val="00207C30"/>
    <w:rsid w:val="00207CCB"/>
    <w:rsid w:val="00207D66"/>
    <w:rsid w:val="00207DAB"/>
    <w:rsid w:val="00207E07"/>
    <w:rsid w:val="00207E7F"/>
    <w:rsid w:val="00207EAB"/>
    <w:rsid w:val="00207EC8"/>
    <w:rsid w:val="00207EE0"/>
    <w:rsid w:val="00207EED"/>
    <w:rsid w:val="00207F1D"/>
    <w:rsid w:val="00207FB5"/>
    <w:rsid w:val="00207FF1"/>
    <w:rsid w:val="00207FFD"/>
    <w:rsid w:val="0021003C"/>
    <w:rsid w:val="00210042"/>
    <w:rsid w:val="00210202"/>
    <w:rsid w:val="00210210"/>
    <w:rsid w:val="00210225"/>
    <w:rsid w:val="00210277"/>
    <w:rsid w:val="0021039B"/>
    <w:rsid w:val="0021059C"/>
    <w:rsid w:val="00210615"/>
    <w:rsid w:val="00210652"/>
    <w:rsid w:val="00210688"/>
    <w:rsid w:val="00210691"/>
    <w:rsid w:val="00210791"/>
    <w:rsid w:val="002107A7"/>
    <w:rsid w:val="002109FB"/>
    <w:rsid w:val="00210C16"/>
    <w:rsid w:val="00210C97"/>
    <w:rsid w:val="00210D62"/>
    <w:rsid w:val="00210D95"/>
    <w:rsid w:val="00210ECF"/>
    <w:rsid w:val="00211075"/>
    <w:rsid w:val="002111A5"/>
    <w:rsid w:val="002111A7"/>
    <w:rsid w:val="00211223"/>
    <w:rsid w:val="00211288"/>
    <w:rsid w:val="002112DE"/>
    <w:rsid w:val="0021131D"/>
    <w:rsid w:val="00211354"/>
    <w:rsid w:val="0021136A"/>
    <w:rsid w:val="0021138B"/>
    <w:rsid w:val="0021144F"/>
    <w:rsid w:val="0021149F"/>
    <w:rsid w:val="002115B4"/>
    <w:rsid w:val="002115C7"/>
    <w:rsid w:val="0021160D"/>
    <w:rsid w:val="00211617"/>
    <w:rsid w:val="00211665"/>
    <w:rsid w:val="00211671"/>
    <w:rsid w:val="00211743"/>
    <w:rsid w:val="0021175E"/>
    <w:rsid w:val="002118DE"/>
    <w:rsid w:val="00211A57"/>
    <w:rsid w:val="00211AEA"/>
    <w:rsid w:val="00211B97"/>
    <w:rsid w:val="00211BD1"/>
    <w:rsid w:val="00211BFA"/>
    <w:rsid w:val="00211C21"/>
    <w:rsid w:val="00211C84"/>
    <w:rsid w:val="00211D5E"/>
    <w:rsid w:val="00211D69"/>
    <w:rsid w:val="00211DC6"/>
    <w:rsid w:val="00211E78"/>
    <w:rsid w:val="00211F83"/>
    <w:rsid w:val="00212006"/>
    <w:rsid w:val="00212018"/>
    <w:rsid w:val="00212083"/>
    <w:rsid w:val="002121B5"/>
    <w:rsid w:val="002121F4"/>
    <w:rsid w:val="00212362"/>
    <w:rsid w:val="0021236B"/>
    <w:rsid w:val="00212427"/>
    <w:rsid w:val="00212468"/>
    <w:rsid w:val="00212576"/>
    <w:rsid w:val="0021267E"/>
    <w:rsid w:val="0021282C"/>
    <w:rsid w:val="00212897"/>
    <w:rsid w:val="0021297E"/>
    <w:rsid w:val="002129B3"/>
    <w:rsid w:val="00212A19"/>
    <w:rsid w:val="00212BC4"/>
    <w:rsid w:val="00212C22"/>
    <w:rsid w:val="00212C7C"/>
    <w:rsid w:val="00212F76"/>
    <w:rsid w:val="0021300A"/>
    <w:rsid w:val="002130D1"/>
    <w:rsid w:val="00213243"/>
    <w:rsid w:val="002132DA"/>
    <w:rsid w:val="002132F7"/>
    <w:rsid w:val="0021338D"/>
    <w:rsid w:val="002133C5"/>
    <w:rsid w:val="00213437"/>
    <w:rsid w:val="002135A5"/>
    <w:rsid w:val="002136E6"/>
    <w:rsid w:val="002136F1"/>
    <w:rsid w:val="00213735"/>
    <w:rsid w:val="0021374D"/>
    <w:rsid w:val="0021377B"/>
    <w:rsid w:val="00213860"/>
    <w:rsid w:val="00213866"/>
    <w:rsid w:val="002138FC"/>
    <w:rsid w:val="00213A4A"/>
    <w:rsid w:val="00213A63"/>
    <w:rsid w:val="00213AB6"/>
    <w:rsid w:val="00213AF7"/>
    <w:rsid w:val="00213B7B"/>
    <w:rsid w:val="00213C49"/>
    <w:rsid w:val="00213C89"/>
    <w:rsid w:val="00213CCC"/>
    <w:rsid w:val="00213FC9"/>
    <w:rsid w:val="002140DC"/>
    <w:rsid w:val="00214106"/>
    <w:rsid w:val="0021413B"/>
    <w:rsid w:val="002141A9"/>
    <w:rsid w:val="002141D8"/>
    <w:rsid w:val="0021424B"/>
    <w:rsid w:val="002142D0"/>
    <w:rsid w:val="00214344"/>
    <w:rsid w:val="00214398"/>
    <w:rsid w:val="002143AA"/>
    <w:rsid w:val="002145CF"/>
    <w:rsid w:val="002147AA"/>
    <w:rsid w:val="002148F3"/>
    <w:rsid w:val="00214940"/>
    <w:rsid w:val="00214A61"/>
    <w:rsid w:val="00214C8E"/>
    <w:rsid w:val="00214CF9"/>
    <w:rsid w:val="00214D3F"/>
    <w:rsid w:val="00214D56"/>
    <w:rsid w:val="00214D87"/>
    <w:rsid w:val="00214E66"/>
    <w:rsid w:val="00215031"/>
    <w:rsid w:val="002150E8"/>
    <w:rsid w:val="002151DB"/>
    <w:rsid w:val="002152B5"/>
    <w:rsid w:val="00215307"/>
    <w:rsid w:val="002153B7"/>
    <w:rsid w:val="002154E2"/>
    <w:rsid w:val="0021551F"/>
    <w:rsid w:val="00215525"/>
    <w:rsid w:val="002156ED"/>
    <w:rsid w:val="002156FE"/>
    <w:rsid w:val="00215704"/>
    <w:rsid w:val="00215766"/>
    <w:rsid w:val="002157DB"/>
    <w:rsid w:val="002158DE"/>
    <w:rsid w:val="00215974"/>
    <w:rsid w:val="00215A7A"/>
    <w:rsid w:val="00215AAB"/>
    <w:rsid w:val="00215AEE"/>
    <w:rsid w:val="00215BCC"/>
    <w:rsid w:val="00215BDA"/>
    <w:rsid w:val="00215C19"/>
    <w:rsid w:val="00215D89"/>
    <w:rsid w:val="00216058"/>
    <w:rsid w:val="00216069"/>
    <w:rsid w:val="0021612E"/>
    <w:rsid w:val="00216142"/>
    <w:rsid w:val="0021623D"/>
    <w:rsid w:val="00216243"/>
    <w:rsid w:val="00216253"/>
    <w:rsid w:val="0021635B"/>
    <w:rsid w:val="00216467"/>
    <w:rsid w:val="0021654C"/>
    <w:rsid w:val="0021655E"/>
    <w:rsid w:val="00216658"/>
    <w:rsid w:val="00216685"/>
    <w:rsid w:val="00216778"/>
    <w:rsid w:val="002167D6"/>
    <w:rsid w:val="0021680F"/>
    <w:rsid w:val="00216814"/>
    <w:rsid w:val="00216834"/>
    <w:rsid w:val="00216862"/>
    <w:rsid w:val="0021687F"/>
    <w:rsid w:val="0021694F"/>
    <w:rsid w:val="0021697F"/>
    <w:rsid w:val="002169FE"/>
    <w:rsid w:val="00216A25"/>
    <w:rsid w:val="00216A53"/>
    <w:rsid w:val="00216A67"/>
    <w:rsid w:val="00216B41"/>
    <w:rsid w:val="00216B65"/>
    <w:rsid w:val="00216C4A"/>
    <w:rsid w:val="00216CCD"/>
    <w:rsid w:val="00216DA0"/>
    <w:rsid w:val="00216DAE"/>
    <w:rsid w:val="00216E11"/>
    <w:rsid w:val="00216EFD"/>
    <w:rsid w:val="00216FCB"/>
    <w:rsid w:val="002170B6"/>
    <w:rsid w:val="002170D0"/>
    <w:rsid w:val="002172E8"/>
    <w:rsid w:val="002173A3"/>
    <w:rsid w:val="0021750E"/>
    <w:rsid w:val="00217517"/>
    <w:rsid w:val="0021754F"/>
    <w:rsid w:val="00217707"/>
    <w:rsid w:val="0021771A"/>
    <w:rsid w:val="00217732"/>
    <w:rsid w:val="002177C6"/>
    <w:rsid w:val="0021781F"/>
    <w:rsid w:val="00217A55"/>
    <w:rsid w:val="00217AA1"/>
    <w:rsid w:val="00217AA8"/>
    <w:rsid w:val="00217AEA"/>
    <w:rsid w:val="00217B5A"/>
    <w:rsid w:val="00217C7C"/>
    <w:rsid w:val="00217E5D"/>
    <w:rsid w:val="00217FDC"/>
    <w:rsid w:val="0022002C"/>
    <w:rsid w:val="00220115"/>
    <w:rsid w:val="0022014C"/>
    <w:rsid w:val="00220154"/>
    <w:rsid w:val="0022032E"/>
    <w:rsid w:val="0022036F"/>
    <w:rsid w:val="00220497"/>
    <w:rsid w:val="002204DA"/>
    <w:rsid w:val="002204ED"/>
    <w:rsid w:val="0022065E"/>
    <w:rsid w:val="00220692"/>
    <w:rsid w:val="00220695"/>
    <w:rsid w:val="002206A5"/>
    <w:rsid w:val="00220784"/>
    <w:rsid w:val="00220796"/>
    <w:rsid w:val="002207F5"/>
    <w:rsid w:val="002208D7"/>
    <w:rsid w:val="002208E1"/>
    <w:rsid w:val="0022092A"/>
    <w:rsid w:val="00220966"/>
    <w:rsid w:val="00220B6D"/>
    <w:rsid w:val="00220B76"/>
    <w:rsid w:val="00220B77"/>
    <w:rsid w:val="00220BFD"/>
    <w:rsid w:val="00220C0B"/>
    <w:rsid w:val="00220C56"/>
    <w:rsid w:val="00220E43"/>
    <w:rsid w:val="00220F52"/>
    <w:rsid w:val="00220F8A"/>
    <w:rsid w:val="00220FA4"/>
    <w:rsid w:val="00220FD7"/>
    <w:rsid w:val="0022102A"/>
    <w:rsid w:val="00221146"/>
    <w:rsid w:val="00221272"/>
    <w:rsid w:val="00221368"/>
    <w:rsid w:val="002213BF"/>
    <w:rsid w:val="002213EC"/>
    <w:rsid w:val="00221633"/>
    <w:rsid w:val="00221654"/>
    <w:rsid w:val="002216AF"/>
    <w:rsid w:val="002216E3"/>
    <w:rsid w:val="00221835"/>
    <w:rsid w:val="0022189F"/>
    <w:rsid w:val="002219C2"/>
    <w:rsid w:val="002219FB"/>
    <w:rsid w:val="00221A24"/>
    <w:rsid w:val="00221AEE"/>
    <w:rsid w:val="00221C9A"/>
    <w:rsid w:val="00221CB5"/>
    <w:rsid w:val="00221CD5"/>
    <w:rsid w:val="00221D0F"/>
    <w:rsid w:val="00221D6E"/>
    <w:rsid w:val="00221DC3"/>
    <w:rsid w:val="00221DC4"/>
    <w:rsid w:val="00221DC8"/>
    <w:rsid w:val="00221DED"/>
    <w:rsid w:val="00221E12"/>
    <w:rsid w:val="00221E37"/>
    <w:rsid w:val="00221F10"/>
    <w:rsid w:val="00221F3C"/>
    <w:rsid w:val="0022200F"/>
    <w:rsid w:val="00222011"/>
    <w:rsid w:val="00222030"/>
    <w:rsid w:val="0022206F"/>
    <w:rsid w:val="002221A1"/>
    <w:rsid w:val="002221E0"/>
    <w:rsid w:val="0022228D"/>
    <w:rsid w:val="00222328"/>
    <w:rsid w:val="002223B9"/>
    <w:rsid w:val="002224FF"/>
    <w:rsid w:val="0022250D"/>
    <w:rsid w:val="0022254E"/>
    <w:rsid w:val="00222560"/>
    <w:rsid w:val="00222609"/>
    <w:rsid w:val="00222706"/>
    <w:rsid w:val="002227A9"/>
    <w:rsid w:val="002227CC"/>
    <w:rsid w:val="002227F7"/>
    <w:rsid w:val="00222893"/>
    <w:rsid w:val="002229DB"/>
    <w:rsid w:val="00222A32"/>
    <w:rsid w:val="00222A36"/>
    <w:rsid w:val="00222BAF"/>
    <w:rsid w:val="00222EDA"/>
    <w:rsid w:val="00222F62"/>
    <w:rsid w:val="00223047"/>
    <w:rsid w:val="00223077"/>
    <w:rsid w:val="002231A4"/>
    <w:rsid w:val="002232C8"/>
    <w:rsid w:val="002233C4"/>
    <w:rsid w:val="0022358F"/>
    <w:rsid w:val="0022369A"/>
    <w:rsid w:val="002237CD"/>
    <w:rsid w:val="00223833"/>
    <w:rsid w:val="00223852"/>
    <w:rsid w:val="00223878"/>
    <w:rsid w:val="00223898"/>
    <w:rsid w:val="002238B7"/>
    <w:rsid w:val="00223A5B"/>
    <w:rsid w:val="00223BA7"/>
    <w:rsid w:val="00223BD2"/>
    <w:rsid w:val="00223C84"/>
    <w:rsid w:val="00223D2E"/>
    <w:rsid w:val="00223DD0"/>
    <w:rsid w:val="00223E6D"/>
    <w:rsid w:val="00223EBD"/>
    <w:rsid w:val="00223F18"/>
    <w:rsid w:val="00223F7D"/>
    <w:rsid w:val="00223FCE"/>
    <w:rsid w:val="00224032"/>
    <w:rsid w:val="00224130"/>
    <w:rsid w:val="00224203"/>
    <w:rsid w:val="00224256"/>
    <w:rsid w:val="002242EC"/>
    <w:rsid w:val="00224378"/>
    <w:rsid w:val="002243BC"/>
    <w:rsid w:val="0022441A"/>
    <w:rsid w:val="00224446"/>
    <w:rsid w:val="002244B3"/>
    <w:rsid w:val="002244D8"/>
    <w:rsid w:val="002245ED"/>
    <w:rsid w:val="00224600"/>
    <w:rsid w:val="00224653"/>
    <w:rsid w:val="002246BD"/>
    <w:rsid w:val="002246FF"/>
    <w:rsid w:val="0022470E"/>
    <w:rsid w:val="00224726"/>
    <w:rsid w:val="00224763"/>
    <w:rsid w:val="00224889"/>
    <w:rsid w:val="00224909"/>
    <w:rsid w:val="0022490A"/>
    <w:rsid w:val="00224A84"/>
    <w:rsid w:val="00224B26"/>
    <w:rsid w:val="00224B85"/>
    <w:rsid w:val="00224BA5"/>
    <w:rsid w:val="00224D36"/>
    <w:rsid w:val="00224DF6"/>
    <w:rsid w:val="00224E0B"/>
    <w:rsid w:val="00224EF9"/>
    <w:rsid w:val="0022503F"/>
    <w:rsid w:val="00225044"/>
    <w:rsid w:val="00225107"/>
    <w:rsid w:val="0022525B"/>
    <w:rsid w:val="0022534B"/>
    <w:rsid w:val="0022535B"/>
    <w:rsid w:val="002253C5"/>
    <w:rsid w:val="00225616"/>
    <w:rsid w:val="00225623"/>
    <w:rsid w:val="0022574F"/>
    <w:rsid w:val="002259BC"/>
    <w:rsid w:val="00225A7B"/>
    <w:rsid w:val="00225AC8"/>
    <w:rsid w:val="00225ADA"/>
    <w:rsid w:val="00225AEA"/>
    <w:rsid w:val="00225B6A"/>
    <w:rsid w:val="00225C27"/>
    <w:rsid w:val="00225C8A"/>
    <w:rsid w:val="00225CE5"/>
    <w:rsid w:val="00225D83"/>
    <w:rsid w:val="00225DEA"/>
    <w:rsid w:val="00225E1B"/>
    <w:rsid w:val="00226003"/>
    <w:rsid w:val="00226019"/>
    <w:rsid w:val="00226021"/>
    <w:rsid w:val="0022604A"/>
    <w:rsid w:val="002260BE"/>
    <w:rsid w:val="002262A8"/>
    <w:rsid w:val="00226393"/>
    <w:rsid w:val="00226469"/>
    <w:rsid w:val="00226554"/>
    <w:rsid w:val="00226623"/>
    <w:rsid w:val="00226693"/>
    <w:rsid w:val="002266A2"/>
    <w:rsid w:val="002266E0"/>
    <w:rsid w:val="00226847"/>
    <w:rsid w:val="0022699D"/>
    <w:rsid w:val="00226A35"/>
    <w:rsid w:val="00226AD8"/>
    <w:rsid w:val="00226AF4"/>
    <w:rsid w:val="00226C98"/>
    <w:rsid w:val="00226E22"/>
    <w:rsid w:val="00226E4D"/>
    <w:rsid w:val="00226ED9"/>
    <w:rsid w:val="00226F2E"/>
    <w:rsid w:val="00226F52"/>
    <w:rsid w:val="00226F63"/>
    <w:rsid w:val="00226FB2"/>
    <w:rsid w:val="0022719D"/>
    <w:rsid w:val="00227241"/>
    <w:rsid w:val="002273CA"/>
    <w:rsid w:val="00227474"/>
    <w:rsid w:val="002275E8"/>
    <w:rsid w:val="0022761D"/>
    <w:rsid w:val="0022764C"/>
    <w:rsid w:val="00227691"/>
    <w:rsid w:val="002276CB"/>
    <w:rsid w:val="002276D8"/>
    <w:rsid w:val="00227751"/>
    <w:rsid w:val="002277E7"/>
    <w:rsid w:val="002278E5"/>
    <w:rsid w:val="00227A26"/>
    <w:rsid w:val="00227B39"/>
    <w:rsid w:val="00227B81"/>
    <w:rsid w:val="00227BDF"/>
    <w:rsid w:val="00227BEE"/>
    <w:rsid w:val="00227CBC"/>
    <w:rsid w:val="00227CFD"/>
    <w:rsid w:val="00227D1C"/>
    <w:rsid w:val="00227E46"/>
    <w:rsid w:val="00227EBA"/>
    <w:rsid w:val="00227F6C"/>
    <w:rsid w:val="00227FBB"/>
    <w:rsid w:val="00227FF2"/>
    <w:rsid w:val="00230022"/>
    <w:rsid w:val="0023003C"/>
    <w:rsid w:val="00230059"/>
    <w:rsid w:val="002300AA"/>
    <w:rsid w:val="002300AC"/>
    <w:rsid w:val="00230127"/>
    <w:rsid w:val="0023013F"/>
    <w:rsid w:val="00230148"/>
    <w:rsid w:val="0023017D"/>
    <w:rsid w:val="00230311"/>
    <w:rsid w:val="00230376"/>
    <w:rsid w:val="00230409"/>
    <w:rsid w:val="00230482"/>
    <w:rsid w:val="002304FA"/>
    <w:rsid w:val="002305CE"/>
    <w:rsid w:val="00230660"/>
    <w:rsid w:val="00230672"/>
    <w:rsid w:val="0023067C"/>
    <w:rsid w:val="00230686"/>
    <w:rsid w:val="002306CA"/>
    <w:rsid w:val="00230837"/>
    <w:rsid w:val="0023092A"/>
    <w:rsid w:val="0023093A"/>
    <w:rsid w:val="00230A7F"/>
    <w:rsid w:val="00230A8F"/>
    <w:rsid w:val="00230AF0"/>
    <w:rsid w:val="00230B94"/>
    <w:rsid w:val="00230C35"/>
    <w:rsid w:val="00230C45"/>
    <w:rsid w:val="00230C48"/>
    <w:rsid w:val="00230CC2"/>
    <w:rsid w:val="00230D27"/>
    <w:rsid w:val="00230F4C"/>
    <w:rsid w:val="00230F6F"/>
    <w:rsid w:val="0023115C"/>
    <w:rsid w:val="002311B5"/>
    <w:rsid w:val="002311F8"/>
    <w:rsid w:val="0023124E"/>
    <w:rsid w:val="00231294"/>
    <w:rsid w:val="002312B6"/>
    <w:rsid w:val="002312DE"/>
    <w:rsid w:val="00231303"/>
    <w:rsid w:val="00231340"/>
    <w:rsid w:val="0023138A"/>
    <w:rsid w:val="002313F2"/>
    <w:rsid w:val="002313F8"/>
    <w:rsid w:val="00231408"/>
    <w:rsid w:val="002314C4"/>
    <w:rsid w:val="00231525"/>
    <w:rsid w:val="00231538"/>
    <w:rsid w:val="0023154B"/>
    <w:rsid w:val="00231614"/>
    <w:rsid w:val="0023163F"/>
    <w:rsid w:val="002316C2"/>
    <w:rsid w:val="002316C6"/>
    <w:rsid w:val="00231A13"/>
    <w:rsid w:val="00231A18"/>
    <w:rsid w:val="00231C69"/>
    <w:rsid w:val="00231C9A"/>
    <w:rsid w:val="00231D13"/>
    <w:rsid w:val="00231D64"/>
    <w:rsid w:val="00231ECA"/>
    <w:rsid w:val="00231EFD"/>
    <w:rsid w:val="00231F5A"/>
    <w:rsid w:val="002320BD"/>
    <w:rsid w:val="002320BE"/>
    <w:rsid w:val="002320BF"/>
    <w:rsid w:val="00232117"/>
    <w:rsid w:val="0023218E"/>
    <w:rsid w:val="002321F2"/>
    <w:rsid w:val="0023221D"/>
    <w:rsid w:val="00232245"/>
    <w:rsid w:val="00232293"/>
    <w:rsid w:val="0023235B"/>
    <w:rsid w:val="002323E9"/>
    <w:rsid w:val="00232457"/>
    <w:rsid w:val="00232488"/>
    <w:rsid w:val="002324F0"/>
    <w:rsid w:val="00232542"/>
    <w:rsid w:val="002325CD"/>
    <w:rsid w:val="00232610"/>
    <w:rsid w:val="00232675"/>
    <w:rsid w:val="002326B5"/>
    <w:rsid w:val="00232705"/>
    <w:rsid w:val="002327CF"/>
    <w:rsid w:val="00232B13"/>
    <w:rsid w:val="00232B70"/>
    <w:rsid w:val="00232BD2"/>
    <w:rsid w:val="00232BD5"/>
    <w:rsid w:val="00232C2F"/>
    <w:rsid w:val="00232C9D"/>
    <w:rsid w:val="00232CAD"/>
    <w:rsid w:val="00232D4D"/>
    <w:rsid w:val="00232D7C"/>
    <w:rsid w:val="00232D99"/>
    <w:rsid w:val="00232DA1"/>
    <w:rsid w:val="00232DD5"/>
    <w:rsid w:val="00232DEC"/>
    <w:rsid w:val="00232DEE"/>
    <w:rsid w:val="00232EFD"/>
    <w:rsid w:val="00232F1D"/>
    <w:rsid w:val="00232FF4"/>
    <w:rsid w:val="0023306D"/>
    <w:rsid w:val="002330E7"/>
    <w:rsid w:val="00233281"/>
    <w:rsid w:val="0023344E"/>
    <w:rsid w:val="002335DD"/>
    <w:rsid w:val="00233626"/>
    <w:rsid w:val="00233688"/>
    <w:rsid w:val="0023368F"/>
    <w:rsid w:val="002336BC"/>
    <w:rsid w:val="00233729"/>
    <w:rsid w:val="002338F7"/>
    <w:rsid w:val="00233909"/>
    <w:rsid w:val="00233914"/>
    <w:rsid w:val="002339CA"/>
    <w:rsid w:val="00233B39"/>
    <w:rsid w:val="00233B8B"/>
    <w:rsid w:val="00233BA4"/>
    <w:rsid w:val="00233E19"/>
    <w:rsid w:val="00233E2A"/>
    <w:rsid w:val="00233EBE"/>
    <w:rsid w:val="00234014"/>
    <w:rsid w:val="00234051"/>
    <w:rsid w:val="002340C3"/>
    <w:rsid w:val="002340E7"/>
    <w:rsid w:val="00234145"/>
    <w:rsid w:val="0023414D"/>
    <w:rsid w:val="002343F6"/>
    <w:rsid w:val="00234414"/>
    <w:rsid w:val="0023442D"/>
    <w:rsid w:val="0023450B"/>
    <w:rsid w:val="002345C3"/>
    <w:rsid w:val="00234695"/>
    <w:rsid w:val="002347F6"/>
    <w:rsid w:val="0023483B"/>
    <w:rsid w:val="002349C6"/>
    <w:rsid w:val="00234BD9"/>
    <w:rsid w:val="00234CA7"/>
    <w:rsid w:val="00234CBA"/>
    <w:rsid w:val="00234D07"/>
    <w:rsid w:val="00234E35"/>
    <w:rsid w:val="00234EBA"/>
    <w:rsid w:val="00234FD8"/>
    <w:rsid w:val="0023506A"/>
    <w:rsid w:val="00235231"/>
    <w:rsid w:val="00235237"/>
    <w:rsid w:val="002352F0"/>
    <w:rsid w:val="00235394"/>
    <w:rsid w:val="0023539A"/>
    <w:rsid w:val="002353EA"/>
    <w:rsid w:val="00235409"/>
    <w:rsid w:val="0023546B"/>
    <w:rsid w:val="00235487"/>
    <w:rsid w:val="00235522"/>
    <w:rsid w:val="00235528"/>
    <w:rsid w:val="00235602"/>
    <w:rsid w:val="0023569B"/>
    <w:rsid w:val="0023599C"/>
    <w:rsid w:val="00235B38"/>
    <w:rsid w:val="00235C5F"/>
    <w:rsid w:val="00235EF9"/>
    <w:rsid w:val="00235FBA"/>
    <w:rsid w:val="00235FF6"/>
    <w:rsid w:val="00236004"/>
    <w:rsid w:val="00236042"/>
    <w:rsid w:val="00236065"/>
    <w:rsid w:val="002361B2"/>
    <w:rsid w:val="002361F1"/>
    <w:rsid w:val="00236227"/>
    <w:rsid w:val="00236231"/>
    <w:rsid w:val="0023629F"/>
    <w:rsid w:val="00236326"/>
    <w:rsid w:val="0023637F"/>
    <w:rsid w:val="002363BF"/>
    <w:rsid w:val="0023647A"/>
    <w:rsid w:val="00236700"/>
    <w:rsid w:val="002368E5"/>
    <w:rsid w:val="0023697C"/>
    <w:rsid w:val="002369F0"/>
    <w:rsid w:val="00236AA3"/>
    <w:rsid w:val="00236AB3"/>
    <w:rsid w:val="00236CF3"/>
    <w:rsid w:val="00236D6B"/>
    <w:rsid w:val="00236E13"/>
    <w:rsid w:val="00236EB4"/>
    <w:rsid w:val="00236F0F"/>
    <w:rsid w:val="00236F54"/>
    <w:rsid w:val="00237022"/>
    <w:rsid w:val="00237224"/>
    <w:rsid w:val="002372A0"/>
    <w:rsid w:val="002372D3"/>
    <w:rsid w:val="002372FD"/>
    <w:rsid w:val="0023744C"/>
    <w:rsid w:val="002374A6"/>
    <w:rsid w:val="0023756B"/>
    <w:rsid w:val="002375CC"/>
    <w:rsid w:val="0023766C"/>
    <w:rsid w:val="00237707"/>
    <w:rsid w:val="00237768"/>
    <w:rsid w:val="002377B7"/>
    <w:rsid w:val="002377FB"/>
    <w:rsid w:val="00237936"/>
    <w:rsid w:val="00237984"/>
    <w:rsid w:val="00237A81"/>
    <w:rsid w:val="00237AD0"/>
    <w:rsid w:val="00237BA1"/>
    <w:rsid w:val="00237CF7"/>
    <w:rsid w:val="00237D94"/>
    <w:rsid w:val="00237E08"/>
    <w:rsid w:val="0023BB8F"/>
    <w:rsid w:val="0024003B"/>
    <w:rsid w:val="0024006A"/>
    <w:rsid w:val="00240090"/>
    <w:rsid w:val="0024018A"/>
    <w:rsid w:val="0024022B"/>
    <w:rsid w:val="0024030F"/>
    <w:rsid w:val="0024031C"/>
    <w:rsid w:val="002404E3"/>
    <w:rsid w:val="00240546"/>
    <w:rsid w:val="002405A9"/>
    <w:rsid w:val="00240955"/>
    <w:rsid w:val="00240969"/>
    <w:rsid w:val="00240B5A"/>
    <w:rsid w:val="00240C2C"/>
    <w:rsid w:val="00240EC4"/>
    <w:rsid w:val="00240EF6"/>
    <w:rsid w:val="00240F10"/>
    <w:rsid w:val="00240FAE"/>
    <w:rsid w:val="00241051"/>
    <w:rsid w:val="002410A4"/>
    <w:rsid w:val="00241113"/>
    <w:rsid w:val="00241158"/>
    <w:rsid w:val="0024117A"/>
    <w:rsid w:val="002411BA"/>
    <w:rsid w:val="002411CD"/>
    <w:rsid w:val="0024124B"/>
    <w:rsid w:val="0024127E"/>
    <w:rsid w:val="002412F3"/>
    <w:rsid w:val="002413A3"/>
    <w:rsid w:val="00241553"/>
    <w:rsid w:val="00241570"/>
    <w:rsid w:val="002415B5"/>
    <w:rsid w:val="00241633"/>
    <w:rsid w:val="002416AD"/>
    <w:rsid w:val="002416DF"/>
    <w:rsid w:val="0024173E"/>
    <w:rsid w:val="002418E6"/>
    <w:rsid w:val="0024198F"/>
    <w:rsid w:val="00241A37"/>
    <w:rsid w:val="00241A89"/>
    <w:rsid w:val="00241B0E"/>
    <w:rsid w:val="00241BE5"/>
    <w:rsid w:val="00241D25"/>
    <w:rsid w:val="00241D93"/>
    <w:rsid w:val="00241E8A"/>
    <w:rsid w:val="00241E90"/>
    <w:rsid w:val="00241F15"/>
    <w:rsid w:val="002422EF"/>
    <w:rsid w:val="00242479"/>
    <w:rsid w:val="0024252D"/>
    <w:rsid w:val="00242548"/>
    <w:rsid w:val="0024255B"/>
    <w:rsid w:val="00242691"/>
    <w:rsid w:val="002426B8"/>
    <w:rsid w:val="00242730"/>
    <w:rsid w:val="002427BA"/>
    <w:rsid w:val="002427DE"/>
    <w:rsid w:val="00242926"/>
    <w:rsid w:val="00242937"/>
    <w:rsid w:val="002429DD"/>
    <w:rsid w:val="002429FA"/>
    <w:rsid w:val="00242A2E"/>
    <w:rsid w:val="00242A4B"/>
    <w:rsid w:val="00242B9D"/>
    <w:rsid w:val="00242C0C"/>
    <w:rsid w:val="00242D48"/>
    <w:rsid w:val="00242E88"/>
    <w:rsid w:val="00242E8F"/>
    <w:rsid w:val="00242E91"/>
    <w:rsid w:val="00242ECD"/>
    <w:rsid w:val="00242F95"/>
    <w:rsid w:val="0024315F"/>
    <w:rsid w:val="00243244"/>
    <w:rsid w:val="0024329D"/>
    <w:rsid w:val="002432A5"/>
    <w:rsid w:val="00243334"/>
    <w:rsid w:val="002433C6"/>
    <w:rsid w:val="002434CA"/>
    <w:rsid w:val="002435CB"/>
    <w:rsid w:val="00243622"/>
    <w:rsid w:val="0024364A"/>
    <w:rsid w:val="00243650"/>
    <w:rsid w:val="00243661"/>
    <w:rsid w:val="00243761"/>
    <w:rsid w:val="00243795"/>
    <w:rsid w:val="002437FF"/>
    <w:rsid w:val="00243830"/>
    <w:rsid w:val="00243B59"/>
    <w:rsid w:val="00243C1A"/>
    <w:rsid w:val="00243D0D"/>
    <w:rsid w:val="00243D83"/>
    <w:rsid w:val="00243E18"/>
    <w:rsid w:val="00243ECE"/>
    <w:rsid w:val="00243F85"/>
    <w:rsid w:val="00243FCA"/>
    <w:rsid w:val="002440A7"/>
    <w:rsid w:val="002440D3"/>
    <w:rsid w:val="00244121"/>
    <w:rsid w:val="00244177"/>
    <w:rsid w:val="002441EF"/>
    <w:rsid w:val="0024420E"/>
    <w:rsid w:val="0024427F"/>
    <w:rsid w:val="002443DF"/>
    <w:rsid w:val="00244438"/>
    <w:rsid w:val="002444AD"/>
    <w:rsid w:val="002444C8"/>
    <w:rsid w:val="002444EF"/>
    <w:rsid w:val="00244514"/>
    <w:rsid w:val="00244720"/>
    <w:rsid w:val="0024475C"/>
    <w:rsid w:val="002447C7"/>
    <w:rsid w:val="00244894"/>
    <w:rsid w:val="002448E1"/>
    <w:rsid w:val="002448EB"/>
    <w:rsid w:val="002448F9"/>
    <w:rsid w:val="00244978"/>
    <w:rsid w:val="00244A0D"/>
    <w:rsid w:val="00244A63"/>
    <w:rsid w:val="00244B29"/>
    <w:rsid w:val="00244BE5"/>
    <w:rsid w:val="00244CF2"/>
    <w:rsid w:val="00244D55"/>
    <w:rsid w:val="00244DFA"/>
    <w:rsid w:val="00244E3F"/>
    <w:rsid w:val="00244E51"/>
    <w:rsid w:val="00244FC8"/>
    <w:rsid w:val="00245025"/>
    <w:rsid w:val="002450C6"/>
    <w:rsid w:val="002450F4"/>
    <w:rsid w:val="0024515D"/>
    <w:rsid w:val="0024517C"/>
    <w:rsid w:val="00245286"/>
    <w:rsid w:val="00245292"/>
    <w:rsid w:val="002453B7"/>
    <w:rsid w:val="00245488"/>
    <w:rsid w:val="002455CF"/>
    <w:rsid w:val="00245650"/>
    <w:rsid w:val="00245723"/>
    <w:rsid w:val="00245808"/>
    <w:rsid w:val="00245912"/>
    <w:rsid w:val="00245A2A"/>
    <w:rsid w:val="00245AE7"/>
    <w:rsid w:val="00245B00"/>
    <w:rsid w:val="00245B25"/>
    <w:rsid w:val="00245B4F"/>
    <w:rsid w:val="00245B71"/>
    <w:rsid w:val="00245C13"/>
    <w:rsid w:val="00245CA9"/>
    <w:rsid w:val="00245CF1"/>
    <w:rsid w:val="00245DBC"/>
    <w:rsid w:val="00245DDB"/>
    <w:rsid w:val="00245E3F"/>
    <w:rsid w:val="00245E43"/>
    <w:rsid w:val="00245F1D"/>
    <w:rsid w:val="00245F84"/>
    <w:rsid w:val="002460D3"/>
    <w:rsid w:val="002460EC"/>
    <w:rsid w:val="002460F3"/>
    <w:rsid w:val="00246181"/>
    <w:rsid w:val="002461CE"/>
    <w:rsid w:val="00246304"/>
    <w:rsid w:val="002464BB"/>
    <w:rsid w:val="002464E1"/>
    <w:rsid w:val="002464E5"/>
    <w:rsid w:val="00246518"/>
    <w:rsid w:val="002465ED"/>
    <w:rsid w:val="0024664A"/>
    <w:rsid w:val="0024667F"/>
    <w:rsid w:val="0024673B"/>
    <w:rsid w:val="0024680B"/>
    <w:rsid w:val="0024680C"/>
    <w:rsid w:val="0024681E"/>
    <w:rsid w:val="0024696A"/>
    <w:rsid w:val="002469A4"/>
    <w:rsid w:val="00246AB6"/>
    <w:rsid w:val="00246BFD"/>
    <w:rsid w:val="00246C33"/>
    <w:rsid w:val="00246C41"/>
    <w:rsid w:val="00246C48"/>
    <w:rsid w:val="00246DE7"/>
    <w:rsid w:val="00246F6D"/>
    <w:rsid w:val="00246FC8"/>
    <w:rsid w:val="002471B4"/>
    <w:rsid w:val="002472E0"/>
    <w:rsid w:val="00247555"/>
    <w:rsid w:val="00247588"/>
    <w:rsid w:val="002475D1"/>
    <w:rsid w:val="0024778E"/>
    <w:rsid w:val="002477AA"/>
    <w:rsid w:val="00247ABD"/>
    <w:rsid w:val="00247AC4"/>
    <w:rsid w:val="00247B15"/>
    <w:rsid w:val="00247B3D"/>
    <w:rsid w:val="00247C56"/>
    <w:rsid w:val="00247E6A"/>
    <w:rsid w:val="00247ED4"/>
    <w:rsid w:val="00247EE8"/>
    <w:rsid w:val="00247F95"/>
    <w:rsid w:val="00247FE5"/>
    <w:rsid w:val="00250038"/>
    <w:rsid w:val="00250045"/>
    <w:rsid w:val="002501B8"/>
    <w:rsid w:val="002501BE"/>
    <w:rsid w:val="002501D6"/>
    <w:rsid w:val="00250225"/>
    <w:rsid w:val="00250226"/>
    <w:rsid w:val="00250314"/>
    <w:rsid w:val="0025034D"/>
    <w:rsid w:val="002503B5"/>
    <w:rsid w:val="002503CF"/>
    <w:rsid w:val="00250478"/>
    <w:rsid w:val="002505BC"/>
    <w:rsid w:val="002507BA"/>
    <w:rsid w:val="002507C8"/>
    <w:rsid w:val="002507D9"/>
    <w:rsid w:val="00250941"/>
    <w:rsid w:val="002509D1"/>
    <w:rsid w:val="00250B13"/>
    <w:rsid w:val="00250BC1"/>
    <w:rsid w:val="00250C1F"/>
    <w:rsid w:val="00250C70"/>
    <w:rsid w:val="00250E1A"/>
    <w:rsid w:val="00250EB9"/>
    <w:rsid w:val="00250FF5"/>
    <w:rsid w:val="0025117E"/>
    <w:rsid w:val="00251190"/>
    <w:rsid w:val="002513C2"/>
    <w:rsid w:val="002515D0"/>
    <w:rsid w:val="00251620"/>
    <w:rsid w:val="00251716"/>
    <w:rsid w:val="002517A3"/>
    <w:rsid w:val="00251820"/>
    <w:rsid w:val="002518FE"/>
    <w:rsid w:val="0025197B"/>
    <w:rsid w:val="002519F1"/>
    <w:rsid w:val="00251A3D"/>
    <w:rsid w:val="00251A7B"/>
    <w:rsid w:val="00251BA1"/>
    <w:rsid w:val="00251BEE"/>
    <w:rsid w:val="00251C1D"/>
    <w:rsid w:val="00251D64"/>
    <w:rsid w:val="00251DAC"/>
    <w:rsid w:val="00251E19"/>
    <w:rsid w:val="00251EE0"/>
    <w:rsid w:val="00252067"/>
    <w:rsid w:val="002520CD"/>
    <w:rsid w:val="002520E9"/>
    <w:rsid w:val="00252119"/>
    <w:rsid w:val="00252131"/>
    <w:rsid w:val="00252236"/>
    <w:rsid w:val="00252494"/>
    <w:rsid w:val="0025257B"/>
    <w:rsid w:val="002525BC"/>
    <w:rsid w:val="00252634"/>
    <w:rsid w:val="00252670"/>
    <w:rsid w:val="00252688"/>
    <w:rsid w:val="00252723"/>
    <w:rsid w:val="002528BF"/>
    <w:rsid w:val="002528D4"/>
    <w:rsid w:val="00252920"/>
    <w:rsid w:val="00252993"/>
    <w:rsid w:val="00252A4D"/>
    <w:rsid w:val="00252A5A"/>
    <w:rsid w:val="00252B02"/>
    <w:rsid w:val="00252B52"/>
    <w:rsid w:val="00252C8F"/>
    <w:rsid w:val="00252CD5"/>
    <w:rsid w:val="00252D35"/>
    <w:rsid w:val="00252DAE"/>
    <w:rsid w:val="00252E9A"/>
    <w:rsid w:val="0025300B"/>
    <w:rsid w:val="0025308C"/>
    <w:rsid w:val="002530C6"/>
    <w:rsid w:val="00253128"/>
    <w:rsid w:val="00253178"/>
    <w:rsid w:val="0025318D"/>
    <w:rsid w:val="00253281"/>
    <w:rsid w:val="002532A3"/>
    <w:rsid w:val="002532E5"/>
    <w:rsid w:val="002532F9"/>
    <w:rsid w:val="0025339C"/>
    <w:rsid w:val="0025352D"/>
    <w:rsid w:val="002535B8"/>
    <w:rsid w:val="002535FA"/>
    <w:rsid w:val="00253674"/>
    <w:rsid w:val="00253725"/>
    <w:rsid w:val="00253763"/>
    <w:rsid w:val="00253A34"/>
    <w:rsid w:val="00253B12"/>
    <w:rsid w:val="00253B16"/>
    <w:rsid w:val="00253CCD"/>
    <w:rsid w:val="00253D28"/>
    <w:rsid w:val="00253DA9"/>
    <w:rsid w:val="00253E06"/>
    <w:rsid w:val="00253E44"/>
    <w:rsid w:val="00253E7A"/>
    <w:rsid w:val="00254058"/>
    <w:rsid w:val="00254121"/>
    <w:rsid w:val="002541A0"/>
    <w:rsid w:val="00254203"/>
    <w:rsid w:val="00254288"/>
    <w:rsid w:val="0025448E"/>
    <w:rsid w:val="002544A6"/>
    <w:rsid w:val="002544B9"/>
    <w:rsid w:val="00254664"/>
    <w:rsid w:val="002546F9"/>
    <w:rsid w:val="0025485E"/>
    <w:rsid w:val="00254A43"/>
    <w:rsid w:val="00254AEC"/>
    <w:rsid w:val="00254B01"/>
    <w:rsid w:val="00254B12"/>
    <w:rsid w:val="00254B62"/>
    <w:rsid w:val="00254B92"/>
    <w:rsid w:val="00254C02"/>
    <w:rsid w:val="00254CBC"/>
    <w:rsid w:val="00254D12"/>
    <w:rsid w:val="00254D69"/>
    <w:rsid w:val="00254D79"/>
    <w:rsid w:val="00254DF2"/>
    <w:rsid w:val="00254EF8"/>
    <w:rsid w:val="00254FC0"/>
    <w:rsid w:val="00255133"/>
    <w:rsid w:val="00255180"/>
    <w:rsid w:val="002551D7"/>
    <w:rsid w:val="00255283"/>
    <w:rsid w:val="0025528C"/>
    <w:rsid w:val="002552BD"/>
    <w:rsid w:val="00255390"/>
    <w:rsid w:val="002553CC"/>
    <w:rsid w:val="002554E1"/>
    <w:rsid w:val="002554EC"/>
    <w:rsid w:val="00255551"/>
    <w:rsid w:val="002556DF"/>
    <w:rsid w:val="002556FD"/>
    <w:rsid w:val="00255705"/>
    <w:rsid w:val="0025590A"/>
    <w:rsid w:val="0025595D"/>
    <w:rsid w:val="002559BC"/>
    <w:rsid w:val="002559EA"/>
    <w:rsid w:val="00255A10"/>
    <w:rsid w:val="00255A62"/>
    <w:rsid w:val="00255B9E"/>
    <w:rsid w:val="00255BBA"/>
    <w:rsid w:val="00255C03"/>
    <w:rsid w:val="00255C8A"/>
    <w:rsid w:val="00255CBF"/>
    <w:rsid w:val="00255D4E"/>
    <w:rsid w:val="00255D9F"/>
    <w:rsid w:val="00255DA1"/>
    <w:rsid w:val="00255E43"/>
    <w:rsid w:val="00255E68"/>
    <w:rsid w:val="00255E70"/>
    <w:rsid w:val="00255FDB"/>
    <w:rsid w:val="00255FE2"/>
    <w:rsid w:val="00256050"/>
    <w:rsid w:val="0025605D"/>
    <w:rsid w:val="00256060"/>
    <w:rsid w:val="0025609C"/>
    <w:rsid w:val="00256136"/>
    <w:rsid w:val="002561F7"/>
    <w:rsid w:val="00256213"/>
    <w:rsid w:val="002562D6"/>
    <w:rsid w:val="00256325"/>
    <w:rsid w:val="00256418"/>
    <w:rsid w:val="00256476"/>
    <w:rsid w:val="002564CD"/>
    <w:rsid w:val="00256561"/>
    <w:rsid w:val="00256569"/>
    <w:rsid w:val="002565C8"/>
    <w:rsid w:val="002567B3"/>
    <w:rsid w:val="002567E1"/>
    <w:rsid w:val="00256818"/>
    <w:rsid w:val="0025687E"/>
    <w:rsid w:val="002568BB"/>
    <w:rsid w:val="00256966"/>
    <w:rsid w:val="002569DA"/>
    <w:rsid w:val="002569DE"/>
    <w:rsid w:val="00256A12"/>
    <w:rsid w:val="00256AC7"/>
    <w:rsid w:val="00256E1B"/>
    <w:rsid w:val="00256E7E"/>
    <w:rsid w:val="00256F08"/>
    <w:rsid w:val="00256F35"/>
    <w:rsid w:val="00257029"/>
    <w:rsid w:val="00257041"/>
    <w:rsid w:val="002571DE"/>
    <w:rsid w:val="002573CC"/>
    <w:rsid w:val="0025751D"/>
    <w:rsid w:val="00257532"/>
    <w:rsid w:val="002575A5"/>
    <w:rsid w:val="00257615"/>
    <w:rsid w:val="00257726"/>
    <w:rsid w:val="0025783E"/>
    <w:rsid w:val="00257994"/>
    <w:rsid w:val="002579F3"/>
    <w:rsid w:val="00257A81"/>
    <w:rsid w:val="00257BC3"/>
    <w:rsid w:val="00257BFC"/>
    <w:rsid w:val="00257C8C"/>
    <w:rsid w:val="00257CA1"/>
    <w:rsid w:val="00257CE3"/>
    <w:rsid w:val="00257D50"/>
    <w:rsid w:val="00257D82"/>
    <w:rsid w:val="00257DD2"/>
    <w:rsid w:val="00257E49"/>
    <w:rsid w:val="00257E9D"/>
    <w:rsid w:val="00257EA8"/>
    <w:rsid w:val="00257EFD"/>
    <w:rsid w:val="00257FAE"/>
    <w:rsid w:val="002601C0"/>
    <w:rsid w:val="0026028D"/>
    <w:rsid w:val="00260411"/>
    <w:rsid w:val="00260479"/>
    <w:rsid w:val="002604B6"/>
    <w:rsid w:val="00260521"/>
    <w:rsid w:val="0026055D"/>
    <w:rsid w:val="00260778"/>
    <w:rsid w:val="00260793"/>
    <w:rsid w:val="0026081A"/>
    <w:rsid w:val="00260846"/>
    <w:rsid w:val="00260864"/>
    <w:rsid w:val="0026091E"/>
    <w:rsid w:val="00260920"/>
    <w:rsid w:val="00260930"/>
    <w:rsid w:val="0026096D"/>
    <w:rsid w:val="00260AEE"/>
    <w:rsid w:val="00260B88"/>
    <w:rsid w:val="00260C08"/>
    <w:rsid w:val="00260C0C"/>
    <w:rsid w:val="00260D9A"/>
    <w:rsid w:val="00260F62"/>
    <w:rsid w:val="00260F72"/>
    <w:rsid w:val="00261042"/>
    <w:rsid w:val="0026108C"/>
    <w:rsid w:val="002610BE"/>
    <w:rsid w:val="002610E1"/>
    <w:rsid w:val="00261197"/>
    <w:rsid w:val="002611C7"/>
    <w:rsid w:val="00261238"/>
    <w:rsid w:val="002612E5"/>
    <w:rsid w:val="002612E7"/>
    <w:rsid w:val="0026134E"/>
    <w:rsid w:val="002613B0"/>
    <w:rsid w:val="002613D0"/>
    <w:rsid w:val="00261477"/>
    <w:rsid w:val="0026150F"/>
    <w:rsid w:val="00261668"/>
    <w:rsid w:val="0026166F"/>
    <w:rsid w:val="00261689"/>
    <w:rsid w:val="00261795"/>
    <w:rsid w:val="0026179B"/>
    <w:rsid w:val="002617CC"/>
    <w:rsid w:val="002617F2"/>
    <w:rsid w:val="00261A5F"/>
    <w:rsid w:val="00261A61"/>
    <w:rsid w:val="00261A68"/>
    <w:rsid w:val="00261A7E"/>
    <w:rsid w:val="00261AB7"/>
    <w:rsid w:val="00261B6F"/>
    <w:rsid w:val="00261BF2"/>
    <w:rsid w:val="00261D01"/>
    <w:rsid w:val="00261D10"/>
    <w:rsid w:val="00261D1E"/>
    <w:rsid w:val="00261D45"/>
    <w:rsid w:val="00261DEF"/>
    <w:rsid w:val="00261EC3"/>
    <w:rsid w:val="00261EE4"/>
    <w:rsid w:val="00261FC0"/>
    <w:rsid w:val="00261FC6"/>
    <w:rsid w:val="00262068"/>
    <w:rsid w:val="00262150"/>
    <w:rsid w:val="002621AA"/>
    <w:rsid w:val="002621AB"/>
    <w:rsid w:val="00262252"/>
    <w:rsid w:val="00262274"/>
    <w:rsid w:val="002622A9"/>
    <w:rsid w:val="00262315"/>
    <w:rsid w:val="00262368"/>
    <w:rsid w:val="00262481"/>
    <w:rsid w:val="0026259C"/>
    <w:rsid w:val="00262603"/>
    <w:rsid w:val="002626AE"/>
    <w:rsid w:val="0026279B"/>
    <w:rsid w:val="002627E8"/>
    <w:rsid w:val="0026293C"/>
    <w:rsid w:val="002629C7"/>
    <w:rsid w:val="00262ADB"/>
    <w:rsid w:val="00262ADD"/>
    <w:rsid w:val="00262BEC"/>
    <w:rsid w:val="00262C5C"/>
    <w:rsid w:val="00262D3B"/>
    <w:rsid w:val="00262F2E"/>
    <w:rsid w:val="00263007"/>
    <w:rsid w:val="00263035"/>
    <w:rsid w:val="00263044"/>
    <w:rsid w:val="002631F8"/>
    <w:rsid w:val="00263316"/>
    <w:rsid w:val="002633D1"/>
    <w:rsid w:val="002634C5"/>
    <w:rsid w:val="002635A7"/>
    <w:rsid w:val="002635CD"/>
    <w:rsid w:val="002636EB"/>
    <w:rsid w:val="00263889"/>
    <w:rsid w:val="00263896"/>
    <w:rsid w:val="00263967"/>
    <w:rsid w:val="0026396A"/>
    <w:rsid w:val="002639E1"/>
    <w:rsid w:val="00263A0D"/>
    <w:rsid w:val="00263AA4"/>
    <w:rsid w:val="00263AC6"/>
    <w:rsid w:val="00263C1F"/>
    <w:rsid w:val="00263DC9"/>
    <w:rsid w:val="00263DDF"/>
    <w:rsid w:val="00263F94"/>
    <w:rsid w:val="00263FFF"/>
    <w:rsid w:val="00264027"/>
    <w:rsid w:val="00264029"/>
    <w:rsid w:val="002640A0"/>
    <w:rsid w:val="002640C8"/>
    <w:rsid w:val="002640E2"/>
    <w:rsid w:val="00264100"/>
    <w:rsid w:val="002641E9"/>
    <w:rsid w:val="0026422E"/>
    <w:rsid w:val="002643CF"/>
    <w:rsid w:val="00264418"/>
    <w:rsid w:val="0026446A"/>
    <w:rsid w:val="00264496"/>
    <w:rsid w:val="002644E9"/>
    <w:rsid w:val="002645ED"/>
    <w:rsid w:val="00264676"/>
    <w:rsid w:val="0026474E"/>
    <w:rsid w:val="00264881"/>
    <w:rsid w:val="002648DA"/>
    <w:rsid w:val="0026492E"/>
    <w:rsid w:val="00264953"/>
    <w:rsid w:val="002649B8"/>
    <w:rsid w:val="00264AFD"/>
    <w:rsid w:val="00264B90"/>
    <w:rsid w:val="00264BBC"/>
    <w:rsid w:val="00264BCB"/>
    <w:rsid w:val="00264C2A"/>
    <w:rsid w:val="00264CA9"/>
    <w:rsid w:val="00264D28"/>
    <w:rsid w:val="00264D47"/>
    <w:rsid w:val="00264D5A"/>
    <w:rsid w:val="00264DDF"/>
    <w:rsid w:val="00264DE3"/>
    <w:rsid w:val="00265001"/>
    <w:rsid w:val="00265119"/>
    <w:rsid w:val="00265165"/>
    <w:rsid w:val="0026516D"/>
    <w:rsid w:val="002654C1"/>
    <w:rsid w:val="002655D6"/>
    <w:rsid w:val="0026560A"/>
    <w:rsid w:val="002658AC"/>
    <w:rsid w:val="0026598D"/>
    <w:rsid w:val="002659BC"/>
    <w:rsid w:val="00265A60"/>
    <w:rsid w:val="00265A91"/>
    <w:rsid w:val="00265BCE"/>
    <w:rsid w:val="00265DDB"/>
    <w:rsid w:val="00265DE1"/>
    <w:rsid w:val="00265E89"/>
    <w:rsid w:val="00265EBE"/>
    <w:rsid w:val="00265EED"/>
    <w:rsid w:val="002661E5"/>
    <w:rsid w:val="00266232"/>
    <w:rsid w:val="00266266"/>
    <w:rsid w:val="00266338"/>
    <w:rsid w:val="002663B0"/>
    <w:rsid w:val="002663BC"/>
    <w:rsid w:val="002664F7"/>
    <w:rsid w:val="0026650F"/>
    <w:rsid w:val="0026660E"/>
    <w:rsid w:val="0026664E"/>
    <w:rsid w:val="00266724"/>
    <w:rsid w:val="0026672E"/>
    <w:rsid w:val="00266745"/>
    <w:rsid w:val="00266766"/>
    <w:rsid w:val="002667F8"/>
    <w:rsid w:val="00266858"/>
    <w:rsid w:val="00266860"/>
    <w:rsid w:val="0026692B"/>
    <w:rsid w:val="00266978"/>
    <w:rsid w:val="00266982"/>
    <w:rsid w:val="00266A20"/>
    <w:rsid w:val="00266A6B"/>
    <w:rsid w:val="00266A8D"/>
    <w:rsid w:val="00266B7E"/>
    <w:rsid w:val="00266C22"/>
    <w:rsid w:val="00266CA7"/>
    <w:rsid w:val="00266D35"/>
    <w:rsid w:val="00266E7F"/>
    <w:rsid w:val="00266FBE"/>
    <w:rsid w:val="00267108"/>
    <w:rsid w:val="0026717B"/>
    <w:rsid w:val="00267206"/>
    <w:rsid w:val="0026720B"/>
    <w:rsid w:val="00267271"/>
    <w:rsid w:val="0026729A"/>
    <w:rsid w:val="00267345"/>
    <w:rsid w:val="002673AE"/>
    <w:rsid w:val="0026742D"/>
    <w:rsid w:val="002674AF"/>
    <w:rsid w:val="00267529"/>
    <w:rsid w:val="00267582"/>
    <w:rsid w:val="00267597"/>
    <w:rsid w:val="002675A7"/>
    <w:rsid w:val="0026761E"/>
    <w:rsid w:val="0026767F"/>
    <w:rsid w:val="002676E9"/>
    <w:rsid w:val="00267763"/>
    <w:rsid w:val="002677B6"/>
    <w:rsid w:val="002677F2"/>
    <w:rsid w:val="00267832"/>
    <w:rsid w:val="00267880"/>
    <w:rsid w:val="00267998"/>
    <w:rsid w:val="0026799B"/>
    <w:rsid w:val="00267CC0"/>
    <w:rsid w:val="00267F40"/>
    <w:rsid w:val="00267F59"/>
    <w:rsid w:val="00267F6F"/>
    <w:rsid w:val="00270009"/>
    <w:rsid w:val="00270028"/>
    <w:rsid w:val="0027005B"/>
    <w:rsid w:val="0027018D"/>
    <w:rsid w:val="002701F4"/>
    <w:rsid w:val="00270254"/>
    <w:rsid w:val="002702BA"/>
    <w:rsid w:val="002702DC"/>
    <w:rsid w:val="002702FB"/>
    <w:rsid w:val="00270399"/>
    <w:rsid w:val="002703F8"/>
    <w:rsid w:val="00270412"/>
    <w:rsid w:val="00270429"/>
    <w:rsid w:val="00270545"/>
    <w:rsid w:val="00270642"/>
    <w:rsid w:val="00270670"/>
    <w:rsid w:val="002706D0"/>
    <w:rsid w:val="00270762"/>
    <w:rsid w:val="002708A9"/>
    <w:rsid w:val="0027093B"/>
    <w:rsid w:val="00270A1F"/>
    <w:rsid w:val="00270A48"/>
    <w:rsid w:val="00270ACE"/>
    <w:rsid w:val="00270C64"/>
    <w:rsid w:val="00270CC3"/>
    <w:rsid w:val="00270D10"/>
    <w:rsid w:val="00270D16"/>
    <w:rsid w:val="00270D6D"/>
    <w:rsid w:val="00270E7F"/>
    <w:rsid w:val="00270F8E"/>
    <w:rsid w:val="00271033"/>
    <w:rsid w:val="00271051"/>
    <w:rsid w:val="00271063"/>
    <w:rsid w:val="002712A0"/>
    <w:rsid w:val="002713CE"/>
    <w:rsid w:val="002713E1"/>
    <w:rsid w:val="0027156F"/>
    <w:rsid w:val="00271644"/>
    <w:rsid w:val="0027183C"/>
    <w:rsid w:val="00271856"/>
    <w:rsid w:val="002718C3"/>
    <w:rsid w:val="0027194B"/>
    <w:rsid w:val="00271999"/>
    <w:rsid w:val="00271A1E"/>
    <w:rsid w:val="00271A5B"/>
    <w:rsid w:val="00271A98"/>
    <w:rsid w:val="00271AF5"/>
    <w:rsid w:val="00271C3C"/>
    <w:rsid w:val="00271CBE"/>
    <w:rsid w:val="00271D75"/>
    <w:rsid w:val="00271E15"/>
    <w:rsid w:val="00271EA4"/>
    <w:rsid w:val="00271FD5"/>
    <w:rsid w:val="00272062"/>
    <w:rsid w:val="0027219E"/>
    <w:rsid w:val="002721FC"/>
    <w:rsid w:val="00272247"/>
    <w:rsid w:val="002722D0"/>
    <w:rsid w:val="002722EB"/>
    <w:rsid w:val="002722EC"/>
    <w:rsid w:val="0027231C"/>
    <w:rsid w:val="00272426"/>
    <w:rsid w:val="00272495"/>
    <w:rsid w:val="002724E8"/>
    <w:rsid w:val="00272657"/>
    <w:rsid w:val="002726B5"/>
    <w:rsid w:val="00272873"/>
    <w:rsid w:val="002729F3"/>
    <w:rsid w:val="00272BB0"/>
    <w:rsid w:val="00272C21"/>
    <w:rsid w:val="00272C55"/>
    <w:rsid w:val="00272D70"/>
    <w:rsid w:val="00272FC0"/>
    <w:rsid w:val="00273057"/>
    <w:rsid w:val="00273067"/>
    <w:rsid w:val="00273070"/>
    <w:rsid w:val="00273170"/>
    <w:rsid w:val="002731AE"/>
    <w:rsid w:val="0027328F"/>
    <w:rsid w:val="0027329F"/>
    <w:rsid w:val="002732F7"/>
    <w:rsid w:val="0027331C"/>
    <w:rsid w:val="00273397"/>
    <w:rsid w:val="002733B6"/>
    <w:rsid w:val="00273440"/>
    <w:rsid w:val="00273551"/>
    <w:rsid w:val="00273571"/>
    <w:rsid w:val="00273621"/>
    <w:rsid w:val="00273773"/>
    <w:rsid w:val="002737CA"/>
    <w:rsid w:val="002737D3"/>
    <w:rsid w:val="0027384C"/>
    <w:rsid w:val="00273AF7"/>
    <w:rsid w:val="00273BB1"/>
    <w:rsid w:val="00273C0F"/>
    <w:rsid w:val="00273C23"/>
    <w:rsid w:val="00273C40"/>
    <w:rsid w:val="00273D7C"/>
    <w:rsid w:val="00273DCF"/>
    <w:rsid w:val="00273E18"/>
    <w:rsid w:val="00273E80"/>
    <w:rsid w:val="00274063"/>
    <w:rsid w:val="0027409F"/>
    <w:rsid w:val="002740DF"/>
    <w:rsid w:val="002741E1"/>
    <w:rsid w:val="00274316"/>
    <w:rsid w:val="0027431E"/>
    <w:rsid w:val="00274415"/>
    <w:rsid w:val="00274471"/>
    <w:rsid w:val="002746E2"/>
    <w:rsid w:val="00274729"/>
    <w:rsid w:val="00274796"/>
    <w:rsid w:val="002747AA"/>
    <w:rsid w:val="00274859"/>
    <w:rsid w:val="00274907"/>
    <w:rsid w:val="002749E1"/>
    <w:rsid w:val="00274A17"/>
    <w:rsid w:val="00274A9F"/>
    <w:rsid w:val="00274ADB"/>
    <w:rsid w:val="00274ADD"/>
    <w:rsid w:val="00274B46"/>
    <w:rsid w:val="00274BC9"/>
    <w:rsid w:val="00274CC9"/>
    <w:rsid w:val="00274CF6"/>
    <w:rsid w:val="00274D67"/>
    <w:rsid w:val="00274DC9"/>
    <w:rsid w:val="00274EBD"/>
    <w:rsid w:val="00274EEE"/>
    <w:rsid w:val="00274F01"/>
    <w:rsid w:val="00274FA4"/>
    <w:rsid w:val="002750CD"/>
    <w:rsid w:val="002750D0"/>
    <w:rsid w:val="0027516C"/>
    <w:rsid w:val="002751ED"/>
    <w:rsid w:val="00275265"/>
    <w:rsid w:val="0027528E"/>
    <w:rsid w:val="00275290"/>
    <w:rsid w:val="00275296"/>
    <w:rsid w:val="00275353"/>
    <w:rsid w:val="0027537A"/>
    <w:rsid w:val="002753B6"/>
    <w:rsid w:val="00275456"/>
    <w:rsid w:val="002754E9"/>
    <w:rsid w:val="0027550A"/>
    <w:rsid w:val="00275581"/>
    <w:rsid w:val="002755EC"/>
    <w:rsid w:val="0027561E"/>
    <w:rsid w:val="0027561F"/>
    <w:rsid w:val="002756E1"/>
    <w:rsid w:val="00275719"/>
    <w:rsid w:val="002757F1"/>
    <w:rsid w:val="00275870"/>
    <w:rsid w:val="002758DA"/>
    <w:rsid w:val="002759D7"/>
    <w:rsid w:val="00275A87"/>
    <w:rsid w:val="00275BED"/>
    <w:rsid w:val="00275BF3"/>
    <w:rsid w:val="00275BF9"/>
    <w:rsid w:val="00275C2D"/>
    <w:rsid w:val="00275D13"/>
    <w:rsid w:val="00275D6C"/>
    <w:rsid w:val="00275D85"/>
    <w:rsid w:val="00275DB9"/>
    <w:rsid w:val="00275DE6"/>
    <w:rsid w:val="00275E26"/>
    <w:rsid w:val="0027605D"/>
    <w:rsid w:val="0027608F"/>
    <w:rsid w:val="002760AF"/>
    <w:rsid w:val="0027614F"/>
    <w:rsid w:val="0027626A"/>
    <w:rsid w:val="002762E7"/>
    <w:rsid w:val="0027636D"/>
    <w:rsid w:val="0027640E"/>
    <w:rsid w:val="002764A7"/>
    <w:rsid w:val="00276539"/>
    <w:rsid w:val="0027657E"/>
    <w:rsid w:val="00276765"/>
    <w:rsid w:val="00276790"/>
    <w:rsid w:val="002769D1"/>
    <w:rsid w:val="00276AC8"/>
    <w:rsid w:val="00276AED"/>
    <w:rsid w:val="00276B1E"/>
    <w:rsid w:val="00276B6C"/>
    <w:rsid w:val="00276BB4"/>
    <w:rsid w:val="00276D76"/>
    <w:rsid w:val="00276E8F"/>
    <w:rsid w:val="00276EA9"/>
    <w:rsid w:val="00276FE8"/>
    <w:rsid w:val="0027711D"/>
    <w:rsid w:val="00277163"/>
    <w:rsid w:val="0027727E"/>
    <w:rsid w:val="00277362"/>
    <w:rsid w:val="00277380"/>
    <w:rsid w:val="002773C1"/>
    <w:rsid w:val="00277459"/>
    <w:rsid w:val="002775F1"/>
    <w:rsid w:val="002776AE"/>
    <w:rsid w:val="0027770E"/>
    <w:rsid w:val="002778BD"/>
    <w:rsid w:val="0027795A"/>
    <w:rsid w:val="002779CD"/>
    <w:rsid w:val="002779DD"/>
    <w:rsid w:val="00277A08"/>
    <w:rsid w:val="00277B31"/>
    <w:rsid w:val="00277C28"/>
    <w:rsid w:val="00277C51"/>
    <w:rsid w:val="00277C58"/>
    <w:rsid w:val="00277C5C"/>
    <w:rsid w:val="00277C79"/>
    <w:rsid w:val="00277C7A"/>
    <w:rsid w:val="00277D0B"/>
    <w:rsid w:val="00277E68"/>
    <w:rsid w:val="00280022"/>
    <w:rsid w:val="002800E4"/>
    <w:rsid w:val="00280117"/>
    <w:rsid w:val="0028017C"/>
    <w:rsid w:val="002801A8"/>
    <w:rsid w:val="002801AB"/>
    <w:rsid w:val="0028021C"/>
    <w:rsid w:val="00280221"/>
    <w:rsid w:val="00280261"/>
    <w:rsid w:val="00280306"/>
    <w:rsid w:val="002803B0"/>
    <w:rsid w:val="00280455"/>
    <w:rsid w:val="00280479"/>
    <w:rsid w:val="0028047F"/>
    <w:rsid w:val="002804C7"/>
    <w:rsid w:val="002804DE"/>
    <w:rsid w:val="002805D8"/>
    <w:rsid w:val="002807C8"/>
    <w:rsid w:val="002807DC"/>
    <w:rsid w:val="002807E1"/>
    <w:rsid w:val="002808F4"/>
    <w:rsid w:val="002809CC"/>
    <w:rsid w:val="002809E3"/>
    <w:rsid w:val="00280A59"/>
    <w:rsid w:val="00280B52"/>
    <w:rsid w:val="00280D92"/>
    <w:rsid w:val="00280F16"/>
    <w:rsid w:val="00280FFF"/>
    <w:rsid w:val="002810B3"/>
    <w:rsid w:val="00281148"/>
    <w:rsid w:val="002811D2"/>
    <w:rsid w:val="00281257"/>
    <w:rsid w:val="0028126A"/>
    <w:rsid w:val="0028128E"/>
    <w:rsid w:val="00281350"/>
    <w:rsid w:val="002813C2"/>
    <w:rsid w:val="002813F0"/>
    <w:rsid w:val="00281411"/>
    <w:rsid w:val="00281417"/>
    <w:rsid w:val="00281479"/>
    <w:rsid w:val="0028151D"/>
    <w:rsid w:val="0028155E"/>
    <w:rsid w:val="00281657"/>
    <w:rsid w:val="00281779"/>
    <w:rsid w:val="002818FD"/>
    <w:rsid w:val="0028193C"/>
    <w:rsid w:val="00281979"/>
    <w:rsid w:val="00281A02"/>
    <w:rsid w:val="00281AA8"/>
    <w:rsid w:val="00281B7F"/>
    <w:rsid w:val="00281BA2"/>
    <w:rsid w:val="00281C5B"/>
    <w:rsid w:val="00281C85"/>
    <w:rsid w:val="00281D26"/>
    <w:rsid w:val="00281DD4"/>
    <w:rsid w:val="00281F04"/>
    <w:rsid w:val="00281F2F"/>
    <w:rsid w:val="00281FE8"/>
    <w:rsid w:val="002820E1"/>
    <w:rsid w:val="00282269"/>
    <w:rsid w:val="0028231C"/>
    <w:rsid w:val="00282524"/>
    <w:rsid w:val="00282529"/>
    <w:rsid w:val="00282634"/>
    <w:rsid w:val="002826A5"/>
    <w:rsid w:val="002827E3"/>
    <w:rsid w:val="00282811"/>
    <w:rsid w:val="0028285B"/>
    <w:rsid w:val="002828CD"/>
    <w:rsid w:val="0028290C"/>
    <w:rsid w:val="00282972"/>
    <w:rsid w:val="0028297E"/>
    <w:rsid w:val="002829F0"/>
    <w:rsid w:val="00282AF5"/>
    <w:rsid w:val="00282B56"/>
    <w:rsid w:val="00282CF2"/>
    <w:rsid w:val="00282DF8"/>
    <w:rsid w:val="00282EAA"/>
    <w:rsid w:val="00282EF2"/>
    <w:rsid w:val="00282F26"/>
    <w:rsid w:val="00282F4A"/>
    <w:rsid w:val="00282F84"/>
    <w:rsid w:val="0028302B"/>
    <w:rsid w:val="0028305C"/>
    <w:rsid w:val="00283109"/>
    <w:rsid w:val="0028318A"/>
    <w:rsid w:val="00283229"/>
    <w:rsid w:val="00283281"/>
    <w:rsid w:val="0028328F"/>
    <w:rsid w:val="002833C7"/>
    <w:rsid w:val="002833E7"/>
    <w:rsid w:val="0028361A"/>
    <w:rsid w:val="0028361C"/>
    <w:rsid w:val="00283659"/>
    <w:rsid w:val="00283735"/>
    <w:rsid w:val="0028379E"/>
    <w:rsid w:val="002837B8"/>
    <w:rsid w:val="0028382B"/>
    <w:rsid w:val="00283A02"/>
    <w:rsid w:val="00283A32"/>
    <w:rsid w:val="00283A3B"/>
    <w:rsid w:val="00283A9B"/>
    <w:rsid w:val="00283B57"/>
    <w:rsid w:val="00283B75"/>
    <w:rsid w:val="00283CA9"/>
    <w:rsid w:val="00283D48"/>
    <w:rsid w:val="00283EBB"/>
    <w:rsid w:val="00283EFC"/>
    <w:rsid w:val="00283F3B"/>
    <w:rsid w:val="00283F44"/>
    <w:rsid w:val="00283F98"/>
    <w:rsid w:val="00284086"/>
    <w:rsid w:val="00284131"/>
    <w:rsid w:val="00284135"/>
    <w:rsid w:val="00284195"/>
    <w:rsid w:val="0028420D"/>
    <w:rsid w:val="002842EE"/>
    <w:rsid w:val="0028432E"/>
    <w:rsid w:val="002843A1"/>
    <w:rsid w:val="00284475"/>
    <w:rsid w:val="002844FE"/>
    <w:rsid w:val="0028453F"/>
    <w:rsid w:val="002845E2"/>
    <w:rsid w:val="00284626"/>
    <w:rsid w:val="002846A2"/>
    <w:rsid w:val="002846A9"/>
    <w:rsid w:val="002846B2"/>
    <w:rsid w:val="00284781"/>
    <w:rsid w:val="00284827"/>
    <w:rsid w:val="0028490F"/>
    <w:rsid w:val="00284950"/>
    <w:rsid w:val="0028495B"/>
    <w:rsid w:val="00284979"/>
    <w:rsid w:val="002849A0"/>
    <w:rsid w:val="00284AEB"/>
    <w:rsid w:val="00284C8F"/>
    <w:rsid w:val="00284E48"/>
    <w:rsid w:val="00284E53"/>
    <w:rsid w:val="00284E54"/>
    <w:rsid w:val="00284EB5"/>
    <w:rsid w:val="00284F0D"/>
    <w:rsid w:val="00284F83"/>
    <w:rsid w:val="00284FDB"/>
    <w:rsid w:val="00285023"/>
    <w:rsid w:val="00285054"/>
    <w:rsid w:val="002851E8"/>
    <w:rsid w:val="002851F0"/>
    <w:rsid w:val="00285592"/>
    <w:rsid w:val="0028563F"/>
    <w:rsid w:val="00285689"/>
    <w:rsid w:val="00285695"/>
    <w:rsid w:val="00285727"/>
    <w:rsid w:val="0028574D"/>
    <w:rsid w:val="0028576E"/>
    <w:rsid w:val="0028579E"/>
    <w:rsid w:val="002857BF"/>
    <w:rsid w:val="0028585B"/>
    <w:rsid w:val="00285898"/>
    <w:rsid w:val="002858AF"/>
    <w:rsid w:val="0028592B"/>
    <w:rsid w:val="00285A6B"/>
    <w:rsid w:val="00285A8E"/>
    <w:rsid w:val="00285AA7"/>
    <w:rsid w:val="00285B14"/>
    <w:rsid w:val="00285B97"/>
    <w:rsid w:val="00285BDF"/>
    <w:rsid w:val="00285BFC"/>
    <w:rsid w:val="00285D51"/>
    <w:rsid w:val="00285D88"/>
    <w:rsid w:val="00285DD6"/>
    <w:rsid w:val="00285ECD"/>
    <w:rsid w:val="00285ED9"/>
    <w:rsid w:val="00285EDF"/>
    <w:rsid w:val="00285EE9"/>
    <w:rsid w:val="00285F67"/>
    <w:rsid w:val="00286030"/>
    <w:rsid w:val="0028604A"/>
    <w:rsid w:val="00286078"/>
    <w:rsid w:val="002861C9"/>
    <w:rsid w:val="002862E2"/>
    <w:rsid w:val="00286386"/>
    <w:rsid w:val="002863CC"/>
    <w:rsid w:val="002863DA"/>
    <w:rsid w:val="002865CE"/>
    <w:rsid w:val="002865F8"/>
    <w:rsid w:val="00286623"/>
    <w:rsid w:val="0028668A"/>
    <w:rsid w:val="0028671F"/>
    <w:rsid w:val="00286731"/>
    <w:rsid w:val="00286739"/>
    <w:rsid w:val="00286762"/>
    <w:rsid w:val="002867DF"/>
    <w:rsid w:val="00286820"/>
    <w:rsid w:val="0028696D"/>
    <w:rsid w:val="00286AE6"/>
    <w:rsid w:val="00286AF5"/>
    <w:rsid w:val="00286C6A"/>
    <w:rsid w:val="00286C93"/>
    <w:rsid w:val="00286F1D"/>
    <w:rsid w:val="00286FA2"/>
    <w:rsid w:val="00286FE2"/>
    <w:rsid w:val="00287044"/>
    <w:rsid w:val="0028710B"/>
    <w:rsid w:val="002871E5"/>
    <w:rsid w:val="00287222"/>
    <w:rsid w:val="0028738E"/>
    <w:rsid w:val="002873B2"/>
    <w:rsid w:val="002874D1"/>
    <w:rsid w:val="002875E9"/>
    <w:rsid w:val="00287677"/>
    <w:rsid w:val="002876A7"/>
    <w:rsid w:val="0028770B"/>
    <w:rsid w:val="002877A1"/>
    <w:rsid w:val="00287891"/>
    <w:rsid w:val="00287907"/>
    <w:rsid w:val="0028799F"/>
    <w:rsid w:val="002879B8"/>
    <w:rsid w:val="00287A43"/>
    <w:rsid w:val="00287A49"/>
    <w:rsid w:val="00287A64"/>
    <w:rsid w:val="00287AB6"/>
    <w:rsid w:val="00287B0A"/>
    <w:rsid w:val="00287B21"/>
    <w:rsid w:val="00287BE0"/>
    <w:rsid w:val="00287C10"/>
    <w:rsid w:val="00287C82"/>
    <w:rsid w:val="00287CEF"/>
    <w:rsid w:val="00287D28"/>
    <w:rsid w:val="00287DDD"/>
    <w:rsid w:val="00287E8F"/>
    <w:rsid w:val="00287F6D"/>
    <w:rsid w:val="0028FFC4"/>
    <w:rsid w:val="0029001C"/>
    <w:rsid w:val="00290084"/>
    <w:rsid w:val="002900C2"/>
    <w:rsid w:val="0029023E"/>
    <w:rsid w:val="0029029F"/>
    <w:rsid w:val="002905B5"/>
    <w:rsid w:val="002905FA"/>
    <w:rsid w:val="0029061E"/>
    <w:rsid w:val="002906D8"/>
    <w:rsid w:val="0029084B"/>
    <w:rsid w:val="00290870"/>
    <w:rsid w:val="002908AA"/>
    <w:rsid w:val="002908B6"/>
    <w:rsid w:val="002908C7"/>
    <w:rsid w:val="00290903"/>
    <w:rsid w:val="0029097A"/>
    <w:rsid w:val="002909CB"/>
    <w:rsid w:val="00290A56"/>
    <w:rsid w:val="00290BAC"/>
    <w:rsid w:val="00290CA7"/>
    <w:rsid w:val="00290E8C"/>
    <w:rsid w:val="00291006"/>
    <w:rsid w:val="0029100F"/>
    <w:rsid w:val="002910A5"/>
    <w:rsid w:val="002910A9"/>
    <w:rsid w:val="00291140"/>
    <w:rsid w:val="00291274"/>
    <w:rsid w:val="00291312"/>
    <w:rsid w:val="002913AF"/>
    <w:rsid w:val="002913D7"/>
    <w:rsid w:val="002913DC"/>
    <w:rsid w:val="00291420"/>
    <w:rsid w:val="002914ED"/>
    <w:rsid w:val="0029152C"/>
    <w:rsid w:val="00291584"/>
    <w:rsid w:val="002916C8"/>
    <w:rsid w:val="00291840"/>
    <w:rsid w:val="002918A3"/>
    <w:rsid w:val="002918B2"/>
    <w:rsid w:val="002918CA"/>
    <w:rsid w:val="002919AB"/>
    <w:rsid w:val="00291AF2"/>
    <w:rsid w:val="00291C8B"/>
    <w:rsid w:val="00291CBB"/>
    <w:rsid w:val="00291E2B"/>
    <w:rsid w:val="00291E5B"/>
    <w:rsid w:val="00291E87"/>
    <w:rsid w:val="00291FA5"/>
    <w:rsid w:val="00292014"/>
    <w:rsid w:val="00292068"/>
    <w:rsid w:val="0029209B"/>
    <w:rsid w:val="002920FA"/>
    <w:rsid w:val="002920FF"/>
    <w:rsid w:val="002921EA"/>
    <w:rsid w:val="00292206"/>
    <w:rsid w:val="0029222E"/>
    <w:rsid w:val="0029225D"/>
    <w:rsid w:val="00292293"/>
    <w:rsid w:val="0029247C"/>
    <w:rsid w:val="00292522"/>
    <w:rsid w:val="00292564"/>
    <w:rsid w:val="002925C6"/>
    <w:rsid w:val="0029262B"/>
    <w:rsid w:val="00292636"/>
    <w:rsid w:val="0029266F"/>
    <w:rsid w:val="002926F3"/>
    <w:rsid w:val="00292762"/>
    <w:rsid w:val="0029279A"/>
    <w:rsid w:val="002927AB"/>
    <w:rsid w:val="0029285E"/>
    <w:rsid w:val="002929B8"/>
    <w:rsid w:val="002929F7"/>
    <w:rsid w:val="00292A86"/>
    <w:rsid w:val="00292B0A"/>
    <w:rsid w:val="00292CB8"/>
    <w:rsid w:val="00292CCA"/>
    <w:rsid w:val="00292CE8"/>
    <w:rsid w:val="00292D01"/>
    <w:rsid w:val="00292D22"/>
    <w:rsid w:val="00292E5E"/>
    <w:rsid w:val="00292ECD"/>
    <w:rsid w:val="00292EDF"/>
    <w:rsid w:val="0029301D"/>
    <w:rsid w:val="0029308D"/>
    <w:rsid w:val="00293096"/>
    <w:rsid w:val="00293172"/>
    <w:rsid w:val="00293378"/>
    <w:rsid w:val="0029337E"/>
    <w:rsid w:val="00293394"/>
    <w:rsid w:val="00293455"/>
    <w:rsid w:val="002934A6"/>
    <w:rsid w:val="002935B5"/>
    <w:rsid w:val="002935F6"/>
    <w:rsid w:val="0029360A"/>
    <w:rsid w:val="00293708"/>
    <w:rsid w:val="0029373A"/>
    <w:rsid w:val="00293753"/>
    <w:rsid w:val="002937B9"/>
    <w:rsid w:val="00293882"/>
    <w:rsid w:val="002939C8"/>
    <w:rsid w:val="002939D4"/>
    <w:rsid w:val="00293A72"/>
    <w:rsid w:val="00293A81"/>
    <w:rsid w:val="00293B33"/>
    <w:rsid w:val="00293B99"/>
    <w:rsid w:val="00293BFE"/>
    <w:rsid w:val="00293C18"/>
    <w:rsid w:val="00293C84"/>
    <w:rsid w:val="00293CCD"/>
    <w:rsid w:val="00293CD6"/>
    <w:rsid w:val="00293CDA"/>
    <w:rsid w:val="00293DF6"/>
    <w:rsid w:val="00293E31"/>
    <w:rsid w:val="00293E45"/>
    <w:rsid w:val="00293EEA"/>
    <w:rsid w:val="00294009"/>
    <w:rsid w:val="00294020"/>
    <w:rsid w:val="0029406C"/>
    <w:rsid w:val="002942AC"/>
    <w:rsid w:val="002943A7"/>
    <w:rsid w:val="0029442B"/>
    <w:rsid w:val="00294463"/>
    <w:rsid w:val="00294484"/>
    <w:rsid w:val="002945CD"/>
    <w:rsid w:val="002945EF"/>
    <w:rsid w:val="00294619"/>
    <w:rsid w:val="00294690"/>
    <w:rsid w:val="00294773"/>
    <w:rsid w:val="00294808"/>
    <w:rsid w:val="002948F4"/>
    <w:rsid w:val="00294935"/>
    <w:rsid w:val="002949B5"/>
    <w:rsid w:val="00294A56"/>
    <w:rsid w:val="00294B36"/>
    <w:rsid w:val="00294B79"/>
    <w:rsid w:val="00294ED6"/>
    <w:rsid w:val="00294EE2"/>
    <w:rsid w:val="00294FFB"/>
    <w:rsid w:val="00294FFD"/>
    <w:rsid w:val="0029500D"/>
    <w:rsid w:val="00295177"/>
    <w:rsid w:val="002951D3"/>
    <w:rsid w:val="00295226"/>
    <w:rsid w:val="0029532E"/>
    <w:rsid w:val="002953C1"/>
    <w:rsid w:val="00295430"/>
    <w:rsid w:val="00295489"/>
    <w:rsid w:val="002954D6"/>
    <w:rsid w:val="002955AA"/>
    <w:rsid w:val="002955BC"/>
    <w:rsid w:val="002957F4"/>
    <w:rsid w:val="00295837"/>
    <w:rsid w:val="002959C6"/>
    <w:rsid w:val="002959EE"/>
    <w:rsid w:val="00295A0D"/>
    <w:rsid w:val="00295A73"/>
    <w:rsid w:val="00295A9F"/>
    <w:rsid w:val="00295B23"/>
    <w:rsid w:val="00295B6A"/>
    <w:rsid w:val="00295BAF"/>
    <w:rsid w:val="00295BE8"/>
    <w:rsid w:val="00295C17"/>
    <w:rsid w:val="00295D34"/>
    <w:rsid w:val="00295D60"/>
    <w:rsid w:val="00295D64"/>
    <w:rsid w:val="00295D96"/>
    <w:rsid w:val="00295E76"/>
    <w:rsid w:val="00295E9B"/>
    <w:rsid w:val="00295ECC"/>
    <w:rsid w:val="00295F69"/>
    <w:rsid w:val="00295F88"/>
    <w:rsid w:val="00295FBA"/>
    <w:rsid w:val="0029605A"/>
    <w:rsid w:val="00296081"/>
    <w:rsid w:val="00296091"/>
    <w:rsid w:val="00296125"/>
    <w:rsid w:val="002961E6"/>
    <w:rsid w:val="002962AA"/>
    <w:rsid w:val="00296386"/>
    <w:rsid w:val="00296645"/>
    <w:rsid w:val="002966E2"/>
    <w:rsid w:val="00296752"/>
    <w:rsid w:val="0029680C"/>
    <w:rsid w:val="00296824"/>
    <w:rsid w:val="0029682C"/>
    <w:rsid w:val="00296852"/>
    <w:rsid w:val="00296853"/>
    <w:rsid w:val="00296873"/>
    <w:rsid w:val="002968C9"/>
    <w:rsid w:val="00296907"/>
    <w:rsid w:val="00296957"/>
    <w:rsid w:val="00296980"/>
    <w:rsid w:val="002969D3"/>
    <w:rsid w:val="00296CAD"/>
    <w:rsid w:val="00296DC5"/>
    <w:rsid w:val="00296EA4"/>
    <w:rsid w:val="00296EDC"/>
    <w:rsid w:val="00296FB5"/>
    <w:rsid w:val="00296FFA"/>
    <w:rsid w:val="00297033"/>
    <w:rsid w:val="002972CC"/>
    <w:rsid w:val="00297315"/>
    <w:rsid w:val="0029744F"/>
    <w:rsid w:val="002974C5"/>
    <w:rsid w:val="002974DE"/>
    <w:rsid w:val="0029757F"/>
    <w:rsid w:val="00297635"/>
    <w:rsid w:val="0029773E"/>
    <w:rsid w:val="0029776A"/>
    <w:rsid w:val="002977FF"/>
    <w:rsid w:val="00297821"/>
    <w:rsid w:val="00297984"/>
    <w:rsid w:val="0029799F"/>
    <w:rsid w:val="00297A6A"/>
    <w:rsid w:val="00297AF0"/>
    <w:rsid w:val="00297B25"/>
    <w:rsid w:val="00297BD8"/>
    <w:rsid w:val="00297C5D"/>
    <w:rsid w:val="00297D6A"/>
    <w:rsid w:val="00297DEE"/>
    <w:rsid w:val="00297E12"/>
    <w:rsid w:val="00297E22"/>
    <w:rsid w:val="002A003B"/>
    <w:rsid w:val="002A00A1"/>
    <w:rsid w:val="002A01E7"/>
    <w:rsid w:val="002A02C9"/>
    <w:rsid w:val="002A03C0"/>
    <w:rsid w:val="002A046B"/>
    <w:rsid w:val="002A057D"/>
    <w:rsid w:val="002A05B2"/>
    <w:rsid w:val="002A05C2"/>
    <w:rsid w:val="002A06A7"/>
    <w:rsid w:val="002A08BE"/>
    <w:rsid w:val="002A09C3"/>
    <w:rsid w:val="002A0A20"/>
    <w:rsid w:val="002A0A9B"/>
    <w:rsid w:val="002A0C12"/>
    <w:rsid w:val="002A0E2D"/>
    <w:rsid w:val="002A1053"/>
    <w:rsid w:val="002A1084"/>
    <w:rsid w:val="002A10BC"/>
    <w:rsid w:val="002A115E"/>
    <w:rsid w:val="002A11BA"/>
    <w:rsid w:val="002A1262"/>
    <w:rsid w:val="002A12A5"/>
    <w:rsid w:val="002A1302"/>
    <w:rsid w:val="002A1361"/>
    <w:rsid w:val="002A13BB"/>
    <w:rsid w:val="002A142E"/>
    <w:rsid w:val="002A1465"/>
    <w:rsid w:val="002A148F"/>
    <w:rsid w:val="002A14BC"/>
    <w:rsid w:val="002A14D1"/>
    <w:rsid w:val="002A1591"/>
    <w:rsid w:val="002A159C"/>
    <w:rsid w:val="002A169A"/>
    <w:rsid w:val="002A176E"/>
    <w:rsid w:val="002A178F"/>
    <w:rsid w:val="002A17CA"/>
    <w:rsid w:val="002A17EA"/>
    <w:rsid w:val="002A188C"/>
    <w:rsid w:val="002A18EE"/>
    <w:rsid w:val="002A1906"/>
    <w:rsid w:val="002A1977"/>
    <w:rsid w:val="002A1A44"/>
    <w:rsid w:val="002A1AC2"/>
    <w:rsid w:val="002A1B6B"/>
    <w:rsid w:val="002A1C5C"/>
    <w:rsid w:val="002A1DAA"/>
    <w:rsid w:val="002A1EF8"/>
    <w:rsid w:val="002A1F23"/>
    <w:rsid w:val="002A1F27"/>
    <w:rsid w:val="002A1F44"/>
    <w:rsid w:val="002A1F51"/>
    <w:rsid w:val="002A1F7B"/>
    <w:rsid w:val="002A1F7D"/>
    <w:rsid w:val="002A2142"/>
    <w:rsid w:val="002A2285"/>
    <w:rsid w:val="002A2294"/>
    <w:rsid w:val="002A2327"/>
    <w:rsid w:val="002A2380"/>
    <w:rsid w:val="002A2402"/>
    <w:rsid w:val="002A2558"/>
    <w:rsid w:val="002A25E1"/>
    <w:rsid w:val="002A261E"/>
    <w:rsid w:val="002A2770"/>
    <w:rsid w:val="002A2839"/>
    <w:rsid w:val="002A284C"/>
    <w:rsid w:val="002A285D"/>
    <w:rsid w:val="002A28A3"/>
    <w:rsid w:val="002A292F"/>
    <w:rsid w:val="002A29DB"/>
    <w:rsid w:val="002A2C10"/>
    <w:rsid w:val="002A2C34"/>
    <w:rsid w:val="002A2C6F"/>
    <w:rsid w:val="002A2C8F"/>
    <w:rsid w:val="002A2CE0"/>
    <w:rsid w:val="002A2D18"/>
    <w:rsid w:val="002A2DE5"/>
    <w:rsid w:val="002A2F9C"/>
    <w:rsid w:val="002A30E5"/>
    <w:rsid w:val="002A3104"/>
    <w:rsid w:val="002A31A8"/>
    <w:rsid w:val="002A3236"/>
    <w:rsid w:val="002A3249"/>
    <w:rsid w:val="002A32C9"/>
    <w:rsid w:val="002A354E"/>
    <w:rsid w:val="002A3625"/>
    <w:rsid w:val="002A36DB"/>
    <w:rsid w:val="002A36FB"/>
    <w:rsid w:val="002A3713"/>
    <w:rsid w:val="002A3818"/>
    <w:rsid w:val="002A3863"/>
    <w:rsid w:val="002A388F"/>
    <w:rsid w:val="002A38E3"/>
    <w:rsid w:val="002A3910"/>
    <w:rsid w:val="002A3972"/>
    <w:rsid w:val="002A3ABF"/>
    <w:rsid w:val="002A3BE6"/>
    <w:rsid w:val="002A3BFB"/>
    <w:rsid w:val="002A3C8D"/>
    <w:rsid w:val="002A3E11"/>
    <w:rsid w:val="002A3F32"/>
    <w:rsid w:val="002A3FED"/>
    <w:rsid w:val="002A4031"/>
    <w:rsid w:val="002A438D"/>
    <w:rsid w:val="002A438E"/>
    <w:rsid w:val="002A4441"/>
    <w:rsid w:val="002A4491"/>
    <w:rsid w:val="002A4506"/>
    <w:rsid w:val="002A4507"/>
    <w:rsid w:val="002A4546"/>
    <w:rsid w:val="002A459C"/>
    <w:rsid w:val="002A45E0"/>
    <w:rsid w:val="002A45E6"/>
    <w:rsid w:val="002A4604"/>
    <w:rsid w:val="002A465B"/>
    <w:rsid w:val="002A4714"/>
    <w:rsid w:val="002A47E0"/>
    <w:rsid w:val="002A48C5"/>
    <w:rsid w:val="002A48E8"/>
    <w:rsid w:val="002A4910"/>
    <w:rsid w:val="002A4996"/>
    <w:rsid w:val="002A4A4B"/>
    <w:rsid w:val="002A4A60"/>
    <w:rsid w:val="002A4ADB"/>
    <w:rsid w:val="002A4B04"/>
    <w:rsid w:val="002A4B68"/>
    <w:rsid w:val="002A4B84"/>
    <w:rsid w:val="002A4C84"/>
    <w:rsid w:val="002A4C96"/>
    <w:rsid w:val="002A4CE9"/>
    <w:rsid w:val="002A4D76"/>
    <w:rsid w:val="002A4DAB"/>
    <w:rsid w:val="002A4DC3"/>
    <w:rsid w:val="002A4ED3"/>
    <w:rsid w:val="002A4FDF"/>
    <w:rsid w:val="002A50B4"/>
    <w:rsid w:val="002A5179"/>
    <w:rsid w:val="002A518B"/>
    <w:rsid w:val="002A51B0"/>
    <w:rsid w:val="002A51D6"/>
    <w:rsid w:val="002A524F"/>
    <w:rsid w:val="002A531C"/>
    <w:rsid w:val="002A54F2"/>
    <w:rsid w:val="002A551F"/>
    <w:rsid w:val="002A5614"/>
    <w:rsid w:val="002A577A"/>
    <w:rsid w:val="002A5A45"/>
    <w:rsid w:val="002A5BC5"/>
    <w:rsid w:val="002A5CF2"/>
    <w:rsid w:val="002A5D2E"/>
    <w:rsid w:val="002A5D4E"/>
    <w:rsid w:val="002A5D8A"/>
    <w:rsid w:val="002A5F21"/>
    <w:rsid w:val="002A5FA5"/>
    <w:rsid w:val="002A5FDC"/>
    <w:rsid w:val="002A5FF8"/>
    <w:rsid w:val="002A600F"/>
    <w:rsid w:val="002A601D"/>
    <w:rsid w:val="002A6055"/>
    <w:rsid w:val="002A6070"/>
    <w:rsid w:val="002A607A"/>
    <w:rsid w:val="002A619D"/>
    <w:rsid w:val="002A61A1"/>
    <w:rsid w:val="002A620F"/>
    <w:rsid w:val="002A62E6"/>
    <w:rsid w:val="002A6342"/>
    <w:rsid w:val="002A64E0"/>
    <w:rsid w:val="002A6552"/>
    <w:rsid w:val="002A6599"/>
    <w:rsid w:val="002A65BA"/>
    <w:rsid w:val="002A65F0"/>
    <w:rsid w:val="002A6627"/>
    <w:rsid w:val="002A6742"/>
    <w:rsid w:val="002A6805"/>
    <w:rsid w:val="002A680B"/>
    <w:rsid w:val="002A6900"/>
    <w:rsid w:val="002A69A2"/>
    <w:rsid w:val="002A6A1A"/>
    <w:rsid w:val="002A6BD5"/>
    <w:rsid w:val="002A6BD7"/>
    <w:rsid w:val="002A6C9F"/>
    <w:rsid w:val="002A6CAC"/>
    <w:rsid w:val="002A6E19"/>
    <w:rsid w:val="002A6ED6"/>
    <w:rsid w:val="002A6F30"/>
    <w:rsid w:val="002A7055"/>
    <w:rsid w:val="002A714F"/>
    <w:rsid w:val="002A7238"/>
    <w:rsid w:val="002A7268"/>
    <w:rsid w:val="002A729B"/>
    <w:rsid w:val="002A72CD"/>
    <w:rsid w:val="002A72EA"/>
    <w:rsid w:val="002A733F"/>
    <w:rsid w:val="002A7440"/>
    <w:rsid w:val="002A7549"/>
    <w:rsid w:val="002A7597"/>
    <w:rsid w:val="002A75A0"/>
    <w:rsid w:val="002A75ED"/>
    <w:rsid w:val="002A7675"/>
    <w:rsid w:val="002A76D4"/>
    <w:rsid w:val="002A7748"/>
    <w:rsid w:val="002A7769"/>
    <w:rsid w:val="002A7779"/>
    <w:rsid w:val="002A78E1"/>
    <w:rsid w:val="002A79C1"/>
    <w:rsid w:val="002A79D2"/>
    <w:rsid w:val="002A7C54"/>
    <w:rsid w:val="002A7C92"/>
    <w:rsid w:val="002A7CAF"/>
    <w:rsid w:val="002A7EA0"/>
    <w:rsid w:val="002B0012"/>
    <w:rsid w:val="002B00F8"/>
    <w:rsid w:val="002B010E"/>
    <w:rsid w:val="002B0130"/>
    <w:rsid w:val="002B01F3"/>
    <w:rsid w:val="002B03C5"/>
    <w:rsid w:val="002B03C7"/>
    <w:rsid w:val="002B03DF"/>
    <w:rsid w:val="002B03EC"/>
    <w:rsid w:val="002B0450"/>
    <w:rsid w:val="002B051E"/>
    <w:rsid w:val="002B05C5"/>
    <w:rsid w:val="002B0631"/>
    <w:rsid w:val="002B0797"/>
    <w:rsid w:val="002B081F"/>
    <w:rsid w:val="002B0832"/>
    <w:rsid w:val="002B08E4"/>
    <w:rsid w:val="002B0A14"/>
    <w:rsid w:val="002B0B73"/>
    <w:rsid w:val="002B0B8F"/>
    <w:rsid w:val="002B0B91"/>
    <w:rsid w:val="002B0CA3"/>
    <w:rsid w:val="002B0D5E"/>
    <w:rsid w:val="002B0D6C"/>
    <w:rsid w:val="002B0DCC"/>
    <w:rsid w:val="002B0F8D"/>
    <w:rsid w:val="002B0FF8"/>
    <w:rsid w:val="002B109A"/>
    <w:rsid w:val="002B10B1"/>
    <w:rsid w:val="002B10D2"/>
    <w:rsid w:val="002B118E"/>
    <w:rsid w:val="002B122C"/>
    <w:rsid w:val="002B1253"/>
    <w:rsid w:val="002B1285"/>
    <w:rsid w:val="002B128C"/>
    <w:rsid w:val="002B12A4"/>
    <w:rsid w:val="002B12DC"/>
    <w:rsid w:val="002B1322"/>
    <w:rsid w:val="002B1512"/>
    <w:rsid w:val="002B1530"/>
    <w:rsid w:val="002B15C3"/>
    <w:rsid w:val="002B15EF"/>
    <w:rsid w:val="002B1637"/>
    <w:rsid w:val="002B1720"/>
    <w:rsid w:val="002B1749"/>
    <w:rsid w:val="002B17BA"/>
    <w:rsid w:val="002B17DA"/>
    <w:rsid w:val="002B17F3"/>
    <w:rsid w:val="002B1902"/>
    <w:rsid w:val="002B192A"/>
    <w:rsid w:val="002B1933"/>
    <w:rsid w:val="002B1947"/>
    <w:rsid w:val="002B197B"/>
    <w:rsid w:val="002B1996"/>
    <w:rsid w:val="002B19AC"/>
    <w:rsid w:val="002B1A13"/>
    <w:rsid w:val="002B1A79"/>
    <w:rsid w:val="002B1B68"/>
    <w:rsid w:val="002B1B6D"/>
    <w:rsid w:val="002B1B97"/>
    <w:rsid w:val="002B1BF7"/>
    <w:rsid w:val="002B1C2E"/>
    <w:rsid w:val="002B1CE1"/>
    <w:rsid w:val="002B1E26"/>
    <w:rsid w:val="002B1E42"/>
    <w:rsid w:val="002B1E44"/>
    <w:rsid w:val="002B1EA3"/>
    <w:rsid w:val="002B1F07"/>
    <w:rsid w:val="002B1FDC"/>
    <w:rsid w:val="002B2007"/>
    <w:rsid w:val="002B20D3"/>
    <w:rsid w:val="002B223A"/>
    <w:rsid w:val="002B22A1"/>
    <w:rsid w:val="002B2450"/>
    <w:rsid w:val="002B248E"/>
    <w:rsid w:val="002B2522"/>
    <w:rsid w:val="002B2621"/>
    <w:rsid w:val="002B26F9"/>
    <w:rsid w:val="002B27CC"/>
    <w:rsid w:val="002B27DC"/>
    <w:rsid w:val="002B2802"/>
    <w:rsid w:val="002B296B"/>
    <w:rsid w:val="002B29F5"/>
    <w:rsid w:val="002B2A96"/>
    <w:rsid w:val="002B2B20"/>
    <w:rsid w:val="002B2B6D"/>
    <w:rsid w:val="002B2D4C"/>
    <w:rsid w:val="002B2DD0"/>
    <w:rsid w:val="002B2E2A"/>
    <w:rsid w:val="002B2E36"/>
    <w:rsid w:val="002B3051"/>
    <w:rsid w:val="002B31B1"/>
    <w:rsid w:val="002B31F0"/>
    <w:rsid w:val="002B3235"/>
    <w:rsid w:val="002B3244"/>
    <w:rsid w:val="002B328F"/>
    <w:rsid w:val="002B3463"/>
    <w:rsid w:val="002B350C"/>
    <w:rsid w:val="002B35BC"/>
    <w:rsid w:val="002B35C0"/>
    <w:rsid w:val="002B373B"/>
    <w:rsid w:val="002B3741"/>
    <w:rsid w:val="002B379E"/>
    <w:rsid w:val="002B379F"/>
    <w:rsid w:val="002B37A2"/>
    <w:rsid w:val="002B37C3"/>
    <w:rsid w:val="002B3801"/>
    <w:rsid w:val="002B384D"/>
    <w:rsid w:val="002B38AA"/>
    <w:rsid w:val="002B397E"/>
    <w:rsid w:val="002B3A3F"/>
    <w:rsid w:val="002B3A71"/>
    <w:rsid w:val="002B3AB5"/>
    <w:rsid w:val="002B3B0F"/>
    <w:rsid w:val="002B3BC5"/>
    <w:rsid w:val="002B3BEE"/>
    <w:rsid w:val="002B3C63"/>
    <w:rsid w:val="002B3E70"/>
    <w:rsid w:val="002B4090"/>
    <w:rsid w:val="002B4096"/>
    <w:rsid w:val="002B416E"/>
    <w:rsid w:val="002B4231"/>
    <w:rsid w:val="002B4253"/>
    <w:rsid w:val="002B4376"/>
    <w:rsid w:val="002B452C"/>
    <w:rsid w:val="002B4560"/>
    <w:rsid w:val="002B45CA"/>
    <w:rsid w:val="002B45D3"/>
    <w:rsid w:val="002B45D4"/>
    <w:rsid w:val="002B45FE"/>
    <w:rsid w:val="002B4678"/>
    <w:rsid w:val="002B468C"/>
    <w:rsid w:val="002B4804"/>
    <w:rsid w:val="002B48CC"/>
    <w:rsid w:val="002B4945"/>
    <w:rsid w:val="002B49A1"/>
    <w:rsid w:val="002B4A12"/>
    <w:rsid w:val="002B4A40"/>
    <w:rsid w:val="002B4A44"/>
    <w:rsid w:val="002B4A78"/>
    <w:rsid w:val="002B4A8A"/>
    <w:rsid w:val="002B4A98"/>
    <w:rsid w:val="002B4AEF"/>
    <w:rsid w:val="002B4B83"/>
    <w:rsid w:val="002B4BDD"/>
    <w:rsid w:val="002B4C77"/>
    <w:rsid w:val="002B4D8D"/>
    <w:rsid w:val="002B4DAC"/>
    <w:rsid w:val="002B4E7B"/>
    <w:rsid w:val="002B4F0F"/>
    <w:rsid w:val="002B4F7B"/>
    <w:rsid w:val="002B5058"/>
    <w:rsid w:val="002B50AF"/>
    <w:rsid w:val="002B5101"/>
    <w:rsid w:val="002B5104"/>
    <w:rsid w:val="002B51F8"/>
    <w:rsid w:val="002B5286"/>
    <w:rsid w:val="002B531C"/>
    <w:rsid w:val="002B5503"/>
    <w:rsid w:val="002B56B2"/>
    <w:rsid w:val="002B57A2"/>
    <w:rsid w:val="002B57F4"/>
    <w:rsid w:val="002B586E"/>
    <w:rsid w:val="002B58C3"/>
    <w:rsid w:val="002B5967"/>
    <w:rsid w:val="002B5A02"/>
    <w:rsid w:val="002B5A54"/>
    <w:rsid w:val="002B5A90"/>
    <w:rsid w:val="002B5B2D"/>
    <w:rsid w:val="002B5B4B"/>
    <w:rsid w:val="002B5B91"/>
    <w:rsid w:val="002B5BB3"/>
    <w:rsid w:val="002B5E9D"/>
    <w:rsid w:val="002B5ECD"/>
    <w:rsid w:val="002B5F23"/>
    <w:rsid w:val="002B5F3C"/>
    <w:rsid w:val="002B6025"/>
    <w:rsid w:val="002B60C1"/>
    <w:rsid w:val="002B60CD"/>
    <w:rsid w:val="002B6191"/>
    <w:rsid w:val="002B619A"/>
    <w:rsid w:val="002B61B4"/>
    <w:rsid w:val="002B61FD"/>
    <w:rsid w:val="002B6264"/>
    <w:rsid w:val="002B62BA"/>
    <w:rsid w:val="002B6311"/>
    <w:rsid w:val="002B63A3"/>
    <w:rsid w:val="002B64FA"/>
    <w:rsid w:val="002B653A"/>
    <w:rsid w:val="002B6550"/>
    <w:rsid w:val="002B6571"/>
    <w:rsid w:val="002B659A"/>
    <w:rsid w:val="002B6639"/>
    <w:rsid w:val="002B664D"/>
    <w:rsid w:val="002B6669"/>
    <w:rsid w:val="002B66C9"/>
    <w:rsid w:val="002B6710"/>
    <w:rsid w:val="002B688A"/>
    <w:rsid w:val="002B68D1"/>
    <w:rsid w:val="002B6980"/>
    <w:rsid w:val="002B6A56"/>
    <w:rsid w:val="002B6AD0"/>
    <w:rsid w:val="002B6B74"/>
    <w:rsid w:val="002B6C01"/>
    <w:rsid w:val="002B6C8E"/>
    <w:rsid w:val="002B6CAD"/>
    <w:rsid w:val="002B6D41"/>
    <w:rsid w:val="002B6D85"/>
    <w:rsid w:val="002B6DAD"/>
    <w:rsid w:val="002B6DE4"/>
    <w:rsid w:val="002B6ECF"/>
    <w:rsid w:val="002B6EF6"/>
    <w:rsid w:val="002B6F09"/>
    <w:rsid w:val="002B6F32"/>
    <w:rsid w:val="002B7043"/>
    <w:rsid w:val="002B71F2"/>
    <w:rsid w:val="002B7209"/>
    <w:rsid w:val="002B7280"/>
    <w:rsid w:val="002B729B"/>
    <w:rsid w:val="002B72A5"/>
    <w:rsid w:val="002B7355"/>
    <w:rsid w:val="002B745D"/>
    <w:rsid w:val="002B74D4"/>
    <w:rsid w:val="002B74ED"/>
    <w:rsid w:val="002B750E"/>
    <w:rsid w:val="002B75C0"/>
    <w:rsid w:val="002B766D"/>
    <w:rsid w:val="002B76E2"/>
    <w:rsid w:val="002B76F3"/>
    <w:rsid w:val="002B798A"/>
    <w:rsid w:val="002B79DE"/>
    <w:rsid w:val="002B7A2B"/>
    <w:rsid w:val="002B7B81"/>
    <w:rsid w:val="002B7BE8"/>
    <w:rsid w:val="002B7C09"/>
    <w:rsid w:val="002B7C1F"/>
    <w:rsid w:val="002B7CA0"/>
    <w:rsid w:val="002B7D22"/>
    <w:rsid w:val="002B7DC0"/>
    <w:rsid w:val="002B7F18"/>
    <w:rsid w:val="002B7F72"/>
    <w:rsid w:val="002B7FAE"/>
    <w:rsid w:val="002BC39C"/>
    <w:rsid w:val="002C002F"/>
    <w:rsid w:val="002C015C"/>
    <w:rsid w:val="002C0179"/>
    <w:rsid w:val="002C035A"/>
    <w:rsid w:val="002C0422"/>
    <w:rsid w:val="002C045A"/>
    <w:rsid w:val="002C045E"/>
    <w:rsid w:val="002C0511"/>
    <w:rsid w:val="002C06FC"/>
    <w:rsid w:val="002C0756"/>
    <w:rsid w:val="002C0767"/>
    <w:rsid w:val="002C07C4"/>
    <w:rsid w:val="002C082F"/>
    <w:rsid w:val="002C083A"/>
    <w:rsid w:val="002C0ACA"/>
    <w:rsid w:val="002C0AEE"/>
    <w:rsid w:val="002C0B58"/>
    <w:rsid w:val="002C0BAA"/>
    <w:rsid w:val="002C0C3E"/>
    <w:rsid w:val="002C0CF4"/>
    <w:rsid w:val="002C0D2A"/>
    <w:rsid w:val="002C0E22"/>
    <w:rsid w:val="002C0E61"/>
    <w:rsid w:val="002C0F7B"/>
    <w:rsid w:val="002C0F85"/>
    <w:rsid w:val="002C1080"/>
    <w:rsid w:val="002C10A6"/>
    <w:rsid w:val="002C1145"/>
    <w:rsid w:val="002C11C7"/>
    <w:rsid w:val="002C1219"/>
    <w:rsid w:val="002C1299"/>
    <w:rsid w:val="002C12C4"/>
    <w:rsid w:val="002C12C5"/>
    <w:rsid w:val="002C1302"/>
    <w:rsid w:val="002C1316"/>
    <w:rsid w:val="002C144D"/>
    <w:rsid w:val="002C1487"/>
    <w:rsid w:val="002C154B"/>
    <w:rsid w:val="002C1569"/>
    <w:rsid w:val="002C15D0"/>
    <w:rsid w:val="002C15D7"/>
    <w:rsid w:val="002C1733"/>
    <w:rsid w:val="002C1748"/>
    <w:rsid w:val="002C17D8"/>
    <w:rsid w:val="002C17E3"/>
    <w:rsid w:val="002C18CE"/>
    <w:rsid w:val="002C19AB"/>
    <w:rsid w:val="002C1A39"/>
    <w:rsid w:val="002C1C5B"/>
    <w:rsid w:val="002C1C73"/>
    <w:rsid w:val="002C1D6F"/>
    <w:rsid w:val="002C1E17"/>
    <w:rsid w:val="002C1E27"/>
    <w:rsid w:val="002C2024"/>
    <w:rsid w:val="002C21C3"/>
    <w:rsid w:val="002C22A3"/>
    <w:rsid w:val="002C2318"/>
    <w:rsid w:val="002C2383"/>
    <w:rsid w:val="002C23E0"/>
    <w:rsid w:val="002C23E2"/>
    <w:rsid w:val="002C2418"/>
    <w:rsid w:val="002C2557"/>
    <w:rsid w:val="002C2566"/>
    <w:rsid w:val="002C2624"/>
    <w:rsid w:val="002C26D2"/>
    <w:rsid w:val="002C26F6"/>
    <w:rsid w:val="002C271F"/>
    <w:rsid w:val="002C27C0"/>
    <w:rsid w:val="002C286E"/>
    <w:rsid w:val="002C28BF"/>
    <w:rsid w:val="002C2AD0"/>
    <w:rsid w:val="002C2B9E"/>
    <w:rsid w:val="002C2C6C"/>
    <w:rsid w:val="002C2C72"/>
    <w:rsid w:val="002C2E19"/>
    <w:rsid w:val="002C2E47"/>
    <w:rsid w:val="002C2E6B"/>
    <w:rsid w:val="002C2F2D"/>
    <w:rsid w:val="002C2FC6"/>
    <w:rsid w:val="002C3015"/>
    <w:rsid w:val="002C309C"/>
    <w:rsid w:val="002C315E"/>
    <w:rsid w:val="002C318C"/>
    <w:rsid w:val="002C321E"/>
    <w:rsid w:val="002C3281"/>
    <w:rsid w:val="002C3310"/>
    <w:rsid w:val="002C3325"/>
    <w:rsid w:val="002C3354"/>
    <w:rsid w:val="002C3478"/>
    <w:rsid w:val="002C3542"/>
    <w:rsid w:val="002C3676"/>
    <w:rsid w:val="002C36B7"/>
    <w:rsid w:val="002C36C1"/>
    <w:rsid w:val="002C370F"/>
    <w:rsid w:val="002C3730"/>
    <w:rsid w:val="002C376E"/>
    <w:rsid w:val="002C3933"/>
    <w:rsid w:val="002C393E"/>
    <w:rsid w:val="002C39BD"/>
    <w:rsid w:val="002C39DA"/>
    <w:rsid w:val="002C3B1F"/>
    <w:rsid w:val="002C3CBC"/>
    <w:rsid w:val="002C3D74"/>
    <w:rsid w:val="002C3E14"/>
    <w:rsid w:val="002C3E6A"/>
    <w:rsid w:val="002C3E76"/>
    <w:rsid w:val="002C402E"/>
    <w:rsid w:val="002C4069"/>
    <w:rsid w:val="002C4391"/>
    <w:rsid w:val="002C43D6"/>
    <w:rsid w:val="002C453F"/>
    <w:rsid w:val="002C457C"/>
    <w:rsid w:val="002C4656"/>
    <w:rsid w:val="002C4667"/>
    <w:rsid w:val="002C472D"/>
    <w:rsid w:val="002C48DC"/>
    <w:rsid w:val="002C4973"/>
    <w:rsid w:val="002C49EF"/>
    <w:rsid w:val="002C49FC"/>
    <w:rsid w:val="002C4A0D"/>
    <w:rsid w:val="002C4A66"/>
    <w:rsid w:val="002C4A73"/>
    <w:rsid w:val="002C4B11"/>
    <w:rsid w:val="002C4BB4"/>
    <w:rsid w:val="002C4C08"/>
    <w:rsid w:val="002C4C38"/>
    <w:rsid w:val="002C4C3A"/>
    <w:rsid w:val="002C4CDD"/>
    <w:rsid w:val="002C4CE3"/>
    <w:rsid w:val="002C4D10"/>
    <w:rsid w:val="002C4E2D"/>
    <w:rsid w:val="002C4EB6"/>
    <w:rsid w:val="002C4F37"/>
    <w:rsid w:val="002C5078"/>
    <w:rsid w:val="002C50CC"/>
    <w:rsid w:val="002C510D"/>
    <w:rsid w:val="002C5121"/>
    <w:rsid w:val="002C5202"/>
    <w:rsid w:val="002C521E"/>
    <w:rsid w:val="002C5262"/>
    <w:rsid w:val="002C53E0"/>
    <w:rsid w:val="002C53F8"/>
    <w:rsid w:val="002C542C"/>
    <w:rsid w:val="002C5653"/>
    <w:rsid w:val="002C565D"/>
    <w:rsid w:val="002C56CE"/>
    <w:rsid w:val="002C56E5"/>
    <w:rsid w:val="002C5756"/>
    <w:rsid w:val="002C576C"/>
    <w:rsid w:val="002C58AB"/>
    <w:rsid w:val="002C5910"/>
    <w:rsid w:val="002C5917"/>
    <w:rsid w:val="002C5AE4"/>
    <w:rsid w:val="002C5B26"/>
    <w:rsid w:val="002C5B8B"/>
    <w:rsid w:val="002C5BAD"/>
    <w:rsid w:val="002C5C32"/>
    <w:rsid w:val="002C5C55"/>
    <w:rsid w:val="002C5C65"/>
    <w:rsid w:val="002C5CDC"/>
    <w:rsid w:val="002C5D1F"/>
    <w:rsid w:val="002C5DBF"/>
    <w:rsid w:val="002C5FBF"/>
    <w:rsid w:val="002C605E"/>
    <w:rsid w:val="002C60DA"/>
    <w:rsid w:val="002C6117"/>
    <w:rsid w:val="002C6355"/>
    <w:rsid w:val="002C6657"/>
    <w:rsid w:val="002C6661"/>
    <w:rsid w:val="002C6671"/>
    <w:rsid w:val="002C6719"/>
    <w:rsid w:val="002C6785"/>
    <w:rsid w:val="002C67CB"/>
    <w:rsid w:val="002C68A5"/>
    <w:rsid w:val="002C68EF"/>
    <w:rsid w:val="002C6945"/>
    <w:rsid w:val="002C69B8"/>
    <w:rsid w:val="002C69BA"/>
    <w:rsid w:val="002C6C14"/>
    <w:rsid w:val="002C6C2A"/>
    <w:rsid w:val="002C6C9B"/>
    <w:rsid w:val="002C6CC8"/>
    <w:rsid w:val="002C6D3A"/>
    <w:rsid w:val="002C6DD4"/>
    <w:rsid w:val="002C6DE4"/>
    <w:rsid w:val="002C6EC5"/>
    <w:rsid w:val="002C6EE8"/>
    <w:rsid w:val="002C6F41"/>
    <w:rsid w:val="002C7049"/>
    <w:rsid w:val="002C70E9"/>
    <w:rsid w:val="002C7110"/>
    <w:rsid w:val="002C716F"/>
    <w:rsid w:val="002C718D"/>
    <w:rsid w:val="002C7309"/>
    <w:rsid w:val="002C7315"/>
    <w:rsid w:val="002C7329"/>
    <w:rsid w:val="002C73A1"/>
    <w:rsid w:val="002C74C0"/>
    <w:rsid w:val="002C7562"/>
    <w:rsid w:val="002C75DD"/>
    <w:rsid w:val="002C7646"/>
    <w:rsid w:val="002C7674"/>
    <w:rsid w:val="002C7681"/>
    <w:rsid w:val="002C76CC"/>
    <w:rsid w:val="002C771E"/>
    <w:rsid w:val="002C7749"/>
    <w:rsid w:val="002C780B"/>
    <w:rsid w:val="002C7912"/>
    <w:rsid w:val="002C7A3C"/>
    <w:rsid w:val="002C7B88"/>
    <w:rsid w:val="002C7D6E"/>
    <w:rsid w:val="002C7DD8"/>
    <w:rsid w:val="002C7EAD"/>
    <w:rsid w:val="002C7FFA"/>
    <w:rsid w:val="002D00A7"/>
    <w:rsid w:val="002D0112"/>
    <w:rsid w:val="002D0136"/>
    <w:rsid w:val="002D014D"/>
    <w:rsid w:val="002D0192"/>
    <w:rsid w:val="002D0376"/>
    <w:rsid w:val="002D03CD"/>
    <w:rsid w:val="002D0441"/>
    <w:rsid w:val="002D0537"/>
    <w:rsid w:val="002D05A8"/>
    <w:rsid w:val="002D05DC"/>
    <w:rsid w:val="002D0625"/>
    <w:rsid w:val="002D06CF"/>
    <w:rsid w:val="002D06FA"/>
    <w:rsid w:val="002D0725"/>
    <w:rsid w:val="002D0732"/>
    <w:rsid w:val="002D0767"/>
    <w:rsid w:val="002D0775"/>
    <w:rsid w:val="002D07AB"/>
    <w:rsid w:val="002D07F3"/>
    <w:rsid w:val="002D083C"/>
    <w:rsid w:val="002D0923"/>
    <w:rsid w:val="002D0961"/>
    <w:rsid w:val="002D0974"/>
    <w:rsid w:val="002D0A26"/>
    <w:rsid w:val="002D0A45"/>
    <w:rsid w:val="002D0B69"/>
    <w:rsid w:val="002D0BFB"/>
    <w:rsid w:val="002D0CD1"/>
    <w:rsid w:val="002D0DF0"/>
    <w:rsid w:val="002D0E4F"/>
    <w:rsid w:val="002D0EFF"/>
    <w:rsid w:val="002D0F15"/>
    <w:rsid w:val="002D107B"/>
    <w:rsid w:val="002D10CC"/>
    <w:rsid w:val="002D10CE"/>
    <w:rsid w:val="002D121F"/>
    <w:rsid w:val="002D1287"/>
    <w:rsid w:val="002D13C4"/>
    <w:rsid w:val="002D14AF"/>
    <w:rsid w:val="002D14DD"/>
    <w:rsid w:val="002D169D"/>
    <w:rsid w:val="002D16B9"/>
    <w:rsid w:val="002D1708"/>
    <w:rsid w:val="002D1754"/>
    <w:rsid w:val="002D1831"/>
    <w:rsid w:val="002D1988"/>
    <w:rsid w:val="002D19B8"/>
    <w:rsid w:val="002D1A36"/>
    <w:rsid w:val="002D1A4B"/>
    <w:rsid w:val="002D1B5D"/>
    <w:rsid w:val="002D1B76"/>
    <w:rsid w:val="002D1C5A"/>
    <w:rsid w:val="002D1CA9"/>
    <w:rsid w:val="002D1D09"/>
    <w:rsid w:val="002D1D58"/>
    <w:rsid w:val="002D1EB9"/>
    <w:rsid w:val="002D1EEE"/>
    <w:rsid w:val="002D1F32"/>
    <w:rsid w:val="002D1F99"/>
    <w:rsid w:val="002D20C6"/>
    <w:rsid w:val="002D21A5"/>
    <w:rsid w:val="002D21EA"/>
    <w:rsid w:val="002D22F1"/>
    <w:rsid w:val="002D2326"/>
    <w:rsid w:val="002D2354"/>
    <w:rsid w:val="002D23D5"/>
    <w:rsid w:val="002D253D"/>
    <w:rsid w:val="002D2600"/>
    <w:rsid w:val="002D26A9"/>
    <w:rsid w:val="002D2886"/>
    <w:rsid w:val="002D2982"/>
    <w:rsid w:val="002D2984"/>
    <w:rsid w:val="002D2B20"/>
    <w:rsid w:val="002D2C46"/>
    <w:rsid w:val="002D2D3C"/>
    <w:rsid w:val="002D2D50"/>
    <w:rsid w:val="002D2D99"/>
    <w:rsid w:val="002D2E6B"/>
    <w:rsid w:val="002D2EAD"/>
    <w:rsid w:val="002D2EB9"/>
    <w:rsid w:val="002D2F51"/>
    <w:rsid w:val="002D30F4"/>
    <w:rsid w:val="002D3121"/>
    <w:rsid w:val="002D3133"/>
    <w:rsid w:val="002D3160"/>
    <w:rsid w:val="002D3166"/>
    <w:rsid w:val="002D31AB"/>
    <w:rsid w:val="002D31FE"/>
    <w:rsid w:val="002D3248"/>
    <w:rsid w:val="002D3335"/>
    <w:rsid w:val="002D3397"/>
    <w:rsid w:val="002D33D2"/>
    <w:rsid w:val="002D3463"/>
    <w:rsid w:val="002D34F8"/>
    <w:rsid w:val="002D3597"/>
    <w:rsid w:val="002D36A0"/>
    <w:rsid w:val="002D36A9"/>
    <w:rsid w:val="002D36B8"/>
    <w:rsid w:val="002D36F8"/>
    <w:rsid w:val="002D37D9"/>
    <w:rsid w:val="002D38C3"/>
    <w:rsid w:val="002D38E6"/>
    <w:rsid w:val="002D3A71"/>
    <w:rsid w:val="002D3B72"/>
    <w:rsid w:val="002D3BA5"/>
    <w:rsid w:val="002D3C18"/>
    <w:rsid w:val="002D3D3F"/>
    <w:rsid w:val="002D3D45"/>
    <w:rsid w:val="002D3E75"/>
    <w:rsid w:val="002D3F00"/>
    <w:rsid w:val="002D3F19"/>
    <w:rsid w:val="002D3F63"/>
    <w:rsid w:val="002D3FCB"/>
    <w:rsid w:val="002D4095"/>
    <w:rsid w:val="002D4127"/>
    <w:rsid w:val="002D418B"/>
    <w:rsid w:val="002D41A8"/>
    <w:rsid w:val="002D421B"/>
    <w:rsid w:val="002D422E"/>
    <w:rsid w:val="002D4379"/>
    <w:rsid w:val="002D44C0"/>
    <w:rsid w:val="002D460E"/>
    <w:rsid w:val="002D464F"/>
    <w:rsid w:val="002D46A2"/>
    <w:rsid w:val="002D46A4"/>
    <w:rsid w:val="002D46EC"/>
    <w:rsid w:val="002D4753"/>
    <w:rsid w:val="002D4780"/>
    <w:rsid w:val="002D48E1"/>
    <w:rsid w:val="002D49C2"/>
    <w:rsid w:val="002D4A72"/>
    <w:rsid w:val="002D4C7C"/>
    <w:rsid w:val="002D4D44"/>
    <w:rsid w:val="002D4E4B"/>
    <w:rsid w:val="002D4EA0"/>
    <w:rsid w:val="002D4ED3"/>
    <w:rsid w:val="002D4FA2"/>
    <w:rsid w:val="002D4FC1"/>
    <w:rsid w:val="002D5021"/>
    <w:rsid w:val="002D5025"/>
    <w:rsid w:val="002D5031"/>
    <w:rsid w:val="002D5093"/>
    <w:rsid w:val="002D5126"/>
    <w:rsid w:val="002D51D7"/>
    <w:rsid w:val="002D53A1"/>
    <w:rsid w:val="002D53C9"/>
    <w:rsid w:val="002D5421"/>
    <w:rsid w:val="002D54A7"/>
    <w:rsid w:val="002D5532"/>
    <w:rsid w:val="002D55E7"/>
    <w:rsid w:val="002D56F4"/>
    <w:rsid w:val="002D57C1"/>
    <w:rsid w:val="002D57CF"/>
    <w:rsid w:val="002D5866"/>
    <w:rsid w:val="002D591A"/>
    <w:rsid w:val="002D59DD"/>
    <w:rsid w:val="002D59E5"/>
    <w:rsid w:val="002D5A42"/>
    <w:rsid w:val="002D5BE9"/>
    <w:rsid w:val="002D5C22"/>
    <w:rsid w:val="002D5C47"/>
    <w:rsid w:val="002D5D12"/>
    <w:rsid w:val="002D5D27"/>
    <w:rsid w:val="002D5E0B"/>
    <w:rsid w:val="002D5EB2"/>
    <w:rsid w:val="002D5EC0"/>
    <w:rsid w:val="002D5EE8"/>
    <w:rsid w:val="002D6056"/>
    <w:rsid w:val="002D619F"/>
    <w:rsid w:val="002D62D9"/>
    <w:rsid w:val="002D62DB"/>
    <w:rsid w:val="002D6474"/>
    <w:rsid w:val="002D6680"/>
    <w:rsid w:val="002D66C6"/>
    <w:rsid w:val="002D67D1"/>
    <w:rsid w:val="002D67D8"/>
    <w:rsid w:val="002D67FE"/>
    <w:rsid w:val="002D686B"/>
    <w:rsid w:val="002D6889"/>
    <w:rsid w:val="002D6936"/>
    <w:rsid w:val="002D6971"/>
    <w:rsid w:val="002D6973"/>
    <w:rsid w:val="002D699D"/>
    <w:rsid w:val="002D69EA"/>
    <w:rsid w:val="002D69EB"/>
    <w:rsid w:val="002D69ED"/>
    <w:rsid w:val="002D6A23"/>
    <w:rsid w:val="002D6A2C"/>
    <w:rsid w:val="002D6AFB"/>
    <w:rsid w:val="002D6B91"/>
    <w:rsid w:val="002D6BBD"/>
    <w:rsid w:val="002D6BE1"/>
    <w:rsid w:val="002D6C88"/>
    <w:rsid w:val="002D6CFB"/>
    <w:rsid w:val="002D6D2B"/>
    <w:rsid w:val="002D6D40"/>
    <w:rsid w:val="002D6E5D"/>
    <w:rsid w:val="002D6E8D"/>
    <w:rsid w:val="002D6E8F"/>
    <w:rsid w:val="002D6EF5"/>
    <w:rsid w:val="002D6FD3"/>
    <w:rsid w:val="002D7021"/>
    <w:rsid w:val="002D70C2"/>
    <w:rsid w:val="002D714D"/>
    <w:rsid w:val="002D71E1"/>
    <w:rsid w:val="002D72F8"/>
    <w:rsid w:val="002D73B7"/>
    <w:rsid w:val="002D75CB"/>
    <w:rsid w:val="002D75F7"/>
    <w:rsid w:val="002D7648"/>
    <w:rsid w:val="002D7730"/>
    <w:rsid w:val="002D77AD"/>
    <w:rsid w:val="002D77FF"/>
    <w:rsid w:val="002D7833"/>
    <w:rsid w:val="002D7979"/>
    <w:rsid w:val="002D7A20"/>
    <w:rsid w:val="002D7B9B"/>
    <w:rsid w:val="002D7CA0"/>
    <w:rsid w:val="002D7D25"/>
    <w:rsid w:val="002D7DDF"/>
    <w:rsid w:val="002D7E31"/>
    <w:rsid w:val="002D7E7F"/>
    <w:rsid w:val="002D7EED"/>
    <w:rsid w:val="002D7F0F"/>
    <w:rsid w:val="002E007A"/>
    <w:rsid w:val="002E00D7"/>
    <w:rsid w:val="002E0288"/>
    <w:rsid w:val="002E028A"/>
    <w:rsid w:val="002E0303"/>
    <w:rsid w:val="002E0373"/>
    <w:rsid w:val="002E03DB"/>
    <w:rsid w:val="002E0452"/>
    <w:rsid w:val="002E057C"/>
    <w:rsid w:val="002E05B1"/>
    <w:rsid w:val="002E05C2"/>
    <w:rsid w:val="002E05C3"/>
    <w:rsid w:val="002E05C5"/>
    <w:rsid w:val="002E05C6"/>
    <w:rsid w:val="002E0617"/>
    <w:rsid w:val="002E062A"/>
    <w:rsid w:val="002E0782"/>
    <w:rsid w:val="002E0849"/>
    <w:rsid w:val="002E0881"/>
    <w:rsid w:val="002E0928"/>
    <w:rsid w:val="002E096F"/>
    <w:rsid w:val="002E097A"/>
    <w:rsid w:val="002E099E"/>
    <w:rsid w:val="002E0A4B"/>
    <w:rsid w:val="002E0A7D"/>
    <w:rsid w:val="002E0C2A"/>
    <w:rsid w:val="002E0C65"/>
    <w:rsid w:val="002E0C80"/>
    <w:rsid w:val="002E0CAA"/>
    <w:rsid w:val="002E0D1A"/>
    <w:rsid w:val="002E0D4E"/>
    <w:rsid w:val="002E0F53"/>
    <w:rsid w:val="002E0FA4"/>
    <w:rsid w:val="002E0FD0"/>
    <w:rsid w:val="002E0FEF"/>
    <w:rsid w:val="002E104D"/>
    <w:rsid w:val="002E10F1"/>
    <w:rsid w:val="002E116C"/>
    <w:rsid w:val="002E11EF"/>
    <w:rsid w:val="002E1304"/>
    <w:rsid w:val="002E1451"/>
    <w:rsid w:val="002E149B"/>
    <w:rsid w:val="002E153F"/>
    <w:rsid w:val="002E16F7"/>
    <w:rsid w:val="002E17FF"/>
    <w:rsid w:val="002E18EF"/>
    <w:rsid w:val="002E18F6"/>
    <w:rsid w:val="002E1906"/>
    <w:rsid w:val="002E1947"/>
    <w:rsid w:val="002E1A01"/>
    <w:rsid w:val="002E1A5A"/>
    <w:rsid w:val="002E1A5E"/>
    <w:rsid w:val="002E1B16"/>
    <w:rsid w:val="002E1B53"/>
    <w:rsid w:val="002E20B8"/>
    <w:rsid w:val="002E20B9"/>
    <w:rsid w:val="002E21DC"/>
    <w:rsid w:val="002E2296"/>
    <w:rsid w:val="002E22C8"/>
    <w:rsid w:val="002E22D9"/>
    <w:rsid w:val="002E2340"/>
    <w:rsid w:val="002E23FC"/>
    <w:rsid w:val="002E25AD"/>
    <w:rsid w:val="002E2659"/>
    <w:rsid w:val="002E2726"/>
    <w:rsid w:val="002E27DB"/>
    <w:rsid w:val="002E2871"/>
    <w:rsid w:val="002E28B8"/>
    <w:rsid w:val="002E28E3"/>
    <w:rsid w:val="002E2AF4"/>
    <w:rsid w:val="002E2B36"/>
    <w:rsid w:val="002E2B60"/>
    <w:rsid w:val="002E2BA4"/>
    <w:rsid w:val="002E2CCD"/>
    <w:rsid w:val="002E2D71"/>
    <w:rsid w:val="002E2D78"/>
    <w:rsid w:val="002E2DC3"/>
    <w:rsid w:val="002E2DE0"/>
    <w:rsid w:val="002E2DF8"/>
    <w:rsid w:val="002E2FFF"/>
    <w:rsid w:val="002E306B"/>
    <w:rsid w:val="002E30A2"/>
    <w:rsid w:val="002E3139"/>
    <w:rsid w:val="002E3152"/>
    <w:rsid w:val="002E3169"/>
    <w:rsid w:val="002E32EE"/>
    <w:rsid w:val="002E33C8"/>
    <w:rsid w:val="002E33FE"/>
    <w:rsid w:val="002E34B6"/>
    <w:rsid w:val="002E3569"/>
    <w:rsid w:val="002E3588"/>
    <w:rsid w:val="002E360E"/>
    <w:rsid w:val="002E36A9"/>
    <w:rsid w:val="002E370F"/>
    <w:rsid w:val="002E38AD"/>
    <w:rsid w:val="002E38DD"/>
    <w:rsid w:val="002E3A39"/>
    <w:rsid w:val="002E3B07"/>
    <w:rsid w:val="002E3B79"/>
    <w:rsid w:val="002E3BF4"/>
    <w:rsid w:val="002E3C99"/>
    <w:rsid w:val="002E3D07"/>
    <w:rsid w:val="002E3E25"/>
    <w:rsid w:val="002E3E2D"/>
    <w:rsid w:val="002E3EAF"/>
    <w:rsid w:val="002E416E"/>
    <w:rsid w:val="002E41DB"/>
    <w:rsid w:val="002E428B"/>
    <w:rsid w:val="002E42CF"/>
    <w:rsid w:val="002E436B"/>
    <w:rsid w:val="002E43F3"/>
    <w:rsid w:val="002E44A3"/>
    <w:rsid w:val="002E453F"/>
    <w:rsid w:val="002E47E1"/>
    <w:rsid w:val="002E48BE"/>
    <w:rsid w:val="002E48F6"/>
    <w:rsid w:val="002E4965"/>
    <w:rsid w:val="002E4A23"/>
    <w:rsid w:val="002E4AA2"/>
    <w:rsid w:val="002E4AB1"/>
    <w:rsid w:val="002E4AE6"/>
    <w:rsid w:val="002E4B29"/>
    <w:rsid w:val="002E4BA8"/>
    <w:rsid w:val="002E4C3A"/>
    <w:rsid w:val="002E4C77"/>
    <w:rsid w:val="002E4D2B"/>
    <w:rsid w:val="002E4D95"/>
    <w:rsid w:val="002E4DD4"/>
    <w:rsid w:val="002E4EA1"/>
    <w:rsid w:val="002E4EA4"/>
    <w:rsid w:val="002E4F5E"/>
    <w:rsid w:val="002E5079"/>
    <w:rsid w:val="002E520E"/>
    <w:rsid w:val="002E5277"/>
    <w:rsid w:val="002E5280"/>
    <w:rsid w:val="002E52F3"/>
    <w:rsid w:val="002E5344"/>
    <w:rsid w:val="002E53BB"/>
    <w:rsid w:val="002E55A6"/>
    <w:rsid w:val="002E55B5"/>
    <w:rsid w:val="002E5632"/>
    <w:rsid w:val="002E5665"/>
    <w:rsid w:val="002E57A6"/>
    <w:rsid w:val="002E57E8"/>
    <w:rsid w:val="002E592E"/>
    <w:rsid w:val="002E597B"/>
    <w:rsid w:val="002E59C1"/>
    <w:rsid w:val="002E59C2"/>
    <w:rsid w:val="002E5A0C"/>
    <w:rsid w:val="002E5AF3"/>
    <w:rsid w:val="002E5C2C"/>
    <w:rsid w:val="002E5CDC"/>
    <w:rsid w:val="002E5D11"/>
    <w:rsid w:val="002E5E44"/>
    <w:rsid w:val="002E5E7F"/>
    <w:rsid w:val="002E5EAD"/>
    <w:rsid w:val="002E5FF8"/>
    <w:rsid w:val="002E6047"/>
    <w:rsid w:val="002E6078"/>
    <w:rsid w:val="002E6108"/>
    <w:rsid w:val="002E6168"/>
    <w:rsid w:val="002E6286"/>
    <w:rsid w:val="002E6308"/>
    <w:rsid w:val="002E641C"/>
    <w:rsid w:val="002E64EC"/>
    <w:rsid w:val="002E6693"/>
    <w:rsid w:val="002E6703"/>
    <w:rsid w:val="002E67A7"/>
    <w:rsid w:val="002E6810"/>
    <w:rsid w:val="002E6878"/>
    <w:rsid w:val="002E6909"/>
    <w:rsid w:val="002E690A"/>
    <w:rsid w:val="002E69EB"/>
    <w:rsid w:val="002E6B5B"/>
    <w:rsid w:val="002E6B66"/>
    <w:rsid w:val="002E6C36"/>
    <w:rsid w:val="002E6C3A"/>
    <w:rsid w:val="002E6C7B"/>
    <w:rsid w:val="002E6CAA"/>
    <w:rsid w:val="002E6E57"/>
    <w:rsid w:val="002E6E87"/>
    <w:rsid w:val="002E6EB2"/>
    <w:rsid w:val="002E6F2D"/>
    <w:rsid w:val="002E6F5B"/>
    <w:rsid w:val="002E701E"/>
    <w:rsid w:val="002E708A"/>
    <w:rsid w:val="002E70E5"/>
    <w:rsid w:val="002E7129"/>
    <w:rsid w:val="002E71E0"/>
    <w:rsid w:val="002E72DD"/>
    <w:rsid w:val="002E7312"/>
    <w:rsid w:val="002E73A1"/>
    <w:rsid w:val="002E73B6"/>
    <w:rsid w:val="002E742F"/>
    <w:rsid w:val="002E746D"/>
    <w:rsid w:val="002E7519"/>
    <w:rsid w:val="002E7551"/>
    <w:rsid w:val="002E75E5"/>
    <w:rsid w:val="002E75F1"/>
    <w:rsid w:val="002E7611"/>
    <w:rsid w:val="002E7676"/>
    <w:rsid w:val="002E779D"/>
    <w:rsid w:val="002E77A7"/>
    <w:rsid w:val="002E77C8"/>
    <w:rsid w:val="002E77E4"/>
    <w:rsid w:val="002E7852"/>
    <w:rsid w:val="002E78DA"/>
    <w:rsid w:val="002E78F1"/>
    <w:rsid w:val="002E794D"/>
    <w:rsid w:val="002E7960"/>
    <w:rsid w:val="002E79F2"/>
    <w:rsid w:val="002E7A4F"/>
    <w:rsid w:val="002E7A7D"/>
    <w:rsid w:val="002E7A80"/>
    <w:rsid w:val="002E7A8D"/>
    <w:rsid w:val="002E7AE0"/>
    <w:rsid w:val="002E7BF5"/>
    <w:rsid w:val="002E7C4C"/>
    <w:rsid w:val="002E7C53"/>
    <w:rsid w:val="002E7C9B"/>
    <w:rsid w:val="002E7CB0"/>
    <w:rsid w:val="002E7CF2"/>
    <w:rsid w:val="002E7E0E"/>
    <w:rsid w:val="002E7EF3"/>
    <w:rsid w:val="002E7F78"/>
    <w:rsid w:val="002F014E"/>
    <w:rsid w:val="002F01B9"/>
    <w:rsid w:val="002F0213"/>
    <w:rsid w:val="002F04E1"/>
    <w:rsid w:val="002F0518"/>
    <w:rsid w:val="002F0708"/>
    <w:rsid w:val="002F0722"/>
    <w:rsid w:val="002F0741"/>
    <w:rsid w:val="002F07B9"/>
    <w:rsid w:val="002F07D6"/>
    <w:rsid w:val="002F099D"/>
    <w:rsid w:val="002F09BD"/>
    <w:rsid w:val="002F0A0A"/>
    <w:rsid w:val="002F0A23"/>
    <w:rsid w:val="002F0B4E"/>
    <w:rsid w:val="002F0B73"/>
    <w:rsid w:val="002F0B8B"/>
    <w:rsid w:val="002F0C63"/>
    <w:rsid w:val="002F0D11"/>
    <w:rsid w:val="002F0DBA"/>
    <w:rsid w:val="002F0DF2"/>
    <w:rsid w:val="002F0DF3"/>
    <w:rsid w:val="002F0F02"/>
    <w:rsid w:val="002F0FCD"/>
    <w:rsid w:val="002F0FCF"/>
    <w:rsid w:val="002F10A8"/>
    <w:rsid w:val="002F10B6"/>
    <w:rsid w:val="002F1252"/>
    <w:rsid w:val="002F1376"/>
    <w:rsid w:val="002F1381"/>
    <w:rsid w:val="002F1389"/>
    <w:rsid w:val="002F143C"/>
    <w:rsid w:val="002F1440"/>
    <w:rsid w:val="002F1555"/>
    <w:rsid w:val="002F1569"/>
    <w:rsid w:val="002F159F"/>
    <w:rsid w:val="002F164F"/>
    <w:rsid w:val="002F16E1"/>
    <w:rsid w:val="002F1718"/>
    <w:rsid w:val="002F1762"/>
    <w:rsid w:val="002F1864"/>
    <w:rsid w:val="002F193F"/>
    <w:rsid w:val="002F1A4B"/>
    <w:rsid w:val="002F1A5D"/>
    <w:rsid w:val="002F1A71"/>
    <w:rsid w:val="002F1B31"/>
    <w:rsid w:val="002F1BF7"/>
    <w:rsid w:val="002F1C80"/>
    <w:rsid w:val="002F1D27"/>
    <w:rsid w:val="002F1D3B"/>
    <w:rsid w:val="002F1EBE"/>
    <w:rsid w:val="002F1F1F"/>
    <w:rsid w:val="002F1F35"/>
    <w:rsid w:val="002F2029"/>
    <w:rsid w:val="002F2042"/>
    <w:rsid w:val="002F2059"/>
    <w:rsid w:val="002F206B"/>
    <w:rsid w:val="002F20B9"/>
    <w:rsid w:val="002F2195"/>
    <w:rsid w:val="002F2214"/>
    <w:rsid w:val="002F223D"/>
    <w:rsid w:val="002F2265"/>
    <w:rsid w:val="002F24FB"/>
    <w:rsid w:val="002F2618"/>
    <w:rsid w:val="002F26D3"/>
    <w:rsid w:val="002F2760"/>
    <w:rsid w:val="002F2882"/>
    <w:rsid w:val="002F299B"/>
    <w:rsid w:val="002F2A0F"/>
    <w:rsid w:val="002F2B5C"/>
    <w:rsid w:val="002F2BB3"/>
    <w:rsid w:val="002F2C52"/>
    <w:rsid w:val="002F2C93"/>
    <w:rsid w:val="002F2CE8"/>
    <w:rsid w:val="002F2D28"/>
    <w:rsid w:val="002F2DA9"/>
    <w:rsid w:val="002F2E4B"/>
    <w:rsid w:val="002F2E9F"/>
    <w:rsid w:val="002F2EF1"/>
    <w:rsid w:val="002F2F36"/>
    <w:rsid w:val="002F2FBE"/>
    <w:rsid w:val="002F3052"/>
    <w:rsid w:val="002F31D5"/>
    <w:rsid w:val="002F3301"/>
    <w:rsid w:val="002F3319"/>
    <w:rsid w:val="002F335B"/>
    <w:rsid w:val="002F3488"/>
    <w:rsid w:val="002F350F"/>
    <w:rsid w:val="002F357A"/>
    <w:rsid w:val="002F3580"/>
    <w:rsid w:val="002F35B6"/>
    <w:rsid w:val="002F3753"/>
    <w:rsid w:val="002F37C8"/>
    <w:rsid w:val="002F37D5"/>
    <w:rsid w:val="002F3879"/>
    <w:rsid w:val="002F3A38"/>
    <w:rsid w:val="002F3A61"/>
    <w:rsid w:val="002F3A79"/>
    <w:rsid w:val="002F3B39"/>
    <w:rsid w:val="002F3B8A"/>
    <w:rsid w:val="002F3BAE"/>
    <w:rsid w:val="002F3BEA"/>
    <w:rsid w:val="002F3C1E"/>
    <w:rsid w:val="002F3CC3"/>
    <w:rsid w:val="002F3CF1"/>
    <w:rsid w:val="002F3F7F"/>
    <w:rsid w:val="002F40EE"/>
    <w:rsid w:val="002F4172"/>
    <w:rsid w:val="002F4199"/>
    <w:rsid w:val="002F41F2"/>
    <w:rsid w:val="002F420A"/>
    <w:rsid w:val="002F420B"/>
    <w:rsid w:val="002F4328"/>
    <w:rsid w:val="002F433B"/>
    <w:rsid w:val="002F4465"/>
    <w:rsid w:val="002F44A9"/>
    <w:rsid w:val="002F44E4"/>
    <w:rsid w:val="002F4511"/>
    <w:rsid w:val="002F45B0"/>
    <w:rsid w:val="002F45B6"/>
    <w:rsid w:val="002F45C3"/>
    <w:rsid w:val="002F46BC"/>
    <w:rsid w:val="002F46CD"/>
    <w:rsid w:val="002F4799"/>
    <w:rsid w:val="002F47F4"/>
    <w:rsid w:val="002F4862"/>
    <w:rsid w:val="002F4922"/>
    <w:rsid w:val="002F496E"/>
    <w:rsid w:val="002F4998"/>
    <w:rsid w:val="002F4B86"/>
    <w:rsid w:val="002F4CD1"/>
    <w:rsid w:val="002F4D23"/>
    <w:rsid w:val="002F4DE7"/>
    <w:rsid w:val="002F4E99"/>
    <w:rsid w:val="002F5128"/>
    <w:rsid w:val="002F5147"/>
    <w:rsid w:val="002F514D"/>
    <w:rsid w:val="002F5166"/>
    <w:rsid w:val="002F5201"/>
    <w:rsid w:val="002F5249"/>
    <w:rsid w:val="002F5259"/>
    <w:rsid w:val="002F5274"/>
    <w:rsid w:val="002F529C"/>
    <w:rsid w:val="002F539E"/>
    <w:rsid w:val="002F53B2"/>
    <w:rsid w:val="002F53D6"/>
    <w:rsid w:val="002F541F"/>
    <w:rsid w:val="002F5484"/>
    <w:rsid w:val="002F54A9"/>
    <w:rsid w:val="002F54C4"/>
    <w:rsid w:val="002F55C2"/>
    <w:rsid w:val="002F561C"/>
    <w:rsid w:val="002F563C"/>
    <w:rsid w:val="002F568D"/>
    <w:rsid w:val="002F5764"/>
    <w:rsid w:val="002F5807"/>
    <w:rsid w:val="002F59B7"/>
    <w:rsid w:val="002F5A28"/>
    <w:rsid w:val="002F5A8A"/>
    <w:rsid w:val="002F5B5F"/>
    <w:rsid w:val="002F5B69"/>
    <w:rsid w:val="002F5B82"/>
    <w:rsid w:val="002F5D51"/>
    <w:rsid w:val="002F5DEA"/>
    <w:rsid w:val="002F5F0F"/>
    <w:rsid w:val="002F5F92"/>
    <w:rsid w:val="002F5FAE"/>
    <w:rsid w:val="002F5FCF"/>
    <w:rsid w:val="002F61D8"/>
    <w:rsid w:val="002F622E"/>
    <w:rsid w:val="002F624D"/>
    <w:rsid w:val="002F626E"/>
    <w:rsid w:val="002F62E0"/>
    <w:rsid w:val="002F6353"/>
    <w:rsid w:val="002F6355"/>
    <w:rsid w:val="002F6574"/>
    <w:rsid w:val="002F65E4"/>
    <w:rsid w:val="002F6684"/>
    <w:rsid w:val="002F67A7"/>
    <w:rsid w:val="002F67D5"/>
    <w:rsid w:val="002F67F0"/>
    <w:rsid w:val="002F6928"/>
    <w:rsid w:val="002F69A2"/>
    <w:rsid w:val="002F6A0A"/>
    <w:rsid w:val="002F6A2B"/>
    <w:rsid w:val="002F6A3C"/>
    <w:rsid w:val="002F6D71"/>
    <w:rsid w:val="002F6D8B"/>
    <w:rsid w:val="002F6DD2"/>
    <w:rsid w:val="002F6E9C"/>
    <w:rsid w:val="002F6ECB"/>
    <w:rsid w:val="002F6EE0"/>
    <w:rsid w:val="002F6F98"/>
    <w:rsid w:val="002F6FC1"/>
    <w:rsid w:val="002F6FD1"/>
    <w:rsid w:val="002F704A"/>
    <w:rsid w:val="002F7068"/>
    <w:rsid w:val="002F70F5"/>
    <w:rsid w:val="002F7223"/>
    <w:rsid w:val="002F72A5"/>
    <w:rsid w:val="002F7342"/>
    <w:rsid w:val="002F734D"/>
    <w:rsid w:val="002F7405"/>
    <w:rsid w:val="002F782A"/>
    <w:rsid w:val="002F7AE2"/>
    <w:rsid w:val="002F7B75"/>
    <w:rsid w:val="002F7BBF"/>
    <w:rsid w:val="002F7BF1"/>
    <w:rsid w:val="002F7C06"/>
    <w:rsid w:val="002F7CB4"/>
    <w:rsid w:val="002F7D10"/>
    <w:rsid w:val="002F7D57"/>
    <w:rsid w:val="002F7EF1"/>
    <w:rsid w:val="00300264"/>
    <w:rsid w:val="00300341"/>
    <w:rsid w:val="00300466"/>
    <w:rsid w:val="00300472"/>
    <w:rsid w:val="003007C8"/>
    <w:rsid w:val="003008B5"/>
    <w:rsid w:val="003008B6"/>
    <w:rsid w:val="003008F6"/>
    <w:rsid w:val="00300948"/>
    <w:rsid w:val="00300982"/>
    <w:rsid w:val="00300A14"/>
    <w:rsid w:val="00300A39"/>
    <w:rsid w:val="00300AC3"/>
    <w:rsid w:val="00300B26"/>
    <w:rsid w:val="00300C9E"/>
    <w:rsid w:val="00300CD9"/>
    <w:rsid w:val="00300CE5"/>
    <w:rsid w:val="00300E61"/>
    <w:rsid w:val="00300E8F"/>
    <w:rsid w:val="00300FB9"/>
    <w:rsid w:val="003010EB"/>
    <w:rsid w:val="0030118C"/>
    <w:rsid w:val="003011F5"/>
    <w:rsid w:val="00301286"/>
    <w:rsid w:val="003012DF"/>
    <w:rsid w:val="003013E7"/>
    <w:rsid w:val="00301400"/>
    <w:rsid w:val="00301438"/>
    <w:rsid w:val="00301444"/>
    <w:rsid w:val="00301491"/>
    <w:rsid w:val="003014E9"/>
    <w:rsid w:val="00301511"/>
    <w:rsid w:val="0030157C"/>
    <w:rsid w:val="00301623"/>
    <w:rsid w:val="00301639"/>
    <w:rsid w:val="0030169A"/>
    <w:rsid w:val="003016F4"/>
    <w:rsid w:val="0030173E"/>
    <w:rsid w:val="00301758"/>
    <w:rsid w:val="00301767"/>
    <w:rsid w:val="00301885"/>
    <w:rsid w:val="003018D3"/>
    <w:rsid w:val="0030190D"/>
    <w:rsid w:val="00301913"/>
    <w:rsid w:val="00301920"/>
    <w:rsid w:val="00301942"/>
    <w:rsid w:val="00301B37"/>
    <w:rsid w:val="00301C22"/>
    <w:rsid w:val="00301DB0"/>
    <w:rsid w:val="00301DF9"/>
    <w:rsid w:val="00301F0B"/>
    <w:rsid w:val="0030200A"/>
    <w:rsid w:val="00302098"/>
    <w:rsid w:val="0030215E"/>
    <w:rsid w:val="003022A1"/>
    <w:rsid w:val="003022F7"/>
    <w:rsid w:val="00302375"/>
    <w:rsid w:val="0030246A"/>
    <w:rsid w:val="00302587"/>
    <w:rsid w:val="00302626"/>
    <w:rsid w:val="003027BB"/>
    <w:rsid w:val="003027F0"/>
    <w:rsid w:val="0030280F"/>
    <w:rsid w:val="00302860"/>
    <w:rsid w:val="00302941"/>
    <w:rsid w:val="0030296C"/>
    <w:rsid w:val="00302991"/>
    <w:rsid w:val="00302A44"/>
    <w:rsid w:val="00302C8A"/>
    <w:rsid w:val="00302CE1"/>
    <w:rsid w:val="00302CE6"/>
    <w:rsid w:val="00302D9B"/>
    <w:rsid w:val="00302DAE"/>
    <w:rsid w:val="00302DE3"/>
    <w:rsid w:val="00303255"/>
    <w:rsid w:val="003032FF"/>
    <w:rsid w:val="0030344C"/>
    <w:rsid w:val="003034C5"/>
    <w:rsid w:val="003034C9"/>
    <w:rsid w:val="00303521"/>
    <w:rsid w:val="00303572"/>
    <w:rsid w:val="00303594"/>
    <w:rsid w:val="003035D6"/>
    <w:rsid w:val="003036BD"/>
    <w:rsid w:val="0030370B"/>
    <w:rsid w:val="0030372A"/>
    <w:rsid w:val="0030378C"/>
    <w:rsid w:val="003038FC"/>
    <w:rsid w:val="00303916"/>
    <w:rsid w:val="0030392F"/>
    <w:rsid w:val="0030393C"/>
    <w:rsid w:val="0030396E"/>
    <w:rsid w:val="003039B3"/>
    <w:rsid w:val="00303C66"/>
    <w:rsid w:val="00303F3F"/>
    <w:rsid w:val="00303F96"/>
    <w:rsid w:val="0030408D"/>
    <w:rsid w:val="003040C7"/>
    <w:rsid w:val="003040E1"/>
    <w:rsid w:val="0030415C"/>
    <w:rsid w:val="00304221"/>
    <w:rsid w:val="003042CA"/>
    <w:rsid w:val="0030434B"/>
    <w:rsid w:val="00304449"/>
    <w:rsid w:val="0030454D"/>
    <w:rsid w:val="0030455B"/>
    <w:rsid w:val="00304600"/>
    <w:rsid w:val="0030460E"/>
    <w:rsid w:val="00304612"/>
    <w:rsid w:val="00304651"/>
    <w:rsid w:val="00304675"/>
    <w:rsid w:val="003046F5"/>
    <w:rsid w:val="00304715"/>
    <w:rsid w:val="003047B1"/>
    <w:rsid w:val="003047F9"/>
    <w:rsid w:val="0030487B"/>
    <w:rsid w:val="00304894"/>
    <w:rsid w:val="00304950"/>
    <w:rsid w:val="003049AD"/>
    <w:rsid w:val="003049FF"/>
    <w:rsid w:val="00304A21"/>
    <w:rsid w:val="00304A70"/>
    <w:rsid w:val="00304B1D"/>
    <w:rsid w:val="00304B62"/>
    <w:rsid w:val="00304D7D"/>
    <w:rsid w:val="00304D8D"/>
    <w:rsid w:val="00304DDE"/>
    <w:rsid w:val="00304E55"/>
    <w:rsid w:val="00304E5E"/>
    <w:rsid w:val="00305011"/>
    <w:rsid w:val="00305020"/>
    <w:rsid w:val="003050AA"/>
    <w:rsid w:val="003052FC"/>
    <w:rsid w:val="00305376"/>
    <w:rsid w:val="003054C7"/>
    <w:rsid w:val="00305610"/>
    <w:rsid w:val="003057DB"/>
    <w:rsid w:val="003058FB"/>
    <w:rsid w:val="0030596F"/>
    <w:rsid w:val="00305980"/>
    <w:rsid w:val="00305AC9"/>
    <w:rsid w:val="00305AE8"/>
    <w:rsid w:val="00305B40"/>
    <w:rsid w:val="00305C2F"/>
    <w:rsid w:val="00305C38"/>
    <w:rsid w:val="00305CFE"/>
    <w:rsid w:val="00305D37"/>
    <w:rsid w:val="00305E40"/>
    <w:rsid w:val="00305F4B"/>
    <w:rsid w:val="00305F85"/>
    <w:rsid w:val="00306033"/>
    <w:rsid w:val="0030606C"/>
    <w:rsid w:val="00306114"/>
    <w:rsid w:val="003061C4"/>
    <w:rsid w:val="003062BD"/>
    <w:rsid w:val="003062C2"/>
    <w:rsid w:val="003063C2"/>
    <w:rsid w:val="0030649E"/>
    <w:rsid w:val="003065B9"/>
    <w:rsid w:val="003065E1"/>
    <w:rsid w:val="00306616"/>
    <w:rsid w:val="0030671F"/>
    <w:rsid w:val="00306819"/>
    <w:rsid w:val="0030684A"/>
    <w:rsid w:val="00306865"/>
    <w:rsid w:val="003068F7"/>
    <w:rsid w:val="0030698C"/>
    <w:rsid w:val="0030699B"/>
    <w:rsid w:val="003069B5"/>
    <w:rsid w:val="00306A24"/>
    <w:rsid w:val="00306B26"/>
    <w:rsid w:val="00306B8C"/>
    <w:rsid w:val="00306BA7"/>
    <w:rsid w:val="00306C47"/>
    <w:rsid w:val="00306CCC"/>
    <w:rsid w:val="00306D1F"/>
    <w:rsid w:val="00306D39"/>
    <w:rsid w:val="00306E09"/>
    <w:rsid w:val="00306E37"/>
    <w:rsid w:val="00306E5F"/>
    <w:rsid w:val="00306EC8"/>
    <w:rsid w:val="00306FBA"/>
    <w:rsid w:val="003070B4"/>
    <w:rsid w:val="003070E1"/>
    <w:rsid w:val="003070FB"/>
    <w:rsid w:val="00307114"/>
    <w:rsid w:val="0030712C"/>
    <w:rsid w:val="00307230"/>
    <w:rsid w:val="00307259"/>
    <w:rsid w:val="00307271"/>
    <w:rsid w:val="0030727B"/>
    <w:rsid w:val="00307328"/>
    <w:rsid w:val="00307385"/>
    <w:rsid w:val="003074D3"/>
    <w:rsid w:val="00307512"/>
    <w:rsid w:val="00307583"/>
    <w:rsid w:val="003075F5"/>
    <w:rsid w:val="00307694"/>
    <w:rsid w:val="003077AF"/>
    <w:rsid w:val="00307870"/>
    <w:rsid w:val="0030792D"/>
    <w:rsid w:val="003079C7"/>
    <w:rsid w:val="00307AB5"/>
    <w:rsid w:val="00307CBF"/>
    <w:rsid w:val="00307D3E"/>
    <w:rsid w:val="00307FB1"/>
    <w:rsid w:val="00307FF0"/>
    <w:rsid w:val="00307FF6"/>
    <w:rsid w:val="003100A1"/>
    <w:rsid w:val="00310119"/>
    <w:rsid w:val="00310139"/>
    <w:rsid w:val="003101B8"/>
    <w:rsid w:val="003101C3"/>
    <w:rsid w:val="00310246"/>
    <w:rsid w:val="003102AF"/>
    <w:rsid w:val="003102B2"/>
    <w:rsid w:val="00310598"/>
    <w:rsid w:val="003105AF"/>
    <w:rsid w:val="0031070C"/>
    <w:rsid w:val="0031071A"/>
    <w:rsid w:val="00310807"/>
    <w:rsid w:val="00310813"/>
    <w:rsid w:val="00310831"/>
    <w:rsid w:val="00310878"/>
    <w:rsid w:val="0031092B"/>
    <w:rsid w:val="003109C6"/>
    <w:rsid w:val="003109D1"/>
    <w:rsid w:val="00310BA5"/>
    <w:rsid w:val="00310C41"/>
    <w:rsid w:val="00310C9E"/>
    <w:rsid w:val="00310CD7"/>
    <w:rsid w:val="00310D1A"/>
    <w:rsid w:val="00310D41"/>
    <w:rsid w:val="00311051"/>
    <w:rsid w:val="0031108E"/>
    <w:rsid w:val="00311136"/>
    <w:rsid w:val="003111A9"/>
    <w:rsid w:val="003112FF"/>
    <w:rsid w:val="0031133C"/>
    <w:rsid w:val="003113B0"/>
    <w:rsid w:val="00311413"/>
    <w:rsid w:val="0031146C"/>
    <w:rsid w:val="0031160E"/>
    <w:rsid w:val="0031163D"/>
    <w:rsid w:val="00311808"/>
    <w:rsid w:val="0031186A"/>
    <w:rsid w:val="0031187C"/>
    <w:rsid w:val="0031194F"/>
    <w:rsid w:val="00311992"/>
    <w:rsid w:val="003119BA"/>
    <w:rsid w:val="00311A52"/>
    <w:rsid w:val="00311ABB"/>
    <w:rsid w:val="00311B45"/>
    <w:rsid w:val="00311B8F"/>
    <w:rsid w:val="00311C15"/>
    <w:rsid w:val="00311D13"/>
    <w:rsid w:val="00311DAB"/>
    <w:rsid w:val="00311E47"/>
    <w:rsid w:val="00311E51"/>
    <w:rsid w:val="00311E8F"/>
    <w:rsid w:val="00311F59"/>
    <w:rsid w:val="00311F81"/>
    <w:rsid w:val="00311FFF"/>
    <w:rsid w:val="00312195"/>
    <w:rsid w:val="003121B9"/>
    <w:rsid w:val="003121FF"/>
    <w:rsid w:val="00312407"/>
    <w:rsid w:val="0031243D"/>
    <w:rsid w:val="0031250A"/>
    <w:rsid w:val="003125B6"/>
    <w:rsid w:val="00312604"/>
    <w:rsid w:val="0031261A"/>
    <w:rsid w:val="0031265C"/>
    <w:rsid w:val="003126A1"/>
    <w:rsid w:val="00312724"/>
    <w:rsid w:val="0031275B"/>
    <w:rsid w:val="003127B4"/>
    <w:rsid w:val="0031287D"/>
    <w:rsid w:val="00312A57"/>
    <w:rsid w:val="00312A9C"/>
    <w:rsid w:val="00312BA9"/>
    <w:rsid w:val="00312CB7"/>
    <w:rsid w:val="00312D14"/>
    <w:rsid w:val="00312DA7"/>
    <w:rsid w:val="00312E83"/>
    <w:rsid w:val="00312F52"/>
    <w:rsid w:val="00312FB5"/>
    <w:rsid w:val="00313050"/>
    <w:rsid w:val="0031317B"/>
    <w:rsid w:val="00313267"/>
    <w:rsid w:val="0031341B"/>
    <w:rsid w:val="0031345B"/>
    <w:rsid w:val="00313530"/>
    <w:rsid w:val="0031373D"/>
    <w:rsid w:val="0031376F"/>
    <w:rsid w:val="00313790"/>
    <w:rsid w:val="003137EB"/>
    <w:rsid w:val="003139D1"/>
    <w:rsid w:val="00313B1E"/>
    <w:rsid w:val="00313B20"/>
    <w:rsid w:val="00313B38"/>
    <w:rsid w:val="00313B56"/>
    <w:rsid w:val="00313C07"/>
    <w:rsid w:val="00313CE2"/>
    <w:rsid w:val="00313D58"/>
    <w:rsid w:val="00313E32"/>
    <w:rsid w:val="0031400F"/>
    <w:rsid w:val="00314019"/>
    <w:rsid w:val="00314095"/>
    <w:rsid w:val="00314149"/>
    <w:rsid w:val="00314309"/>
    <w:rsid w:val="00314343"/>
    <w:rsid w:val="003144A9"/>
    <w:rsid w:val="0031456B"/>
    <w:rsid w:val="003145F6"/>
    <w:rsid w:val="003146B4"/>
    <w:rsid w:val="003146BB"/>
    <w:rsid w:val="00314944"/>
    <w:rsid w:val="00314946"/>
    <w:rsid w:val="003149B8"/>
    <w:rsid w:val="00314A1D"/>
    <w:rsid w:val="00314AC6"/>
    <w:rsid w:val="00314BB1"/>
    <w:rsid w:val="00314C92"/>
    <w:rsid w:val="00314CAC"/>
    <w:rsid w:val="00314CD7"/>
    <w:rsid w:val="00314D57"/>
    <w:rsid w:val="00314D89"/>
    <w:rsid w:val="00314FBE"/>
    <w:rsid w:val="00315038"/>
    <w:rsid w:val="0031508B"/>
    <w:rsid w:val="003150C1"/>
    <w:rsid w:val="003150E0"/>
    <w:rsid w:val="003152E8"/>
    <w:rsid w:val="0031533D"/>
    <w:rsid w:val="003153C3"/>
    <w:rsid w:val="003154E0"/>
    <w:rsid w:val="00315511"/>
    <w:rsid w:val="0031556D"/>
    <w:rsid w:val="0031566F"/>
    <w:rsid w:val="003156D4"/>
    <w:rsid w:val="00315739"/>
    <w:rsid w:val="003159F1"/>
    <w:rsid w:val="00315A24"/>
    <w:rsid w:val="00315AC7"/>
    <w:rsid w:val="00315AD0"/>
    <w:rsid w:val="00315B27"/>
    <w:rsid w:val="00315B96"/>
    <w:rsid w:val="00315BB4"/>
    <w:rsid w:val="00315E04"/>
    <w:rsid w:val="00315F05"/>
    <w:rsid w:val="00315F52"/>
    <w:rsid w:val="00315F61"/>
    <w:rsid w:val="00315F6F"/>
    <w:rsid w:val="00316049"/>
    <w:rsid w:val="00316093"/>
    <w:rsid w:val="00316143"/>
    <w:rsid w:val="003161A3"/>
    <w:rsid w:val="00316225"/>
    <w:rsid w:val="00316231"/>
    <w:rsid w:val="00316281"/>
    <w:rsid w:val="00316289"/>
    <w:rsid w:val="003162EF"/>
    <w:rsid w:val="0031633F"/>
    <w:rsid w:val="00316388"/>
    <w:rsid w:val="00316411"/>
    <w:rsid w:val="0031646C"/>
    <w:rsid w:val="0031651A"/>
    <w:rsid w:val="003166B6"/>
    <w:rsid w:val="003166FD"/>
    <w:rsid w:val="00316787"/>
    <w:rsid w:val="003167B2"/>
    <w:rsid w:val="0031680F"/>
    <w:rsid w:val="0031682D"/>
    <w:rsid w:val="0031684B"/>
    <w:rsid w:val="00316890"/>
    <w:rsid w:val="0031689D"/>
    <w:rsid w:val="003168FB"/>
    <w:rsid w:val="0031693C"/>
    <w:rsid w:val="00316990"/>
    <w:rsid w:val="003169B1"/>
    <w:rsid w:val="003169EB"/>
    <w:rsid w:val="00316A53"/>
    <w:rsid w:val="00316B48"/>
    <w:rsid w:val="00316C8A"/>
    <w:rsid w:val="00316CEF"/>
    <w:rsid w:val="00316D4D"/>
    <w:rsid w:val="00316F3B"/>
    <w:rsid w:val="00316F87"/>
    <w:rsid w:val="0031707E"/>
    <w:rsid w:val="003170C0"/>
    <w:rsid w:val="003170F9"/>
    <w:rsid w:val="003171E4"/>
    <w:rsid w:val="00317264"/>
    <w:rsid w:val="003172F6"/>
    <w:rsid w:val="0031737E"/>
    <w:rsid w:val="0031739C"/>
    <w:rsid w:val="003173BF"/>
    <w:rsid w:val="003173DD"/>
    <w:rsid w:val="003174C4"/>
    <w:rsid w:val="0031750D"/>
    <w:rsid w:val="00317531"/>
    <w:rsid w:val="0031762B"/>
    <w:rsid w:val="0031769A"/>
    <w:rsid w:val="00317709"/>
    <w:rsid w:val="00317718"/>
    <w:rsid w:val="00317754"/>
    <w:rsid w:val="00317798"/>
    <w:rsid w:val="003177B1"/>
    <w:rsid w:val="00317801"/>
    <w:rsid w:val="00317852"/>
    <w:rsid w:val="00317934"/>
    <w:rsid w:val="003179BE"/>
    <w:rsid w:val="00317A3D"/>
    <w:rsid w:val="00317A95"/>
    <w:rsid w:val="00317A9C"/>
    <w:rsid w:val="00317B66"/>
    <w:rsid w:val="00317BA0"/>
    <w:rsid w:val="00317BE0"/>
    <w:rsid w:val="00317C79"/>
    <w:rsid w:val="00317D86"/>
    <w:rsid w:val="00317E71"/>
    <w:rsid w:val="00317EE7"/>
    <w:rsid w:val="00317F13"/>
    <w:rsid w:val="0031E579"/>
    <w:rsid w:val="00320019"/>
    <w:rsid w:val="00320031"/>
    <w:rsid w:val="0032013F"/>
    <w:rsid w:val="003201AA"/>
    <w:rsid w:val="003201DE"/>
    <w:rsid w:val="003202EA"/>
    <w:rsid w:val="0032045B"/>
    <w:rsid w:val="00320477"/>
    <w:rsid w:val="003205A8"/>
    <w:rsid w:val="00320618"/>
    <w:rsid w:val="00320666"/>
    <w:rsid w:val="0032071A"/>
    <w:rsid w:val="00320744"/>
    <w:rsid w:val="003207B9"/>
    <w:rsid w:val="0032085B"/>
    <w:rsid w:val="00320886"/>
    <w:rsid w:val="003208BE"/>
    <w:rsid w:val="00320928"/>
    <w:rsid w:val="003209A3"/>
    <w:rsid w:val="00320B38"/>
    <w:rsid w:val="00320B59"/>
    <w:rsid w:val="00320C8F"/>
    <w:rsid w:val="00320C9C"/>
    <w:rsid w:val="00320CD0"/>
    <w:rsid w:val="00320D4C"/>
    <w:rsid w:val="00320DB1"/>
    <w:rsid w:val="00320DBB"/>
    <w:rsid w:val="00320DFD"/>
    <w:rsid w:val="00320E2B"/>
    <w:rsid w:val="00320EE4"/>
    <w:rsid w:val="0032103A"/>
    <w:rsid w:val="003210BC"/>
    <w:rsid w:val="0032122E"/>
    <w:rsid w:val="00321263"/>
    <w:rsid w:val="00321292"/>
    <w:rsid w:val="0032132E"/>
    <w:rsid w:val="00321405"/>
    <w:rsid w:val="003214F0"/>
    <w:rsid w:val="00321533"/>
    <w:rsid w:val="003216B1"/>
    <w:rsid w:val="0032173B"/>
    <w:rsid w:val="00321833"/>
    <w:rsid w:val="0032195A"/>
    <w:rsid w:val="00321967"/>
    <w:rsid w:val="00321A0A"/>
    <w:rsid w:val="00321AC9"/>
    <w:rsid w:val="00321B16"/>
    <w:rsid w:val="00321C10"/>
    <w:rsid w:val="00321C35"/>
    <w:rsid w:val="00321C6A"/>
    <w:rsid w:val="00321CD1"/>
    <w:rsid w:val="00321DDF"/>
    <w:rsid w:val="00321E99"/>
    <w:rsid w:val="00321EA1"/>
    <w:rsid w:val="003220E2"/>
    <w:rsid w:val="003220FB"/>
    <w:rsid w:val="0032211D"/>
    <w:rsid w:val="00322137"/>
    <w:rsid w:val="00322162"/>
    <w:rsid w:val="00322167"/>
    <w:rsid w:val="00322183"/>
    <w:rsid w:val="0032225C"/>
    <w:rsid w:val="0032228B"/>
    <w:rsid w:val="0032228C"/>
    <w:rsid w:val="003222EA"/>
    <w:rsid w:val="003223EF"/>
    <w:rsid w:val="00322416"/>
    <w:rsid w:val="0032243A"/>
    <w:rsid w:val="00322488"/>
    <w:rsid w:val="003224B2"/>
    <w:rsid w:val="003224C9"/>
    <w:rsid w:val="003224E1"/>
    <w:rsid w:val="003224FA"/>
    <w:rsid w:val="0032251B"/>
    <w:rsid w:val="00322727"/>
    <w:rsid w:val="003227CD"/>
    <w:rsid w:val="0032286C"/>
    <w:rsid w:val="00322A09"/>
    <w:rsid w:val="00322A3C"/>
    <w:rsid w:val="00322AD2"/>
    <w:rsid w:val="00322B21"/>
    <w:rsid w:val="00322B8B"/>
    <w:rsid w:val="00322BC2"/>
    <w:rsid w:val="00322BC4"/>
    <w:rsid w:val="00322BCA"/>
    <w:rsid w:val="00322DF5"/>
    <w:rsid w:val="00322F04"/>
    <w:rsid w:val="00322F35"/>
    <w:rsid w:val="00322F70"/>
    <w:rsid w:val="00322FF1"/>
    <w:rsid w:val="00323010"/>
    <w:rsid w:val="00323026"/>
    <w:rsid w:val="00323096"/>
    <w:rsid w:val="003231A7"/>
    <w:rsid w:val="003231C3"/>
    <w:rsid w:val="003231C5"/>
    <w:rsid w:val="003231D1"/>
    <w:rsid w:val="003231ED"/>
    <w:rsid w:val="00323215"/>
    <w:rsid w:val="00323264"/>
    <w:rsid w:val="0032331F"/>
    <w:rsid w:val="00323349"/>
    <w:rsid w:val="0032334B"/>
    <w:rsid w:val="00323392"/>
    <w:rsid w:val="003234EA"/>
    <w:rsid w:val="00323576"/>
    <w:rsid w:val="003235CC"/>
    <w:rsid w:val="0032365C"/>
    <w:rsid w:val="00323743"/>
    <w:rsid w:val="00323818"/>
    <w:rsid w:val="00323836"/>
    <w:rsid w:val="00323A9A"/>
    <w:rsid w:val="00323AD5"/>
    <w:rsid w:val="00323B35"/>
    <w:rsid w:val="00323E76"/>
    <w:rsid w:val="00323E7D"/>
    <w:rsid w:val="00323E88"/>
    <w:rsid w:val="00323EBB"/>
    <w:rsid w:val="00323F02"/>
    <w:rsid w:val="00323FEF"/>
    <w:rsid w:val="003240DC"/>
    <w:rsid w:val="0032412C"/>
    <w:rsid w:val="00324231"/>
    <w:rsid w:val="00324399"/>
    <w:rsid w:val="003243F7"/>
    <w:rsid w:val="0032441A"/>
    <w:rsid w:val="0032454F"/>
    <w:rsid w:val="00324571"/>
    <w:rsid w:val="00324587"/>
    <w:rsid w:val="0032472E"/>
    <w:rsid w:val="0032481E"/>
    <w:rsid w:val="00324967"/>
    <w:rsid w:val="00324A1E"/>
    <w:rsid w:val="00324A45"/>
    <w:rsid w:val="00324B27"/>
    <w:rsid w:val="00324B36"/>
    <w:rsid w:val="00324BCB"/>
    <w:rsid w:val="00324C3E"/>
    <w:rsid w:val="00324CEB"/>
    <w:rsid w:val="00324D7F"/>
    <w:rsid w:val="00324D83"/>
    <w:rsid w:val="00324ED5"/>
    <w:rsid w:val="00324F0C"/>
    <w:rsid w:val="00324F95"/>
    <w:rsid w:val="00324FCF"/>
    <w:rsid w:val="0032503F"/>
    <w:rsid w:val="003251AF"/>
    <w:rsid w:val="0032531A"/>
    <w:rsid w:val="00325323"/>
    <w:rsid w:val="003253A8"/>
    <w:rsid w:val="00325533"/>
    <w:rsid w:val="0032554A"/>
    <w:rsid w:val="00325587"/>
    <w:rsid w:val="003255C5"/>
    <w:rsid w:val="00325878"/>
    <w:rsid w:val="003258A2"/>
    <w:rsid w:val="003259C8"/>
    <w:rsid w:val="00325A16"/>
    <w:rsid w:val="00325B99"/>
    <w:rsid w:val="00325D7C"/>
    <w:rsid w:val="00325D9A"/>
    <w:rsid w:val="00325E0C"/>
    <w:rsid w:val="00325F0F"/>
    <w:rsid w:val="003260F9"/>
    <w:rsid w:val="003261CE"/>
    <w:rsid w:val="003261E0"/>
    <w:rsid w:val="0032624B"/>
    <w:rsid w:val="00326282"/>
    <w:rsid w:val="003262E3"/>
    <w:rsid w:val="00326341"/>
    <w:rsid w:val="003264A2"/>
    <w:rsid w:val="003265A8"/>
    <w:rsid w:val="00326612"/>
    <w:rsid w:val="003267A1"/>
    <w:rsid w:val="00326942"/>
    <w:rsid w:val="003269B0"/>
    <w:rsid w:val="00326B03"/>
    <w:rsid w:val="00326B37"/>
    <w:rsid w:val="00326B4C"/>
    <w:rsid w:val="00326B5C"/>
    <w:rsid w:val="00326BA9"/>
    <w:rsid w:val="00326C26"/>
    <w:rsid w:val="00326C28"/>
    <w:rsid w:val="00326C57"/>
    <w:rsid w:val="00326C5F"/>
    <w:rsid w:val="00326CD8"/>
    <w:rsid w:val="00326D0D"/>
    <w:rsid w:val="00326D35"/>
    <w:rsid w:val="00326F1F"/>
    <w:rsid w:val="00326FEB"/>
    <w:rsid w:val="003270D0"/>
    <w:rsid w:val="0032712B"/>
    <w:rsid w:val="00327140"/>
    <w:rsid w:val="0032715A"/>
    <w:rsid w:val="00327181"/>
    <w:rsid w:val="003272EC"/>
    <w:rsid w:val="003272ED"/>
    <w:rsid w:val="003273B3"/>
    <w:rsid w:val="003273CD"/>
    <w:rsid w:val="0032744A"/>
    <w:rsid w:val="003274D0"/>
    <w:rsid w:val="00327554"/>
    <w:rsid w:val="00327665"/>
    <w:rsid w:val="003276BD"/>
    <w:rsid w:val="0032772D"/>
    <w:rsid w:val="00327876"/>
    <w:rsid w:val="0032788E"/>
    <w:rsid w:val="00327962"/>
    <w:rsid w:val="00327988"/>
    <w:rsid w:val="003279AD"/>
    <w:rsid w:val="00327B55"/>
    <w:rsid w:val="00327BCA"/>
    <w:rsid w:val="00327C49"/>
    <w:rsid w:val="00327D23"/>
    <w:rsid w:val="00327D4F"/>
    <w:rsid w:val="00327DB0"/>
    <w:rsid w:val="00327E08"/>
    <w:rsid w:val="00327E44"/>
    <w:rsid w:val="00327EDA"/>
    <w:rsid w:val="00327FCE"/>
    <w:rsid w:val="00330019"/>
    <w:rsid w:val="0033001E"/>
    <w:rsid w:val="00330055"/>
    <w:rsid w:val="0033007E"/>
    <w:rsid w:val="003300B7"/>
    <w:rsid w:val="0033026F"/>
    <w:rsid w:val="0033031B"/>
    <w:rsid w:val="00330367"/>
    <w:rsid w:val="0033044E"/>
    <w:rsid w:val="00330464"/>
    <w:rsid w:val="00330493"/>
    <w:rsid w:val="0033060F"/>
    <w:rsid w:val="003307EC"/>
    <w:rsid w:val="00330804"/>
    <w:rsid w:val="00330890"/>
    <w:rsid w:val="003308BB"/>
    <w:rsid w:val="003308E8"/>
    <w:rsid w:val="00330924"/>
    <w:rsid w:val="00330952"/>
    <w:rsid w:val="00330A31"/>
    <w:rsid w:val="00330A57"/>
    <w:rsid w:val="00330AFB"/>
    <w:rsid w:val="00330B6B"/>
    <w:rsid w:val="00330CFD"/>
    <w:rsid w:val="00330D1D"/>
    <w:rsid w:val="00330DED"/>
    <w:rsid w:val="00330F6B"/>
    <w:rsid w:val="00331005"/>
    <w:rsid w:val="00331095"/>
    <w:rsid w:val="00331122"/>
    <w:rsid w:val="003312E3"/>
    <w:rsid w:val="0033136F"/>
    <w:rsid w:val="003313CE"/>
    <w:rsid w:val="0033149D"/>
    <w:rsid w:val="003314C8"/>
    <w:rsid w:val="003315DC"/>
    <w:rsid w:val="003315F1"/>
    <w:rsid w:val="0033186D"/>
    <w:rsid w:val="0033188C"/>
    <w:rsid w:val="003318CE"/>
    <w:rsid w:val="0033194A"/>
    <w:rsid w:val="003319A1"/>
    <w:rsid w:val="00331A88"/>
    <w:rsid w:val="00331AF9"/>
    <w:rsid w:val="00331B10"/>
    <w:rsid w:val="00331B23"/>
    <w:rsid w:val="00331B2B"/>
    <w:rsid w:val="00331B79"/>
    <w:rsid w:val="00331CED"/>
    <w:rsid w:val="00331D26"/>
    <w:rsid w:val="00331D27"/>
    <w:rsid w:val="00331DF1"/>
    <w:rsid w:val="00331EBF"/>
    <w:rsid w:val="0033205D"/>
    <w:rsid w:val="00332100"/>
    <w:rsid w:val="0033211B"/>
    <w:rsid w:val="003321EA"/>
    <w:rsid w:val="003321EB"/>
    <w:rsid w:val="0033223F"/>
    <w:rsid w:val="00332399"/>
    <w:rsid w:val="003323C3"/>
    <w:rsid w:val="00332518"/>
    <w:rsid w:val="0033260E"/>
    <w:rsid w:val="00332811"/>
    <w:rsid w:val="003328B1"/>
    <w:rsid w:val="00332908"/>
    <w:rsid w:val="00332B2A"/>
    <w:rsid w:val="00332C0F"/>
    <w:rsid w:val="00332C5A"/>
    <w:rsid w:val="00332CB1"/>
    <w:rsid w:val="00332CD0"/>
    <w:rsid w:val="00332CE1"/>
    <w:rsid w:val="00332CF1"/>
    <w:rsid w:val="00332E23"/>
    <w:rsid w:val="00332E64"/>
    <w:rsid w:val="00332E65"/>
    <w:rsid w:val="00332F87"/>
    <w:rsid w:val="00332FCB"/>
    <w:rsid w:val="00332FE3"/>
    <w:rsid w:val="0033304B"/>
    <w:rsid w:val="00333100"/>
    <w:rsid w:val="0033310F"/>
    <w:rsid w:val="00333117"/>
    <w:rsid w:val="0033318C"/>
    <w:rsid w:val="003331ED"/>
    <w:rsid w:val="003331F1"/>
    <w:rsid w:val="00333213"/>
    <w:rsid w:val="0033324C"/>
    <w:rsid w:val="00333381"/>
    <w:rsid w:val="00333404"/>
    <w:rsid w:val="00333410"/>
    <w:rsid w:val="0033345B"/>
    <w:rsid w:val="003334AE"/>
    <w:rsid w:val="003335C9"/>
    <w:rsid w:val="00333857"/>
    <w:rsid w:val="003338B6"/>
    <w:rsid w:val="003338FD"/>
    <w:rsid w:val="00333922"/>
    <w:rsid w:val="00333984"/>
    <w:rsid w:val="003339AE"/>
    <w:rsid w:val="003339BF"/>
    <w:rsid w:val="00333AB8"/>
    <w:rsid w:val="00333B06"/>
    <w:rsid w:val="00333B64"/>
    <w:rsid w:val="00333B84"/>
    <w:rsid w:val="00333BF5"/>
    <w:rsid w:val="00333E23"/>
    <w:rsid w:val="00333E7E"/>
    <w:rsid w:val="00333EDF"/>
    <w:rsid w:val="00333EE9"/>
    <w:rsid w:val="00333F16"/>
    <w:rsid w:val="00333F3C"/>
    <w:rsid w:val="00333F5B"/>
    <w:rsid w:val="00333FE1"/>
    <w:rsid w:val="00334003"/>
    <w:rsid w:val="00334023"/>
    <w:rsid w:val="003340BC"/>
    <w:rsid w:val="0033417B"/>
    <w:rsid w:val="003342B5"/>
    <w:rsid w:val="00334376"/>
    <w:rsid w:val="0033444C"/>
    <w:rsid w:val="003344C8"/>
    <w:rsid w:val="00334545"/>
    <w:rsid w:val="00334601"/>
    <w:rsid w:val="0033469E"/>
    <w:rsid w:val="0033470B"/>
    <w:rsid w:val="00334729"/>
    <w:rsid w:val="003347BE"/>
    <w:rsid w:val="003347CB"/>
    <w:rsid w:val="003348CE"/>
    <w:rsid w:val="0033494C"/>
    <w:rsid w:val="00334960"/>
    <w:rsid w:val="003349B7"/>
    <w:rsid w:val="00334A2E"/>
    <w:rsid w:val="00334AA2"/>
    <w:rsid w:val="00334AB9"/>
    <w:rsid w:val="00334AE8"/>
    <w:rsid w:val="00334B8A"/>
    <w:rsid w:val="00334BE7"/>
    <w:rsid w:val="00334BEE"/>
    <w:rsid w:val="00334C8C"/>
    <w:rsid w:val="00334D1E"/>
    <w:rsid w:val="00334D7E"/>
    <w:rsid w:val="00334E34"/>
    <w:rsid w:val="00334EA7"/>
    <w:rsid w:val="00334F86"/>
    <w:rsid w:val="00334FDC"/>
    <w:rsid w:val="00335136"/>
    <w:rsid w:val="00335235"/>
    <w:rsid w:val="00335304"/>
    <w:rsid w:val="00335318"/>
    <w:rsid w:val="003353B6"/>
    <w:rsid w:val="0033553E"/>
    <w:rsid w:val="00335681"/>
    <w:rsid w:val="003356AD"/>
    <w:rsid w:val="003356CD"/>
    <w:rsid w:val="00335840"/>
    <w:rsid w:val="0033587F"/>
    <w:rsid w:val="0033594C"/>
    <w:rsid w:val="00335992"/>
    <w:rsid w:val="003359B1"/>
    <w:rsid w:val="003359CD"/>
    <w:rsid w:val="00335ABA"/>
    <w:rsid w:val="00335AC4"/>
    <w:rsid w:val="00335ACB"/>
    <w:rsid w:val="00335BB3"/>
    <w:rsid w:val="00335CC0"/>
    <w:rsid w:val="00335CFF"/>
    <w:rsid w:val="00335D3E"/>
    <w:rsid w:val="00335DA5"/>
    <w:rsid w:val="00335F70"/>
    <w:rsid w:val="00336170"/>
    <w:rsid w:val="003361EF"/>
    <w:rsid w:val="003362A7"/>
    <w:rsid w:val="003362CE"/>
    <w:rsid w:val="003362DF"/>
    <w:rsid w:val="00336300"/>
    <w:rsid w:val="00336376"/>
    <w:rsid w:val="00336403"/>
    <w:rsid w:val="00336474"/>
    <w:rsid w:val="00336559"/>
    <w:rsid w:val="003365AB"/>
    <w:rsid w:val="003366AA"/>
    <w:rsid w:val="003366E5"/>
    <w:rsid w:val="0033677B"/>
    <w:rsid w:val="003367AF"/>
    <w:rsid w:val="003367B2"/>
    <w:rsid w:val="003367EA"/>
    <w:rsid w:val="00336896"/>
    <w:rsid w:val="003369BD"/>
    <w:rsid w:val="00336B1C"/>
    <w:rsid w:val="00336C0E"/>
    <w:rsid w:val="00336C2C"/>
    <w:rsid w:val="00336C4C"/>
    <w:rsid w:val="00336CA1"/>
    <w:rsid w:val="00336CE6"/>
    <w:rsid w:val="00336D68"/>
    <w:rsid w:val="00336DF9"/>
    <w:rsid w:val="00336F03"/>
    <w:rsid w:val="00336F11"/>
    <w:rsid w:val="00336F27"/>
    <w:rsid w:val="00336FB0"/>
    <w:rsid w:val="0033701B"/>
    <w:rsid w:val="00337020"/>
    <w:rsid w:val="0033704B"/>
    <w:rsid w:val="00337217"/>
    <w:rsid w:val="003372DE"/>
    <w:rsid w:val="00337306"/>
    <w:rsid w:val="00337420"/>
    <w:rsid w:val="00337457"/>
    <w:rsid w:val="003374D3"/>
    <w:rsid w:val="00337568"/>
    <w:rsid w:val="00337592"/>
    <w:rsid w:val="003375D7"/>
    <w:rsid w:val="0033761C"/>
    <w:rsid w:val="003376B2"/>
    <w:rsid w:val="003376EB"/>
    <w:rsid w:val="0033778D"/>
    <w:rsid w:val="00337890"/>
    <w:rsid w:val="003378CB"/>
    <w:rsid w:val="00337968"/>
    <w:rsid w:val="0033798F"/>
    <w:rsid w:val="00337A63"/>
    <w:rsid w:val="00337B68"/>
    <w:rsid w:val="00337BAE"/>
    <w:rsid w:val="00337C3E"/>
    <w:rsid w:val="00337CE0"/>
    <w:rsid w:val="00337CF1"/>
    <w:rsid w:val="00337D1A"/>
    <w:rsid w:val="00337D4C"/>
    <w:rsid w:val="00337D9B"/>
    <w:rsid w:val="00337DC1"/>
    <w:rsid w:val="00337E38"/>
    <w:rsid w:val="00337EDF"/>
    <w:rsid w:val="00337F31"/>
    <w:rsid w:val="00337FF4"/>
    <w:rsid w:val="00340032"/>
    <w:rsid w:val="00340105"/>
    <w:rsid w:val="0034019F"/>
    <w:rsid w:val="003401D9"/>
    <w:rsid w:val="0034034A"/>
    <w:rsid w:val="003403AB"/>
    <w:rsid w:val="003403BB"/>
    <w:rsid w:val="003403D8"/>
    <w:rsid w:val="0034050B"/>
    <w:rsid w:val="00340600"/>
    <w:rsid w:val="00340609"/>
    <w:rsid w:val="00340803"/>
    <w:rsid w:val="00340841"/>
    <w:rsid w:val="0034089A"/>
    <w:rsid w:val="003408F8"/>
    <w:rsid w:val="00340913"/>
    <w:rsid w:val="00340974"/>
    <w:rsid w:val="003409BC"/>
    <w:rsid w:val="00340A36"/>
    <w:rsid w:val="00340AA4"/>
    <w:rsid w:val="00340ABA"/>
    <w:rsid w:val="00340AC1"/>
    <w:rsid w:val="00340AF3"/>
    <w:rsid w:val="00340BA3"/>
    <w:rsid w:val="00340C79"/>
    <w:rsid w:val="00340C99"/>
    <w:rsid w:val="00340D10"/>
    <w:rsid w:val="00340D7C"/>
    <w:rsid w:val="00340E2F"/>
    <w:rsid w:val="00340E8B"/>
    <w:rsid w:val="00341039"/>
    <w:rsid w:val="0034107D"/>
    <w:rsid w:val="00341196"/>
    <w:rsid w:val="003411C9"/>
    <w:rsid w:val="00341213"/>
    <w:rsid w:val="00341270"/>
    <w:rsid w:val="00341293"/>
    <w:rsid w:val="003414B1"/>
    <w:rsid w:val="00341537"/>
    <w:rsid w:val="003416B5"/>
    <w:rsid w:val="003417AF"/>
    <w:rsid w:val="003418E1"/>
    <w:rsid w:val="00341954"/>
    <w:rsid w:val="00341BF4"/>
    <w:rsid w:val="00341E36"/>
    <w:rsid w:val="003420A1"/>
    <w:rsid w:val="0034210B"/>
    <w:rsid w:val="00342133"/>
    <w:rsid w:val="003422D1"/>
    <w:rsid w:val="00342321"/>
    <w:rsid w:val="003424DF"/>
    <w:rsid w:val="00342553"/>
    <w:rsid w:val="0034259D"/>
    <w:rsid w:val="0034259F"/>
    <w:rsid w:val="003425CF"/>
    <w:rsid w:val="00342651"/>
    <w:rsid w:val="003426A6"/>
    <w:rsid w:val="003426A9"/>
    <w:rsid w:val="00342737"/>
    <w:rsid w:val="003427B3"/>
    <w:rsid w:val="003427C2"/>
    <w:rsid w:val="00342A5D"/>
    <w:rsid w:val="00342AD6"/>
    <w:rsid w:val="00342BA3"/>
    <w:rsid w:val="00342CAE"/>
    <w:rsid w:val="00342D02"/>
    <w:rsid w:val="00342D5E"/>
    <w:rsid w:val="00342EA8"/>
    <w:rsid w:val="00342F28"/>
    <w:rsid w:val="00342F41"/>
    <w:rsid w:val="00342F79"/>
    <w:rsid w:val="00343051"/>
    <w:rsid w:val="00343082"/>
    <w:rsid w:val="003430C1"/>
    <w:rsid w:val="003430C3"/>
    <w:rsid w:val="003430C4"/>
    <w:rsid w:val="003430DD"/>
    <w:rsid w:val="0034311E"/>
    <w:rsid w:val="00343131"/>
    <w:rsid w:val="003431A0"/>
    <w:rsid w:val="003431B9"/>
    <w:rsid w:val="00343326"/>
    <w:rsid w:val="00343430"/>
    <w:rsid w:val="00343449"/>
    <w:rsid w:val="00343506"/>
    <w:rsid w:val="00343631"/>
    <w:rsid w:val="00343694"/>
    <w:rsid w:val="003439BF"/>
    <w:rsid w:val="00343A7B"/>
    <w:rsid w:val="00343A94"/>
    <w:rsid w:val="00343ABA"/>
    <w:rsid w:val="00343B5E"/>
    <w:rsid w:val="00343B90"/>
    <w:rsid w:val="00343BAA"/>
    <w:rsid w:val="00343CE6"/>
    <w:rsid w:val="00343E70"/>
    <w:rsid w:val="003440C2"/>
    <w:rsid w:val="0034427B"/>
    <w:rsid w:val="0034428E"/>
    <w:rsid w:val="0034433C"/>
    <w:rsid w:val="0034437F"/>
    <w:rsid w:val="003443A3"/>
    <w:rsid w:val="00344579"/>
    <w:rsid w:val="003445A4"/>
    <w:rsid w:val="003445A6"/>
    <w:rsid w:val="003445BE"/>
    <w:rsid w:val="00344746"/>
    <w:rsid w:val="00344824"/>
    <w:rsid w:val="00344837"/>
    <w:rsid w:val="003448A3"/>
    <w:rsid w:val="00344934"/>
    <w:rsid w:val="00344A04"/>
    <w:rsid w:val="00344B47"/>
    <w:rsid w:val="00344B5B"/>
    <w:rsid w:val="00344BA6"/>
    <w:rsid w:val="00344C0C"/>
    <w:rsid w:val="00344C34"/>
    <w:rsid w:val="00344D8B"/>
    <w:rsid w:val="00344F97"/>
    <w:rsid w:val="0034500F"/>
    <w:rsid w:val="00345031"/>
    <w:rsid w:val="003450BD"/>
    <w:rsid w:val="003450BE"/>
    <w:rsid w:val="0034529A"/>
    <w:rsid w:val="00345341"/>
    <w:rsid w:val="00345359"/>
    <w:rsid w:val="003453FB"/>
    <w:rsid w:val="00345483"/>
    <w:rsid w:val="00345552"/>
    <w:rsid w:val="00345718"/>
    <w:rsid w:val="00345754"/>
    <w:rsid w:val="00345785"/>
    <w:rsid w:val="0034580D"/>
    <w:rsid w:val="00345818"/>
    <w:rsid w:val="0034584B"/>
    <w:rsid w:val="0034587B"/>
    <w:rsid w:val="0034596B"/>
    <w:rsid w:val="003459D9"/>
    <w:rsid w:val="00345AAD"/>
    <w:rsid w:val="00345B40"/>
    <w:rsid w:val="00345B65"/>
    <w:rsid w:val="00345C72"/>
    <w:rsid w:val="00345CB3"/>
    <w:rsid w:val="00345CE0"/>
    <w:rsid w:val="00345EF9"/>
    <w:rsid w:val="00345F16"/>
    <w:rsid w:val="00345FC3"/>
    <w:rsid w:val="00346006"/>
    <w:rsid w:val="0034603B"/>
    <w:rsid w:val="0034609C"/>
    <w:rsid w:val="003462D2"/>
    <w:rsid w:val="00346338"/>
    <w:rsid w:val="003463D4"/>
    <w:rsid w:val="0034641A"/>
    <w:rsid w:val="00346444"/>
    <w:rsid w:val="003465B9"/>
    <w:rsid w:val="003465DD"/>
    <w:rsid w:val="0034660D"/>
    <w:rsid w:val="003466DE"/>
    <w:rsid w:val="00346724"/>
    <w:rsid w:val="00346755"/>
    <w:rsid w:val="0034677C"/>
    <w:rsid w:val="0034690B"/>
    <w:rsid w:val="00346A02"/>
    <w:rsid w:val="00346C01"/>
    <w:rsid w:val="00346C98"/>
    <w:rsid w:val="00346CEC"/>
    <w:rsid w:val="00346CF1"/>
    <w:rsid w:val="00346D0A"/>
    <w:rsid w:val="00346D4F"/>
    <w:rsid w:val="00346FB9"/>
    <w:rsid w:val="00346FBA"/>
    <w:rsid w:val="00347035"/>
    <w:rsid w:val="00347074"/>
    <w:rsid w:val="003470F8"/>
    <w:rsid w:val="00347258"/>
    <w:rsid w:val="00347294"/>
    <w:rsid w:val="003472C0"/>
    <w:rsid w:val="0034735F"/>
    <w:rsid w:val="00347485"/>
    <w:rsid w:val="003474A7"/>
    <w:rsid w:val="003474F1"/>
    <w:rsid w:val="0034751D"/>
    <w:rsid w:val="0034755A"/>
    <w:rsid w:val="003475A9"/>
    <w:rsid w:val="003475BC"/>
    <w:rsid w:val="00347613"/>
    <w:rsid w:val="00347710"/>
    <w:rsid w:val="003477B7"/>
    <w:rsid w:val="003478D5"/>
    <w:rsid w:val="00347A6F"/>
    <w:rsid w:val="00347AC5"/>
    <w:rsid w:val="00347B5F"/>
    <w:rsid w:val="00347C09"/>
    <w:rsid w:val="00347D15"/>
    <w:rsid w:val="00347D36"/>
    <w:rsid w:val="00347E1D"/>
    <w:rsid w:val="00347F3E"/>
    <w:rsid w:val="00347F5B"/>
    <w:rsid w:val="0035002E"/>
    <w:rsid w:val="0035011B"/>
    <w:rsid w:val="003501D7"/>
    <w:rsid w:val="0035021F"/>
    <w:rsid w:val="0035026E"/>
    <w:rsid w:val="003502B9"/>
    <w:rsid w:val="00350316"/>
    <w:rsid w:val="003503F6"/>
    <w:rsid w:val="00350438"/>
    <w:rsid w:val="00350481"/>
    <w:rsid w:val="00350483"/>
    <w:rsid w:val="003504B7"/>
    <w:rsid w:val="00350625"/>
    <w:rsid w:val="00350732"/>
    <w:rsid w:val="003507C2"/>
    <w:rsid w:val="00350850"/>
    <w:rsid w:val="003508FE"/>
    <w:rsid w:val="0035095A"/>
    <w:rsid w:val="00350A68"/>
    <w:rsid w:val="00350BC8"/>
    <w:rsid w:val="00350C7B"/>
    <w:rsid w:val="00350C94"/>
    <w:rsid w:val="00350D93"/>
    <w:rsid w:val="00350DF5"/>
    <w:rsid w:val="00350EE2"/>
    <w:rsid w:val="00351009"/>
    <w:rsid w:val="0035109A"/>
    <w:rsid w:val="003510C8"/>
    <w:rsid w:val="0035115B"/>
    <w:rsid w:val="0035126B"/>
    <w:rsid w:val="0035131D"/>
    <w:rsid w:val="00351384"/>
    <w:rsid w:val="003515FE"/>
    <w:rsid w:val="00351780"/>
    <w:rsid w:val="003517B9"/>
    <w:rsid w:val="00351860"/>
    <w:rsid w:val="00351909"/>
    <w:rsid w:val="0035198F"/>
    <w:rsid w:val="003519D5"/>
    <w:rsid w:val="003519E2"/>
    <w:rsid w:val="00351A01"/>
    <w:rsid w:val="00351AE4"/>
    <w:rsid w:val="00351B55"/>
    <w:rsid w:val="00351BCB"/>
    <w:rsid w:val="00351C01"/>
    <w:rsid w:val="00351CE9"/>
    <w:rsid w:val="00351DE0"/>
    <w:rsid w:val="00351E78"/>
    <w:rsid w:val="00352036"/>
    <w:rsid w:val="00352065"/>
    <w:rsid w:val="0035208E"/>
    <w:rsid w:val="003521F3"/>
    <w:rsid w:val="00352227"/>
    <w:rsid w:val="0035226D"/>
    <w:rsid w:val="003522D0"/>
    <w:rsid w:val="003522E3"/>
    <w:rsid w:val="0035236E"/>
    <w:rsid w:val="0035239E"/>
    <w:rsid w:val="00352421"/>
    <w:rsid w:val="00352498"/>
    <w:rsid w:val="003524C5"/>
    <w:rsid w:val="0035264A"/>
    <w:rsid w:val="0035268F"/>
    <w:rsid w:val="003526BA"/>
    <w:rsid w:val="00352773"/>
    <w:rsid w:val="00352795"/>
    <w:rsid w:val="003527ED"/>
    <w:rsid w:val="00352908"/>
    <w:rsid w:val="00352A9F"/>
    <w:rsid w:val="00352ABB"/>
    <w:rsid w:val="00352B6D"/>
    <w:rsid w:val="00352BB1"/>
    <w:rsid w:val="00352C44"/>
    <w:rsid w:val="00352D9E"/>
    <w:rsid w:val="00352DBC"/>
    <w:rsid w:val="00352DDF"/>
    <w:rsid w:val="00352E14"/>
    <w:rsid w:val="00352E1F"/>
    <w:rsid w:val="00352E48"/>
    <w:rsid w:val="00352E56"/>
    <w:rsid w:val="00352E94"/>
    <w:rsid w:val="00352FAC"/>
    <w:rsid w:val="00353011"/>
    <w:rsid w:val="0035309F"/>
    <w:rsid w:val="00353300"/>
    <w:rsid w:val="0035334A"/>
    <w:rsid w:val="0035336C"/>
    <w:rsid w:val="0035338E"/>
    <w:rsid w:val="003533E6"/>
    <w:rsid w:val="003535C2"/>
    <w:rsid w:val="00353670"/>
    <w:rsid w:val="00353673"/>
    <w:rsid w:val="00353702"/>
    <w:rsid w:val="00353862"/>
    <w:rsid w:val="00353895"/>
    <w:rsid w:val="00353917"/>
    <w:rsid w:val="00353961"/>
    <w:rsid w:val="003539F6"/>
    <w:rsid w:val="00353A33"/>
    <w:rsid w:val="00353B5F"/>
    <w:rsid w:val="00353B97"/>
    <w:rsid w:val="00353BCE"/>
    <w:rsid w:val="00353C90"/>
    <w:rsid w:val="00353D3E"/>
    <w:rsid w:val="00353D41"/>
    <w:rsid w:val="00353E72"/>
    <w:rsid w:val="00353F67"/>
    <w:rsid w:val="0035409A"/>
    <w:rsid w:val="0035411B"/>
    <w:rsid w:val="00354303"/>
    <w:rsid w:val="00354358"/>
    <w:rsid w:val="00354359"/>
    <w:rsid w:val="003543D3"/>
    <w:rsid w:val="003543D6"/>
    <w:rsid w:val="0035453E"/>
    <w:rsid w:val="003545AE"/>
    <w:rsid w:val="003545D8"/>
    <w:rsid w:val="003545D9"/>
    <w:rsid w:val="00354722"/>
    <w:rsid w:val="00354770"/>
    <w:rsid w:val="003547A2"/>
    <w:rsid w:val="00354848"/>
    <w:rsid w:val="0035490A"/>
    <w:rsid w:val="0035495D"/>
    <w:rsid w:val="00354AB1"/>
    <w:rsid w:val="00354B0E"/>
    <w:rsid w:val="00354CB2"/>
    <w:rsid w:val="00354D23"/>
    <w:rsid w:val="00354EC4"/>
    <w:rsid w:val="00354EF1"/>
    <w:rsid w:val="00354F00"/>
    <w:rsid w:val="00354F5F"/>
    <w:rsid w:val="0035511F"/>
    <w:rsid w:val="00355120"/>
    <w:rsid w:val="003551BC"/>
    <w:rsid w:val="00355364"/>
    <w:rsid w:val="003553E2"/>
    <w:rsid w:val="0035541C"/>
    <w:rsid w:val="0035541D"/>
    <w:rsid w:val="0035544A"/>
    <w:rsid w:val="00355469"/>
    <w:rsid w:val="00355473"/>
    <w:rsid w:val="0035559A"/>
    <w:rsid w:val="00355670"/>
    <w:rsid w:val="0035568A"/>
    <w:rsid w:val="003556B5"/>
    <w:rsid w:val="003558C3"/>
    <w:rsid w:val="00355917"/>
    <w:rsid w:val="00355BF4"/>
    <w:rsid w:val="00355C32"/>
    <w:rsid w:val="00355DB1"/>
    <w:rsid w:val="00355DFF"/>
    <w:rsid w:val="00355E23"/>
    <w:rsid w:val="00355EA0"/>
    <w:rsid w:val="00355EF2"/>
    <w:rsid w:val="00355EFE"/>
    <w:rsid w:val="00355F03"/>
    <w:rsid w:val="0035618B"/>
    <w:rsid w:val="00356261"/>
    <w:rsid w:val="00356460"/>
    <w:rsid w:val="003564D6"/>
    <w:rsid w:val="00356560"/>
    <w:rsid w:val="0035660A"/>
    <w:rsid w:val="00356680"/>
    <w:rsid w:val="003566F2"/>
    <w:rsid w:val="00356723"/>
    <w:rsid w:val="00356833"/>
    <w:rsid w:val="003568C1"/>
    <w:rsid w:val="0035693F"/>
    <w:rsid w:val="0035695D"/>
    <w:rsid w:val="003569B0"/>
    <w:rsid w:val="00356ACF"/>
    <w:rsid w:val="00356B17"/>
    <w:rsid w:val="00356B76"/>
    <w:rsid w:val="00356B94"/>
    <w:rsid w:val="00356CF8"/>
    <w:rsid w:val="00356DB0"/>
    <w:rsid w:val="00356DBD"/>
    <w:rsid w:val="00356E60"/>
    <w:rsid w:val="00356E6F"/>
    <w:rsid w:val="00356ED1"/>
    <w:rsid w:val="00356EF1"/>
    <w:rsid w:val="00356FE9"/>
    <w:rsid w:val="00357095"/>
    <w:rsid w:val="0035716B"/>
    <w:rsid w:val="003571B9"/>
    <w:rsid w:val="003571D1"/>
    <w:rsid w:val="00357270"/>
    <w:rsid w:val="003572B5"/>
    <w:rsid w:val="00357374"/>
    <w:rsid w:val="00357540"/>
    <w:rsid w:val="00357792"/>
    <w:rsid w:val="003578CD"/>
    <w:rsid w:val="003578EB"/>
    <w:rsid w:val="00357931"/>
    <w:rsid w:val="003579ED"/>
    <w:rsid w:val="00357B57"/>
    <w:rsid w:val="00357B9F"/>
    <w:rsid w:val="00357C0B"/>
    <w:rsid w:val="00357C2B"/>
    <w:rsid w:val="00357C8E"/>
    <w:rsid w:val="00357CB2"/>
    <w:rsid w:val="00357D72"/>
    <w:rsid w:val="00357E1B"/>
    <w:rsid w:val="00357F62"/>
    <w:rsid w:val="00360176"/>
    <w:rsid w:val="00360177"/>
    <w:rsid w:val="0036017D"/>
    <w:rsid w:val="003601B7"/>
    <w:rsid w:val="003601E6"/>
    <w:rsid w:val="00360481"/>
    <w:rsid w:val="00360484"/>
    <w:rsid w:val="003604A2"/>
    <w:rsid w:val="003604B3"/>
    <w:rsid w:val="0036062D"/>
    <w:rsid w:val="00360671"/>
    <w:rsid w:val="00360691"/>
    <w:rsid w:val="003606D9"/>
    <w:rsid w:val="0036075A"/>
    <w:rsid w:val="003607A5"/>
    <w:rsid w:val="003607BF"/>
    <w:rsid w:val="0036089F"/>
    <w:rsid w:val="00360902"/>
    <w:rsid w:val="00360905"/>
    <w:rsid w:val="00360955"/>
    <w:rsid w:val="003609A2"/>
    <w:rsid w:val="00360A46"/>
    <w:rsid w:val="00360BA2"/>
    <w:rsid w:val="00360BCC"/>
    <w:rsid w:val="00360BFD"/>
    <w:rsid w:val="00360C36"/>
    <w:rsid w:val="00360C3D"/>
    <w:rsid w:val="00360C96"/>
    <w:rsid w:val="00360CDE"/>
    <w:rsid w:val="00360D83"/>
    <w:rsid w:val="00360DDD"/>
    <w:rsid w:val="00360E3D"/>
    <w:rsid w:val="00360E91"/>
    <w:rsid w:val="00360F8A"/>
    <w:rsid w:val="00360FAA"/>
    <w:rsid w:val="00361073"/>
    <w:rsid w:val="003610D9"/>
    <w:rsid w:val="003611D1"/>
    <w:rsid w:val="003611E6"/>
    <w:rsid w:val="003612C5"/>
    <w:rsid w:val="003612F4"/>
    <w:rsid w:val="0036133C"/>
    <w:rsid w:val="00361416"/>
    <w:rsid w:val="00361424"/>
    <w:rsid w:val="00361492"/>
    <w:rsid w:val="003614F7"/>
    <w:rsid w:val="003615D3"/>
    <w:rsid w:val="0036167D"/>
    <w:rsid w:val="003616B1"/>
    <w:rsid w:val="003616E2"/>
    <w:rsid w:val="003616E6"/>
    <w:rsid w:val="003616FC"/>
    <w:rsid w:val="00361722"/>
    <w:rsid w:val="003617E6"/>
    <w:rsid w:val="0036180D"/>
    <w:rsid w:val="00361B5F"/>
    <w:rsid w:val="00361BCD"/>
    <w:rsid w:val="00361D33"/>
    <w:rsid w:val="00361D92"/>
    <w:rsid w:val="00361E56"/>
    <w:rsid w:val="00361E76"/>
    <w:rsid w:val="00361E84"/>
    <w:rsid w:val="00361E92"/>
    <w:rsid w:val="00361FFC"/>
    <w:rsid w:val="0036204D"/>
    <w:rsid w:val="00362184"/>
    <w:rsid w:val="003621A8"/>
    <w:rsid w:val="003621AA"/>
    <w:rsid w:val="003621E6"/>
    <w:rsid w:val="003622BB"/>
    <w:rsid w:val="0036231F"/>
    <w:rsid w:val="00362424"/>
    <w:rsid w:val="0036242B"/>
    <w:rsid w:val="00362558"/>
    <w:rsid w:val="0036255D"/>
    <w:rsid w:val="003625AC"/>
    <w:rsid w:val="00362638"/>
    <w:rsid w:val="003626DD"/>
    <w:rsid w:val="0036278B"/>
    <w:rsid w:val="00362861"/>
    <w:rsid w:val="00362871"/>
    <w:rsid w:val="003628B3"/>
    <w:rsid w:val="0036292C"/>
    <w:rsid w:val="00362A04"/>
    <w:rsid w:val="00362B67"/>
    <w:rsid w:val="00362C4A"/>
    <w:rsid w:val="00362C95"/>
    <w:rsid w:val="00362CAB"/>
    <w:rsid w:val="00362DDA"/>
    <w:rsid w:val="00362DEA"/>
    <w:rsid w:val="00362E29"/>
    <w:rsid w:val="00362E7C"/>
    <w:rsid w:val="00363123"/>
    <w:rsid w:val="00363164"/>
    <w:rsid w:val="0036321C"/>
    <w:rsid w:val="00363237"/>
    <w:rsid w:val="00363545"/>
    <w:rsid w:val="0036356A"/>
    <w:rsid w:val="00363612"/>
    <w:rsid w:val="00363793"/>
    <w:rsid w:val="003637DB"/>
    <w:rsid w:val="003638E3"/>
    <w:rsid w:val="00363961"/>
    <w:rsid w:val="00363ACB"/>
    <w:rsid w:val="00363C05"/>
    <w:rsid w:val="00363C7F"/>
    <w:rsid w:val="00363E4A"/>
    <w:rsid w:val="00363E6A"/>
    <w:rsid w:val="00363EA3"/>
    <w:rsid w:val="00363ECC"/>
    <w:rsid w:val="00363EFF"/>
    <w:rsid w:val="00363FFB"/>
    <w:rsid w:val="00364007"/>
    <w:rsid w:val="0036402A"/>
    <w:rsid w:val="00364031"/>
    <w:rsid w:val="00364045"/>
    <w:rsid w:val="0036407E"/>
    <w:rsid w:val="00364089"/>
    <w:rsid w:val="003640BD"/>
    <w:rsid w:val="003640FF"/>
    <w:rsid w:val="0036413B"/>
    <w:rsid w:val="003641B9"/>
    <w:rsid w:val="0036420C"/>
    <w:rsid w:val="00364270"/>
    <w:rsid w:val="00364370"/>
    <w:rsid w:val="00364447"/>
    <w:rsid w:val="0036449D"/>
    <w:rsid w:val="0036455C"/>
    <w:rsid w:val="00364657"/>
    <w:rsid w:val="00364689"/>
    <w:rsid w:val="003646DE"/>
    <w:rsid w:val="00364782"/>
    <w:rsid w:val="00364829"/>
    <w:rsid w:val="00364840"/>
    <w:rsid w:val="003648BD"/>
    <w:rsid w:val="003648C8"/>
    <w:rsid w:val="003648E6"/>
    <w:rsid w:val="00364927"/>
    <w:rsid w:val="0036496E"/>
    <w:rsid w:val="003649A6"/>
    <w:rsid w:val="00364A1A"/>
    <w:rsid w:val="00364A5A"/>
    <w:rsid w:val="00364B47"/>
    <w:rsid w:val="00364DF8"/>
    <w:rsid w:val="00365203"/>
    <w:rsid w:val="00365204"/>
    <w:rsid w:val="0036525E"/>
    <w:rsid w:val="00365266"/>
    <w:rsid w:val="00365277"/>
    <w:rsid w:val="003652C4"/>
    <w:rsid w:val="0036530C"/>
    <w:rsid w:val="003653BE"/>
    <w:rsid w:val="003653FC"/>
    <w:rsid w:val="0036545B"/>
    <w:rsid w:val="0036547F"/>
    <w:rsid w:val="003655AF"/>
    <w:rsid w:val="003655CA"/>
    <w:rsid w:val="003655EB"/>
    <w:rsid w:val="00365631"/>
    <w:rsid w:val="0036572F"/>
    <w:rsid w:val="00365773"/>
    <w:rsid w:val="0036578B"/>
    <w:rsid w:val="0036584A"/>
    <w:rsid w:val="00365920"/>
    <w:rsid w:val="00365935"/>
    <w:rsid w:val="0036593C"/>
    <w:rsid w:val="0036597D"/>
    <w:rsid w:val="00365AF1"/>
    <w:rsid w:val="00365B4C"/>
    <w:rsid w:val="00365B82"/>
    <w:rsid w:val="00365BD0"/>
    <w:rsid w:val="00365BF5"/>
    <w:rsid w:val="00365D64"/>
    <w:rsid w:val="00365DBB"/>
    <w:rsid w:val="00365E62"/>
    <w:rsid w:val="00365FBB"/>
    <w:rsid w:val="00365FC0"/>
    <w:rsid w:val="003660A3"/>
    <w:rsid w:val="00366460"/>
    <w:rsid w:val="003665F2"/>
    <w:rsid w:val="0036660A"/>
    <w:rsid w:val="0036668E"/>
    <w:rsid w:val="003667E3"/>
    <w:rsid w:val="003667F2"/>
    <w:rsid w:val="003668DB"/>
    <w:rsid w:val="00366ADC"/>
    <w:rsid w:val="00366B1D"/>
    <w:rsid w:val="00366C36"/>
    <w:rsid w:val="00366DDB"/>
    <w:rsid w:val="00366FFB"/>
    <w:rsid w:val="00367009"/>
    <w:rsid w:val="0036710C"/>
    <w:rsid w:val="00367246"/>
    <w:rsid w:val="003672FA"/>
    <w:rsid w:val="003672FC"/>
    <w:rsid w:val="00367389"/>
    <w:rsid w:val="003674BA"/>
    <w:rsid w:val="003674DC"/>
    <w:rsid w:val="00367561"/>
    <w:rsid w:val="0036759E"/>
    <w:rsid w:val="003675A6"/>
    <w:rsid w:val="003676C3"/>
    <w:rsid w:val="003679FC"/>
    <w:rsid w:val="00367AAF"/>
    <w:rsid w:val="00367AD3"/>
    <w:rsid w:val="00367BE0"/>
    <w:rsid w:val="00367C01"/>
    <w:rsid w:val="00367C2B"/>
    <w:rsid w:val="00367CE5"/>
    <w:rsid w:val="00367D2D"/>
    <w:rsid w:val="00367E57"/>
    <w:rsid w:val="00367F59"/>
    <w:rsid w:val="00367F70"/>
    <w:rsid w:val="00367F8E"/>
    <w:rsid w:val="003700E5"/>
    <w:rsid w:val="00370106"/>
    <w:rsid w:val="00370224"/>
    <w:rsid w:val="00370259"/>
    <w:rsid w:val="003702EB"/>
    <w:rsid w:val="00370306"/>
    <w:rsid w:val="003703DB"/>
    <w:rsid w:val="003703F3"/>
    <w:rsid w:val="003704BE"/>
    <w:rsid w:val="00370543"/>
    <w:rsid w:val="003705E5"/>
    <w:rsid w:val="003705E6"/>
    <w:rsid w:val="0037076D"/>
    <w:rsid w:val="00370831"/>
    <w:rsid w:val="00370851"/>
    <w:rsid w:val="00370859"/>
    <w:rsid w:val="00370895"/>
    <w:rsid w:val="00370992"/>
    <w:rsid w:val="003709CF"/>
    <w:rsid w:val="003709E6"/>
    <w:rsid w:val="00370B44"/>
    <w:rsid w:val="00370CAE"/>
    <w:rsid w:val="00370D0B"/>
    <w:rsid w:val="00370D0D"/>
    <w:rsid w:val="00370DF7"/>
    <w:rsid w:val="00370F0E"/>
    <w:rsid w:val="00370F36"/>
    <w:rsid w:val="00370F53"/>
    <w:rsid w:val="00370F85"/>
    <w:rsid w:val="00370FC9"/>
    <w:rsid w:val="003710D9"/>
    <w:rsid w:val="00371113"/>
    <w:rsid w:val="00371165"/>
    <w:rsid w:val="003712A0"/>
    <w:rsid w:val="00371430"/>
    <w:rsid w:val="00371466"/>
    <w:rsid w:val="0037147C"/>
    <w:rsid w:val="00371527"/>
    <w:rsid w:val="0037164F"/>
    <w:rsid w:val="00371732"/>
    <w:rsid w:val="003717E6"/>
    <w:rsid w:val="003717EA"/>
    <w:rsid w:val="0037188D"/>
    <w:rsid w:val="003718D1"/>
    <w:rsid w:val="00371A52"/>
    <w:rsid w:val="00371A7B"/>
    <w:rsid w:val="00371C63"/>
    <w:rsid w:val="00371F2E"/>
    <w:rsid w:val="00371FD3"/>
    <w:rsid w:val="003721C3"/>
    <w:rsid w:val="00372322"/>
    <w:rsid w:val="00372348"/>
    <w:rsid w:val="003724F6"/>
    <w:rsid w:val="00372501"/>
    <w:rsid w:val="003725DA"/>
    <w:rsid w:val="0037260A"/>
    <w:rsid w:val="0037260C"/>
    <w:rsid w:val="00372617"/>
    <w:rsid w:val="003726CE"/>
    <w:rsid w:val="0037275E"/>
    <w:rsid w:val="003727F3"/>
    <w:rsid w:val="003728D0"/>
    <w:rsid w:val="00372933"/>
    <w:rsid w:val="00372981"/>
    <w:rsid w:val="00372B20"/>
    <w:rsid w:val="00372BF2"/>
    <w:rsid w:val="00372C24"/>
    <w:rsid w:val="00372D2D"/>
    <w:rsid w:val="00372D50"/>
    <w:rsid w:val="00372D8C"/>
    <w:rsid w:val="00372EED"/>
    <w:rsid w:val="00372F52"/>
    <w:rsid w:val="00372F7E"/>
    <w:rsid w:val="00372FE0"/>
    <w:rsid w:val="00373011"/>
    <w:rsid w:val="00373082"/>
    <w:rsid w:val="003730D0"/>
    <w:rsid w:val="0037310B"/>
    <w:rsid w:val="00373132"/>
    <w:rsid w:val="0037313B"/>
    <w:rsid w:val="0037322E"/>
    <w:rsid w:val="00373383"/>
    <w:rsid w:val="003733EB"/>
    <w:rsid w:val="003733FC"/>
    <w:rsid w:val="00373426"/>
    <w:rsid w:val="00373517"/>
    <w:rsid w:val="00373825"/>
    <w:rsid w:val="00373847"/>
    <w:rsid w:val="00373877"/>
    <w:rsid w:val="0037388A"/>
    <w:rsid w:val="003738A1"/>
    <w:rsid w:val="00373926"/>
    <w:rsid w:val="00373B3B"/>
    <w:rsid w:val="00373B78"/>
    <w:rsid w:val="00373C28"/>
    <w:rsid w:val="00373D04"/>
    <w:rsid w:val="00373D18"/>
    <w:rsid w:val="00373DD8"/>
    <w:rsid w:val="00373EE0"/>
    <w:rsid w:val="00373EF3"/>
    <w:rsid w:val="00373F4D"/>
    <w:rsid w:val="00374025"/>
    <w:rsid w:val="003741D3"/>
    <w:rsid w:val="00374229"/>
    <w:rsid w:val="00374290"/>
    <w:rsid w:val="0037432D"/>
    <w:rsid w:val="0037432E"/>
    <w:rsid w:val="0037437A"/>
    <w:rsid w:val="003743C2"/>
    <w:rsid w:val="00374507"/>
    <w:rsid w:val="00374520"/>
    <w:rsid w:val="00374525"/>
    <w:rsid w:val="0037452C"/>
    <w:rsid w:val="00374630"/>
    <w:rsid w:val="00374666"/>
    <w:rsid w:val="0037473C"/>
    <w:rsid w:val="003747EB"/>
    <w:rsid w:val="003748DE"/>
    <w:rsid w:val="00374A40"/>
    <w:rsid w:val="00374A7B"/>
    <w:rsid w:val="00374AEB"/>
    <w:rsid w:val="00374AF9"/>
    <w:rsid w:val="00374C66"/>
    <w:rsid w:val="00374CDE"/>
    <w:rsid w:val="00374D5C"/>
    <w:rsid w:val="00374EEF"/>
    <w:rsid w:val="00374F9B"/>
    <w:rsid w:val="00374F9E"/>
    <w:rsid w:val="00374FBF"/>
    <w:rsid w:val="00374FD0"/>
    <w:rsid w:val="00374FEC"/>
    <w:rsid w:val="00375336"/>
    <w:rsid w:val="00375397"/>
    <w:rsid w:val="003753BA"/>
    <w:rsid w:val="00375416"/>
    <w:rsid w:val="00375425"/>
    <w:rsid w:val="0037543A"/>
    <w:rsid w:val="003754FA"/>
    <w:rsid w:val="0037567D"/>
    <w:rsid w:val="00375683"/>
    <w:rsid w:val="00375726"/>
    <w:rsid w:val="003757DE"/>
    <w:rsid w:val="0037588B"/>
    <w:rsid w:val="00375B09"/>
    <w:rsid w:val="00375B23"/>
    <w:rsid w:val="00375B4C"/>
    <w:rsid w:val="00375B6D"/>
    <w:rsid w:val="00375BF0"/>
    <w:rsid w:val="00375C59"/>
    <w:rsid w:val="00375CF4"/>
    <w:rsid w:val="00375CFA"/>
    <w:rsid w:val="00375D92"/>
    <w:rsid w:val="00375E27"/>
    <w:rsid w:val="00375EA2"/>
    <w:rsid w:val="00375EDF"/>
    <w:rsid w:val="00375F05"/>
    <w:rsid w:val="00375FB1"/>
    <w:rsid w:val="00376023"/>
    <w:rsid w:val="00376176"/>
    <w:rsid w:val="0037625D"/>
    <w:rsid w:val="00376364"/>
    <w:rsid w:val="003763CF"/>
    <w:rsid w:val="003763E8"/>
    <w:rsid w:val="003763FE"/>
    <w:rsid w:val="00376419"/>
    <w:rsid w:val="00376620"/>
    <w:rsid w:val="0037669A"/>
    <w:rsid w:val="003766EA"/>
    <w:rsid w:val="00376772"/>
    <w:rsid w:val="003767C1"/>
    <w:rsid w:val="003767C3"/>
    <w:rsid w:val="003767D4"/>
    <w:rsid w:val="003767E2"/>
    <w:rsid w:val="0037682A"/>
    <w:rsid w:val="00376848"/>
    <w:rsid w:val="00376882"/>
    <w:rsid w:val="0037688F"/>
    <w:rsid w:val="00376999"/>
    <w:rsid w:val="003769E7"/>
    <w:rsid w:val="00376AC6"/>
    <w:rsid w:val="00376B76"/>
    <w:rsid w:val="00376CBD"/>
    <w:rsid w:val="00376D01"/>
    <w:rsid w:val="00376E89"/>
    <w:rsid w:val="00376EC8"/>
    <w:rsid w:val="00376EE0"/>
    <w:rsid w:val="00376F3D"/>
    <w:rsid w:val="00376F65"/>
    <w:rsid w:val="00376FBC"/>
    <w:rsid w:val="00377062"/>
    <w:rsid w:val="003770AA"/>
    <w:rsid w:val="003770AD"/>
    <w:rsid w:val="003770C8"/>
    <w:rsid w:val="00377112"/>
    <w:rsid w:val="003773D6"/>
    <w:rsid w:val="003774D8"/>
    <w:rsid w:val="003776B4"/>
    <w:rsid w:val="00377784"/>
    <w:rsid w:val="00377827"/>
    <w:rsid w:val="003778F6"/>
    <w:rsid w:val="0037796C"/>
    <w:rsid w:val="003779B1"/>
    <w:rsid w:val="003779FF"/>
    <w:rsid w:val="00377A72"/>
    <w:rsid w:val="00377CD5"/>
    <w:rsid w:val="00377D49"/>
    <w:rsid w:val="00377E09"/>
    <w:rsid w:val="00377E0F"/>
    <w:rsid w:val="00377E28"/>
    <w:rsid w:val="00380009"/>
    <w:rsid w:val="0038000C"/>
    <w:rsid w:val="003801E2"/>
    <w:rsid w:val="00380249"/>
    <w:rsid w:val="00380370"/>
    <w:rsid w:val="00380373"/>
    <w:rsid w:val="003803D9"/>
    <w:rsid w:val="00380436"/>
    <w:rsid w:val="00380547"/>
    <w:rsid w:val="003805CA"/>
    <w:rsid w:val="003805F7"/>
    <w:rsid w:val="00380607"/>
    <w:rsid w:val="003806A8"/>
    <w:rsid w:val="003806E2"/>
    <w:rsid w:val="00380829"/>
    <w:rsid w:val="003809B6"/>
    <w:rsid w:val="00380BCE"/>
    <w:rsid w:val="00380C05"/>
    <w:rsid w:val="00380C50"/>
    <w:rsid w:val="00380D7B"/>
    <w:rsid w:val="00380E26"/>
    <w:rsid w:val="003810D1"/>
    <w:rsid w:val="003810DD"/>
    <w:rsid w:val="00381127"/>
    <w:rsid w:val="00381253"/>
    <w:rsid w:val="00381374"/>
    <w:rsid w:val="003813AC"/>
    <w:rsid w:val="003813CB"/>
    <w:rsid w:val="00381412"/>
    <w:rsid w:val="003815AB"/>
    <w:rsid w:val="00381692"/>
    <w:rsid w:val="003816A7"/>
    <w:rsid w:val="00381740"/>
    <w:rsid w:val="00381765"/>
    <w:rsid w:val="0038177A"/>
    <w:rsid w:val="003819B4"/>
    <w:rsid w:val="003819CF"/>
    <w:rsid w:val="00381A1B"/>
    <w:rsid w:val="00381A49"/>
    <w:rsid w:val="00381A87"/>
    <w:rsid w:val="00381AC0"/>
    <w:rsid w:val="00381B04"/>
    <w:rsid w:val="00381B09"/>
    <w:rsid w:val="00381CFA"/>
    <w:rsid w:val="00381E1C"/>
    <w:rsid w:val="00381E9D"/>
    <w:rsid w:val="00381F07"/>
    <w:rsid w:val="00381F52"/>
    <w:rsid w:val="00381FC5"/>
    <w:rsid w:val="0038201A"/>
    <w:rsid w:val="00382091"/>
    <w:rsid w:val="003820A0"/>
    <w:rsid w:val="00382134"/>
    <w:rsid w:val="0038220C"/>
    <w:rsid w:val="00382302"/>
    <w:rsid w:val="003823A8"/>
    <w:rsid w:val="003823F6"/>
    <w:rsid w:val="003824E3"/>
    <w:rsid w:val="00382539"/>
    <w:rsid w:val="0038269F"/>
    <w:rsid w:val="00382703"/>
    <w:rsid w:val="003827BD"/>
    <w:rsid w:val="003828EF"/>
    <w:rsid w:val="003829EB"/>
    <w:rsid w:val="00382AD7"/>
    <w:rsid w:val="00382C14"/>
    <w:rsid w:val="00382C30"/>
    <w:rsid w:val="00382CB4"/>
    <w:rsid w:val="00382DC5"/>
    <w:rsid w:val="00382DC6"/>
    <w:rsid w:val="00382E74"/>
    <w:rsid w:val="00382E91"/>
    <w:rsid w:val="0038306D"/>
    <w:rsid w:val="0038314A"/>
    <w:rsid w:val="0038320E"/>
    <w:rsid w:val="00383299"/>
    <w:rsid w:val="00383514"/>
    <w:rsid w:val="003835B3"/>
    <w:rsid w:val="00383661"/>
    <w:rsid w:val="00383759"/>
    <w:rsid w:val="00383763"/>
    <w:rsid w:val="00383867"/>
    <w:rsid w:val="003838B8"/>
    <w:rsid w:val="00383991"/>
    <w:rsid w:val="00383A1C"/>
    <w:rsid w:val="00383A42"/>
    <w:rsid w:val="00383A4D"/>
    <w:rsid w:val="00383A86"/>
    <w:rsid w:val="00383AF5"/>
    <w:rsid w:val="00383C45"/>
    <w:rsid w:val="00383CDA"/>
    <w:rsid w:val="00383D12"/>
    <w:rsid w:val="00383E30"/>
    <w:rsid w:val="00383E9C"/>
    <w:rsid w:val="00383F03"/>
    <w:rsid w:val="00383F3A"/>
    <w:rsid w:val="00383F4A"/>
    <w:rsid w:val="00383FD7"/>
    <w:rsid w:val="0038406B"/>
    <w:rsid w:val="0038422A"/>
    <w:rsid w:val="00384251"/>
    <w:rsid w:val="00384255"/>
    <w:rsid w:val="0038450E"/>
    <w:rsid w:val="00384510"/>
    <w:rsid w:val="00384579"/>
    <w:rsid w:val="0038457A"/>
    <w:rsid w:val="00384624"/>
    <w:rsid w:val="00384796"/>
    <w:rsid w:val="0038491A"/>
    <w:rsid w:val="00384982"/>
    <w:rsid w:val="003849CA"/>
    <w:rsid w:val="003849FF"/>
    <w:rsid w:val="00384AF1"/>
    <w:rsid w:val="00384B14"/>
    <w:rsid w:val="00384BF2"/>
    <w:rsid w:val="00384C0A"/>
    <w:rsid w:val="00384D68"/>
    <w:rsid w:val="00384D9D"/>
    <w:rsid w:val="00384E6D"/>
    <w:rsid w:val="00384E72"/>
    <w:rsid w:val="00384E91"/>
    <w:rsid w:val="003850A8"/>
    <w:rsid w:val="003851D4"/>
    <w:rsid w:val="003852A0"/>
    <w:rsid w:val="0038530F"/>
    <w:rsid w:val="00385323"/>
    <w:rsid w:val="0038536F"/>
    <w:rsid w:val="00385384"/>
    <w:rsid w:val="0038544B"/>
    <w:rsid w:val="00385576"/>
    <w:rsid w:val="003856A8"/>
    <w:rsid w:val="00385806"/>
    <w:rsid w:val="003858F7"/>
    <w:rsid w:val="00385940"/>
    <w:rsid w:val="003859C9"/>
    <w:rsid w:val="00385B42"/>
    <w:rsid w:val="00385B62"/>
    <w:rsid w:val="00385B8D"/>
    <w:rsid w:val="00385BBC"/>
    <w:rsid w:val="00385CAA"/>
    <w:rsid w:val="00385D2F"/>
    <w:rsid w:val="00385DEB"/>
    <w:rsid w:val="00385EB0"/>
    <w:rsid w:val="00385F00"/>
    <w:rsid w:val="00385F1F"/>
    <w:rsid w:val="00385F2E"/>
    <w:rsid w:val="00385F9B"/>
    <w:rsid w:val="00386036"/>
    <w:rsid w:val="0038604D"/>
    <w:rsid w:val="0038607E"/>
    <w:rsid w:val="003860F8"/>
    <w:rsid w:val="00386187"/>
    <w:rsid w:val="00386200"/>
    <w:rsid w:val="0038620F"/>
    <w:rsid w:val="00386229"/>
    <w:rsid w:val="003862BF"/>
    <w:rsid w:val="003863A4"/>
    <w:rsid w:val="00386431"/>
    <w:rsid w:val="0038643A"/>
    <w:rsid w:val="003864CA"/>
    <w:rsid w:val="003865EA"/>
    <w:rsid w:val="00386632"/>
    <w:rsid w:val="00386683"/>
    <w:rsid w:val="00386714"/>
    <w:rsid w:val="00386725"/>
    <w:rsid w:val="0038676B"/>
    <w:rsid w:val="00386974"/>
    <w:rsid w:val="00386ABA"/>
    <w:rsid w:val="00386AED"/>
    <w:rsid w:val="00386AFA"/>
    <w:rsid w:val="00386B1E"/>
    <w:rsid w:val="00386BE1"/>
    <w:rsid w:val="00386C43"/>
    <w:rsid w:val="00386C45"/>
    <w:rsid w:val="00386C67"/>
    <w:rsid w:val="00387004"/>
    <w:rsid w:val="00387031"/>
    <w:rsid w:val="00387122"/>
    <w:rsid w:val="003872E0"/>
    <w:rsid w:val="0038731B"/>
    <w:rsid w:val="0038733F"/>
    <w:rsid w:val="00387399"/>
    <w:rsid w:val="00387491"/>
    <w:rsid w:val="0038766E"/>
    <w:rsid w:val="003877C0"/>
    <w:rsid w:val="0038792D"/>
    <w:rsid w:val="00387AFF"/>
    <w:rsid w:val="00387BCD"/>
    <w:rsid w:val="00387BDD"/>
    <w:rsid w:val="00387CBB"/>
    <w:rsid w:val="00387CC2"/>
    <w:rsid w:val="00387D0D"/>
    <w:rsid w:val="00387D48"/>
    <w:rsid w:val="00387FB5"/>
    <w:rsid w:val="003900BE"/>
    <w:rsid w:val="00390140"/>
    <w:rsid w:val="0039016E"/>
    <w:rsid w:val="003902EB"/>
    <w:rsid w:val="0039030F"/>
    <w:rsid w:val="00390321"/>
    <w:rsid w:val="003903D1"/>
    <w:rsid w:val="0039047D"/>
    <w:rsid w:val="00390484"/>
    <w:rsid w:val="00390532"/>
    <w:rsid w:val="00390647"/>
    <w:rsid w:val="00390655"/>
    <w:rsid w:val="00390695"/>
    <w:rsid w:val="003906A7"/>
    <w:rsid w:val="003906C1"/>
    <w:rsid w:val="0039087F"/>
    <w:rsid w:val="0039088D"/>
    <w:rsid w:val="003908D3"/>
    <w:rsid w:val="00390909"/>
    <w:rsid w:val="00390939"/>
    <w:rsid w:val="0039093D"/>
    <w:rsid w:val="0039099F"/>
    <w:rsid w:val="00390C78"/>
    <w:rsid w:val="00390D3E"/>
    <w:rsid w:val="00390EE9"/>
    <w:rsid w:val="00390EFA"/>
    <w:rsid w:val="00390F8C"/>
    <w:rsid w:val="00390FEA"/>
    <w:rsid w:val="003910BC"/>
    <w:rsid w:val="0039111F"/>
    <w:rsid w:val="003911C3"/>
    <w:rsid w:val="00391296"/>
    <w:rsid w:val="003912CE"/>
    <w:rsid w:val="00391369"/>
    <w:rsid w:val="003913B4"/>
    <w:rsid w:val="003913C9"/>
    <w:rsid w:val="00391479"/>
    <w:rsid w:val="003914E1"/>
    <w:rsid w:val="00391669"/>
    <w:rsid w:val="003916A8"/>
    <w:rsid w:val="003916F0"/>
    <w:rsid w:val="00391707"/>
    <w:rsid w:val="00391738"/>
    <w:rsid w:val="00391754"/>
    <w:rsid w:val="0039185E"/>
    <w:rsid w:val="00391861"/>
    <w:rsid w:val="003918D5"/>
    <w:rsid w:val="003918FF"/>
    <w:rsid w:val="0039193D"/>
    <w:rsid w:val="00391978"/>
    <w:rsid w:val="003919E6"/>
    <w:rsid w:val="00391A6C"/>
    <w:rsid w:val="00391AAC"/>
    <w:rsid w:val="00391ADD"/>
    <w:rsid w:val="00391B7F"/>
    <w:rsid w:val="00391BB9"/>
    <w:rsid w:val="00391BDE"/>
    <w:rsid w:val="00391D8F"/>
    <w:rsid w:val="00391D92"/>
    <w:rsid w:val="00391DA0"/>
    <w:rsid w:val="00391DB7"/>
    <w:rsid w:val="00391DC8"/>
    <w:rsid w:val="00391E5F"/>
    <w:rsid w:val="003923C6"/>
    <w:rsid w:val="003924B7"/>
    <w:rsid w:val="00392628"/>
    <w:rsid w:val="00392814"/>
    <w:rsid w:val="00392868"/>
    <w:rsid w:val="0039286C"/>
    <w:rsid w:val="003928E1"/>
    <w:rsid w:val="0039294F"/>
    <w:rsid w:val="00392969"/>
    <w:rsid w:val="00392999"/>
    <w:rsid w:val="00392A2A"/>
    <w:rsid w:val="00392B16"/>
    <w:rsid w:val="00392B35"/>
    <w:rsid w:val="00392C49"/>
    <w:rsid w:val="00392C74"/>
    <w:rsid w:val="00392CB6"/>
    <w:rsid w:val="00392D28"/>
    <w:rsid w:val="00392D9A"/>
    <w:rsid w:val="00392DAF"/>
    <w:rsid w:val="00392DF8"/>
    <w:rsid w:val="00392E78"/>
    <w:rsid w:val="00392EFF"/>
    <w:rsid w:val="00393074"/>
    <w:rsid w:val="003930DB"/>
    <w:rsid w:val="003930F2"/>
    <w:rsid w:val="0039314D"/>
    <w:rsid w:val="003931FA"/>
    <w:rsid w:val="003932F0"/>
    <w:rsid w:val="00393500"/>
    <w:rsid w:val="0039358E"/>
    <w:rsid w:val="00393680"/>
    <w:rsid w:val="003936A7"/>
    <w:rsid w:val="00393710"/>
    <w:rsid w:val="00393731"/>
    <w:rsid w:val="0039378E"/>
    <w:rsid w:val="00393795"/>
    <w:rsid w:val="003937CF"/>
    <w:rsid w:val="0039380B"/>
    <w:rsid w:val="00393926"/>
    <w:rsid w:val="00393998"/>
    <w:rsid w:val="00393BC2"/>
    <w:rsid w:val="00393C0A"/>
    <w:rsid w:val="00393CC4"/>
    <w:rsid w:val="00393D1D"/>
    <w:rsid w:val="00393D65"/>
    <w:rsid w:val="00393EE9"/>
    <w:rsid w:val="00393EFE"/>
    <w:rsid w:val="00393F01"/>
    <w:rsid w:val="00393F0F"/>
    <w:rsid w:val="00393F46"/>
    <w:rsid w:val="00394093"/>
    <w:rsid w:val="00394099"/>
    <w:rsid w:val="003940D5"/>
    <w:rsid w:val="00394107"/>
    <w:rsid w:val="00394132"/>
    <w:rsid w:val="0039434E"/>
    <w:rsid w:val="003943BA"/>
    <w:rsid w:val="0039440A"/>
    <w:rsid w:val="00394470"/>
    <w:rsid w:val="003944CA"/>
    <w:rsid w:val="003944DC"/>
    <w:rsid w:val="0039453F"/>
    <w:rsid w:val="003945A3"/>
    <w:rsid w:val="00394676"/>
    <w:rsid w:val="003947DA"/>
    <w:rsid w:val="003947EB"/>
    <w:rsid w:val="00394810"/>
    <w:rsid w:val="0039481F"/>
    <w:rsid w:val="0039490F"/>
    <w:rsid w:val="0039494A"/>
    <w:rsid w:val="00394965"/>
    <w:rsid w:val="00394981"/>
    <w:rsid w:val="003949BF"/>
    <w:rsid w:val="00394AAA"/>
    <w:rsid w:val="00394AF9"/>
    <w:rsid w:val="00394B47"/>
    <w:rsid w:val="00394B6F"/>
    <w:rsid w:val="00394B82"/>
    <w:rsid w:val="00394BAB"/>
    <w:rsid w:val="00394BDA"/>
    <w:rsid w:val="00394CAA"/>
    <w:rsid w:val="00394CC2"/>
    <w:rsid w:val="00394CDE"/>
    <w:rsid w:val="00394D5D"/>
    <w:rsid w:val="00394D61"/>
    <w:rsid w:val="00394DE7"/>
    <w:rsid w:val="00394E50"/>
    <w:rsid w:val="00394F7E"/>
    <w:rsid w:val="00395092"/>
    <w:rsid w:val="00395140"/>
    <w:rsid w:val="00395190"/>
    <w:rsid w:val="00395348"/>
    <w:rsid w:val="003953B1"/>
    <w:rsid w:val="00395474"/>
    <w:rsid w:val="0039550B"/>
    <w:rsid w:val="00395532"/>
    <w:rsid w:val="00395649"/>
    <w:rsid w:val="0039579D"/>
    <w:rsid w:val="003957C1"/>
    <w:rsid w:val="00395811"/>
    <w:rsid w:val="00395921"/>
    <w:rsid w:val="0039598B"/>
    <w:rsid w:val="003959B3"/>
    <w:rsid w:val="003959D7"/>
    <w:rsid w:val="00395A73"/>
    <w:rsid w:val="00395B08"/>
    <w:rsid w:val="00395B4A"/>
    <w:rsid w:val="00395B58"/>
    <w:rsid w:val="00395C80"/>
    <w:rsid w:val="00395CF7"/>
    <w:rsid w:val="00395E23"/>
    <w:rsid w:val="00395E29"/>
    <w:rsid w:val="00395E8D"/>
    <w:rsid w:val="00395E9F"/>
    <w:rsid w:val="00396045"/>
    <w:rsid w:val="0039606D"/>
    <w:rsid w:val="0039608A"/>
    <w:rsid w:val="0039611A"/>
    <w:rsid w:val="0039620F"/>
    <w:rsid w:val="00396238"/>
    <w:rsid w:val="00396288"/>
    <w:rsid w:val="0039628D"/>
    <w:rsid w:val="003962FD"/>
    <w:rsid w:val="003963E6"/>
    <w:rsid w:val="00396505"/>
    <w:rsid w:val="00396608"/>
    <w:rsid w:val="00396641"/>
    <w:rsid w:val="00396681"/>
    <w:rsid w:val="00396806"/>
    <w:rsid w:val="00396829"/>
    <w:rsid w:val="00396908"/>
    <w:rsid w:val="0039690E"/>
    <w:rsid w:val="00396947"/>
    <w:rsid w:val="003969AB"/>
    <w:rsid w:val="00396A7E"/>
    <w:rsid w:val="00396A90"/>
    <w:rsid w:val="00396B3A"/>
    <w:rsid w:val="00396BE9"/>
    <w:rsid w:val="00396C0E"/>
    <w:rsid w:val="00396DD4"/>
    <w:rsid w:val="00396DE0"/>
    <w:rsid w:val="00396DEE"/>
    <w:rsid w:val="00396E81"/>
    <w:rsid w:val="00396FA3"/>
    <w:rsid w:val="0039701C"/>
    <w:rsid w:val="003970AF"/>
    <w:rsid w:val="0039716D"/>
    <w:rsid w:val="00397176"/>
    <w:rsid w:val="003971E1"/>
    <w:rsid w:val="00397245"/>
    <w:rsid w:val="00397351"/>
    <w:rsid w:val="003974FE"/>
    <w:rsid w:val="003975C6"/>
    <w:rsid w:val="003975F3"/>
    <w:rsid w:val="003976D0"/>
    <w:rsid w:val="003976D9"/>
    <w:rsid w:val="00397704"/>
    <w:rsid w:val="0039772B"/>
    <w:rsid w:val="00397839"/>
    <w:rsid w:val="00397952"/>
    <w:rsid w:val="003979D0"/>
    <w:rsid w:val="003979F8"/>
    <w:rsid w:val="00397AC9"/>
    <w:rsid w:val="00397B3D"/>
    <w:rsid w:val="00397B45"/>
    <w:rsid w:val="00397C93"/>
    <w:rsid w:val="00397D5C"/>
    <w:rsid w:val="00397D8A"/>
    <w:rsid w:val="00397DF8"/>
    <w:rsid w:val="00397E31"/>
    <w:rsid w:val="00397F33"/>
    <w:rsid w:val="00397F6F"/>
    <w:rsid w:val="00398A15"/>
    <w:rsid w:val="003A0044"/>
    <w:rsid w:val="003A009A"/>
    <w:rsid w:val="003A0168"/>
    <w:rsid w:val="003A0180"/>
    <w:rsid w:val="003A01D0"/>
    <w:rsid w:val="003A0253"/>
    <w:rsid w:val="003A0499"/>
    <w:rsid w:val="003A05DA"/>
    <w:rsid w:val="003A05FA"/>
    <w:rsid w:val="003A0600"/>
    <w:rsid w:val="003A066B"/>
    <w:rsid w:val="003A07B3"/>
    <w:rsid w:val="003A083E"/>
    <w:rsid w:val="003A0871"/>
    <w:rsid w:val="003A0882"/>
    <w:rsid w:val="003A0899"/>
    <w:rsid w:val="003A0969"/>
    <w:rsid w:val="003A0A00"/>
    <w:rsid w:val="003A0A2D"/>
    <w:rsid w:val="003A0B58"/>
    <w:rsid w:val="003A0D13"/>
    <w:rsid w:val="003A0D56"/>
    <w:rsid w:val="003A0D5A"/>
    <w:rsid w:val="003A0EB4"/>
    <w:rsid w:val="003A0ED1"/>
    <w:rsid w:val="003A0F7C"/>
    <w:rsid w:val="003A0F8E"/>
    <w:rsid w:val="003A0FA2"/>
    <w:rsid w:val="003A0FF8"/>
    <w:rsid w:val="003A104D"/>
    <w:rsid w:val="003A10EB"/>
    <w:rsid w:val="003A1125"/>
    <w:rsid w:val="003A123B"/>
    <w:rsid w:val="003A1295"/>
    <w:rsid w:val="003A12B0"/>
    <w:rsid w:val="003A139E"/>
    <w:rsid w:val="003A1447"/>
    <w:rsid w:val="003A14E1"/>
    <w:rsid w:val="003A1561"/>
    <w:rsid w:val="003A16AA"/>
    <w:rsid w:val="003A16CE"/>
    <w:rsid w:val="003A16DA"/>
    <w:rsid w:val="003A1740"/>
    <w:rsid w:val="003A1802"/>
    <w:rsid w:val="003A1943"/>
    <w:rsid w:val="003A19D5"/>
    <w:rsid w:val="003A1A07"/>
    <w:rsid w:val="003A1A8B"/>
    <w:rsid w:val="003A1BA4"/>
    <w:rsid w:val="003A1BAD"/>
    <w:rsid w:val="003A1BFF"/>
    <w:rsid w:val="003A1CAF"/>
    <w:rsid w:val="003A1F41"/>
    <w:rsid w:val="003A202C"/>
    <w:rsid w:val="003A20F4"/>
    <w:rsid w:val="003A211E"/>
    <w:rsid w:val="003A2121"/>
    <w:rsid w:val="003A2257"/>
    <w:rsid w:val="003A232E"/>
    <w:rsid w:val="003A244E"/>
    <w:rsid w:val="003A24E0"/>
    <w:rsid w:val="003A24E8"/>
    <w:rsid w:val="003A2693"/>
    <w:rsid w:val="003A2792"/>
    <w:rsid w:val="003A2795"/>
    <w:rsid w:val="003A27DB"/>
    <w:rsid w:val="003A27DF"/>
    <w:rsid w:val="003A27F1"/>
    <w:rsid w:val="003A2960"/>
    <w:rsid w:val="003A296B"/>
    <w:rsid w:val="003A2A82"/>
    <w:rsid w:val="003A2B44"/>
    <w:rsid w:val="003A2B7D"/>
    <w:rsid w:val="003A2EE0"/>
    <w:rsid w:val="003A2F09"/>
    <w:rsid w:val="003A2FB8"/>
    <w:rsid w:val="003A3041"/>
    <w:rsid w:val="003A30E3"/>
    <w:rsid w:val="003A357D"/>
    <w:rsid w:val="003A35C0"/>
    <w:rsid w:val="003A35D1"/>
    <w:rsid w:val="003A3600"/>
    <w:rsid w:val="003A362A"/>
    <w:rsid w:val="003A365B"/>
    <w:rsid w:val="003A373B"/>
    <w:rsid w:val="003A3752"/>
    <w:rsid w:val="003A378A"/>
    <w:rsid w:val="003A37BC"/>
    <w:rsid w:val="003A382B"/>
    <w:rsid w:val="003A3847"/>
    <w:rsid w:val="003A3857"/>
    <w:rsid w:val="003A38D7"/>
    <w:rsid w:val="003A38FA"/>
    <w:rsid w:val="003A3916"/>
    <w:rsid w:val="003A394F"/>
    <w:rsid w:val="003A3AA5"/>
    <w:rsid w:val="003A3AFD"/>
    <w:rsid w:val="003A3B23"/>
    <w:rsid w:val="003A3C9F"/>
    <w:rsid w:val="003A3CA2"/>
    <w:rsid w:val="003A3D2D"/>
    <w:rsid w:val="003A3DB5"/>
    <w:rsid w:val="003A3DB8"/>
    <w:rsid w:val="003A3E03"/>
    <w:rsid w:val="003A3E25"/>
    <w:rsid w:val="003A3F02"/>
    <w:rsid w:val="003A3F1C"/>
    <w:rsid w:val="003A3F24"/>
    <w:rsid w:val="003A3F89"/>
    <w:rsid w:val="003A4041"/>
    <w:rsid w:val="003A40EA"/>
    <w:rsid w:val="003A40FB"/>
    <w:rsid w:val="003A4217"/>
    <w:rsid w:val="003A4251"/>
    <w:rsid w:val="003A42B2"/>
    <w:rsid w:val="003A4311"/>
    <w:rsid w:val="003A4318"/>
    <w:rsid w:val="003A432E"/>
    <w:rsid w:val="003A44F3"/>
    <w:rsid w:val="003A4545"/>
    <w:rsid w:val="003A471F"/>
    <w:rsid w:val="003A4762"/>
    <w:rsid w:val="003A4777"/>
    <w:rsid w:val="003A47BB"/>
    <w:rsid w:val="003A4853"/>
    <w:rsid w:val="003A49BC"/>
    <w:rsid w:val="003A4A2B"/>
    <w:rsid w:val="003A4AED"/>
    <w:rsid w:val="003A4AFB"/>
    <w:rsid w:val="003A4B09"/>
    <w:rsid w:val="003A4C61"/>
    <w:rsid w:val="003A4C95"/>
    <w:rsid w:val="003A4E74"/>
    <w:rsid w:val="003A50DF"/>
    <w:rsid w:val="003A51AF"/>
    <w:rsid w:val="003A5245"/>
    <w:rsid w:val="003A5367"/>
    <w:rsid w:val="003A53AC"/>
    <w:rsid w:val="003A5498"/>
    <w:rsid w:val="003A5563"/>
    <w:rsid w:val="003A5599"/>
    <w:rsid w:val="003A562E"/>
    <w:rsid w:val="003A564B"/>
    <w:rsid w:val="003A5710"/>
    <w:rsid w:val="003A571A"/>
    <w:rsid w:val="003A5730"/>
    <w:rsid w:val="003A57AB"/>
    <w:rsid w:val="003A580F"/>
    <w:rsid w:val="003A58E9"/>
    <w:rsid w:val="003A594B"/>
    <w:rsid w:val="003A59EF"/>
    <w:rsid w:val="003A5AAF"/>
    <w:rsid w:val="003A5B43"/>
    <w:rsid w:val="003A5BF2"/>
    <w:rsid w:val="003A5D56"/>
    <w:rsid w:val="003A5DA8"/>
    <w:rsid w:val="003A5E64"/>
    <w:rsid w:val="003A5FE1"/>
    <w:rsid w:val="003A5FE6"/>
    <w:rsid w:val="003A601A"/>
    <w:rsid w:val="003A607E"/>
    <w:rsid w:val="003A608E"/>
    <w:rsid w:val="003A61F2"/>
    <w:rsid w:val="003A6200"/>
    <w:rsid w:val="003A62C7"/>
    <w:rsid w:val="003A630E"/>
    <w:rsid w:val="003A6340"/>
    <w:rsid w:val="003A63D5"/>
    <w:rsid w:val="003A646E"/>
    <w:rsid w:val="003A649A"/>
    <w:rsid w:val="003A64C5"/>
    <w:rsid w:val="003A6572"/>
    <w:rsid w:val="003A6621"/>
    <w:rsid w:val="003A6642"/>
    <w:rsid w:val="003A665C"/>
    <w:rsid w:val="003A669A"/>
    <w:rsid w:val="003A6760"/>
    <w:rsid w:val="003A6A34"/>
    <w:rsid w:val="003A6BC9"/>
    <w:rsid w:val="003A6BF8"/>
    <w:rsid w:val="003A6C35"/>
    <w:rsid w:val="003A6DC3"/>
    <w:rsid w:val="003A6E94"/>
    <w:rsid w:val="003A6EA2"/>
    <w:rsid w:val="003A6EA6"/>
    <w:rsid w:val="003A6EC5"/>
    <w:rsid w:val="003A6ED9"/>
    <w:rsid w:val="003A6EE2"/>
    <w:rsid w:val="003A6FAC"/>
    <w:rsid w:val="003A6FB2"/>
    <w:rsid w:val="003A6FD1"/>
    <w:rsid w:val="003A6FD2"/>
    <w:rsid w:val="003A707F"/>
    <w:rsid w:val="003A70E5"/>
    <w:rsid w:val="003A70ED"/>
    <w:rsid w:val="003A71BD"/>
    <w:rsid w:val="003A71C6"/>
    <w:rsid w:val="003A71EB"/>
    <w:rsid w:val="003A72FE"/>
    <w:rsid w:val="003A7389"/>
    <w:rsid w:val="003A74BA"/>
    <w:rsid w:val="003A7539"/>
    <w:rsid w:val="003A75B2"/>
    <w:rsid w:val="003A76E3"/>
    <w:rsid w:val="003A773F"/>
    <w:rsid w:val="003A776B"/>
    <w:rsid w:val="003A777B"/>
    <w:rsid w:val="003A7791"/>
    <w:rsid w:val="003A77F5"/>
    <w:rsid w:val="003A7882"/>
    <w:rsid w:val="003A788A"/>
    <w:rsid w:val="003A78A3"/>
    <w:rsid w:val="003A7B82"/>
    <w:rsid w:val="003A7BD1"/>
    <w:rsid w:val="003A7C64"/>
    <w:rsid w:val="003A7C77"/>
    <w:rsid w:val="003A7DA6"/>
    <w:rsid w:val="003B0061"/>
    <w:rsid w:val="003B0071"/>
    <w:rsid w:val="003B00C4"/>
    <w:rsid w:val="003B016F"/>
    <w:rsid w:val="003B0172"/>
    <w:rsid w:val="003B0258"/>
    <w:rsid w:val="003B036D"/>
    <w:rsid w:val="003B03AC"/>
    <w:rsid w:val="003B03BB"/>
    <w:rsid w:val="003B0509"/>
    <w:rsid w:val="003B0563"/>
    <w:rsid w:val="003B0675"/>
    <w:rsid w:val="003B06F6"/>
    <w:rsid w:val="003B0854"/>
    <w:rsid w:val="003B0933"/>
    <w:rsid w:val="003B0A85"/>
    <w:rsid w:val="003B0C3D"/>
    <w:rsid w:val="003B0CCF"/>
    <w:rsid w:val="003B0CF6"/>
    <w:rsid w:val="003B0D42"/>
    <w:rsid w:val="003B0DA9"/>
    <w:rsid w:val="003B0DC2"/>
    <w:rsid w:val="003B0DD7"/>
    <w:rsid w:val="003B0E30"/>
    <w:rsid w:val="003B0E4B"/>
    <w:rsid w:val="003B0EA8"/>
    <w:rsid w:val="003B101E"/>
    <w:rsid w:val="003B10B1"/>
    <w:rsid w:val="003B1203"/>
    <w:rsid w:val="003B127A"/>
    <w:rsid w:val="003B12E7"/>
    <w:rsid w:val="003B13F3"/>
    <w:rsid w:val="003B14B3"/>
    <w:rsid w:val="003B1518"/>
    <w:rsid w:val="003B15E2"/>
    <w:rsid w:val="003B1651"/>
    <w:rsid w:val="003B16B0"/>
    <w:rsid w:val="003B16C5"/>
    <w:rsid w:val="003B16DB"/>
    <w:rsid w:val="003B173B"/>
    <w:rsid w:val="003B17D3"/>
    <w:rsid w:val="003B18E0"/>
    <w:rsid w:val="003B18F3"/>
    <w:rsid w:val="003B1AAE"/>
    <w:rsid w:val="003B1B39"/>
    <w:rsid w:val="003B1B71"/>
    <w:rsid w:val="003B1BF8"/>
    <w:rsid w:val="003B1D59"/>
    <w:rsid w:val="003B1F2D"/>
    <w:rsid w:val="003B1F41"/>
    <w:rsid w:val="003B1F4C"/>
    <w:rsid w:val="003B1F85"/>
    <w:rsid w:val="003B210E"/>
    <w:rsid w:val="003B2189"/>
    <w:rsid w:val="003B21C2"/>
    <w:rsid w:val="003B21E0"/>
    <w:rsid w:val="003B2280"/>
    <w:rsid w:val="003B22D1"/>
    <w:rsid w:val="003B22EA"/>
    <w:rsid w:val="003B2380"/>
    <w:rsid w:val="003B23A7"/>
    <w:rsid w:val="003B2483"/>
    <w:rsid w:val="003B24D8"/>
    <w:rsid w:val="003B255A"/>
    <w:rsid w:val="003B25AB"/>
    <w:rsid w:val="003B25E6"/>
    <w:rsid w:val="003B2636"/>
    <w:rsid w:val="003B265C"/>
    <w:rsid w:val="003B2666"/>
    <w:rsid w:val="003B269C"/>
    <w:rsid w:val="003B26A0"/>
    <w:rsid w:val="003B274A"/>
    <w:rsid w:val="003B2855"/>
    <w:rsid w:val="003B2862"/>
    <w:rsid w:val="003B2894"/>
    <w:rsid w:val="003B2914"/>
    <w:rsid w:val="003B297B"/>
    <w:rsid w:val="003B2A1F"/>
    <w:rsid w:val="003B2A7F"/>
    <w:rsid w:val="003B2AED"/>
    <w:rsid w:val="003B2B21"/>
    <w:rsid w:val="003B2C6E"/>
    <w:rsid w:val="003B2C96"/>
    <w:rsid w:val="003B2CB6"/>
    <w:rsid w:val="003B2D03"/>
    <w:rsid w:val="003B2E09"/>
    <w:rsid w:val="003B2E56"/>
    <w:rsid w:val="003B2EB9"/>
    <w:rsid w:val="003B2ED1"/>
    <w:rsid w:val="003B2F24"/>
    <w:rsid w:val="003B2F32"/>
    <w:rsid w:val="003B3083"/>
    <w:rsid w:val="003B30A9"/>
    <w:rsid w:val="003B30AF"/>
    <w:rsid w:val="003B31B0"/>
    <w:rsid w:val="003B3227"/>
    <w:rsid w:val="003B339F"/>
    <w:rsid w:val="003B356D"/>
    <w:rsid w:val="003B3575"/>
    <w:rsid w:val="003B3612"/>
    <w:rsid w:val="003B36B2"/>
    <w:rsid w:val="003B3787"/>
    <w:rsid w:val="003B37CE"/>
    <w:rsid w:val="003B380D"/>
    <w:rsid w:val="003B38AD"/>
    <w:rsid w:val="003B38CA"/>
    <w:rsid w:val="003B394D"/>
    <w:rsid w:val="003B3A4B"/>
    <w:rsid w:val="003B3C13"/>
    <w:rsid w:val="003B3D41"/>
    <w:rsid w:val="003B3DB6"/>
    <w:rsid w:val="003B3DDA"/>
    <w:rsid w:val="003B3EB5"/>
    <w:rsid w:val="003B4084"/>
    <w:rsid w:val="003B4293"/>
    <w:rsid w:val="003B42B3"/>
    <w:rsid w:val="003B4344"/>
    <w:rsid w:val="003B444F"/>
    <w:rsid w:val="003B44B8"/>
    <w:rsid w:val="003B4586"/>
    <w:rsid w:val="003B463D"/>
    <w:rsid w:val="003B463E"/>
    <w:rsid w:val="003B4710"/>
    <w:rsid w:val="003B471D"/>
    <w:rsid w:val="003B4757"/>
    <w:rsid w:val="003B47A1"/>
    <w:rsid w:val="003B47B4"/>
    <w:rsid w:val="003B47D1"/>
    <w:rsid w:val="003B482C"/>
    <w:rsid w:val="003B4847"/>
    <w:rsid w:val="003B49D0"/>
    <w:rsid w:val="003B4A9C"/>
    <w:rsid w:val="003B4B27"/>
    <w:rsid w:val="003B4B45"/>
    <w:rsid w:val="003B4B6F"/>
    <w:rsid w:val="003B4C38"/>
    <w:rsid w:val="003B4CB1"/>
    <w:rsid w:val="003B4D78"/>
    <w:rsid w:val="003B4E17"/>
    <w:rsid w:val="003B4E54"/>
    <w:rsid w:val="003B4E93"/>
    <w:rsid w:val="003B5141"/>
    <w:rsid w:val="003B51DB"/>
    <w:rsid w:val="003B5294"/>
    <w:rsid w:val="003B538A"/>
    <w:rsid w:val="003B540E"/>
    <w:rsid w:val="003B5462"/>
    <w:rsid w:val="003B553C"/>
    <w:rsid w:val="003B55B3"/>
    <w:rsid w:val="003B56F0"/>
    <w:rsid w:val="003B5721"/>
    <w:rsid w:val="003B5777"/>
    <w:rsid w:val="003B5A05"/>
    <w:rsid w:val="003B5AB6"/>
    <w:rsid w:val="003B5BE3"/>
    <w:rsid w:val="003B5D1A"/>
    <w:rsid w:val="003B5D8F"/>
    <w:rsid w:val="003B5E6D"/>
    <w:rsid w:val="003B5E70"/>
    <w:rsid w:val="003B5ECE"/>
    <w:rsid w:val="003B5F23"/>
    <w:rsid w:val="003B6090"/>
    <w:rsid w:val="003B60D8"/>
    <w:rsid w:val="003B614A"/>
    <w:rsid w:val="003B6252"/>
    <w:rsid w:val="003B62E4"/>
    <w:rsid w:val="003B63B5"/>
    <w:rsid w:val="003B63B7"/>
    <w:rsid w:val="003B644D"/>
    <w:rsid w:val="003B6609"/>
    <w:rsid w:val="003B6621"/>
    <w:rsid w:val="003B6641"/>
    <w:rsid w:val="003B667E"/>
    <w:rsid w:val="003B66AC"/>
    <w:rsid w:val="003B66DF"/>
    <w:rsid w:val="003B66F0"/>
    <w:rsid w:val="003B6733"/>
    <w:rsid w:val="003B676D"/>
    <w:rsid w:val="003B67EF"/>
    <w:rsid w:val="003B6800"/>
    <w:rsid w:val="003B6813"/>
    <w:rsid w:val="003B68BE"/>
    <w:rsid w:val="003B690E"/>
    <w:rsid w:val="003B69D0"/>
    <w:rsid w:val="003B69FF"/>
    <w:rsid w:val="003B6ABD"/>
    <w:rsid w:val="003B6B05"/>
    <w:rsid w:val="003B6D88"/>
    <w:rsid w:val="003B6DB4"/>
    <w:rsid w:val="003B6E7D"/>
    <w:rsid w:val="003B6EA1"/>
    <w:rsid w:val="003B6F93"/>
    <w:rsid w:val="003B70B4"/>
    <w:rsid w:val="003B70E7"/>
    <w:rsid w:val="003B717C"/>
    <w:rsid w:val="003B7210"/>
    <w:rsid w:val="003B732A"/>
    <w:rsid w:val="003B73C1"/>
    <w:rsid w:val="003B73E9"/>
    <w:rsid w:val="003B74F9"/>
    <w:rsid w:val="003B7585"/>
    <w:rsid w:val="003B75F6"/>
    <w:rsid w:val="003B7607"/>
    <w:rsid w:val="003B76CE"/>
    <w:rsid w:val="003B77C1"/>
    <w:rsid w:val="003B78C5"/>
    <w:rsid w:val="003B7A03"/>
    <w:rsid w:val="003B7AC5"/>
    <w:rsid w:val="003B7BC8"/>
    <w:rsid w:val="003B7C2A"/>
    <w:rsid w:val="003B7D85"/>
    <w:rsid w:val="003B7E9A"/>
    <w:rsid w:val="003B7EE0"/>
    <w:rsid w:val="003B7F47"/>
    <w:rsid w:val="003B7FE8"/>
    <w:rsid w:val="003C0031"/>
    <w:rsid w:val="003C0050"/>
    <w:rsid w:val="003C0070"/>
    <w:rsid w:val="003C00BC"/>
    <w:rsid w:val="003C00F7"/>
    <w:rsid w:val="003C01A9"/>
    <w:rsid w:val="003C0263"/>
    <w:rsid w:val="003C0296"/>
    <w:rsid w:val="003C0487"/>
    <w:rsid w:val="003C04A5"/>
    <w:rsid w:val="003C04A9"/>
    <w:rsid w:val="003C0667"/>
    <w:rsid w:val="003C0875"/>
    <w:rsid w:val="003C0926"/>
    <w:rsid w:val="003C093A"/>
    <w:rsid w:val="003C09DB"/>
    <w:rsid w:val="003C0B43"/>
    <w:rsid w:val="003C0B77"/>
    <w:rsid w:val="003C0C68"/>
    <w:rsid w:val="003C0C79"/>
    <w:rsid w:val="003C0D4C"/>
    <w:rsid w:val="003C0E0C"/>
    <w:rsid w:val="003C0E21"/>
    <w:rsid w:val="003C0E89"/>
    <w:rsid w:val="003C0EAE"/>
    <w:rsid w:val="003C0EFC"/>
    <w:rsid w:val="003C0F8D"/>
    <w:rsid w:val="003C0FC4"/>
    <w:rsid w:val="003C104A"/>
    <w:rsid w:val="003C10E0"/>
    <w:rsid w:val="003C1143"/>
    <w:rsid w:val="003C117C"/>
    <w:rsid w:val="003C11DE"/>
    <w:rsid w:val="003C1219"/>
    <w:rsid w:val="003C12C0"/>
    <w:rsid w:val="003C12E8"/>
    <w:rsid w:val="003C1348"/>
    <w:rsid w:val="003C139A"/>
    <w:rsid w:val="003C169C"/>
    <w:rsid w:val="003C1767"/>
    <w:rsid w:val="003C178B"/>
    <w:rsid w:val="003C17F9"/>
    <w:rsid w:val="003C1860"/>
    <w:rsid w:val="003C18C4"/>
    <w:rsid w:val="003C1945"/>
    <w:rsid w:val="003C1990"/>
    <w:rsid w:val="003C1A1F"/>
    <w:rsid w:val="003C1B6D"/>
    <w:rsid w:val="003C1B8A"/>
    <w:rsid w:val="003C1C08"/>
    <w:rsid w:val="003C1C14"/>
    <w:rsid w:val="003C1C20"/>
    <w:rsid w:val="003C1D48"/>
    <w:rsid w:val="003C1D8C"/>
    <w:rsid w:val="003C1DCF"/>
    <w:rsid w:val="003C1F81"/>
    <w:rsid w:val="003C208C"/>
    <w:rsid w:val="003C215D"/>
    <w:rsid w:val="003C228F"/>
    <w:rsid w:val="003C22E7"/>
    <w:rsid w:val="003C2305"/>
    <w:rsid w:val="003C2358"/>
    <w:rsid w:val="003C24CD"/>
    <w:rsid w:val="003C26DE"/>
    <w:rsid w:val="003C2719"/>
    <w:rsid w:val="003C27B8"/>
    <w:rsid w:val="003C27DD"/>
    <w:rsid w:val="003C2839"/>
    <w:rsid w:val="003C2A30"/>
    <w:rsid w:val="003C2BCA"/>
    <w:rsid w:val="003C2C20"/>
    <w:rsid w:val="003C2C71"/>
    <w:rsid w:val="003C2C8D"/>
    <w:rsid w:val="003C2D7C"/>
    <w:rsid w:val="003C2E11"/>
    <w:rsid w:val="003C2E54"/>
    <w:rsid w:val="003C2FA5"/>
    <w:rsid w:val="003C30FE"/>
    <w:rsid w:val="003C323E"/>
    <w:rsid w:val="003C3279"/>
    <w:rsid w:val="003C32AA"/>
    <w:rsid w:val="003C32DC"/>
    <w:rsid w:val="003C339C"/>
    <w:rsid w:val="003C3439"/>
    <w:rsid w:val="003C3491"/>
    <w:rsid w:val="003C34AD"/>
    <w:rsid w:val="003C34D5"/>
    <w:rsid w:val="003C355B"/>
    <w:rsid w:val="003C3578"/>
    <w:rsid w:val="003C365A"/>
    <w:rsid w:val="003C369C"/>
    <w:rsid w:val="003C36CA"/>
    <w:rsid w:val="003C36EC"/>
    <w:rsid w:val="003C376C"/>
    <w:rsid w:val="003C3835"/>
    <w:rsid w:val="003C38CC"/>
    <w:rsid w:val="003C38E3"/>
    <w:rsid w:val="003C3B0B"/>
    <w:rsid w:val="003C3B14"/>
    <w:rsid w:val="003C3B54"/>
    <w:rsid w:val="003C3CAE"/>
    <w:rsid w:val="003C3D2E"/>
    <w:rsid w:val="003C3DE3"/>
    <w:rsid w:val="003C3E40"/>
    <w:rsid w:val="003C3F2F"/>
    <w:rsid w:val="003C3F43"/>
    <w:rsid w:val="003C405D"/>
    <w:rsid w:val="003C40F4"/>
    <w:rsid w:val="003C4131"/>
    <w:rsid w:val="003C418C"/>
    <w:rsid w:val="003C42C0"/>
    <w:rsid w:val="003C4416"/>
    <w:rsid w:val="003C4432"/>
    <w:rsid w:val="003C4457"/>
    <w:rsid w:val="003C448D"/>
    <w:rsid w:val="003C4599"/>
    <w:rsid w:val="003C45AA"/>
    <w:rsid w:val="003C45EE"/>
    <w:rsid w:val="003C45FA"/>
    <w:rsid w:val="003C4650"/>
    <w:rsid w:val="003C46CC"/>
    <w:rsid w:val="003C470D"/>
    <w:rsid w:val="003C471B"/>
    <w:rsid w:val="003C47AD"/>
    <w:rsid w:val="003C4859"/>
    <w:rsid w:val="003C4A8F"/>
    <w:rsid w:val="003C4B11"/>
    <w:rsid w:val="003C4B55"/>
    <w:rsid w:val="003C4B72"/>
    <w:rsid w:val="003C4BD8"/>
    <w:rsid w:val="003C4C54"/>
    <w:rsid w:val="003C4F14"/>
    <w:rsid w:val="003C4F62"/>
    <w:rsid w:val="003C5224"/>
    <w:rsid w:val="003C5292"/>
    <w:rsid w:val="003C54FC"/>
    <w:rsid w:val="003C5571"/>
    <w:rsid w:val="003C5787"/>
    <w:rsid w:val="003C583F"/>
    <w:rsid w:val="003C5892"/>
    <w:rsid w:val="003C58A6"/>
    <w:rsid w:val="003C5934"/>
    <w:rsid w:val="003C5A1A"/>
    <w:rsid w:val="003C5A47"/>
    <w:rsid w:val="003C5AF1"/>
    <w:rsid w:val="003C5B3A"/>
    <w:rsid w:val="003C5BB5"/>
    <w:rsid w:val="003C5C0F"/>
    <w:rsid w:val="003C5C1F"/>
    <w:rsid w:val="003C5C57"/>
    <w:rsid w:val="003C5D26"/>
    <w:rsid w:val="003C5EF9"/>
    <w:rsid w:val="003C607C"/>
    <w:rsid w:val="003C6285"/>
    <w:rsid w:val="003C62F3"/>
    <w:rsid w:val="003C63F5"/>
    <w:rsid w:val="003C6413"/>
    <w:rsid w:val="003C64DE"/>
    <w:rsid w:val="003C6536"/>
    <w:rsid w:val="003C6584"/>
    <w:rsid w:val="003C66B7"/>
    <w:rsid w:val="003C66E4"/>
    <w:rsid w:val="003C672E"/>
    <w:rsid w:val="003C6754"/>
    <w:rsid w:val="003C67E3"/>
    <w:rsid w:val="003C68BF"/>
    <w:rsid w:val="003C6B4D"/>
    <w:rsid w:val="003C6B6A"/>
    <w:rsid w:val="003C6BD1"/>
    <w:rsid w:val="003C6C89"/>
    <w:rsid w:val="003C6F04"/>
    <w:rsid w:val="003C6FC3"/>
    <w:rsid w:val="003C6FE6"/>
    <w:rsid w:val="003C7029"/>
    <w:rsid w:val="003C7034"/>
    <w:rsid w:val="003C7064"/>
    <w:rsid w:val="003C7071"/>
    <w:rsid w:val="003C70B4"/>
    <w:rsid w:val="003C70C7"/>
    <w:rsid w:val="003C7203"/>
    <w:rsid w:val="003C7219"/>
    <w:rsid w:val="003C7256"/>
    <w:rsid w:val="003C72A6"/>
    <w:rsid w:val="003C72E6"/>
    <w:rsid w:val="003C7350"/>
    <w:rsid w:val="003C748E"/>
    <w:rsid w:val="003C752C"/>
    <w:rsid w:val="003C768B"/>
    <w:rsid w:val="003C775C"/>
    <w:rsid w:val="003C7897"/>
    <w:rsid w:val="003C78FA"/>
    <w:rsid w:val="003C7935"/>
    <w:rsid w:val="003C79FC"/>
    <w:rsid w:val="003C7B11"/>
    <w:rsid w:val="003C7B4F"/>
    <w:rsid w:val="003C7E49"/>
    <w:rsid w:val="003C7E77"/>
    <w:rsid w:val="003C7EAF"/>
    <w:rsid w:val="003C7FA7"/>
    <w:rsid w:val="003C7FAA"/>
    <w:rsid w:val="003D00DC"/>
    <w:rsid w:val="003D00F3"/>
    <w:rsid w:val="003D015A"/>
    <w:rsid w:val="003D017F"/>
    <w:rsid w:val="003D01C0"/>
    <w:rsid w:val="003D0378"/>
    <w:rsid w:val="003D03B9"/>
    <w:rsid w:val="003D03F0"/>
    <w:rsid w:val="003D0425"/>
    <w:rsid w:val="003D04EC"/>
    <w:rsid w:val="003D06F7"/>
    <w:rsid w:val="003D0789"/>
    <w:rsid w:val="003D07B3"/>
    <w:rsid w:val="003D07D9"/>
    <w:rsid w:val="003D096C"/>
    <w:rsid w:val="003D09E0"/>
    <w:rsid w:val="003D0A44"/>
    <w:rsid w:val="003D0A4F"/>
    <w:rsid w:val="003D0AAD"/>
    <w:rsid w:val="003D0B07"/>
    <w:rsid w:val="003D0B35"/>
    <w:rsid w:val="003D0B5F"/>
    <w:rsid w:val="003D0BED"/>
    <w:rsid w:val="003D0BFF"/>
    <w:rsid w:val="003D0C52"/>
    <w:rsid w:val="003D0C5E"/>
    <w:rsid w:val="003D0D4A"/>
    <w:rsid w:val="003D0D5F"/>
    <w:rsid w:val="003D0EE6"/>
    <w:rsid w:val="003D0FC9"/>
    <w:rsid w:val="003D1016"/>
    <w:rsid w:val="003D107F"/>
    <w:rsid w:val="003D10FB"/>
    <w:rsid w:val="003D11DC"/>
    <w:rsid w:val="003D121C"/>
    <w:rsid w:val="003D123B"/>
    <w:rsid w:val="003D13F2"/>
    <w:rsid w:val="003D1454"/>
    <w:rsid w:val="003D150C"/>
    <w:rsid w:val="003D15B2"/>
    <w:rsid w:val="003D180B"/>
    <w:rsid w:val="003D1836"/>
    <w:rsid w:val="003D1901"/>
    <w:rsid w:val="003D190C"/>
    <w:rsid w:val="003D1B2E"/>
    <w:rsid w:val="003D1B4C"/>
    <w:rsid w:val="003D1B4F"/>
    <w:rsid w:val="003D1BCB"/>
    <w:rsid w:val="003D1CDE"/>
    <w:rsid w:val="003D1D3E"/>
    <w:rsid w:val="003D1D41"/>
    <w:rsid w:val="003D1E80"/>
    <w:rsid w:val="003D1EB6"/>
    <w:rsid w:val="003D1F14"/>
    <w:rsid w:val="003D1F42"/>
    <w:rsid w:val="003D1F6D"/>
    <w:rsid w:val="003D2085"/>
    <w:rsid w:val="003D20DC"/>
    <w:rsid w:val="003D21E3"/>
    <w:rsid w:val="003D226A"/>
    <w:rsid w:val="003D24A6"/>
    <w:rsid w:val="003D252B"/>
    <w:rsid w:val="003D2532"/>
    <w:rsid w:val="003D2546"/>
    <w:rsid w:val="003D2586"/>
    <w:rsid w:val="003D2601"/>
    <w:rsid w:val="003D2636"/>
    <w:rsid w:val="003D26A9"/>
    <w:rsid w:val="003D26B3"/>
    <w:rsid w:val="003D2701"/>
    <w:rsid w:val="003D2793"/>
    <w:rsid w:val="003D288F"/>
    <w:rsid w:val="003D28A9"/>
    <w:rsid w:val="003D29B6"/>
    <w:rsid w:val="003D29D6"/>
    <w:rsid w:val="003D2A21"/>
    <w:rsid w:val="003D2A29"/>
    <w:rsid w:val="003D2B56"/>
    <w:rsid w:val="003D2BC5"/>
    <w:rsid w:val="003D2BC6"/>
    <w:rsid w:val="003D2D8A"/>
    <w:rsid w:val="003D2FE6"/>
    <w:rsid w:val="003D301D"/>
    <w:rsid w:val="003D3041"/>
    <w:rsid w:val="003D314B"/>
    <w:rsid w:val="003D31A1"/>
    <w:rsid w:val="003D3214"/>
    <w:rsid w:val="003D323A"/>
    <w:rsid w:val="003D33BD"/>
    <w:rsid w:val="003D3557"/>
    <w:rsid w:val="003D35F5"/>
    <w:rsid w:val="003D36F2"/>
    <w:rsid w:val="003D372F"/>
    <w:rsid w:val="003D38F1"/>
    <w:rsid w:val="003D3AC5"/>
    <w:rsid w:val="003D3C28"/>
    <w:rsid w:val="003D3C9A"/>
    <w:rsid w:val="003D3D88"/>
    <w:rsid w:val="003D3DBB"/>
    <w:rsid w:val="003D3DC5"/>
    <w:rsid w:val="003D3EE6"/>
    <w:rsid w:val="003D404A"/>
    <w:rsid w:val="003D414B"/>
    <w:rsid w:val="003D425C"/>
    <w:rsid w:val="003D4274"/>
    <w:rsid w:val="003D4295"/>
    <w:rsid w:val="003D43E2"/>
    <w:rsid w:val="003D4475"/>
    <w:rsid w:val="003D44B6"/>
    <w:rsid w:val="003D4506"/>
    <w:rsid w:val="003D45A7"/>
    <w:rsid w:val="003D45CC"/>
    <w:rsid w:val="003D4769"/>
    <w:rsid w:val="003D49D1"/>
    <w:rsid w:val="003D4A37"/>
    <w:rsid w:val="003D4A76"/>
    <w:rsid w:val="003D4A7D"/>
    <w:rsid w:val="003D4A83"/>
    <w:rsid w:val="003D4AD8"/>
    <w:rsid w:val="003D4BEE"/>
    <w:rsid w:val="003D4C46"/>
    <w:rsid w:val="003D4C64"/>
    <w:rsid w:val="003D4CD3"/>
    <w:rsid w:val="003D4D84"/>
    <w:rsid w:val="003D4E7E"/>
    <w:rsid w:val="003D4E8F"/>
    <w:rsid w:val="003D4E90"/>
    <w:rsid w:val="003D4F04"/>
    <w:rsid w:val="003D4F70"/>
    <w:rsid w:val="003D4FD2"/>
    <w:rsid w:val="003D5007"/>
    <w:rsid w:val="003D5027"/>
    <w:rsid w:val="003D5035"/>
    <w:rsid w:val="003D50ED"/>
    <w:rsid w:val="003D5120"/>
    <w:rsid w:val="003D5187"/>
    <w:rsid w:val="003D5203"/>
    <w:rsid w:val="003D52F1"/>
    <w:rsid w:val="003D534F"/>
    <w:rsid w:val="003D557C"/>
    <w:rsid w:val="003D55CE"/>
    <w:rsid w:val="003D563D"/>
    <w:rsid w:val="003D56B7"/>
    <w:rsid w:val="003D5757"/>
    <w:rsid w:val="003D5779"/>
    <w:rsid w:val="003D578D"/>
    <w:rsid w:val="003D58C1"/>
    <w:rsid w:val="003D59BE"/>
    <w:rsid w:val="003D5A1D"/>
    <w:rsid w:val="003D5AC0"/>
    <w:rsid w:val="003D5E2F"/>
    <w:rsid w:val="003D5E67"/>
    <w:rsid w:val="003D5ECD"/>
    <w:rsid w:val="003D5EDF"/>
    <w:rsid w:val="003D5EE2"/>
    <w:rsid w:val="003D6059"/>
    <w:rsid w:val="003D60AA"/>
    <w:rsid w:val="003D61C0"/>
    <w:rsid w:val="003D61E2"/>
    <w:rsid w:val="003D6577"/>
    <w:rsid w:val="003D6611"/>
    <w:rsid w:val="003D6771"/>
    <w:rsid w:val="003D6828"/>
    <w:rsid w:val="003D684B"/>
    <w:rsid w:val="003D6867"/>
    <w:rsid w:val="003D689D"/>
    <w:rsid w:val="003D68C5"/>
    <w:rsid w:val="003D68FB"/>
    <w:rsid w:val="003D69F9"/>
    <w:rsid w:val="003D6A59"/>
    <w:rsid w:val="003D6A7D"/>
    <w:rsid w:val="003D6BD1"/>
    <w:rsid w:val="003D6C30"/>
    <w:rsid w:val="003D6C4A"/>
    <w:rsid w:val="003D6D8F"/>
    <w:rsid w:val="003D6DC7"/>
    <w:rsid w:val="003D6DE1"/>
    <w:rsid w:val="003D6E2D"/>
    <w:rsid w:val="003D6FAA"/>
    <w:rsid w:val="003D6FCB"/>
    <w:rsid w:val="003D700D"/>
    <w:rsid w:val="003D7111"/>
    <w:rsid w:val="003D71B6"/>
    <w:rsid w:val="003D71D1"/>
    <w:rsid w:val="003D71D9"/>
    <w:rsid w:val="003D722E"/>
    <w:rsid w:val="003D725D"/>
    <w:rsid w:val="003D7287"/>
    <w:rsid w:val="003D72CC"/>
    <w:rsid w:val="003D7313"/>
    <w:rsid w:val="003D7453"/>
    <w:rsid w:val="003D751F"/>
    <w:rsid w:val="003D7534"/>
    <w:rsid w:val="003D7557"/>
    <w:rsid w:val="003D7574"/>
    <w:rsid w:val="003D7599"/>
    <w:rsid w:val="003D75C5"/>
    <w:rsid w:val="003D7661"/>
    <w:rsid w:val="003D771F"/>
    <w:rsid w:val="003D7742"/>
    <w:rsid w:val="003D784B"/>
    <w:rsid w:val="003D78D7"/>
    <w:rsid w:val="003D7963"/>
    <w:rsid w:val="003D7A60"/>
    <w:rsid w:val="003D7C31"/>
    <w:rsid w:val="003D7C7D"/>
    <w:rsid w:val="003D7CB2"/>
    <w:rsid w:val="003D7D06"/>
    <w:rsid w:val="003D7D4E"/>
    <w:rsid w:val="003D7D7E"/>
    <w:rsid w:val="003D7DB6"/>
    <w:rsid w:val="003D7E65"/>
    <w:rsid w:val="003D7E84"/>
    <w:rsid w:val="003D7E88"/>
    <w:rsid w:val="003D7F01"/>
    <w:rsid w:val="003D7F6E"/>
    <w:rsid w:val="003D7FC6"/>
    <w:rsid w:val="003E004F"/>
    <w:rsid w:val="003E0072"/>
    <w:rsid w:val="003E00C5"/>
    <w:rsid w:val="003E0138"/>
    <w:rsid w:val="003E0221"/>
    <w:rsid w:val="003E0325"/>
    <w:rsid w:val="003E034C"/>
    <w:rsid w:val="003E038D"/>
    <w:rsid w:val="003E03AB"/>
    <w:rsid w:val="003E0437"/>
    <w:rsid w:val="003E043D"/>
    <w:rsid w:val="003E046E"/>
    <w:rsid w:val="003E04BC"/>
    <w:rsid w:val="003E0502"/>
    <w:rsid w:val="003E0590"/>
    <w:rsid w:val="003E05F3"/>
    <w:rsid w:val="003E071F"/>
    <w:rsid w:val="003E077A"/>
    <w:rsid w:val="003E07AA"/>
    <w:rsid w:val="003E07B7"/>
    <w:rsid w:val="003E0864"/>
    <w:rsid w:val="003E0926"/>
    <w:rsid w:val="003E092F"/>
    <w:rsid w:val="003E0979"/>
    <w:rsid w:val="003E0988"/>
    <w:rsid w:val="003E0A3F"/>
    <w:rsid w:val="003E0A9D"/>
    <w:rsid w:val="003E0E0E"/>
    <w:rsid w:val="003E0E30"/>
    <w:rsid w:val="003E1015"/>
    <w:rsid w:val="003E1052"/>
    <w:rsid w:val="003E10C2"/>
    <w:rsid w:val="003E1264"/>
    <w:rsid w:val="003E127F"/>
    <w:rsid w:val="003E133E"/>
    <w:rsid w:val="003E1390"/>
    <w:rsid w:val="003E14C2"/>
    <w:rsid w:val="003E1681"/>
    <w:rsid w:val="003E1744"/>
    <w:rsid w:val="003E175D"/>
    <w:rsid w:val="003E1788"/>
    <w:rsid w:val="003E1901"/>
    <w:rsid w:val="003E1997"/>
    <w:rsid w:val="003E19A7"/>
    <w:rsid w:val="003E19EC"/>
    <w:rsid w:val="003E1A16"/>
    <w:rsid w:val="003E1AF2"/>
    <w:rsid w:val="003E1B2E"/>
    <w:rsid w:val="003E1BA0"/>
    <w:rsid w:val="003E1DB1"/>
    <w:rsid w:val="003E1E16"/>
    <w:rsid w:val="003E1E42"/>
    <w:rsid w:val="003E1E76"/>
    <w:rsid w:val="003E1EA6"/>
    <w:rsid w:val="003E1F0A"/>
    <w:rsid w:val="003E1F9A"/>
    <w:rsid w:val="003E1FE2"/>
    <w:rsid w:val="003E208B"/>
    <w:rsid w:val="003E20D4"/>
    <w:rsid w:val="003E224B"/>
    <w:rsid w:val="003E2250"/>
    <w:rsid w:val="003E237E"/>
    <w:rsid w:val="003E23E6"/>
    <w:rsid w:val="003E2441"/>
    <w:rsid w:val="003E24F4"/>
    <w:rsid w:val="003E26BC"/>
    <w:rsid w:val="003E27AD"/>
    <w:rsid w:val="003E27C5"/>
    <w:rsid w:val="003E27D8"/>
    <w:rsid w:val="003E28A8"/>
    <w:rsid w:val="003E2929"/>
    <w:rsid w:val="003E29E3"/>
    <w:rsid w:val="003E2ACF"/>
    <w:rsid w:val="003E2ADE"/>
    <w:rsid w:val="003E2AE4"/>
    <w:rsid w:val="003E2B54"/>
    <w:rsid w:val="003E2C66"/>
    <w:rsid w:val="003E2C7E"/>
    <w:rsid w:val="003E2C81"/>
    <w:rsid w:val="003E2CE8"/>
    <w:rsid w:val="003E2D0C"/>
    <w:rsid w:val="003E2DEE"/>
    <w:rsid w:val="003E2E4E"/>
    <w:rsid w:val="003E2F1F"/>
    <w:rsid w:val="003E2FA3"/>
    <w:rsid w:val="003E3089"/>
    <w:rsid w:val="003E3130"/>
    <w:rsid w:val="003E3253"/>
    <w:rsid w:val="003E3335"/>
    <w:rsid w:val="003E3372"/>
    <w:rsid w:val="003E33CA"/>
    <w:rsid w:val="003E3535"/>
    <w:rsid w:val="003E3562"/>
    <w:rsid w:val="003E359C"/>
    <w:rsid w:val="003E362D"/>
    <w:rsid w:val="003E380F"/>
    <w:rsid w:val="003E3954"/>
    <w:rsid w:val="003E3957"/>
    <w:rsid w:val="003E3965"/>
    <w:rsid w:val="003E3998"/>
    <w:rsid w:val="003E39B8"/>
    <w:rsid w:val="003E39E1"/>
    <w:rsid w:val="003E3A04"/>
    <w:rsid w:val="003E3A96"/>
    <w:rsid w:val="003E3AA0"/>
    <w:rsid w:val="003E3AF5"/>
    <w:rsid w:val="003E3CCE"/>
    <w:rsid w:val="003E3D4E"/>
    <w:rsid w:val="003E3D54"/>
    <w:rsid w:val="003E3E08"/>
    <w:rsid w:val="003E3E1C"/>
    <w:rsid w:val="003E3E7F"/>
    <w:rsid w:val="003E3EBB"/>
    <w:rsid w:val="003E3F5A"/>
    <w:rsid w:val="003E3F76"/>
    <w:rsid w:val="003E40B2"/>
    <w:rsid w:val="003E40E1"/>
    <w:rsid w:val="003E411B"/>
    <w:rsid w:val="003E4156"/>
    <w:rsid w:val="003E41EA"/>
    <w:rsid w:val="003E421F"/>
    <w:rsid w:val="003E443A"/>
    <w:rsid w:val="003E447E"/>
    <w:rsid w:val="003E4657"/>
    <w:rsid w:val="003E4666"/>
    <w:rsid w:val="003E46A6"/>
    <w:rsid w:val="003E46B9"/>
    <w:rsid w:val="003E4716"/>
    <w:rsid w:val="003E4762"/>
    <w:rsid w:val="003E4967"/>
    <w:rsid w:val="003E49A3"/>
    <w:rsid w:val="003E49B2"/>
    <w:rsid w:val="003E4AB6"/>
    <w:rsid w:val="003E4B40"/>
    <w:rsid w:val="003E4BEC"/>
    <w:rsid w:val="003E4CBC"/>
    <w:rsid w:val="003E4DA4"/>
    <w:rsid w:val="003E4DBA"/>
    <w:rsid w:val="003E4E98"/>
    <w:rsid w:val="003E4F53"/>
    <w:rsid w:val="003E4FA6"/>
    <w:rsid w:val="003E4FCD"/>
    <w:rsid w:val="003E51DB"/>
    <w:rsid w:val="003E521D"/>
    <w:rsid w:val="003E53C8"/>
    <w:rsid w:val="003E54EA"/>
    <w:rsid w:val="003E55DB"/>
    <w:rsid w:val="003E56EE"/>
    <w:rsid w:val="003E5A9E"/>
    <w:rsid w:val="003E5BA0"/>
    <w:rsid w:val="003E5C3B"/>
    <w:rsid w:val="003E5C9F"/>
    <w:rsid w:val="003E5CA4"/>
    <w:rsid w:val="003E5D02"/>
    <w:rsid w:val="003E5E8D"/>
    <w:rsid w:val="003E5E97"/>
    <w:rsid w:val="003E5FAF"/>
    <w:rsid w:val="003E6154"/>
    <w:rsid w:val="003E6269"/>
    <w:rsid w:val="003E6288"/>
    <w:rsid w:val="003E62CA"/>
    <w:rsid w:val="003E6402"/>
    <w:rsid w:val="003E64B0"/>
    <w:rsid w:val="003E65EC"/>
    <w:rsid w:val="003E6651"/>
    <w:rsid w:val="003E6672"/>
    <w:rsid w:val="003E6698"/>
    <w:rsid w:val="003E66AA"/>
    <w:rsid w:val="003E66DE"/>
    <w:rsid w:val="003E6719"/>
    <w:rsid w:val="003E6733"/>
    <w:rsid w:val="003E673F"/>
    <w:rsid w:val="003E67A3"/>
    <w:rsid w:val="003E682B"/>
    <w:rsid w:val="003E688E"/>
    <w:rsid w:val="003E68CD"/>
    <w:rsid w:val="003E6949"/>
    <w:rsid w:val="003E69B1"/>
    <w:rsid w:val="003E6A53"/>
    <w:rsid w:val="003E6B4F"/>
    <w:rsid w:val="003E6DA7"/>
    <w:rsid w:val="003E6DC5"/>
    <w:rsid w:val="003E6E2B"/>
    <w:rsid w:val="003E6E6A"/>
    <w:rsid w:val="003E6F43"/>
    <w:rsid w:val="003E6F54"/>
    <w:rsid w:val="003E70B0"/>
    <w:rsid w:val="003E70C4"/>
    <w:rsid w:val="003E71DC"/>
    <w:rsid w:val="003E723A"/>
    <w:rsid w:val="003E7258"/>
    <w:rsid w:val="003E72D7"/>
    <w:rsid w:val="003E738F"/>
    <w:rsid w:val="003E73BC"/>
    <w:rsid w:val="003E7477"/>
    <w:rsid w:val="003E74A9"/>
    <w:rsid w:val="003E74FF"/>
    <w:rsid w:val="003E753F"/>
    <w:rsid w:val="003E75DA"/>
    <w:rsid w:val="003E7717"/>
    <w:rsid w:val="003E7781"/>
    <w:rsid w:val="003E7891"/>
    <w:rsid w:val="003E7898"/>
    <w:rsid w:val="003E789E"/>
    <w:rsid w:val="003E78D1"/>
    <w:rsid w:val="003E78D6"/>
    <w:rsid w:val="003E78E8"/>
    <w:rsid w:val="003E799D"/>
    <w:rsid w:val="003E79A5"/>
    <w:rsid w:val="003E79B0"/>
    <w:rsid w:val="003E7A52"/>
    <w:rsid w:val="003E7A7A"/>
    <w:rsid w:val="003E7B55"/>
    <w:rsid w:val="003E7B89"/>
    <w:rsid w:val="003E7B9B"/>
    <w:rsid w:val="003E7BAD"/>
    <w:rsid w:val="003E7BB3"/>
    <w:rsid w:val="003E7BD7"/>
    <w:rsid w:val="003E7D37"/>
    <w:rsid w:val="003E7DAC"/>
    <w:rsid w:val="003E7DDA"/>
    <w:rsid w:val="003E7E7E"/>
    <w:rsid w:val="003E7ED1"/>
    <w:rsid w:val="003ED16F"/>
    <w:rsid w:val="003F00DB"/>
    <w:rsid w:val="003F018B"/>
    <w:rsid w:val="003F022E"/>
    <w:rsid w:val="003F0256"/>
    <w:rsid w:val="003F02A9"/>
    <w:rsid w:val="003F02C5"/>
    <w:rsid w:val="003F02E0"/>
    <w:rsid w:val="003F02EA"/>
    <w:rsid w:val="003F032C"/>
    <w:rsid w:val="003F034E"/>
    <w:rsid w:val="003F035B"/>
    <w:rsid w:val="003F036E"/>
    <w:rsid w:val="003F0592"/>
    <w:rsid w:val="003F0597"/>
    <w:rsid w:val="003F060E"/>
    <w:rsid w:val="003F07B1"/>
    <w:rsid w:val="003F07CB"/>
    <w:rsid w:val="003F08CF"/>
    <w:rsid w:val="003F0910"/>
    <w:rsid w:val="003F0A07"/>
    <w:rsid w:val="003F0AAC"/>
    <w:rsid w:val="003F0AB3"/>
    <w:rsid w:val="003F0B4E"/>
    <w:rsid w:val="003F0C4C"/>
    <w:rsid w:val="003F0CB0"/>
    <w:rsid w:val="003F0D3B"/>
    <w:rsid w:val="003F0DD9"/>
    <w:rsid w:val="003F0E03"/>
    <w:rsid w:val="003F0E15"/>
    <w:rsid w:val="003F0E3B"/>
    <w:rsid w:val="003F0FD3"/>
    <w:rsid w:val="003F1016"/>
    <w:rsid w:val="003F106F"/>
    <w:rsid w:val="003F10BD"/>
    <w:rsid w:val="003F12A8"/>
    <w:rsid w:val="003F1318"/>
    <w:rsid w:val="003F14A5"/>
    <w:rsid w:val="003F1663"/>
    <w:rsid w:val="003F16CD"/>
    <w:rsid w:val="003F185C"/>
    <w:rsid w:val="003F187B"/>
    <w:rsid w:val="003F18F2"/>
    <w:rsid w:val="003F199E"/>
    <w:rsid w:val="003F19BC"/>
    <w:rsid w:val="003F1A82"/>
    <w:rsid w:val="003F1ABC"/>
    <w:rsid w:val="003F1B54"/>
    <w:rsid w:val="003F1BE0"/>
    <w:rsid w:val="003F1C03"/>
    <w:rsid w:val="003F1C87"/>
    <w:rsid w:val="003F1D4D"/>
    <w:rsid w:val="003F1E73"/>
    <w:rsid w:val="003F2167"/>
    <w:rsid w:val="003F21E6"/>
    <w:rsid w:val="003F2232"/>
    <w:rsid w:val="003F2360"/>
    <w:rsid w:val="003F2448"/>
    <w:rsid w:val="003F24D5"/>
    <w:rsid w:val="003F25FC"/>
    <w:rsid w:val="003F2633"/>
    <w:rsid w:val="003F26CD"/>
    <w:rsid w:val="003F27FA"/>
    <w:rsid w:val="003F2A6F"/>
    <w:rsid w:val="003F2B54"/>
    <w:rsid w:val="003F2B6B"/>
    <w:rsid w:val="003F2BDC"/>
    <w:rsid w:val="003F2C9F"/>
    <w:rsid w:val="003F30C7"/>
    <w:rsid w:val="003F311F"/>
    <w:rsid w:val="003F34EA"/>
    <w:rsid w:val="003F353B"/>
    <w:rsid w:val="003F3671"/>
    <w:rsid w:val="003F36AD"/>
    <w:rsid w:val="003F36C1"/>
    <w:rsid w:val="003F37E0"/>
    <w:rsid w:val="003F38F3"/>
    <w:rsid w:val="003F3908"/>
    <w:rsid w:val="003F3AD1"/>
    <w:rsid w:val="003F3BF4"/>
    <w:rsid w:val="003F3CAA"/>
    <w:rsid w:val="003F3E2C"/>
    <w:rsid w:val="003F3E65"/>
    <w:rsid w:val="003F3EDA"/>
    <w:rsid w:val="003F3F1B"/>
    <w:rsid w:val="003F3F9C"/>
    <w:rsid w:val="003F40B7"/>
    <w:rsid w:val="003F41E6"/>
    <w:rsid w:val="003F4216"/>
    <w:rsid w:val="003F4350"/>
    <w:rsid w:val="003F4430"/>
    <w:rsid w:val="003F4464"/>
    <w:rsid w:val="003F44B2"/>
    <w:rsid w:val="003F4592"/>
    <w:rsid w:val="003F475F"/>
    <w:rsid w:val="003F4769"/>
    <w:rsid w:val="003F4781"/>
    <w:rsid w:val="003F4841"/>
    <w:rsid w:val="003F4886"/>
    <w:rsid w:val="003F48A4"/>
    <w:rsid w:val="003F4B27"/>
    <w:rsid w:val="003F4EEB"/>
    <w:rsid w:val="003F4F28"/>
    <w:rsid w:val="003F4F68"/>
    <w:rsid w:val="003F4FD9"/>
    <w:rsid w:val="003F4FF6"/>
    <w:rsid w:val="003F5096"/>
    <w:rsid w:val="003F509C"/>
    <w:rsid w:val="003F5145"/>
    <w:rsid w:val="003F5157"/>
    <w:rsid w:val="003F52CA"/>
    <w:rsid w:val="003F531D"/>
    <w:rsid w:val="003F5385"/>
    <w:rsid w:val="003F53C4"/>
    <w:rsid w:val="003F53E7"/>
    <w:rsid w:val="003F5414"/>
    <w:rsid w:val="003F5456"/>
    <w:rsid w:val="003F54BC"/>
    <w:rsid w:val="003F5539"/>
    <w:rsid w:val="003F5570"/>
    <w:rsid w:val="003F5591"/>
    <w:rsid w:val="003F55F6"/>
    <w:rsid w:val="003F590D"/>
    <w:rsid w:val="003F5912"/>
    <w:rsid w:val="003F5B3C"/>
    <w:rsid w:val="003F5BCA"/>
    <w:rsid w:val="003F5C1B"/>
    <w:rsid w:val="003F5C6A"/>
    <w:rsid w:val="003F5C83"/>
    <w:rsid w:val="003F5CA5"/>
    <w:rsid w:val="003F5D46"/>
    <w:rsid w:val="003F5DDF"/>
    <w:rsid w:val="003F6032"/>
    <w:rsid w:val="003F6117"/>
    <w:rsid w:val="003F612B"/>
    <w:rsid w:val="003F614C"/>
    <w:rsid w:val="003F6236"/>
    <w:rsid w:val="003F6272"/>
    <w:rsid w:val="003F6613"/>
    <w:rsid w:val="003F672F"/>
    <w:rsid w:val="003F689B"/>
    <w:rsid w:val="003F691E"/>
    <w:rsid w:val="003F6929"/>
    <w:rsid w:val="003F6952"/>
    <w:rsid w:val="003F6993"/>
    <w:rsid w:val="003F6A2C"/>
    <w:rsid w:val="003F6ABB"/>
    <w:rsid w:val="003F6ABE"/>
    <w:rsid w:val="003F6AC8"/>
    <w:rsid w:val="003F6B12"/>
    <w:rsid w:val="003F6B44"/>
    <w:rsid w:val="003F6BFA"/>
    <w:rsid w:val="003F6C31"/>
    <w:rsid w:val="003F6D0A"/>
    <w:rsid w:val="003F6D23"/>
    <w:rsid w:val="003F6E20"/>
    <w:rsid w:val="003F6E36"/>
    <w:rsid w:val="003F6E8A"/>
    <w:rsid w:val="003F6EB3"/>
    <w:rsid w:val="003F6EF6"/>
    <w:rsid w:val="003F7015"/>
    <w:rsid w:val="003F704C"/>
    <w:rsid w:val="003F7063"/>
    <w:rsid w:val="003F708E"/>
    <w:rsid w:val="003F70A7"/>
    <w:rsid w:val="003F7158"/>
    <w:rsid w:val="003F71F3"/>
    <w:rsid w:val="003F72BF"/>
    <w:rsid w:val="003F73F1"/>
    <w:rsid w:val="003F7513"/>
    <w:rsid w:val="003F75DA"/>
    <w:rsid w:val="003F75ED"/>
    <w:rsid w:val="003F76FD"/>
    <w:rsid w:val="003F7801"/>
    <w:rsid w:val="003F783E"/>
    <w:rsid w:val="003F794F"/>
    <w:rsid w:val="003F7988"/>
    <w:rsid w:val="003F7A38"/>
    <w:rsid w:val="003F7CEB"/>
    <w:rsid w:val="003F7DE8"/>
    <w:rsid w:val="003F7E32"/>
    <w:rsid w:val="00400012"/>
    <w:rsid w:val="0040002D"/>
    <w:rsid w:val="0040003E"/>
    <w:rsid w:val="00400085"/>
    <w:rsid w:val="004001E5"/>
    <w:rsid w:val="00400239"/>
    <w:rsid w:val="00400381"/>
    <w:rsid w:val="00400388"/>
    <w:rsid w:val="004003A8"/>
    <w:rsid w:val="004003BC"/>
    <w:rsid w:val="004004C7"/>
    <w:rsid w:val="004004F9"/>
    <w:rsid w:val="0040056F"/>
    <w:rsid w:val="0040062C"/>
    <w:rsid w:val="00400632"/>
    <w:rsid w:val="004006F9"/>
    <w:rsid w:val="004007E0"/>
    <w:rsid w:val="0040089A"/>
    <w:rsid w:val="00400900"/>
    <w:rsid w:val="00400A23"/>
    <w:rsid w:val="00400AC9"/>
    <w:rsid w:val="00400C1A"/>
    <w:rsid w:val="00400C2A"/>
    <w:rsid w:val="00400C36"/>
    <w:rsid w:val="00400CED"/>
    <w:rsid w:val="00400CEF"/>
    <w:rsid w:val="00400E39"/>
    <w:rsid w:val="00400E47"/>
    <w:rsid w:val="00400EC6"/>
    <w:rsid w:val="00401035"/>
    <w:rsid w:val="004010E0"/>
    <w:rsid w:val="004011D3"/>
    <w:rsid w:val="004011EE"/>
    <w:rsid w:val="00401282"/>
    <w:rsid w:val="00401351"/>
    <w:rsid w:val="004013A8"/>
    <w:rsid w:val="004013E5"/>
    <w:rsid w:val="00401403"/>
    <w:rsid w:val="00401494"/>
    <w:rsid w:val="00401509"/>
    <w:rsid w:val="0040163A"/>
    <w:rsid w:val="0040169F"/>
    <w:rsid w:val="00401717"/>
    <w:rsid w:val="0040186D"/>
    <w:rsid w:val="0040189C"/>
    <w:rsid w:val="004018BD"/>
    <w:rsid w:val="00401931"/>
    <w:rsid w:val="004019A9"/>
    <w:rsid w:val="004019AD"/>
    <w:rsid w:val="00401A19"/>
    <w:rsid w:val="00401A77"/>
    <w:rsid w:val="00401B09"/>
    <w:rsid w:val="00401BAD"/>
    <w:rsid w:val="00401C21"/>
    <w:rsid w:val="00401D6C"/>
    <w:rsid w:val="00401E19"/>
    <w:rsid w:val="00401E1C"/>
    <w:rsid w:val="00401E6A"/>
    <w:rsid w:val="00401FF5"/>
    <w:rsid w:val="00402023"/>
    <w:rsid w:val="00402189"/>
    <w:rsid w:val="0040220B"/>
    <w:rsid w:val="0040228C"/>
    <w:rsid w:val="0040229D"/>
    <w:rsid w:val="00402341"/>
    <w:rsid w:val="00402344"/>
    <w:rsid w:val="0040234F"/>
    <w:rsid w:val="00402416"/>
    <w:rsid w:val="00402426"/>
    <w:rsid w:val="004024BE"/>
    <w:rsid w:val="004024EB"/>
    <w:rsid w:val="00402590"/>
    <w:rsid w:val="0040259E"/>
    <w:rsid w:val="004025B8"/>
    <w:rsid w:val="0040260F"/>
    <w:rsid w:val="00402686"/>
    <w:rsid w:val="004026CC"/>
    <w:rsid w:val="00402761"/>
    <w:rsid w:val="0040276E"/>
    <w:rsid w:val="004027E0"/>
    <w:rsid w:val="00402808"/>
    <w:rsid w:val="00402861"/>
    <w:rsid w:val="004028AE"/>
    <w:rsid w:val="00402AD8"/>
    <w:rsid w:val="00402AF1"/>
    <w:rsid w:val="00402B40"/>
    <w:rsid w:val="00402C22"/>
    <w:rsid w:val="00402D2B"/>
    <w:rsid w:val="00402EEF"/>
    <w:rsid w:val="00402FD6"/>
    <w:rsid w:val="00403080"/>
    <w:rsid w:val="004030A4"/>
    <w:rsid w:val="004030CB"/>
    <w:rsid w:val="00403104"/>
    <w:rsid w:val="00403115"/>
    <w:rsid w:val="00403125"/>
    <w:rsid w:val="00403193"/>
    <w:rsid w:val="0040319F"/>
    <w:rsid w:val="004031D5"/>
    <w:rsid w:val="004031FB"/>
    <w:rsid w:val="00403215"/>
    <w:rsid w:val="0040322D"/>
    <w:rsid w:val="004032E3"/>
    <w:rsid w:val="00403389"/>
    <w:rsid w:val="004033C6"/>
    <w:rsid w:val="00403439"/>
    <w:rsid w:val="00403497"/>
    <w:rsid w:val="004034A0"/>
    <w:rsid w:val="004035CE"/>
    <w:rsid w:val="004036CC"/>
    <w:rsid w:val="00403762"/>
    <w:rsid w:val="0040378B"/>
    <w:rsid w:val="00403818"/>
    <w:rsid w:val="00403879"/>
    <w:rsid w:val="004038DE"/>
    <w:rsid w:val="00403912"/>
    <w:rsid w:val="00403AD1"/>
    <w:rsid w:val="00403B47"/>
    <w:rsid w:val="00403C22"/>
    <w:rsid w:val="00403C87"/>
    <w:rsid w:val="00403CAA"/>
    <w:rsid w:val="00403D10"/>
    <w:rsid w:val="00403ED9"/>
    <w:rsid w:val="00403F99"/>
    <w:rsid w:val="0040407B"/>
    <w:rsid w:val="0040413C"/>
    <w:rsid w:val="00404174"/>
    <w:rsid w:val="00404381"/>
    <w:rsid w:val="004043CF"/>
    <w:rsid w:val="00404423"/>
    <w:rsid w:val="00404530"/>
    <w:rsid w:val="0040460F"/>
    <w:rsid w:val="00404668"/>
    <w:rsid w:val="0040467C"/>
    <w:rsid w:val="004046C6"/>
    <w:rsid w:val="004046CC"/>
    <w:rsid w:val="0040476A"/>
    <w:rsid w:val="00404783"/>
    <w:rsid w:val="00404784"/>
    <w:rsid w:val="004047A4"/>
    <w:rsid w:val="004047DF"/>
    <w:rsid w:val="0040482A"/>
    <w:rsid w:val="004048E8"/>
    <w:rsid w:val="00404A94"/>
    <w:rsid w:val="00404B34"/>
    <w:rsid w:val="00404B75"/>
    <w:rsid w:val="00404C33"/>
    <w:rsid w:val="00404C72"/>
    <w:rsid w:val="00404C87"/>
    <w:rsid w:val="00404C96"/>
    <w:rsid w:val="00404D13"/>
    <w:rsid w:val="00404D3D"/>
    <w:rsid w:val="00404D71"/>
    <w:rsid w:val="00404DC3"/>
    <w:rsid w:val="004050C6"/>
    <w:rsid w:val="00405158"/>
    <w:rsid w:val="0040515B"/>
    <w:rsid w:val="004051F1"/>
    <w:rsid w:val="00405251"/>
    <w:rsid w:val="004052D6"/>
    <w:rsid w:val="00405521"/>
    <w:rsid w:val="0040562B"/>
    <w:rsid w:val="004056BE"/>
    <w:rsid w:val="00405816"/>
    <w:rsid w:val="00405824"/>
    <w:rsid w:val="00405A9A"/>
    <w:rsid w:val="00405BC2"/>
    <w:rsid w:val="00405D1D"/>
    <w:rsid w:val="00405DF6"/>
    <w:rsid w:val="00405E21"/>
    <w:rsid w:val="00405E6E"/>
    <w:rsid w:val="00405EED"/>
    <w:rsid w:val="00405F9F"/>
    <w:rsid w:val="0040609D"/>
    <w:rsid w:val="004060AA"/>
    <w:rsid w:val="00406119"/>
    <w:rsid w:val="00406144"/>
    <w:rsid w:val="0040615E"/>
    <w:rsid w:val="00406225"/>
    <w:rsid w:val="0040627E"/>
    <w:rsid w:val="004062F6"/>
    <w:rsid w:val="00406341"/>
    <w:rsid w:val="00406409"/>
    <w:rsid w:val="0040644C"/>
    <w:rsid w:val="00406456"/>
    <w:rsid w:val="0040645C"/>
    <w:rsid w:val="00406480"/>
    <w:rsid w:val="0040648B"/>
    <w:rsid w:val="004066A9"/>
    <w:rsid w:val="0040671D"/>
    <w:rsid w:val="004067A7"/>
    <w:rsid w:val="0040685E"/>
    <w:rsid w:val="00406955"/>
    <w:rsid w:val="00406C90"/>
    <w:rsid w:val="00406D28"/>
    <w:rsid w:val="00406D78"/>
    <w:rsid w:val="00406D93"/>
    <w:rsid w:val="00406EAE"/>
    <w:rsid w:val="00407071"/>
    <w:rsid w:val="00407164"/>
    <w:rsid w:val="00407184"/>
    <w:rsid w:val="00407242"/>
    <w:rsid w:val="00407243"/>
    <w:rsid w:val="0040729A"/>
    <w:rsid w:val="004072B2"/>
    <w:rsid w:val="004075E1"/>
    <w:rsid w:val="00407673"/>
    <w:rsid w:val="00407720"/>
    <w:rsid w:val="00407864"/>
    <w:rsid w:val="00407889"/>
    <w:rsid w:val="00407930"/>
    <w:rsid w:val="00407986"/>
    <w:rsid w:val="00407B92"/>
    <w:rsid w:val="00407C03"/>
    <w:rsid w:val="00407C78"/>
    <w:rsid w:val="00407CE8"/>
    <w:rsid w:val="00407E10"/>
    <w:rsid w:val="00407E92"/>
    <w:rsid w:val="00407F9D"/>
    <w:rsid w:val="00407FFB"/>
    <w:rsid w:val="004099BC"/>
    <w:rsid w:val="0040C831"/>
    <w:rsid w:val="0041001B"/>
    <w:rsid w:val="00410038"/>
    <w:rsid w:val="004100C0"/>
    <w:rsid w:val="004100E0"/>
    <w:rsid w:val="00410139"/>
    <w:rsid w:val="0041016D"/>
    <w:rsid w:val="004101A5"/>
    <w:rsid w:val="004101F3"/>
    <w:rsid w:val="004102F0"/>
    <w:rsid w:val="00410347"/>
    <w:rsid w:val="0041057D"/>
    <w:rsid w:val="004106EC"/>
    <w:rsid w:val="0041073E"/>
    <w:rsid w:val="004107A2"/>
    <w:rsid w:val="004107AB"/>
    <w:rsid w:val="004107D5"/>
    <w:rsid w:val="004107DD"/>
    <w:rsid w:val="00410840"/>
    <w:rsid w:val="0041084B"/>
    <w:rsid w:val="0041088F"/>
    <w:rsid w:val="004108A0"/>
    <w:rsid w:val="0041094F"/>
    <w:rsid w:val="004109E6"/>
    <w:rsid w:val="00410AF4"/>
    <w:rsid w:val="00410B1A"/>
    <w:rsid w:val="00410B1B"/>
    <w:rsid w:val="00410BD7"/>
    <w:rsid w:val="00410C45"/>
    <w:rsid w:val="00410C4B"/>
    <w:rsid w:val="00410C9F"/>
    <w:rsid w:val="00410CDD"/>
    <w:rsid w:val="00410DA7"/>
    <w:rsid w:val="00410E63"/>
    <w:rsid w:val="004110B8"/>
    <w:rsid w:val="004110E0"/>
    <w:rsid w:val="004110F6"/>
    <w:rsid w:val="00411145"/>
    <w:rsid w:val="0041115C"/>
    <w:rsid w:val="004111B3"/>
    <w:rsid w:val="0041120B"/>
    <w:rsid w:val="0041121B"/>
    <w:rsid w:val="0041125F"/>
    <w:rsid w:val="0041128B"/>
    <w:rsid w:val="004112D1"/>
    <w:rsid w:val="0041136C"/>
    <w:rsid w:val="00411439"/>
    <w:rsid w:val="0041147C"/>
    <w:rsid w:val="0041149F"/>
    <w:rsid w:val="004114C8"/>
    <w:rsid w:val="004114FA"/>
    <w:rsid w:val="0041152D"/>
    <w:rsid w:val="0041155C"/>
    <w:rsid w:val="004115A1"/>
    <w:rsid w:val="00411656"/>
    <w:rsid w:val="00411697"/>
    <w:rsid w:val="004116F4"/>
    <w:rsid w:val="00411758"/>
    <w:rsid w:val="00411839"/>
    <w:rsid w:val="00411995"/>
    <w:rsid w:val="00411AA9"/>
    <w:rsid w:val="00411C27"/>
    <w:rsid w:val="00411C3B"/>
    <w:rsid w:val="00411DC9"/>
    <w:rsid w:val="00411F14"/>
    <w:rsid w:val="00411FD5"/>
    <w:rsid w:val="0041200E"/>
    <w:rsid w:val="00412035"/>
    <w:rsid w:val="004121CD"/>
    <w:rsid w:val="0041223E"/>
    <w:rsid w:val="00412249"/>
    <w:rsid w:val="004123A6"/>
    <w:rsid w:val="004123FC"/>
    <w:rsid w:val="004124CB"/>
    <w:rsid w:val="00412524"/>
    <w:rsid w:val="00412562"/>
    <w:rsid w:val="0041258A"/>
    <w:rsid w:val="004125F9"/>
    <w:rsid w:val="00412801"/>
    <w:rsid w:val="00412812"/>
    <w:rsid w:val="004128AD"/>
    <w:rsid w:val="00412980"/>
    <w:rsid w:val="00412A7A"/>
    <w:rsid w:val="00412A87"/>
    <w:rsid w:val="00412ABC"/>
    <w:rsid w:val="00412B52"/>
    <w:rsid w:val="00412C87"/>
    <w:rsid w:val="00412D30"/>
    <w:rsid w:val="00412D87"/>
    <w:rsid w:val="00412DBC"/>
    <w:rsid w:val="00412F1B"/>
    <w:rsid w:val="00412F2D"/>
    <w:rsid w:val="00413094"/>
    <w:rsid w:val="004130D9"/>
    <w:rsid w:val="0041314C"/>
    <w:rsid w:val="00413157"/>
    <w:rsid w:val="0041315E"/>
    <w:rsid w:val="004131A9"/>
    <w:rsid w:val="00413253"/>
    <w:rsid w:val="00413260"/>
    <w:rsid w:val="004132C4"/>
    <w:rsid w:val="004132F0"/>
    <w:rsid w:val="004132FA"/>
    <w:rsid w:val="004133C1"/>
    <w:rsid w:val="00413504"/>
    <w:rsid w:val="0041359A"/>
    <w:rsid w:val="00413662"/>
    <w:rsid w:val="00413688"/>
    <w:rsid w:val="0041373E"/>
    <w:rsid w:val="0041385B"/>
    <w:rsid w:val="00413904"/>
    <w:rsid w:val="00413956"/>
    <w:rsid w:val="00413A70"/>
    <w:rsid w:val="00413A73"/>
    <w:rsid w:val="00413AFD"/>
    <w:rsid w:val="00413B05"/>
    <w:rsid w:val="00413C39"/>
    <w:rsid w:val="00413CEF"/>
    <w:rsid w:val="00413D1B"/>
    <w:rsid w:val="00413D26"/>
    <w:rsid w:val="00413D28"/>
    <w:rsid w:val="00413D45"/>
    <w:rsid w:val="00413EBA"/>
    <w:rsid w:val="00413F64"/>
    <w:rsid w:val="00413F79"/>
    <w:rsid w:val="004140BF"/>
    <w:rsid w:val="00414111"/>
    <w:rsid w:val="00414144"/>
    <w:rsid w:val="004141DE"/>
    <w:rsid w:val="004141ED"/>
    <w:rsid w:val="004142BC"/>
    <w:rsid w:val="00414371"/>
    <w:rsid w:val="004143CF"/>
    <w:rsid w:val="0041453B"/>
    <w:rsid w:val="00414661"/>
    <w:rsid w:val="00414666"/>
    <w:rsid w:val="0041479A"/>
    <w:rsid w:val="00414832"/>
    <w:rsid w:val="00414B59"/>
    <w:rsid w:val="00414B9C"/>
    <w:rsid w:val="00414BCD"/>
    <w:rsid w:val="00414CD9"/>
    <w:rsid w:val="00414E7B"/>
    <w:rsid w:val="00414EC3"/>
    <w:rsid w:val="00414EE9"/>
    <w:rsid w:val="00414F6A"/>
    <w:rsid w:val="00414F6D"/>
    <w:rsid w:val="004150A5"/>
    <w:rsid w:val="004150C6"/>
    <w:rsid w:val="004150E2"/>
    <w:rsid w:val="00415296"/>
    <w:rsid w:val="004152BC"/>
    <w:rsid w:val="004152D6"/>
    <w:rsid w:val="0041536E"/>
    <w:rsid w:val="00415390"/>
    <w:rsid w:val="004153A8"/>
    <w:rsid w:val="004153CA"/>
    <w:rsid w:val="004153CF"/>
    <w:rsid w:val="00415487"/>
    <w:rsid w:val="00415558"/>
    <w:rsid w:val="004155DF"/>
    <w:rsid w:val="0041562F"/>
    <w:rsid w:val="004156AB"/>
    <w:rsid w:val="00415772"/>
    <w:rsid w:val="00415839"/>
    <w:rsid w:val="00415901"/>
    <w:rsid w:val="00415A34"/>
    <w:rsid w:val="00415A4D"/>
    <w:rsid w:val="00415BE0"/>
    <w:rsid w:val="00415C38"/>
    <w:rsid w:val="00415C6C"/>
    <w:rsid w:val="00415D6D"/>
    <w:rsid w:val="00415DB3"/>
    <w:rsid w:val="00415DD8"/>
    <w:rsid w:val="00415E66"/>
    <w:rsid w:val="00415EF2"/>
    <w:rsid w:val="00415F26"/>
    <w:rsid w:val="00415F3A"/>
    <w:rsid w:val="00415FA1"/>
    <w:rsid w:val="00416014"/>
    <w:rsid w:val="004160A3"/>
    <w:rsid w:val="004161C7"/>
    <w:rsid w:val="00416237"/>
    <w:rsid w:val="0041623A"/>
    <w:rsid w:val="0041628B"/>
    <w:rsid w:val="004162B1"/>
    <w:rsid w:val="004162CF"/>
    <w:rsid w:val="004163AA"/>
    <w:rsid w:val="0041655D"/>
    <w:rsid w:val="0041661E"/>
    <w:rsid w:val="00416624"/>
    <w:rsid w:val="0041687A"/>
    <w:rsid w:val="004169B8"/>
    <w:rsid w:val="00416AF1"/>
    <w:rsid w:val="00416B13"/>
    <w:rsid w:val="00416B8F"/>
    <w:rsid w:val="00416CA8"/>
    <w:rsid w:val="00416EB6"/>
    <w:rsid w:val="00416EC7"/>
    <w:rsid w:val="00416F8B"/>
    <w:rsid w:val="00417051"/>
    <w:rsid w:val="00417052"/>
    <w:rsid w:val="00417092"/>
    <w:rsid w:val="00417131"/>
    <w:rsid w:val="00417208"/>
    <w:rsid w:val="0041724A"/>
    <w:rsid w:val="00417284"/>
    <w:rsid w:val="00417293"/>
    <w:rsid w:val="004172EB"/>
    <w:rsid w:val="00417427"/>
    <w:rsid w:val="004174B9"/>
    <w:rsid w:val="0041759C"/>
    <w:rsid w:val="004176FD"/>
    <w:rsid w:val="00417760"/>
    <w:rsid w:val="00417795"/>
    <w:rsid w:val="004177A8"/>
    <w:rsid w:val="004178D8"/>
    <w:rsid w:val="00417900"/>
    <w:rsid w:val="00417A8B"/>
    <w:rsid w:val="00417A8D"/>
    <w:rsid w:val="00417ACF"/>
    <w:rsid w:val="00417B06"/>
    <w:rsid w:val="00417B9E"/>
    <w:rsid w:val="00417C25"/>
    <w:rsid w:val="00417CE6"/>
    <w:rsid w:val="00417CEA"/>
    <w:rsid w:val="00417FDE"/>
    <w:rsid w:val="004200B7"/>
    <w:rsid w:val="0042014B"/>
    <w:rsid w:val="0042015A"/>
    <w:rsid w:val="0042017F"/>
    <w:rsid w:val="00420373"/>
    <w:rsid w:val="004203DB"/>
    <w:rsid w:val="004203F2"/>
    <w:rsid w:val="0042044B"/>
    <w:rsid w:val="00420492"/>
    <w:rsid w:val="004204E3"/>
    <w:rsid w:val="00420690"/>
    <w:rsid w:val="004206A4"/>
    <w:rsid w:val="0042070C"/>
    <w:rsid w:val="00420794"/>
    <w:rsid w:val="004207CF"/>
    <w:rsid w:val="0042082D"/>
    <w:rsid w:val="0042089E"/>
    <w:rsid w:val="004208E6"/>
    <w:rsid w:val="0042090C"/>
    <w:rsid w:val="00420935"/>
    <w:rsid w:val="00420991"/>
    <w:rsid w:val="00420B28"/>
    <w:rsid w:val="00420BCA"/>
    <w:rsid w:val="00420C19"/>
    <w:rsid w:val="00420D5F"/>
    <w:rsid w:val="00420DE7"/>
    <w:rsid w:val="00420F71"/>
    <w:rsid w:val="00420FB5"/>
    <w:rsid w:val="004210A2"/>
    <w:rsid w:val="004210FA"/>
    <w:rsid w:val="004212F7"/>
    <w:rsid w:val="00421319"/>
    <w:rsid w:val="00421390"/>
    <w:rsid w:val="004213B4"/>
    <w:rsid w:val="00421462"/>
    <w:rsid w:val="00421478"/>
    <w:rsid w:val="00421490"/>
    <w:rsid w:val="004215AF"/>
    <w:rsid w:val="004216FB"/>
    <w:rsid w:val="00421713"/>
    <w:rsid w:val="00421774"/>
    <w:rsid w:val="0042181F"/>
    <w:rsid w:val="00421890"/>
    <w:rsid w:val="004218A7"/>
    <w:rsid w:val="00421989"/>
    <w:rsid w:val="0042198C"/>
    <w:rsid w:val="00421AF4"/>
    <w:rsid w:val="00421B6B"/>
    <w:rsid w:val="00421BB6"/>
    <w:rsid w:val="00421BD2"/>
    <w:rsid w:val="00421CD8"/>
    <w:rsid w:val="00421CE7"/>
    <w:rsid w:val="00421CFE"/>
    <w:rsid w:val="00421E47"/>
    <w:rsid w:val="00421F73"/>
    <w:rsid w:val="00421FC1"/>
    <w:rsid w:val="00422023"/>
    <w:rsid w:val="004220AA"/>
    <w:rsid w:val="004220C8"/>
    <w:rsid w:val="004220CB"/>
    <w:rsid w:val="00422109"/>
    <w:rsid w:val="004221FC"/>
    <w:rsid w:val="004221FD"/>
    <w:rsid w:val="00422283"/>
    <w:rsid w:val="00422346"/>
    <w:rsid w:val="0042237A"/>
    <w:rsid w:val="0042237E"/>
    <w:rsid w:val="00422615"/>
    <w:rsid w:val="00422679"/>
    <w:rsid w:val="00422683"/>
    <w:rsid w:val="00422845"/>
    <w:rsid w:val="004228D9"/>
    <w:rsid w:val="0042293C"/>
    <w:rsid w:val="004229CB"/>
    <w:rsid w:val="004229D7"/>
    <w:rsid w:val="00422A96"/>
    <w:rsid w:val="00422B01"/>
    <w:rsid w:val="00422B5E"/>
    <w:rsid w:val="00422BA3"/>
    <w:rsid w:val="00422CC9"/>
    <w:rsid w:val="00422DAA"/>
    <w:rsid w:val="00422E7D"/>
    <w:rsid w:val="00423117"/>
    <w:rsid w:val="004231B7"/>
    <w:rsid w:val="0042337D"/>
    <w:rsid w:val="004233AF"/>
    <w:rsid w:val="0042342E"/>
    <w:rsid w:val="004234C2"/>
    <w:rsid w:val="004235A1"/>
    <w:rsid w:val="00423634"/>
    <w:rsid w:val="00423699"/>
    <w:rsid w:val="00423766"/>
    <w:rsid w:val="00423799"/>
    <w:rsid w:val="00423823"/>
    <w:rsid w:val="00423952"/>
    <w:rsid w:val="004239DD"/>
    <w:rsid w:val="00423B0E"/>
    <w:rsid w:val="00423B21"/>
    <w:rsid w:val="00423B5C"/>
    <w:rsid w:val="00423B75"/>
    <w:rsid w:val="00423B8F"/>
    <w:rsid w:val="00423CA5"/>
    <w:rsid w:val="00423D6A"/>
    <w:rsid w:val="00423D8E"/>
    <w:rsid w:val="00423E76"/>
    <w:rsid w:val="00423FD4"/>
    <w:rsid w:val="00423FEF"/>
    <w:rsid w:val="004240AA"/>
    <w:rsid w:val="004242B7"/>
    <w:rsid w:val="0042448F"/>
    <w:rsid w:val="00424589"/>
    <w:rsid w:val="00424640"/>
    <w:rsid w:val="00424677"/>
    <w:rsid w:val="0042467D"/>
    <w:rsid w:val="004247BA"/>
    <w:rsid w:val="00424829"/>
    <w:rsid w:val="004248D7"/>
    <w:rsid w:val="004248DD"/>
    <w:rsid w:val="00424944"/>
    <w:rsid w:val="0042494D"/>
    <w:rsid w:val="004249C8"/>
    <w:rsid w:val="00424A81"/>
    <w:rsid w:val="00424B6B"/>
    <w:rsid w:val="00424BD4"/>
    <w:rsid w:val="00424C54"/>
    <w:rsid w:val="00424C8B"/>
    <w:rsid w:val="00424CFA"/>
    <w:rsid w:val="00424DEC"/>
    <w:rsid w:val="00424EC4"/>
    <w:rsid w:val="00424F70"/>
    <w:rsid w:val="00424F88"/>
    <w:rsid w:val="004251DB"/>
    <w:rsid w:val="00425245"/>
    <w:rsid w:val="004252C0"/>
    <w:rsid w:val="004253D3"/>
    <w:rsid w:val="0042547D"/>
    <w:rsid w:val="004254E2"/>
    <w:rsid w:val="00425615"/>
    <w:rsid w:val="00425710"/>
    <w:rsid w:val="00425A1E"/>
    <w:rsid w:val="00425A20"/>
    <w:rsid w:val="00425ABE"/>
    <w:rsid w:val="00425AD3"/>
    <w:rsid w:val="00425AD4"/>
    <w:rsid w:val="00425C31"/>
    <w:rsid w:val="00425C3E"/>
    <w:rsid w:val="00425C5A"/>
    <w:rsid w:val="00425C8E"/>
    <w:rsid w:val="00425CAA"/>
    <w:rsid w:val="00425CC2"/>
    <w:rsid w:val="00425DB0"/>
    <w:rsid w:val="00425DB5"/>
    <w:rsid w:val="00425DBF"/>
    <w:rsid w:val="00425DDF"/>
    <w:rsid w:val="00425E1D"/>
    <w:rsid w:val="00425EB1"/>
    <w:rsid w:val="00425EB7"/>
    <w:rsid w:val="00425ED2"/>
    <w:rsid w:val="00425F64"/>
    <w:rsid w:val="00425F75"/>
    <w:rsid w:val="00425FEF"/>
    <w:rsid w:val="00425FF0"/>
    <w:rsid w:val="00426027"/>
    <w:rsid w:val="004260CF"/>
    <w:rsid w:val="004260DD"/>
    <w:rsid w:val="00426160"/>
    <w:rsid w:val="0042617D"/>
    <w:rsid w:val="004261C4"/>
    <w:rsid w:val="004261C5"/>
    <w:rsid w:val="004262E7"/>
    <w:rsid w:val="0042633A"/>
    <w:rsid w:val="0042638F"/>
    <w:rsid w:val="004263D9"/>
    <w:rsid w:val="004264AB"/>
    <w:rsid w:val="004264CE"/>
    <w:rsid w:val="00426506"/>
    <w:rsid w:val="0042650A"/>
    <w:rsid w:val="00426526"/>
    <w:rsid w:val="00426603"/>
    <w:rsid w:val="00426621"/>
    <w:rsid w:val="004266B5"/>
    <w:rsid w:val="004266D1"/>
    <w:rsid w:val="00426711"/>
    <w:rsid w:val="004267FE"/>
    <w:rsid w:val="00426913"/>
    <w:rsid w:val="00426A3D"/>
    <w:rsid w:val="00426AD5"/>
    <w:rsid w:val="00426B52"/>
    <w:rsid w:val="00426BD9"/>
    <w:rsid w:val="00426CB9"/>
    <w:rsid w:val="00426DF9"/>
    <w:rsid w:val="00426E19"/>
    <w:rsid w:val="00426E38"/>
    <w:rsid w:val="00426EB5"/>
    <w:rsid w:val="00427067"/>
    <w:rsid w:val="0042707E"/>
    <w:rsid w:val="004270EB"/>
    <w:rsid w:val="00427205"/>
    <w:rsid w:val="00427290"/>
    <w:rsid w:val="00427372"/>
    <w:rsid w:val="0042737C"/>
    <w:rsid w:val="004273B1"/>
    <w:rsid w:val="004273DC"/>
    <w:rsid w:val="00427490"/>
    <w:rsid w:val="004274C0"/>
    <w:rsid w:val="004274C4"/>
    <w:rsid w:val="004275D4"/>
    <w:rsid w:val="004276E3"/>
    <w:rsid w:val="004276F7"/>
    <w:rsid w:val="0042777D"/>
    <w:rsid w:val="00427810"/>
    <w:rsid w:val="00427844"/>
    <w:rsid w:val="00427A63"/>
    <w:rsid w:val="00427B83"/>
    <w:rsid w:val="00427BC6"/>
    <w:rsid w:val="00427C5C"/>
    <w:rsid w:val="00427C6B"/>
    <w:rsid w:val="00427CED"/>
    <w:rsid w:val="00427D5B"/>
    <w:rsid w:val="00427E29"/>
    <w:rsid w:val="00427E83"/>
    <w:rsid w:val="00427ED0"/>
    <w:rsid w:val="00430012"/>
    <w:rsid w:val="0043005D"/>
    <w:rsid w:val="00430220"/>
    <w:rsid w:val="0043028C"/>
    <w:rsid w:val="004302CF"/>
    <w:rsid w:val="0043033B"/>
    <w:rsid w:val="0043037A"/>
    <w:rsid w:val="004304D4"/>
    <w:rsid w:val="0043066A"/>
    <w:rsid w:val="00430718"/>
    <w:rsid w:val="004307B9"/>
    <w:rsid w:val="004307C6"/>
    <w:rsid w:val="004307DD"/>
    <w:rsid w:val="004308F5"/>
    <w:rsid w:val="0043090C"/>
    <w:rsid w:val="00430913"/>
    <w:rsid w:val="00430942"/>
    <w:rsid w:val="00430B26"/>
    <w:rsid w:val="00430BB9"/>
    <w:rsid w:val="00430C43"/>
    <w:rsid w:val="00430D42"/>
    <w:rsid w:val="00430D83"/>
    <w:rsid w:val="00430DAA"/>
    <w:rsid w:val="00430E18"/>
    <w:rsid w:val="00430EA9"/>
    <w:rsid w:val="00430EED"/>
    <w:rsid w:val="00431021"/>
    <w:rsid w:val="00431077"/>
    <w:rsid w:val="0043109C"/>
    <w:rsid w:val="0043113B"/>
    <w:rsid w:val="00431142"/>
    <w:rsid w:val="00431227"/>
    <w:rsid w:val="00431356"/>
    <w:rsid w:val="0043137F"/>
    <w:rsid w:val="004314C3"/>
    <w:rsid w:val="00431611"/>
    <w:rsid w:val="004316AD"/>
    <w:rsid w:val="004316F7"/>
    <w:rsid w:val="00431790"/>
    <w:rsid w:val="0043180B"/>
    <w:rsid w:val="00431832"/>
    <w:rsid w:val="00431858"/>
    <w:rsid w:val="00431916"/>
    <w:rsid w:val="00431932"/>
    <w:rsid w:val="00431A22"/>
    <w:rsid w:val="00431A56"/>
    <w:rsid w:val="00431B13"/>
    <w:rsid w:val="00431CC4"/>
    <w:rsid w:val="00431CC6"/>
    <w:rsid w:val="00431DD1"/>
    <w:rsid w:val="00431E89"/>
    <w:rsid w:val="00431FD2"/>
    <w:rsid w:val="00432005"/>
    <w:rsid w:val="00432083"/>
    <w:rsid w:val="004321F7"/>
    <w:rsid w:val="00432248"/>
    <w:rsid w:val="004322C7"/>
    <w:rsid w:val="004322E9"/>
    <w:rsid w:val="00432324"/>
    <w:rsid w:val="0043233D"/>
    <w:rsid w:val="004324C7"/>
    <w:rsid w:val="004324CE"/>
    <w:rsid w:val="004324E1"/>
    <w:rsid w:val="00432547"/>
    <w:rsid w:val="00432548"/>
    <w:rsid w:val="0043259C"/>
    <w:rsid w:val="004325B5"/>
    <w:rsid w:val="0043262E"/>
    <w:rsid w:val="0043264B"/>
    <w:rsid w:val="004327D5"/>
    <w:rsid w:val="00432802"/>
    <w:rsid w:val="0043288C"/>
    <w:rsid w:val="004329C6"/>
    <w:rsid w:val="00432A10"/>
    <w:rsid w:val="00432A24"/>
    <w:rsid w:val="00432ADC"/>
    <w:rsid w:val="00432AFF"/>
    <w:rsid w:val="00432B62"/>
    <w:rsid w:val="00432B70"/>
    <w:rsid w:val="00432B96"/>
    <w:rsid w:val="00432BDC"/>
    <w:rsid w:val="00432C3F"/>
    <w:rsid w:val="00432C73"/>
    <w:rsid w:val="00432DE4"/>
    <w:rsid w:val="00432E30"/>
    <w:rsid w:val="00432E44"/>
    <w:rsid w:val="00432EAA"/>
    <w:rsid w:val="00432EF8"/>
    <w:rsid w:val="00432F08"/>
    <w:rsid w:val="00432FCA"/>
    <w:rsid w:val="004330C7"/>
    <w:rsid w:val="004330F1"/>
    <w:rsid w:val="00433103"/>
    <w:rsid w:val="00433171"/>
    <w:rsid w:val="004331E7"/>
    <w:rsid w:val="00433288"/>
    <w:rsid w:val="004332F3"/>
    <w:rsid w:val="00433309"/>
    <w:rsid w:val="0043331B"/>
    <w:rsid w:val="0043332E"/>
    <w:rsid w:val="0043348D"/>
    <w:rsid w:val="004334D6"/>
    <w:rsid w:val="00433684"/>
    <w:rsid w:val="00433777"/>
    <w:rsid w:val="004337BF"/>
    <w:rsid w:val="00433807"/>
    <w:rsid w:val="00433AF7"/>
    <w:rsid w:val="00433CDC"/>
    <w:rsid w:val="00433E08"/>
    <w:rsid w:val="0043402B"/>
    <w:rsid w:val="004340B1"/>
    <w:rsid w:val="004341B1"/>
    <w:rsid w:val="00434259"/>
    <w:rsid w:val="00434285"/>
    <w:rsid w:val="0043440C"/>
    <w:rsid w:val="00434520"/>
    <w:rsid w:val="0043453B"/>
    <w:rsid w:val="00434567"/>
    <w:rsid w:val="004347B0"/>
    <w:rsid w:val="004347EF"/>
    <w:rsid w:val="0043490D"/>
    <w:rsid w:val="00434A90"/>
    <w:rsid w:val="00434B0D"/>
    <w:rsid w:val="00434C7B"/>
    <w:rsid w:val="00434D47"/>
    <w:rsid w:val="00434E21"/>
    <w:rsid w:val="00434E48"/>
    <w:rsid w:val="00434F0E"/>
    <w:rsid w:val="00434FB0"/>
    <w:rsid w:val="0043501A"/>
    <w:rsid w:val="004350E5"/>
    <w:rsid w:val="0043512C"/>
    <w:rsid w:val="004351CF"/>
    <w:rsid w:val="0043527B"/>
    <w:rsid w:val="00435315"/>
    <w:rsid w:val="0043531F"/>
    <w:rsid w:val="004353F6"/>
    <w:rsid w:val="0043550C"/>
    <w:rsid w:val="0043551B"/>
    <w:rsid w:val="0043556F"/>
    <w:rsid w:val="00435591"/>
    <w:rsid w:val="004355D7"/>
    <w:rsid w:val="0043570F"/>
    <w:rsid w:val="004357AA"/>
    <w:rsid w:val="00435847"/>
    <w:rsid w:val="00435917"/>
    <w:rsid w:val="0043594F"/>
    <w:rsid w:val="004359B0"/>
    <w:rsid w:val="004359CD"/>
    <w:rsid w:val="004359DF"/>
    <w:rsid w:val="00435A3D"/>
    <w:rsid w:val="00435B48"/>
    <w:rsid w:val="00435CD3"/>
    <w:rsid w:val="004361D2"/>
    <w:rsid w:val="00436330"/>
    <w:rsid w:val="00436421"/>
    <w:rsid w:val="0043646D"/>
    <w:rsid w:val="00436499"/>
    <w:rsid w:val="004364DB"/>
    <w:rsid w:val="00436538"/>
    <w:rsid w:val="00436655"/>
    <w:rsid w:val="0043666A"/>
    <w:rsid w:val="004366A7"/>
    <w:rsid w:val="0043693C"/>
    <w:rsid w:val="004369A7"/>
    <w:rsid w:val="004369B6"/>
    <w:rsid w:val="00436A62"/>
    <w:rsid w:val="00436A71"/>
    <w:rsid w:val="00436B34"/>
    <w:rsid w:val="00436B90"/>
    <w:rsid w:val="00436C48"/>
    <w:rsid w:val="00436C53"/>
    <w:rsid w:val="00436C85"/>
    <w:rsid w:val="00436CAC"/>
    <w:rsid w:val="00436D23"/>
    <w:rsid w:val="00436D97"/>
    <w:rsid w:val="00436DF8"/>
    <w:rsid w:val="00436E0E"/>
    <w:rsid w:val="00436E37"/>
    <w:rsid w:val="00436E91"/>
    <w:rsid w:val="00436EC1"/>
    <w:rsid w:val="00436EF6"/>
    <w:rsid w:val="00436F58"/>
    <w:rsid w:val="00436FDB"/>
    <w:rsid w:val="0043705D"/>
    <w:rsid w:val="004370E2"/>
    <w:rsid w:val="004371BD"/>
    <w:rsid w:val="00437264"/>
    <w:rsid w:val="004372DA"/>
    <w:rsid w:val="00437329"/>
    <w:rsid w:val="0043733B"/>
    <w:rsid w:val="00437406"/>
    <w:rsid w:val="00437411"/>
    <w:rsid w:val="00437508"/>
    <w:rsid w:val="004375E8"/>
    <w:rsid w:val="00437683"/>
    <w:rsid w:val="00437776"/>
    <w:rsid w:val="00437892"/>
    <w:rsid w:val="0043789A"/>
    <w:rsid w:val="004378D8"/>
    <w:rsid w:val="00437936"/>
    <w:rsid w:val="00437981"/>
    <w:rsid w:val="00437989"/>
    <w:rsid w:val="004379F7"/>
    <w:rsid w:val="00437ACB"/>
    <w:rsid w:val="00437BF8"/>
    <w:rsid w:val="00437C42"/>
    <w:rsid w:val="00437C7F"/>
    <w:rsid w:val="00437D11"/>
    <w:rsid w:val="00437D58"/>
    <w:rsid w:val="00437D6E"/>
    <w:rsid w:val="00437DC0"/>
    <w:rsid w:val="00437F3A"/>
    <w:rsid w:val="00437FA9"/>
    <w:rsid w:val="00440011"/>
    <w:rsid w:val="00440046"/>
    <w:rsid w:val="00440094"/>
    <w:rsid w:val="004401A3"/>
    <w:rsid w:val="00440201"/>
    <w:rsid w:val="00440220"/>
    <w:rsid w:val="0044023B"/>
    <w:rsid w:val="004402BB"/>
    <w:rsid w:val="004407EF"/>
    <w:rsid w:val="00440803"/>
    <w:rsid w:val="00440918"/>
    <w:rsid w:val="004409EA"/>
    <w:rsid w:val="00440A6F"/>
    <w:rsid w:val="00440BBE"/>
    <w:rsid w:val="00440C74"/>
    <w:rsid w:val="00440CAE"/>
    <w:rsid w:val="00440D82"/>
    <w:rsid w:val="00440D8C"/>
    <w:rsid w:val="00440E12"/>
    <w:rsid w:val="00440EF0"/>
    <w:rsid w:val="00440F75"/>
    <w:rsid w:val="004411EE"/>
    <w:rsid w:val="0044131D"/>
    <w:rsid w:val="00441342"/>
    <w:rsid w:val="004413CA"/>
    <w:rsid w:val="004415F3"/>
    <w:rsid w:val="0044162F"/>
    <w:rsid w:val="00441634"/>
    <w:rsid w:val="004416C4"/>
    <w:rsid w:val="00441893"/>
    <w:rsid w:val="004419A9"/>
    <w:rsid w:val="00441A1A"/>
    <w:rsid w:val="00441C49"/>
    <w:rsid w:val="00441CAE"/>
    <w:rsid w:val="00441CB8"/>
    <w:rsid w:val="00441DB6"/>
    <w:rsid w:val="00441DBC"/>
    <w:rsid w:val="00441F2E"/>
    <w:rsid w:val="0044211D"/>
    <w:rsid w:val="0044225F"/>
    <w:rsid w:val="0044226E"/>
    <w:rsid w:val="004422B0"/>
    <w:rsid w:val="004422CD"/>
    <w:rsid w:val="004422E7"/>
    <w:rsid w:val="00442332"/>
    <w:rsid w:val="004424C9"/>
    <w:rsid w:val="00442528"/>
    <w:rsid w:val="00442600"/>
    <w:rsid w:val="0044263A"/>
    <w:rsid w:val="00442671"/>
    <w:rsid w:val="00442847"/>
    <w:rsid w:val="00442857"/>
    <w:rsid w:val="00442859"/>
    <w:rsid w:val="00442961"/>
    <w:rsid w:val="00442968"/>
    <w:rsid w:val="00442AE1"/>
    <w:rsid w:val="00442AF6"/>
    <w:rsid w:val="00442B9B"/>
    <w:rsid w:val="00442B9E"/>
    <w:rsid w:val="00442C6A"/>
    <w:rsid w:val="00442C99"/>
    <w:rsid w:val="00442CC9"/>
    <w:rsid w:val="00442D47"/>
    <w:rsid w:val="00442E14"/>
    <w:rsid w:val="00442E45"/>
    <w:rsid w:val="00442ED6"/>
    <w:rsid w:val="00442F0A"/>
    <w:rsid w:val="00442F80"/>
    <w:rsid w:val="00443028"/>
    <w:rsid w:val="004430FA"/>
    <w:rsid w:val="0044319C"/>
    <w:rsid w:val="004431E5"/>
    <w:rsid w:val="00443238"/>
    <w:rsid w:val="00443445"/>
    <w:rsid w:val="004435A2"/>
    <w:rsid w:val="004435E2"/>
    <w:rsid w:val="004436D2"/>
    <w:rsid w:val="0044374C"/>
    <w:rsid w:val="004437FA"/>
    <w:rsid w:val="004438A1"/>
    <w:rsid w:val="004438E9"/>
    <w:rsid w:val="004439B9"/>
    <w:rsid w:val="00443A6D"/>
    <w:rsid w:val="00443B14"/>
    <w:rsid w:val="00443B98"/>
    <w:rsid w:val="00443BF3"/>
    <w:rsid w:val="00443CAD"/>
    <w:rsid w:val="00443D3E"/>
    <w:rsid w:val="00443DA4"/>
    <w:rsid w:val="00443DAD"/>
    <w:rsid w:val="00443DB0"/>
    <w:rsid w:val="00443DE8"/>
    <w:rsid w:val="00443EF9"/>
    <w:rsid w:val="00443F57"/>
    <w:rsid w:val="00444084"/>
    <w:rsid w:val="004441EC"/>
    <w:rsid w:val="004442C9"/>
    <w:rsid w:val="004442F1"/>
    <w:rsid w:val="00444303"/>
    <w:rsid w:val="00444456"/>
    <w:rsid w:val="00444461"/>
    <w:rsid w:val="004444F5"/>
    <w:rsid w:val="0044457A"/>
    <w:rsid w:val="00444705"/>
    <w:rsid w:val="00444758"/>
    <w:rsid w:val="0044486D"/>
    <w:rsid w:val="004448AF"/>
    <w:rsid w:val="00444A6D"/>
    <w:rsid w:val="00444ACD"/>
    <w:rsid w:val="00444AE3"/>
    <w:rsid w:val="00444B92"/>
    <w:rsid w:val="00444C79"/>
    <w:rsid w:val="00444CC2"/>
    <w:rsid w:val="00444CDA"/>
    <w:rsid w:val="00444D31"/>
    <w:rsid w:val="00444D58"/>
    <w:rsid w:val="00444D7F"/>
    <w:rsid w:val="00444E2A"/>
    <w:rsid w:val="00444E58"/>
    <w:rsid w:val="004450AE"/>
    <w:rsid w:val="0044518C"/>
    <w:rsid w:val="004451FF"/>
    <w:rsid w:val="004452A1"/>
    <w:rsid w:val="00445320"/>
    <w:rsid w:val="00445326"/>
    <w:rsid w:val="00445340"/>
    <w:rsid w:val="00445373"/>
    <w:rsid w:val="004454FD"/>
    <w:rsid w:val="0044552F"/>
    <w:rsid w:val="00445552"/>
    <w:rsid w:val="00445571"/>
    <w:rsid w:val="0044560F"/>
    <w:rsid w:val="00445667"/>
    <w:rsid w:val="004456FE"/>
    <w:rsid w:val="0044572C"/>
    <w:rsid w:val="00445775"/>
    <w:rsid w:val="0044578F"/>
    <w:rsid w:val="004458DA"/>
    <w:rsid w:val="00445948"/>
    <w:rsid w:val="00445A67"/>
    <w:rsid w:val="00445A6F"/>
    <w:rsid w:val="00445B3D"/>
    <w:rsid w:val="00445BA8"/>
    <w:rsid w:val="00445C0F"/>
    <w:rsid w:val="00445C41"/>
    <w:rsid w:val="00445CA4"/>
    <w:rsid w:val="00445CDA"/>
    <w:rsid w:val="00445CFD"/>
    <w:rsid w:val="00445D18"/>
    <w:rsid w:val="00445D20"/>
    <w:rsid w:val="00445DED"/>
    <w:rsid w:val="00445E2F"/>
    <w:rsid w:val="00445E72"/>
    <w:rsid w:val="00445FB5"/>
    <w:rsid w:val="00445FE4"/>
    <w:rsid w:val="0044603A"/>
    <w:rsid w:val="00446067"/>
    <w:rsid w:val="0044628B"/>
    <w:rsid w:val="004462B8"/>
    <w:rsid w:val="00446319"/>
    <w:rsid w:val="00446384"/>
    <w:rsid w:val="0044639A"/>
    <w:rsid w:val="0044654C"/>
    <w:rsid w:val="0044657C"/>
    <w:rsid w:val="004465E9"/>
    <w:rsid w:val="004465FE"/>
    <w:rsid w:val="00446636"/>
    <w:rsid w:val="00446696"/>
    <w:rsid w:val="00446880"/>
    <w:rsid w:val="0044691A"/>
    <w:rsid w:val="00446943"/>
    <w:rsid w:val="00446963"/>
    <w:rsid w:val="0044696A"/>
    <w:rsid w:val="00446AF8"/>
    <w:rsid w:val="00446BFE"/>
    <w:rsid w:val="00446C3D"/>
    <w:rsid w:val="00446CA3"/>
    <w:rsid w:val="00446CBD"/>
    <w:rsid w:val="00446D14"/>
    <w:rsid w:val="00446D49"/>
    <w:rsid w:val="00446D4F"/>
    <w:rsid w:val="00446D54"/>
    <w:rsid w:val="00446D7B"/>
    <w:rsid w:val="00446DC2"/>
    <w:rsid w:val="00446E1D"/>
    <w:rsid w:val="00446EAB"/>
    <w:rsid w:val="00446EE1"/>
    <w:rsid w:val="0044700C"/>
    <w:rsid w:val="00447080"/>
    <w:rsid w:val="004470E4"/>
    <w:rsid w:val="00447161"/>
    <w:rsid w:val="004471AA"/>
    <w:rsid w:val="00447281"/>
    <w:rsid w:val="00447286"/>
    <w:rsid w:val="00447333"/>
    <w:rsid w:val="00447513"/>
    <w:rsid w:val="00447516"/>
    <w:rsid w:val="0044751E"/>
    <w:rsid w:val="00447579"/>
    <w:rsid w:val="004475C7"/>
    <w:rsid w:val="004475F0"/>
    <w:rsid w:val="00447629"/>
    <w:rsid w:val="00447753"/>
    <w:rsid w:val="0044775D"/>
    <w:rsid w:val="00447854"/>
    <w:rsid w:val="00447872"/>
    <w:rsid w:val="00447885"/>
    <w:rsid w:val="004478CC"/>
    <w:rsid w:val="004478E8"/>
    <w:rsid w:val="00447A11"/>
    <w:rsid w:val="00447B58"/>
    <w:rsid w:val="00447C3E"/>
    <w:rsid w:val="00447CE9"/>
    <w:rsid w:val="00447F51"/>
    <w:rsid w:val="00447F62"/>
    <w:rsid w:val="004501AF"/>
    <w:rsid w:val="004501DA"/>
    <w:rsid w:val="0045021B"/>
    <w:rsid w:val="00450243"/>
    <w:rsid w:val="004502DC"/>
    <w:rsid w:val="0045032A"/>
    <w:rsid w:val="00450355"/>
    <w:rsid w:val="004504FA"/>
    <w:rsid w:val="0045055E"/>
    <w:rsid w:val="00450560"/>
    <w:rsid w:val="00450593"/>
    <w:rsid w:val="00450599"/>
    <w:rsid w:val="004505A2"/>
    <w:rsid w:val="004505AA"/>
    <w:rsid w:val="00450641"/>
    <w:rsid w:val="0045072F"/>
    <w:rsid w:val="0045074B"/>
    <w:rsid w:val="004507CE"/>
    <w:rsid w:val="0045080E"/>
    <w:rsid w:val="004508A2"/>
    <w:rsid w:val="0045090B"/>
    <w:rsid w:val="00450958"/>
    <w:rsid w:val="00450A39"/>
    <w:rsid w:val="00450A57"/>
    <w:rsid w:val="00450AE6"/>
    <w:rsid w:val="00450B5A"/>
    <w:rsid w:val="00450B7F"/>
    <w:rsid w:val="00450BB5"/>
    <w:rsid w:val="00450C79"/>
    <w:rsid w:val="00450D9E"/>
    <w:rsid w:val="00450E77"/>
    <w:rsid w:val="00451038"/>
    <w:rsid w:val="00451176"/>
    <w:rsid w:val="00451194"/>
    <w:rsid w:val="004512C1"/>
    <w:rsid w:val="00451446"/>
    <w:rsid w:val="0045164A"/>
    <w:rsid w:val="0045165B"/>
    <w:rsid w:val="00451711"/>
    <w:rsid w:val="004517BD"/>
    <w:rsid w:val="004517D8"/>
    <w:rsid w:val="004517F1"/>
    <w:rsid w:val="0045180A"/>
    <w:rsid w:val="00451821"/>
    <w:rsid w:val="00451823"/>
    <w:rsid w:val="00451858"/>
    <w:rsid w:val="00451934"/>
    <w:rsid w:val="0045197D"/>
    <w:rsid w:val="00451A04"/>
    <w:rsid w:val="00451A7C"/>
    <w:rsid w:val="00451ADE"/>
    <w:rsid w:val="00451B6E"/>
    <w:rsid w:val="00451EB3"/>
    <w:rsid w:val="00451F58"/>
    <w:rsid w:val="0045210E"/>
    <w:rsid w:val="00452116"/>
    <w:rsid w:val="0045215E"/>
    <w:rsid w:val="00452297"/>
    <w:rsid w:val="00452357"/>
    <w:rsid w:val="004523C3"/>
    <w:rsid w:val="00452424"/>
    <w:rsid w:val="0045242F"/>
    <w:rsid w:val="00452499"/>
    <w:rsid w:val="00452506"/>
    <w:rsid w:val="00452589"/>
    <w:rsid w:val="004525A7"/>
    <w:rsid w:val="0045260F"/>
    <w:rsid w:val="004526D5"/>
    <w:rsid w:val="004526F1"/>
    <w:rsid w:val="0045275B"/>
    <w:rsid w:val="004528E4"/>
    <w:rsid w:val="00452928"/>
    <w:rsid w:val="0045293D"/>
    <w:rsid w:val="00452A38"/>
    <w:rsid w:val="00452A9D"/>
    <w:rsid w:val="00452AC3"/>
    <w:rsid w:val="00452AFA"/>
    <w:rsid w:val="00452B88"/>
    <w:rsid w:val="00452B94"/>
    <w:rsid w:val="00452BC1"/>
    <w:rsid w:val="00452BCB"/>
    <w:rsid w:val="00452C7D"/>
    <w:rsid w:val="00452D79"/>
    <w:rsid w:val="00452DA3"/>
    <w:rsid w:val="00452ED4"/>
    <w:rsid w:val="00452FA3"/>
    <w:rsid w:val="00453005"/>
    <w:rsid w:val="00453016"/>
    <w:rsid w:val="0045306A"/>
    <w:rsid w:val="004531D1"/>
    <w:rsid w:val="0045329A"/>
    <w:rsid w:val="0045331D"/>
    <w:rsid w:val="00453362"/>
    <w:rsid w:val="004533A2"/>
    <w:rsid w:val="00453413"/>
    <w:rsid w:val="00453512"/>
    <w:rsid w:val="00453587"/>
    <w:rsid w:val="004535F2"/>
    <w:rsid w:val="0045360D"/>
    <w:rsid w:val="0045366D"/>
    <w:rsid w:val="00453869"/>
    <w:rsid w:val="004538EB"/>
    <w:rsid w:val="00453908"/>
    <w:rsid w:val="00453A48"/>
    <w:rsid w:val="00453A5A"/>
    <w:rsid w:val="00453B2F"/>
    <w:rsid w:val="00453ED3"/>
    <w:rsid w:val="00453FF8"/>
    <w:rsid w:val="0045419A"/>
    <w:rsid w:val="00454225"/>
    <w:rsid w:val="00454239"/>
    <w:rsid w:val="00454354"/>
    <w:rsid w:val="00454368"/>
    <w:rsid w:val="004543E0"/>
    <w:rsid w:val="0045445D"/>
    <w:rsid w:val="004547F9"/>
    <w:rsid w:val="004547FC"/>
    <w:rsid w:val="0045483D"/>
    <w:rsid w:val="00454904"/>
    <w:rsid w:val="00454940"/>
    <w:rsid w:val="00454A50"/>
    <w:rsid w:val="00454AC0"/>
    <w:rsid w:val="00454B8D"/>
    <w:rsid w:val="00454BA6"/>
    <w:rsid w:val="00454C95"/>
    <w:rsid w:val="00454CDC"/>
    <w:rsid w:val="00454D24"/>
    <w:rsid w:val="00454D76"/>
    <w:rsid w:val="00454E3B"/>
    <w:rsid w:val="00454E99"/>
    <w:rsid w:val="00454EC1"/>
    <w:rsid w:val="00454ECA"/>
    <w:rsid w:val="00454ED1"/>
    <w:rsid w:val="00454F55"/>
    <w:rsid w:val="004550E7"/>
    <w:rsid w:val="00455168"/>
    <w:rsid w:val="004551C8"/>
    <w:rsid w:val="00455224"/>
    <w:rsid w:val="004552BC"/>
    <w:rsid w:val="004552BE"/>
    <w:rsid w:val="004552C1"/>
    <w:rsid w:val="004552F8"/>
    <w:rsid w:val="004553AA"/>
    <w:rsid w:val="00455417"/>
    <w:rsid w:val="0045541A"/>
    <w:rsid w:val="00455449"/>
    <w:rsid w:val="00455459"/>
    <w:rsid w:val="00455477"/>
    <w:rsid w:val="00455624"/>
    <w:rsid w:val="00455630"/>
    <w:rsid w:val="00455746"/>
    <w:rsid w:val="004557AA"/>
    <w:rsid w:val="004559D6"/>
    <w:rsid w:val="00455AED"/>
    <w:rsid w:val="00455B9D"/>
    <w:rsid w:val="00455CBB"/>
    <w:rsid w:val="00455DB5"/>
    <w:rsid w:val="00455E38"/>
    <w:rsid w:val="00455E77"/>
    <w:rsid w:val="00455EBC"/>
    <w:rsid w:val="00455F14"/>
    <w:rsid w:val="00455FAF"/>
    <w:rsid w:val="00455FFB"/>
    <w:rsid w:val="0045607C"/>
    <w:rsid w:val="004560CD"/>
    <w:rsid w:val="00456173"/>
    <w:rsid w:val="00456284"/>
    <w:rsid w:val="004562BA"/>
    <w:rsid w:val="004562F8"/>
    <w:rsid w:val="0045647A"/>
    <w:rsid w:val="00456481"/>
    <w:rsid w:val="00456538"/>
    <w:rsid w:val="0045657B"/>
    <w:rsid w:val="0045659F"/>
    <w:rsid w:val="00456634"/>
    <w:rsid w:val="004567B9"/>
    <w:rsid w:val="00456802"/>
    <w:rsid w:val="00456885"/>
    <w:rsid w:val="0045695A"/>
    <w:rsid w:val="004569AC"/>
    <w:rsid w:val="00456A1A"/>
    <w:rsid w:val="00456AA6"/>
    <w:rsid w:val="00456BB7"/>
    <w:rsid w:val="00456D2F"/>
    <w:rsid w:val="00456E35"/>
    <w:rsid w:val="00456FC2"/>
    <w:rsid w:val="00456FCC"/>
    <w:rsid w:val="00457186"/>
    <w:rsid w:val="004571B3"/>
    <w:rsid w:val="00457411"/>
    <w:rsid w:val="0045744A"/>
    <w:rsid w:val="00457544"/>
    <w:rsid w:val="00457549"/>
    <w:rsid w:val="00457602"/>
    <w:rsid w:val="00457632"/>
    <w:rsid w:val="004576FE"/>
    <w:rsid w:val="0045776D"/>
    <w:rsid w:val="00457805"/>
    <w:rsid w:val="00457855"/>
    <w:rsid w:val="0045791E"/>
    <w:rsid w:val="00457999"/>
    <w:rsid w:val="00457A4A"/>
    <w:rsid w:val="00457A6B"/>
    <w:rsid w:val="00457BE5"/>
    <w:rsid w:val="00457E1C"/>
    <w:rsid w:val="00457EA8"/>
    <w:rsid w:val="00457EB5"/>
    <w:rsid w:val="00457FB8"/>
    <w:rsid w:val="00460023"/>
    <w:rsid w:val="0046004B"/>
    <w:rsid w:val="00460057"/>
    <w:rsid w:val="004601A2"/>
    <w:rsid w:val="00460202"/>
    <w:rsid w:val="00460222"/>
    <w:rsid w:val="00460437"/>
    <w:rsid w:val="00460476"/>
    <w:rsid w:val="004604C4"/>
    <w:rsid w:val="00460505"/>
    <w:rsid w:val="00460594"/>
    <w:rsid w:val="004605F2"/>
    <w:rsid w:val="00460675"/>
    <w:rsid w:val="004606C4"/>
    <w:rsid w:val="004606CE"/>
    <w:rsid w:val="00460717"/>
    <w:rsid w:val="0046097C"/>
    <w:rsid w:val="004609F3"/>
    <w:rsid w:val="00460A51"/>
    <w:rsid w:val="00460B62"/>
    <w:rsid w:val="00460BB7"/>
    <w:rsid w:val="00460BF5"/>
    <w:rsid w:val="00460BFF"/>
    <w:rsid w:val="00460C5A"/>
    <w:rsid w:val="00460C89"/>
    <w:rsid w:val="00460D3E"/>
    <w:rsid w:val="00460E0C"/>
    <w:rsid w:val="00460F71"/>
    <w:rsid w:val="00461016"/>
    <w:rsid w:val="00461249"/>
    <w:rsid w:val="004612F3"/>
    <w:rsid w:val="0046132C"/>
    <w:rsid w:val="00461351"/>
    <w:rsid w:val="004613B9"/>
    <w:rsid w:val="00461685"/>
    <w:rsid w:val="004616EE"/>
    <w:rsid w:val="00461729"/>
    <w:rsid w:val="004617B4"/>
    <w:rsid w:val="00461810"/>
    <w:rsid w:val="00461875"/>
    <w:rsid w:val="00461907"/>
    <w:rsid w:val="00461915"/>
    <w:rsid w:val="004619BF"/>
    <w:rsid w:val="00461A1F"/>
    <w:rsid w:val="00461A2D"/>
    <w:rsid w:val="00461AD4"/>
    <w:rsid w:val="00461BBF"/>
    <w:rsid w:val="00461CD9"/>
    <w:rsid w:val="00461D38"/>
    <w:rsid w:val="00461F8F"/>
    <w:rsid w:val="004621B0"/>
    <w:rsid w:val="004621B2"/>
    <w:rsid w:val="00462327"/>
    <w:rsid w:val="004623E3"/>
    <w:rsid w:val="00462520"/>
    <w:rsid w:val="004625A6"/>
    <w:rsid w:val="0046260E"/>
    <w:rsid w:val="00462656"/>
    <w:rsid w:val="00462663"/>
    <w:rsid w:val="00462676"/>
    <w:rsid w:val="00462716"/>
    <w:rsid w:val="00462874"/>
    <w:rsid w:val="0046290C"/>
    <w:rsid w:val="004629CD"/>
    <w:rsid w:val="004629DA"/>
    <w:rsid w:val="00462A8E"/>
    <w:rsid w:val="00462B1E"/>
    <w:rsid w:val="00462B20"/>
    <w:rsid w:val="00462BEF"/>
    <w:rsid w:val="00462C17"/>
    <w:rsid w:val="00462C7B"/>
    <w:rsid w:val="00462C83"/>
    <w:rsid w:val="00462D81"/>
    <w:rsid w:val="00462D9A"/>
    <w:rsid w:val="00462DA9"/>
    <w:rsid w:val="00462DC8"/>
    <w:rsid w:val="00462E6E"/>
    <w:rsid w:val="00462E92"/>
    <w:rsid w:val="0046325D"/>
    <w:rsid w:val="004632E1"/>
    <w:rsid w:val="004633C6"/>
    <w:rsid w:val="00463403"/>
    <w:rsid w:val="00463497"/>
    <w:rsid w:val="004634C0"/>
    <w:rsid w:val="004634C3"/>
    <w:rsid w:val="004635AB"/>
    <w:rsid w:val="00463611"/>
    <w:rsid w:val="00463626"/>
    <w:rsid w:val="00463665"/>
    <w:rsid w:val="004636F1"/>
    <w:rsid w:val="00463705"/>
    <w:rsid w:val="0046372A"/>
    <w:rsid w:val="004637A3"/>
    <w:rsid w:val="004637B8"/>
    <w:rsid w:val="004637DC"/>
    <w:rsid w:val="00463844"/>
    <w:rsid w:val="00463A4F"/>
    <w:rsid w:val="00463AC0"/>
    <w:rsid w:val="00463B2A"/>
    <w:rsid w:val="00463CE4"/>
    <w:rsid w:val="00463F1D"/>
    <w:rsid w:val="00463FF5"/>
    <w:rsid w:val="004641C6"/>
    <w:rsid w:val="0046436E"/>
    <w:rsid w:val="004644C5"/>
    <w:rsid w:val="004644D8"/>
    <w:rsid w:val="004645BE"/>
    <w:rsid w:val="004646A5"/>
    <w:rsid w:val="00464710"/>
    <w:rsid w:val="0046472A"/>
    <w:rsid w:val="00464739"/>
    <w:rsid w:val="00464771"/>
    <w:rsid w:val="00464798"/>
    <w:rsid w:val="004649A6"/>
    <w:rsid w:val="00464A8E"/>
    <w:rsid w:val="00464AD0"/>
    <w:rsid w:val="00464BC7"/>
    <w:rsid w:val="00464CA6"/>
    <w:rsid w:val="00464D29"/>
    <w:rsid w:val="00464D9C"/>
    <w:rsid w:val="00464EDD"/>
    <w:rsid w:val="00465056"/>
    <w:rsid w:val="0046518F"/>
    <w:rsid w:val="00465191"/>
    <w:rsid w:val="00465192"/>
    <w:rsid w:val="004651AF"/>
    <w:rsid w:val="0046527F"/>
    <w:rsid w:val="0046552F"/>
    <w:rsid w:val="004655B3"/>
    <w:rsid w:val="004655FE"/>
    <w:rsid w:val="00465640"/>
    <w:rsid w:val="004656E3"/>
    <w:rsid w:val="0046590F"/>
    <w:rsid w:val="00465992"/>
    <w:rsid w:val="00465A08"/>
    <w:rsid w:val="00465A0C"/>
    <w:rsid w:val="00465A8B"/>
    <w:rsid w:val="00465BAF"/>
    <w:rsid w:val="00465BD8"/>
    <w:rsid w:val="00465C53"/>
    <w:rsid w:val="00465C6F"/>
    <w:rsid w:val="00465C9A"/>
    <w:rsid w:val="00465CE8"/>
    <w:rsid w:val="00465D25"/>
    <w:rsid w:val="00465DC5"/>
    <w:rsid w:val="00465DF0"/>
    <w:rsid w:val="00465E5F"/>
    <w:rsid w:val="00465F67"/>
    <w:rsid w:val="00465F9A"/>
    <w:rsid w:val="00465F9F"/>
    <w:rsid w:val="00466070"/>
    <w:rsid w:val="00466162"/>
    <w:rsid w:val="00466168"/>
    <w:rsid w:val="00466186"/>
    <w:rsid w:val="0046621D"/>
    <w:rsid w:val="004662BD"/>
    <w:rsid w:val="004662D3"/>
    <w:rsid w:val="0046639E"/>
    <w:rsid w:val="004664C4"/>
    <w:rsid w:val="004664C8"/>
    <w:rsid w:val="00466534"/>
    <w:rsid w:val="0046654C"/>
    <w:rsid w:val="00466581"/>
    <w:rsid w:val="00466592"/>
    <w:rsid w:val="004666AC"/>
    <w:rsid w:val="004667C2"/>
    <w:rsid w:val="004669B9"/>
    <w:rsid w:val="004669E1"/>
    <w:rsid w:val="00466BE8"/>
    <w:rsid w:val="00466BF2"/>
    <w:rsid w:val="00466C49"/>
    <w:rsid w:val="00466CC2"/>
    <w:rsid w:val="00466CCD"/>
    <w:rsid w:val="00466D6F"/>
    <w:rsid w:val="00466DB5"/>
    <w:rsid w:val="00466EB6"/>
    <w:rsid w:val="00466F7E"/>
    <w:rsid w:val="00467012"/>
    <w:rsid w:val="004670D9"/>
    <w:rsid w:val="00467125"/>
    <w:rsid w:val="00467168"/>
    <w:rsid w:val="004671DB"/>
    <w:rsid w:val="0046724B"/>
    <w:rsid w:val="004672A6"/>
    <w:rsid w:val="0046730F"/>
    <w:rsid w:val="00467324"/>
    <w:rsid w:val="0046737B"/>
    <w:rsid w:val="0046737E"/>
    <w:rsid w:val="004673DC"/>
    <w:rsid w:val="004673E4"/>
    <w:rsid w:val="00467402"/>
    <w:rsid w:val="00467760"/>
    <w:rsid w:val="00467879"/>
    <w:rsid w:val="0046790F"/>
    <w:rsid w:val="0046794C"/>
    <w:rsid w:val="00467984"/>
    <w:rsid w:val="004679F6"/>
    <w:rsid w:val="00467A92"/>
    <w:rsid w:val="00467AF9"/>
    <w:rsid w:val="00467B3F"/>
    <w:rsid w:val="00467E63"/>
    <w:rsid w:val="00467E8E"/>
    <w:rsid w:val="00467F7E"/>
    <w:rsid w:val="00467FB0"/>
    <w:rsid w:val="00467FD7"/>
    <w:rsid w:val="0047000E"/>
    <w:rsid w:val="004701B5"/>
    <w:rsid w:val="0047031A"/>
    <w:rsid w:val="00470425"/>
    <w:rsid w:val="00470539"/>
    <w:rsid w:val="00470580"/>
    <w:rsid w:val="00470655"/>
    <w:rsid w:val="0047067E"/>
    <w:rsid w:val="00470692"/>
    <w:rsid w:val="00470714"/>
    <w:rsid w:val="0047075C"/>
    <w:rsid w:val="00470855"/>
    <w:rsid w:val="0047086E"/>
    <w:rsid w:val="004708F1"/>
    <w:rsid w:val="0047092A"/>
    <w:rsid w:val="0047095F"/>
    <w:rsid w:val="00470A19"/>
    <w:rsid w:val="00470B0A"/>
    <w:rsid w:val="00470B82"/>
    <w:rsid w:val="00470B8B"/>
    <w:rsid w:val="00470C3E"/>
    <w:rsid w:val="00470CA4"/>
    <w:rsid w:val="00470CAA"/>
    <w:rsid w:val="00470CE7"/>
    <w:rsid w:val="00470D41"/>
    <w:rsid w:val="00470D56"/>
    <w:rsid w:val="00470DAE"/>
    <w:rsid w:val="00470DF9"/>
    <w:rsid w:val="00470EEA"/>
    <w:rsid w:val="00470FA8"/>
    <w:rsid w:val="00470FDA"/>
    <w:rsid w:val="00471091"/>
    <w:rsid w:val="0047119F"/>
    <w:rsid w:val="004712EA"/>
    <w:rsid w:val="004714F9"/>
    <w:rsid w:val="00471516"/>
    <w:rsid w:val="004715B9"/>
    <w:rsid w:val="0047167E"/>
    <w:rsid w:val="0047167F"/>
    <w:rsid w:val="00471752"/>
    <w:rsid w:val="00471760"/>
    <w:rsid w:val="0047184F"/>
    <w:rsid w:val="004718BB"/>
    <w:rsid w:val="00471987"/>
    <w:rsid w:val="004719D7"/>
    <w:rsid w:val="00471A33"/>
    <w:rsid w:val="00471B43"/>
    <w:rsid w:val="00471B55"/>
    <w:rsid w:val="00471BC0"/>
    <w:rsid w:val="00471C68"/>
    <w:rsid w:val="00471C72"/>
    <w:rsid w:val="00471C74"/>
    <w:rsid w:val="00471CB8"/>
    <w:rsid w:val="00471DC9"/>
    <w:rsid w:val="00471DE1"/>
    <w:rsid w:val="00471E5E"/>
    <w:rsid w:val="00471F5B"/>
    <w:rsid w:val="00471FA3"/>
    <w:rsid w:val="00472062"/>
    <w:rsid w:val="004720A2"/>
    <w:rsid w:val="004720B7"/>
    <w:rsid w:val="004720FB"/>
    <w:rsid w:val="0047232D"/>
    <w:rsid w:val="004724B7"/>
    <w:rsid w:val="004724F5"/>
    <w:rsid w:val="00472634"/>
    <w:rsid w:val="00472699"/>
    <w:rsid w:val="004726B2"/>
    <w:rsid w:val="00472711"/>
    <w:rsid w:val="00472784"/>
    <w:rsid w:val="0047278E"/>
    <w:rsid w:val="00472805"/>
    <w:rsid w:val="0047285A"/>
    <w:rsid w:val="0047289B"/>
    <w:rsid w:val="004729C4"/>
    <w:rsid w:val="00472B27"/>
    <w:rsid w:val="00472B2F"/>
    <w:rsid w:val="00472B76"/>
    <w:rsid w:val="00472BB6"/>
    <w:rsid w:val="00472CA9"/>
    <w:rsid w:val="00473228"/>
    <w:rsid w:val="004733FE"/>
    <w:rsid w:val="00473400"/>
    <w:rsid w:val="004734DF"/>
    <w:rsid w:val="0047356A"/>
    <w:rsid w:val="00473585"/>
    <w:rsid w:val="004735FF"/>
    <w:rsid w:val="0047368F"/>
    <w:rsid w:val="0047384B"/>
    <w:rsid w:val="00473938"/>
    <w:rsid w:val="00473984"/>
    <w:rsid w:val="004739DD"/>
    <w:rsid w:val="00473A19"/>
    <w:rsid w:val="00473A1A"/>
    <w:rsid w:val="00473A4D"/>
    <w:rsid w:val="00473A81"/>
    <w:rsid w:val="00473ABA"/>
    <w:rsid w:val="00473B18"/>
    <w:rsid w:val="00473C1E"/>
    <w:rsid w:val="00473D95"/>
    <w:rsid w:val="00473DC6"/>
    <w:rsid w:val="00473EAC"/>
    <w:rsid w:val="00473EE5"/>
    <w:rsid w:val="00473F13"/>
    <w:rsid w:val="00473F1C"/>
    <w:rsid w:val="00473F93"/>
    <w:rsid w:val="0047410C"/>
    <w:rsid w:val="00474199"/>
    <w:rsid w:val="00474246"/>
    <w:rsid w:val="00474265"/>
    <w:rsid w:val="004743A1"/>
    <w:rsid w:val="004745AE"/>
    <w:rsid w:val="004745E3"/>
    <w:rsid w:val="00474602"/>
    <w:rsid w:val="00474617"/>
    <w:rsid w:val="00474872"/>
    <w:rsid w:val="004748D8"/>
    <w:rsid w:val="004748DF"/>
    <w:rsid w:val="004749CB"/>
    <w:rsid w:val="00474ADF"/>
    <w:rsid w:val="00474B76"/>
    <w:rsid w:val="00474BDE"/>
    <w:rsid w:val="00474C61"/>
    <w:rsid w:val="00474C6C"/>
    <w:rsid w:val="00474C76"/>
    <w:rsid w:val="00474D07"/>
    <w:rsid w:val="00474D21"/>
    <w:rsid w:val="00474DBA"/>
    <w:rsid w:val="00474DD4"/>
    <w:rsid w:val="00474DD7"/>
    <w:rsid w:val="00474EFA"/>
    <w:rsid w:val="00475051"/>
    <w:rsid w:val="004750B3"/>
    <w:rsid w:val="004750B8"/>
    <w:rsid w:val="00475153"/>
    <w:rsid w:val="0047523E"/>
    <w:rsid w:val="00475416"/>
    <w:rsid w:val="0047541C"/>
    <w:rsid w:val="004754B8"/>
    <w:rsid w:val="00475528"/>
    <w:rsid w:val="00475762"/>
    <w:rsid w:val="00475793"/>
    <w:rsid w:val="004757A7"/>
    <w:rsid w:val="004758FF"/>
    <w:rsid w:val="00475994"/>
    <w:rsid w:val="004759A3"/>
    <w:rsid w:val="004759A9"/>
    <w:rsid w:val="004759F4"/>
    <w:rsid w:val="00475A4F"/>
    <w:rsid w:val="00475AA3"/>
    <w:rsid w:val="00475B1B"/>
    <w:rsid w:val="00475B6A"/>
    <w:rsid w:val="00475C5C"/>
    <w:rsid w:val="00475C6D"/>
    <w:rsid w:val="00475C87"/>
    <w:rsid w:val="00475D27"/>
    <w:rsid w:val="00475DBB"/>
    <w:rsid w:val="00475E5E"/>
    <w:rsid w:val="00475E88"/>
    <w:rsid w:val="00475E90"/>
    <w:rsid w:val="00475EF7"/>
    <w:rsid w:val="00476055"/>
    <w:rsid w:val="004760D2"/>
    <w:rsid w:val="00476137"/>
    <w:rsid w:val="0047627A"/>
    <w:rsid w:val="004763EC"/>
    <w:rsid w:val="00476497"/>
    <w:rsid w:val="00476631"/>
    <w:rsid w:val="00476640"/>
    <w:rsid w:val="0047669E"/>
    <w:rsid w:val="004766CF"/>
    <w:rsid w:val="0047670B"/>
    <w:rsid w:val="0047687B"/>
    <w:rsid w:val="0047689E"/>
    <w:rsid w:val="00476928"/>
    <w:rsid w:val="00476961"/>
    <w:rsid w:val="00476A00"/>
    <w:rsid w:val="00476A09"/>
    <w:rsid w:val="00476A5E"/>
    <w:rsid w:val="00476AFC"/>
    <w:rsid w:val="00476BDA"/>
    <w:rsid w:val="00476CD2"/>
    <w:rsid w:val="00476D87"/>
    <w:rsid w:val="00476D93"/>
    <w:rsid w:val="00476EE1"/>
    <w:rsid w:val="00477077"/>
    <w:rsid w:val="00477082"/>
    <w:rsid w:val="00477099"/>
    <w:rsid w:val="004770FA"/>
    <w:rsid w:val="004771F4"/>
    <w:rsid w:val="004774DD"/>
    <w:rsid w:val="004775D8"/>
    <w:rsid w:val="00477622"/>
    <w:rsid w:val="0047766F"/>
    <w:rsid w:val="004776B8"/>
    <w:rsid w:val="0047783E"/>
    <w:rsid w:val="00477C7A"/>
    <w:rsid w:val="00477CBF"/>
    <w:rsid w:val="00477D45"/>
    <w:rsid w:val="00477D63"/>
    <w:rsid w:val="00477D6B"/>
    <w:rsid w:val="00477E17"/>
    <w:rsid w:val="00477E3B"/>
    <w:rsid w:val="00477FE2"/>
    <w:rsid w:val="00480057"/>
    <w:rsid w:val="0048008F"/>
    <w:rsid w:val="004800AC"/>
    <w:rsid w:val="004800C1"/>
    <w:rsid w:val="004800F1"/>
    <w:rsid w:val="00480169"/>
    <w:rsid w:val="00480232"/>
    <w:rsid w:val="00480389"/>
    <w:rsid w:val="004803CE"/>
    <w:rsid w:val="004805D1"/>
    <w:rsid w:val="0048077E"/>
    <w:rsid w:val="004807CC"/>
    <w:rsid w:val="0048085F"/>
    <w:rsid w:val="004808A5"/>
    <w:rsid w:val="004809E4"/>
    <w:rsid w:val="00480D34"/>
    <w:rsid w:val="00480E06"/>
    <w:rsid w:val="00480E9E"/>
    <w:rsid w:val="00481032"/>
    <w:rsid w:val="00481069"/>
    <w:rsid w:val="004810AB"/>
    <w:rsid w:val="0048111F"/>
    <w:rsid w:val="004811EB"/>
    <w:rsid w:val="00481225"/>
    <w:rsid w:val="00481228"/>
    <w:rsid w:val="00481282"/>
    <w:rsid w:val="0048128E"/>
    <w:rsid w:val="004812A4"/>
    <w:rsid w:val="004812FE"/>
    <w:rsid w:val="0048131F"/>
    <w:rsid w:val="0048139A"/>
    <w:rsid w:val="0048142D"/>
    <w:rsid w:val="0048151F"/>
    <w:rsid w:val="0048156B"/>
    <w:rsid w:val="00481629"/>
    <w:rsid w:val="0048168B"/>
    <w:rsid w:val="004816E0"/>
    <w:rsid w:val="004816E3"/>
    <w:rsid w:val="0048172E"/>
    <w:rsid w:val="00481797"/>
    <w:rsid w:val="004817B1"/>
    <w:rsid w:val="004818EA"/>
    <w:rsid w:val="0048196F"/>
    <w:rsid w:val="004819EF"/>
    <w:rsid w:val="00481B0D"/>
    <w:rsid w:val="00481B2D"/>
    <w:rsid w:val="00481B7B"/>
    <w:rsid w:val="00481B80"/>
    <w:rsid w:val="00481C1D"/>
    <w:rsid w:val="00481C61"/>
    <w:rsid w:val="00481E43"/>
    <w:rsid w:val="00481ED7"/>
    <w:rsid w:val="00481EFB"/>
    <w:rsid w:val="00481F49"/>
    <w:rsid w:val="004820AD"/>
    <w:rsid w:val="004820F8"/>
    <w:rsid w:val="00482140"/>
    <w:rsid w:val="004822BE"/>
    <w:rsid w:val="004822FE"/>
    <w:rsid w:val="0048232A"/>
    <w:rsid w:val="00482365"/>
    <w:rsid w:val="0048245B"/>
    <w:rsid w:val="0048247C"/>
    <w:rsid w:val="004824FC"/>
    <w:rsid w:val="0048258A"/>
    <w:rsid w:val="00482594"/>
    <w:rsid w:val="004826A5"/>
    <w:rsid w:val="004826D9"/>
    <w:rsid w:val="004827CE"/>
    <w:rsid w:val="004828C3"/>
    <w:rsid w:val="004829E3"/>
    <w:rsid w:val="004829F2"/>
    <w:rsid w:val="00482A23"/>
    <w:rsid w:val="00482A42"/>
    <w:rsid w:val="00482B07"/>
    <w:rsid w:val="00482C6C"/>
    <w:rsid w:val="00482CD5"/>
    <w:rsid w:val="00482DD4"/>
    <w:rsid w:val="00482DEE"/>
    <w:rsid w:val="00482F03"/>
    <w:rsid w:val="00482F12"/>
    <w:rsid w:val="00482F2D"/>
    <w:rsid w:val="00482F80"/>
    <w:rsid w:val="0048307E"/>
    <w:rsid w:val="00483156"/>
    <w:rsid w:val="00483226"/>
    <w:rsid w:val="00483238"/>
    <w:rsid w:val="00483249"/>
    <w:rsid w:val="0048333F"/>
    <w:rsid w:val="0048336C"/>
    <w:rsid w:val="00483547"/>
    <w:rsid w:val="0048357A"/>
    <w:rsid w:val="004837ED"/>
    <w:rsid w:val="00483838"/>
    <w:rsid w:val="00483887"/>
    <w:rsid w:val="00483898"/>
    <w:rsid w:val="00483899"/>
    <w:rsid w:val="00483983"/>
    <w:rsid w:val="004839AC"/>
    <w:rsid w:val="004839BA"/>
    <w:rsid w:val="004839EF"/>
    <w:rsid w:val="00483AC5"/>
    <w:rsid w:val="00483B01"/>
    <w:rsid w:val="00483B04"/>
    <w:rsid w:val="00483B38"/>
    <w:rsid w:val="00483B70"/>
    <w:rsid w:val="00483B79"/>
    <w:rsid w:val="00483B7D"/>
    <w:rsid w:val="00483B97"/>
    <w:rsid w:val="00483BD5"/>
    <w:rsid w:val="00483C77"/>
    <w:rsid w:val="00483D37"/>
    <w:rsid w:val="00483F19"/>
    <w:rsid w:val="00483FB0"/>
    <w:rsid w:val="00483FC9"/>
    <w:rsid w:val="00483FCC"/>
    <w:rsid w:val="00483FD4"/>
    <w:rsid w:val="0048405C"/>
    <w:rsid w:val="00484241"/>
    <w:rsid w:val="004842D1"/>
    <w:rsid w:val="0048436C"/>
    <w:rsid w:val="004843C9"/>
    <w:rsid w:val="0048444B"/>
    <w:rsid w:val="004844C4"/>
    <w:rsid w:val="00484530"/>
    <w:rsid w:val="0048456F"/>
    <w:rsid w:val="00484592"/>
    <w:rsid w:val="004845CF"/>
    <w:rsid w:val="00484676"/>
    <w:rsid w:val="00484709"/>
    <w:rsid w:val="004849ED"/>
    <w:rsid w:val="00484A6C"/>
    <w:rsid w:val="00484C4A"/>
    <w:rsid w:val="00484C99"/>
    <w:rsid w:val="00484D99"/>
    <w:rsid w:val="00484E4D"/>
    <w:rsid w:val="00484F37"/>
    <w:rsid w:val="00484F7D"/>
    <w:rsid w:val="00484F87"/>
    <w:rsid w:val="00484F8B"/>
    <w:rsid w:val="00485084"/>
    <w:rsid w:val="004850BF"/>
    <w:rsid w:val="004850F0"/>
    <w:rsid w:val="0048528A"/>
    <w:rsid w:val="004852B4"/>
    <w:rsid w:val="00485320"/>
    <w:rsid w:val="00485426"/>
    <w:rsid w:val="0048542A"/>
    <w:rsid w:val="0048546A"/>
    <w:rsid w:val="0048557A"/>
    <w:rsid w:val="0048576C"/>
    <w:rsid w:val="004858C3"/>
    <w:rsid w:val="004858E4"/>
    <w:rsid w:val="00485A0E"/>
    <w:rsid w:val="00485AAE"/>
    <w:rsid w:val="00485C01"/>
    <w:rsid w:val="00485C0A"/>
    <w:rsid w:val="00485CBB"/>
    <w:rsid w:val="00485D04"/>
    <w:rsid w:val="00485D8C"/>
    <w:rsid w:val="00485D91"/>
    <w:rsid w:val="00485F79"/>
    <w:rsid w:val="00485FEF"/>
    <w:rsid w:val="0048603E"/>
    <w:rsid w:val="004860AF"/>
    <w:rsid w:val="004860F0"/>
    <w:rsid w:val="00486123"/>
    <w:rsid w:val="00486177"/>
    <w:rsid w:val="004861DA"/>
    <w:rsid w:val="00486209"/>
    <w:rsid w:val="00486222"/>
    <w:rsid w:val="0048629E"/>
    <w:rsid w:val="004862D9"/>
    <w:rsid w:val="004863A3"/>
    <w:rsid w:val="00486405"/>
    <w:rsid w:val="00486481"/>
    <w:rsid w:val="004864AE"/>
    <w:rsid w:val="0048652C"/>
    <w:rsid w:val="0048656D"/>
    <w:rsid w:val="00486599"/>
    <w:rsid w:val="0048662A"/>
    <w:rsid w:val="0048662B"/>
    <w:rsid w:val="004866AC"/>
    <w:rsid w:val="00486716"/>
    <w:rsid w:val="00486734"/>
    <w:rsid w:val="0048678B"/>
    <w:rsid w:val="004867B5"/>
    <w:rsid w:val="004867DD"/>
    <w:rsid w:val="00486826"/>
    <w:rsid w:val="0048682C"/>
    <w:rsid w:val="0048683D"/>
    <w:rsid w:val="00486855"/>
    <w:rsid w:val="00486987"/>
    <w:rsid w:val="004869F5"/>
    <w:rsid w:val="00486ABC"/>
    <w:rsid w:val="00486B53"/>
    <w:rsid w:val="00486BF4"/>
    <w:rsid w:val="00486C2A"/>
    <w:rsid w:val="00486E56"/>
    <w:rsid w:val="00486E8A"/>
    <w:rsid w:val="00486E98"/>
    <w:rsid w:val="00486EAA"/>
    <w:rsid w:val="00486EF0"/>
    <w:rsid w:val="00486F66"/>
    <w:rsid w:val="00487003"/>
    <w:rsid w:val="00487056"/>
    <w:rsid w:val="0048705E"/>
    <w:rsid w:val="004870A5"/>
    <w:rsid w:val="0048713A"/>
    <w:rsid w:val="004872CE"/>
    <w:rsid w:val="004872E2"/>
    <w:rsid w:val="00487345"/>
    <w:rsid w:val="00487490"/>
    <w:rsid w:val="004874B4"/>
    <w:rsid w:val="00487517"/>
    <w:rsid w:val="004875B9"/>
    <w:rsid w:val="004875D7"/>
    <w:rsid w:val="004875E4"/>
    <w:rsid w:val="0048764F"/>
    <w:rsid w:val="004876B4"/>
    <w:rsid w:val="00487776"/>
    <w:rsid w:val="0048781D"/>
    <w:rsid w:val="00487968"/>
    <w:rsid w:val="004879AE"/>
    <w:rsid w:val="00487A1A"/>
    <w:rsid w:val="00487BF7"/>
    <w:rsid w:val="00487C21"/>
    <w:rsid w:val="00487C9D"/>
    <w:rsid w:val="00487D52"/>
    <w:rsid w:val="00487D71"/>
    <w:rsid w:val="00487DF0"/>
    <w:rsid w:val="00487E1E"/>
    <w:rsid w:val="00487EED"/>
    <w:rsid w:val="00487F37"/>
    <w:rsid w:val="00489794"/>
    <w:rsid w:val="00490027"/>
    <w:rsid w:val="004900A6"/>
    <w:rsid w:val="0049012F"/>
    <w:rsid w:val="0049015F"/>
    <w:rsid w:val="004901C1"/>
    <w:rsid w:val="004901D4"/>
    <w:rsid w:val="00490227"/>
    <w:rsid w:val="0049025E"/>
    <w:rsid w:val="0049027F"/>
    <w:rsid w:val="00490338"/>
    <w:rsid w:val="0049033C"/>
    <w:rsid w:val="00490423"/>
    <w:rsid w:val="00490517"/>
    <w:rsid w:val="00490579"/>
    <w:rsid w:val="00490725"/>
    <w:rsid w:val="004908FD"/>
    <w:rsid w:val="00490987"/>
    <w:rsid w:val="004909AC"/>
    <w:rsid w:val="004909DD"/>
    <w:rsid w:val="00490A8D"/>
    <w:rsid w:val="00490AD5"/>
    <w:rsid w:val="00490BC3"/>
    <w:rsid w:val="00490D59"/>
    <w:rsid w:val="00490DD8"/>
    <w:rsid w:val="00490DFE"/>
    <w:rsid w:val="00490EFE"/>
    <w:rsid w:val="00490FD9"/>
    <w:rsid w:val="00490FDD"/>
    <w:rsid w:val="00491079"/>
    <w:rsid w:val="00491102"/>
    <w:rsid w:val="00491104"/>
    <w:rsid w:val="0049114E"/>
    <w:rsid w:val="004911A7"/>
    <w:rsid w:val="00491228"/>
    <w:rsid w:val="00491238"/>
    <w:rsid w:val="0049124E"/>
    <w:rsid w:val="00491265"/>
    <w:rsid w:val="004912F1"/>
    <w:rsid w:val="00491379"/>
    <w:rsid w:val="00491532"/>
    <w:rsid w:val="00491572"/>
    <w:rsid w:val="004915B6"/>
    <w:rsid w:val="004915F3"/>
    <w:rsid w:val="00491684"/>
    <w:rsid w:val="004916AF"/>
    <w:rsid w:val="0049172B"/>
    <w:rsid w:val="0049175D"/>
    <w:rsid w:val="0049177F"/>
    <w:rsid w:val="004917B8"/>
    <w:rsid w:val="0049186A"/>
    <w:rsid w:val="00491926"/>
    <w:rsid w:val="004919F7"/>
    <w:rsid w:val="00491A03"/>
    <w:rsid w:val="00491AA4"/>
    <w:rsid w:val="00491CCC"/>
    <w:rsid w:val="00491CEF"/>
    <w:rsid w:val="00491D74"/>
    <w:rsid w:val="00491E14"/>
    <w:rsid w:val="00491EB4"/>
    <w:rsid w:val="00491FB5"/>
    <w:rsid w:val="0049216A"/>
    <w:rsid w:val="004921B8"/>
    <w:rsid w:val="004922B7"/>
    <w:rsid w:val="00492372"/>
    <w:rsid w:val="004923F3"/>
    <w:rsid w:val="004923FB"/>
    <w:rsid w:val="00492427"/>
    <w:rsid w:val="00492434"/>
    <w:rsid w:val="004924BF"/>
    <w:rsid w:val="004924DB"/>
    <w:rsid w:val="0049251E"/>
    <w:rsid w:val="004925A1"/>
    <w:rsid w:val="004925DB"/>
    <w:rsid w:val="0049273F"/>
    <w:rsid w:val="00492809"/>
    <w:rsid w:val="00492935"/>
    <w:rsid w:val="00492A69"/>
    <w:rsid w:val="00492B0C"/>
    <w:rsid w:val="00492B15"/>
    <w:rsid w:val="00492B5D"/>
    <w:rsid w:val="00492BA2"/>
    <w:rsid w:val="00492C07"/>
    <w:rsid w:val="00492DAE"/>
    <w:rsid w:val="00492EA8"/>
    <w:rsid w:val="00492F5E"/>
    <w:rsid w:val="00492FA8"/>
    <w:rsid w:val="00492FB6"/>
    <w:rsid w:val="0049303D"/>
    <w:rsid w:val="00493074"/>
    <w:rsid w:val="00493171"/>
    <w:rsid w:val="0049319D"/>
    <w:rsid w:val="0049320C"/>
    <w:rsid w:val="00493255"/>
    <w:rsid w:val="004932A1"/>
    <w:rsid w:val="004932D2"/>
    <w:rsid w:val="00493388"/>
    <w:rsid w:val="004933FB"/>
    <w:rsid w:val="00493466"/>
    <w:rsid w:val="004934AD"/>
    <w:rsid w:val="004934D9"/>
    <w:rsid w:val="004935E4"/>
    <w:rsid w:val="004935F1"/>
    <w:rsid w:val="00493788"/>
    <w:rsid w:val="00493844"/>
    <w:rsid w:val="004938B3"/>
    <w:rsid w:val="00493A4F"/>
    <w:rsid w:val="00493AA6"/>
    <w:rsid w:val="00493B37"/>
    <w:rsid w:val="00493B66"/>
    <w:rsid w:val="00493C6E"/>
    <w:rsid w:val="00493CBB"/>
    <w:rsid w:val="00493CC9"/>
    <w:rsid w:val="00493D60"/>
    <w:rsid w:val="00493D62"/>
    <w:rsid w:val="00493DD8"/>
    <w:rsid w:val="00493E0D"/>
    <w:rsid w:val="00493EE7"/>
    <w:rsid w:val="00493F64"/>
    <w:rsid w:val="004940D8"/>
    <w:rsid w:val="004941D4"/>
    <w:rsid w:val="0049424F"/>
    <w:rsid w:val="0049425B"/>
    <w:rsid w:val="00494512"/>
    <w:rsid w:val="0049454A"/>
    <w:rsid w:val="00494591"/>
    <w:rsid w:val="00494698"/>
    <w:rsid w:val="004946C3"/>
    <w:rsid w:val="00494736"/>
    <w:rsid w:val="0049480B"/>
    <w:rsid w:val="00494848"/>
    <w:rsid w:val="00494876"/>
    <w:rsid w:val="004949B2"/>
    <w:rsid w:val="004949B9"/>
    <w:rsid w:val="00494A15"/>
    <w:rsid w:val="00494A40"/>
    <w:rsid w:val="00494AEC"/>
    <w:rsid w:val="00494B59"/>
    <w:rsid w:val="00494BBC"/>
    <w:rsid w:val="00494CDC"/>
    <w:rsid w:val="00494D31"/>
    <w:rsid w:val="00494D37"/>
    <w:rsid w:val="00494DA1"/>
    <w:rsid w:val="00494DF0"/>
    <w:rsid w:val="00494E32"/>
    <w:rsid w:val="00494E63"/>
    <w:rsid w:val="00494E8B"/>
    <w:rsid w:val="00494EFC"/>
    <w:rsid w:val="00494F2E"/>
    <w:rsid w:val="00494F3C"/>
    <w:rsid w:val="00494F4E"/>
    <w:rsid w:val="00494FAD"/>
    <w:rsid w:val="00494FF8"/>
    <w:rsid w:val="00495052"/>
    <w:rsid w:val="0049508F"/>
    <w:rsid w:val="004951BA"/>
    <w:rsid w:val="004951F2"/>
    <w:rsid w:val="00495310"/>
    <w:rsid w:val="0049534B"/>
    <w:rsid w:val="00495352"/>
    <w:rsid w:val="00495391"/>
    <w:rsid w:val="00495450"/>
    <w:rsid w:val="00495478"/>
    <w:rsid w:val="00495483"/>
    <w:rsid w:val="00495496"/>
    <w:rsid w:val="0049555B"/>
    <w:rsid w:val="004955CC"/>
    <w:rsid w:val="00495680"/>
    <w:rsid w:val="004956BA"/>
    <w:rsid w:val="00495754"/>
    <w:rsid w:val="004957A3"/>
    <w:rsid w:val="004957B0"/>
    <w:rsid w:val="00495829"/>
    <w:rsid w:val="004958AD"/>
    <w:rsid w:val="0049590B"/>
    <w:rsid w:val="00495AB6"/>
    <w:rsid w:val="00495BD7"/>
    <w:rsid w:val="00495CE7"/>
    <w:rsid w:val="00495D26"/>
    <w:rsid w:val="00495DD9"/>
    <w:rsid w:val="00495E0E"/>
    <w:rsid w:val="00495E1A"/>
    <w:rsid w:val="00495EDE"/>
    <w:rsid w:val="00495F6B"/>
    <w:rsid w:val="00495FAA"/>
    <w:rsid w:val="00496234"/>
    <w:rsid w:val="00496271"/>
    <w:rsid w:val="004962A8"/>
    <w:rsid w:val="004963BB"/>
    <w:rsid w:val="004963EA"/>
    <w:rsid w:val="004964CB"/>
    <w:rsid w:val="00496665"/>
    <w:rsid w:val="004966B2"/>
    <w:rsid w:val="004968E4"/>
    <w:rsid w:val="00496933"/>
    <w:rsid w:val="00496A7C"/>
    <w:rsid w:val="00496B1E"/>
    <w:rsid w:val="00496BE5"/>
    <w:rsid w:val="00496CE5"/>
    <w:rsid w:val="00496DC5"/>
    <w:rsid w:val="00496DE2"/>
    <w:rsid w:val="00496DFA"/>
    <w:rsid w:val="00496EA5"/>
    <w:rsid w:val="00496EC9"/>
    <w:rsid w:val="00496EE8"/>
    <w:rsid w:val="00497083"/>
    <w:rsid w:val="00497093"/>
    <w:rsid w:val="004970E7"/>
    <w:rsid w:val="004971A8"/>
    <w:rsid w:val="004971C6"/>
    <w:rsid w:val="00497260"/>
    <w:rsid w:val="00497261"/>
    <w:rsid w:val="00497272"/>
    <w:rsid w:val="0049730B"/>
    <w:rsid w:val="004973AD"/>
    <w:rsid w:val="004973FF"/>
    <w:rsid w:val="00497497"/>
    <w:rsid w:val="004974D4"/>
    <w:rsid w:val="004974EA"/>
    <w:rsid w:val="0049751C"/>
    <w:rsid w:val="004975A0"/>
    <w:rsid w:val="00497640"/>
    <w:rsid w:val="0049774B"/>
    <w:rsid w:val="0049776D"/>
    <w:rsid w:val="00497779"/>
    <w:rsid w:val="00497B1E"/>
    <w:rsid w:val="00497C32"/>
    <w:rsid w:val="00497D0F"/>
    <w:rsid w:val="00497D6C"/>
    <w:rsid w:val="00497D7E"/>
    <w:rsid w:val="00497DF0"/>
    <w:rsid w:val="00497EDA"/>
    <w:rsid w:val="00497EEB"/>
    <w:rsid w:val="00497EFD"/>
    <w:rsid w:val="004A0037"/>
    <w:rsid w:val="004A0161"/>
    <w:rsid w:val="004A017D"/>
    <w:rsid w:val="004A01A3"/>
    <w:rsid w:val="004A03BD"/>
    <w:rsid w:val="004A0451"/>
    <w:rsid w:val="004A055F"/>
    <w:rsid w:val="004A0710"/>
    <w:rsid w:val="004A0745"/>
    <w:rsid w:val="004A082B"/>
    <w:rsid w:val="004A0838"/>
    <w:rsid w:val="004A0854"/>
    <w:rsid w:val="004A08FF"/>
    <w:rsid w:val="004A093D"/>
    <w:rsid w:val="004A0975"/>
    <w:rsid w:val="004A0AD3"/>
    <w:rsid w:val="004A0B62"/>
    <w:rsid w:val="004A0CD8"/>
    <w:rsid w:val="004A0E28"/>
    <w:rsid w:val="004A1159"/>
    <w:rsid w:val="004A1165"/>
    <w:rsid w:val="004A1243"/>
    <w:rsid w:val="004A128B"/>
    <w:rsid w:val="004A1322"/>
    <w:rsid w:val="004A13B9"/>
    <w:rsid w:val="004A1545"/>
    <w:rsid w:val="004A15BD"/>
    <w:rsid w:val="004A16D2"/>
    <w:rsid w:val="004A173C"/>
    <w:rsid w:val="004A17B2"/>
    <w:rsid w:val="004A18D8"/>
    <w:rsid w:val="004A1948"/>
    <w:rsid w:val="004A1971"/>
    <w:rsid w:val="004A1B5D"/>
    <w:rsid w:val="004A1B9E"/>
    <w:rsid w:val="004A1CD9"/>
    <w:rsid w:val="004A1DAE"/>
    <w:rsid w:val="004A1E78"/>
    <w:rsid w:val="004A1F3C"/>
    <w:rsid w:val="004A1F59"/>
    <w:rsid w:val="004A1FA6"/>
    <w:rsid w:val="004A1FDD"/>
    <w:rsid w:val="004A2003"/>
    <w:rsid w:val="004A2013"/>
    <w:rsid w:val="004A2077"/>
    <w:rsid w:val="004A2086"/>
    <w:rsid w:val="004A2219"/>
    <w:rsid w:val="004A221E"/>
    <w:rsid w:val="004A2362"/>
    <w:rsid w:val="004A2367"/>
    <w:rsid w:val="004A240E"/>
    <w:rsid w:val="004A24FE"/>
    <w:rsid w:val="004A24FF"/>
    <w:rsid w:val="004A250E"/>
    <w:rsid w:val="004A25E9"/>
    <w:rsid w:val="004A261F"/>
    <w:rsid w:val="004A264F"/>
    <w:rsid w:val="004A2729"/>
    <w:rsid w:val="004A272E"/>
    <w:rsid w:val="004A2853"/>
    <w:rsid w:val="004A29A1"/>
    <w:rsid w:val="004A2A39"/>
    <w:rsid w:val="004A2ABB"/>
    <w:rsid w:val="004A2AFB"/>
    <w:rsid w:val="004A2B1A"/>
    <w:rsid w:val="004A2B42"/>
    <w:rsid w:val="004A2B93"/>
    <w:rsid w:val="004A2BE0"/>
    <w:rsid w:val="004A2C1B"/>
    <w:rsid w:val="004A2CBB"/>
    <w:rsid w:val="004A2D33"/>
    <w:rsid w:val="004A2D56"/>
    <w:rsid w:val="004A2FB5"/>
    <w:rsid w:val="004A2FF2"/>
    <w:rsid w:val="004A3169"/>
    <w:rsid w:val="004A329D"/>
    <w:rsid w:val="004A3307"/>
    <w:rsid w:val="004A331D"/>
    <w:rsid w:val="004A3324"/>
    <w:rsid w:val="004A34FF"/>
    <w:rsid w:val="004A35F0"/>
    <w:rsid w:val="004A363D"/>
    <w:rsid w:val="004A365A"/>
    <w:rsid w:val="004A36B0"/>
    <w:rsid w:val="004A37A0"/>
    <w:rsid w:val="004A37D3"/>
    <w:rsid w:val="004A3870"/>
    <w:rsid w:val="004A39CF"/>
    <w:rsid w:val="004A3A42"/>
    <w:rsid w:val="004A3A8E"/>
    <w:rsid w:val="004A3AF2"/>
    <w:rsid w:val="004A3B33"/>
    <w:rsid w:val="004A3BC1"/>
    <w:rsid w:val="004A3C1D"/>
    <w:rsid w:val="004A3C4A"/>
    <w:rsid w:val="004A3C92"/>
    <w:rsid w:val="004A3CF3"/>
    <w:rsid w:val="004A3CFA"/>
    <w:rsid w:val="004A3D55"/>
    <w:rsid w:val="004A3D59"/>
    <w:rsid w:val="004A3E07"/>
    <w:rsid w:val="004A3EE2"/>
    <w:rsid w:val="004A3FC7"/>
    <w:rsid w:val="004A402F"/>
    <w:rsid w:val="004A4095"/>
    <w:rsid w:val="004A4096"/>
    <w:rsid w:val="004A40EC"/>
    <w:rsid w:val="004A40FD"/>
    <w:rsid w:val="004A423A"/>
    <w:rsid w:val="004A426F"/>
    <w:rsid w:val="004A4288"/>
    <w:rsid w:val="004A4459"/>
    <w:rsid w:val="004A4588"/>
    <w:rsid w:val="004A4629"/>
    <w:rsid w:val="004A4696"/>
    <w:rsid w:val="004A46BA"/>
    <w:rsid w:val="004A48AE"/>
    <w:rsid w:val="004A4941"/>
    <w:rsid w:val="004A494C"/>
    <w:rsid w:val="004A4AB0"/>
    <w:rsid w:val="004A4B8E"/>
    <w:rsid w:val="004A4BAA"/>
    <w:rsid w:val="004A4CA9"/>
    <w:rsid w:val="004A4DD2"/>
    <w:rsid w:val="004A4E15"/>
    <w:rsid w:val="004A4E53"/>
    <w:rsid w:val="004A4F6C"/>
    <w:rsid w:val="004A502C"/>
    <w:rsid w:val="004A50E5"/>
    <w:rsid w:val="004A5252"/>
    <w:rsid w:val="004A526C"/>
    <w:rsid w:val="004A528F"/>
    <w:rsid w:val="004A534B"/>
    <w:rsid w:val="004A5433"/>
    <w:rsid w:val="004A54B0"/>
    <w:rsid w:val="004A54B3"/>
    <w:rsid w:val="004A54BA"/>
    <w:rsid w:val="004A5599"/>
    <w:rsid w:val="004A55B7"/>
    <w:rsid w:val="004A5675"/>
    <w:rsid w:val="004A57CC"/>
    <w:rsid w:val="004A57E5"/>
    <w:rsid w:val="004A5899"/>
    <w:rsid w:val="004A589E"/>
    <w:rsid w:val="004A5AC0"/>
    <w:rsid w:val="004A5BF2"/>
    <w:rsid w:val="004A5C4E"/>
    <w:rsid w:val="004A5D0C"/>
    <w:rsid w:val="004A603E"/>
    <w:rsid w:val="004A6083"/>
    <w:rsid w:val="004A60A2"/>
    <w:rsid w:val="004A6187"/>
    <w:rsid w:val="004A6295"/>
    <w:rsid w:val="004A6314"/>
    <w:rsid w:val="004A6346"/>
    <w:rsid w:val="004A6372"/>
    <w:rsid w:val="004A6392"/>
    <w:rsid w:val="004A63C6"/>
    <w:rsid w:val="004A6419"/>
    <w:rsid w:val="004A6462"/>
    <w:rsid w:val="004A655F"/>
    <w:rsid w:val="004A6572"/>
    <w:rsid w:val="004A6584"/>
    <w:rsid w:val="004A65E0"/>
    <w:rsid w:val="004A66E9"/>
    <w:rsid w:val="004A66F6"/>
    <w:rsid w:val="004A67BE"/>
    <w:rsid w:val="004A67C5"/>
    <w:rsid w:val="004A680B"/>
    <w:rsid w:val="004A6837"/>
    <w:rsid w:val="004A68D3"/>
    <w:rsid w:val="004A6912"/>
    <w:rsid w:val="004A696E"/>
    <w:rsid w:val="004A69CD"/>
    <w:rsid w:val="004A6A3C"/>
    <w:rsid w:val="004A6AB0"/>
    <w:rsid w:val="004A6BC7"/>
    <w:rsid w:val="004A6DBC"/>
    <w:rsid w:val="004A6E1A"/>
    <w:rsid w:val="004A6E91"/>
    <w:rsid w:val="004A6EA1"/>
    <w:rsid w:val="004A70E3"/>
    <w:rsid w:val="004A7105"/>
    <w:rsid w:val="004A71FB"/>
    <w:rsid w:val="004A72E7"/>
    <w:rsid w:val="004A739F"/>
    <w:rsid w:val="004A73DB"/>
    <w:rsid w:val="004A740F"/>
    <w:rsid w:val="004A7451"/>
    <w:rsid w:val="004A7517"/>
    <w:rsid w:val="004A75F0"/>
    <w:rsid w:val="004A76D5"/>
    <w:rsid w:val="004A76F2"/>
    <w:rsid w:val="004A781D"/>
    <w:rsid w:val="004A78C1"/>
    <w:rsid w:val="004A7901"/>
    <w:rsid w:val="004A7927"/>
    <w:rsid w:val="004A7953"/>
    <w:rsid w:val="004A7976"/>
    <w:rsid w:val="004A7A99"/>
    <w:rsid w:val="004A7B5A"/>
    <w:rsid w:val="004A7B90"/>
    <w:rsid w:val="004A7B9E"/>
    <w:rsid w:val="004A7C08"/>
    <w:rsid w:val="004A7D04"/>
    <w:rsid w:val="004A7E1E"/>
    <w:rsid w:val="004A7E2D"/>
    <w:rsid w:val="004A7E75"/>
    <w:rsid w:val="004A7FBA"/>
    <w:rsid w:val="004A7FCE"/>
    <w:rsid w:val="004B00BA"/>
    <w:rsid w:val="004B01B5"/>
    <w:rsid w:val="004B0263"/>
    <w:rsid w:val="004B0273"/>
    <w:rsid w:val="004B02A9"/>
    <w:rsid w:val="004B0417"/>
    <w:rsid w:val="004B0636"/>
    <w:rsid w:val="004B069F"/>
    <w:rsid w:val="004B06A0"/>
    <w:rsid w:val="004B078C"/>
    <w:rsid w:val="004B0794"/>
    <w:rsid w:val="004B079C"/>
    <w:rsid w:val="004B07C7"/>
    <w:rsid w:val="004B0800"/>
    <w:rsid w:val="004B099E"/>
    <w:rsid w:val="004B09AE"/>
    <w:rsid w:val="004B0A0B"/>
    <w:rsid w:val="004B0A5D"/>
    <w:rsid w:val="004B0A94"/>
    <w:rsid w:val="004B0AED"/>
    <w:rsid w:val="004B0B38"/>
    <w:rsid w:val="004B0B78"/>
    <w:rsid w:val="004B0C23"/>
    <w:rsid w:val="004B0D53"/>
    <w:rsid w:val="004B0E1E"/>
    <w:rsid w:val="004B0F74"/>
    <w:rsid w:val="004B1005"/>
    <w:rsid w:val="004B1084"/>
    <w:rsid w:val="004B108E"/>
    <w:rsid w:val="004B10D6"/>
    <w:rsid w:val="004B10DC"/>
    <w:rsid w:val="004B1178"/>
    <w:rsid w:val="004B1263"/>
    <w:rsid w:val="004B12E0"/>
    <w:rsid w:val="004B12F5"/>
    <w:rsid w:val="004B1368"/>
    <w:rsid w:val="004B136E"/>
    <w:rsid w:val="004B13C5"/>
    <w:rsid w:val="004B13E9"/>
    <w:rsid w:val="004B1410"/>
    <w:rsid w:val="004B1496"/>
    <w:rsid w:val="004B14F7"/>
    <w:rsid w:val="004B1514"/>
    <w:rsid w:val="004B1515"/>
    <w:rsid w:val="004B1521"/>
    <w:rsid w:val="004B15A2"/>
    <w:rsid w:val="004B15BF"/>
    <w:rsid w:val="004B15EE"/>
    <w:rsid w:val="004B16C2"/>
    <w:rsid w:val="004B1703"/>
    <w:rsid w:val="004B1722"/>
    <w:rsid w:val="004B1A1A"/>
    <w:rsid w:val="004B1C64"/>
    <w:rsid w:val="004B1C94"/>
    <w:rsid w:val="004B1C97"/>
    <w:rsid w:val="004B1CAB"/>
    <w:rsid w:val="004B1CF9"/>
    <w:rsid w:val="004B1DE1"/>
    <w:rsid w:val="004B1E6E"/>
    <w:rsid w:val="004B1F80"/>
    <w:rsid w:val="004B1FB3"/>
    <w:rsid w:val="004B2014"/>
    <w:rsid w:val="004B2086"/>
    <w:rsid w:val="004B2089"/>
    <w:rsid w:val="004B20C6"/>
    <w:rsid w:val="004B20CC"/>
    <w:rsid w:val="004B2164"/>
    <w:rsid w:val="004B216D"/>
    <w:rsid w:val="004B21EE"/>
    <w:rsid w:val="004B2215"/>
    <w:rsid w:val="004B2219"/>
    <w:rsid w:val="004B224E"/>
    <w:rsid w:val="004B22B3"/>
    <w:rsid w:val="004B235E"/>
    <w:rsid w:val="004B2387"/>
    <w:rsid w:val="004B23E3"/>
    <w:rsid w:val="004B2440"/>
    <w:rsid w:val="004B2487"/>
    <w:rsid w:val="004B2608"/>
    <w:rsid w:val="004B26FD"/>
    <w:rsid w:val="004B2774"/>
    <w:rsid w:val="004B2782"/>
    <w:rsid w:val="004B2796"/>
    <w:rsid w:val="004B279E"/>
    <w:rsid w:val="004B2819"/>
    <w:rsid w:val="004B2861"/>
    <w:rsid w:val="004B28A8"/>
    <w:rsid w:val="004B2928"/>
    <w:rsid w:val="004B2AA5"/>
    <w:rsid w:val="004B2CA9"/>
    <w:rsid w:val="004B2CDC"/>
    <w:rsid w:val="004B2DE2"/>
    <w:rsid w:val="004B2E6F"/>
    <w:rsid w:val="004B2F78"/>
    <w:rsid w:val="004B2FAD"/>
    <w:rsid w:val="004B2FEC"/>
    <w:rsid w:val="004B2FED"/>
    <w:rsid w:val="004B3017"/>
    <w:rsid w:val="004B30D0"/>
    <w:rsid w:val="004B3118"/>
    <w:rsid w:val="004B3258"/>
    <w:rsid w:val="004B3289"/>
    <w:rsid w:val="004B328B"/>
    <w:rsid w:val="004B33B8"/>
    <w:rsid w:val="004B34D7"/>
    <w:rsid w:val="004B358B"/>
    <w:rsid w:val="004B35C1"/>
    <w:rsid w:val="004B35DD"/>
    <w:rsid w:val="004B370E"/>
    <w:rsid w:val="004B3740"/>
    <w:rsid w:val="004B3889"/>
    <w:rsid w:val="004B38A6"/>
    <w:rsid w:val="004B39B5"/>
    <w:rsid w:val="004B39B9"/>
    <w:rsid w:val="004B39C1"/>
    <w:rsid w:val="004B39EA"/>
    <w:rsid w:val="004B3AF5"/>
    <w:rsid w:val="004B3B1A"/>
    <w:rsid w:val="004B3B6E"/>
    <w:rsid w:val="004B3CFB"/>
    <w:rsid w:val="004B3D22"/>
    <w:rsid w:val="004B3EAC"/>
    <w:rsid w:val="004B3EC9"/>
    <w:rsid w:val="004B3ED1"/>
    <w:rsid w:val="004B3F4D"/>
    <w:rsid w:val="004B402C"/>
    <w:rsid w:val="004B4034"/>
    <w:rsid w:val="004B4085"/>
    <w:rsid w:val="004B40CC"/>
    <w:rsid w:val="004B4189"/>
    <w:rsid w:val="004B41DB"/>
    <w:rsid w:val="004B4258"/>
    <w:rsid w:val="004B4261"/>
    <w:rsid w:val="004B4271"/>
    <w:rsid w:val="004B4429"/>
    <w:rsid w:val="004B44C8"/>
    <w:rsid w:val="004B44D3"/>
    <w:rsid w:val="004B4547"/>
    <w:rsid w:val="004B4586"/>
    <w:rsid w:val="004B4635"/>
    <w:rsid w:val="004B463C"/>
    <w:rsid w:val="004B47CD"/>
    <w:rsid w:val="004B4955"/>
    <w:rsid w:val="004B4980"/>
    <w:rsid w:val="004B4995"/>
    <w:rsid w:val="004B49AC"/>
    <w:rsid w:val="004B49D8"/>
    <w:rsid w:val="004B4B94"/>
    <w:rsid w:val="004B4EC4"/>
    <w:rsid w:val="004B4F66"/>
    <w:rsid w:val="004B5012"/>
    <w:rsid w:val="004B5130"/>
    <w:rsid w:val="004B521E"/>
    <w:rsid w:val="004B5374"/>
    <w:rsid w:val="004B542E"/>
    <w:rsid w:val="004B548F"/>
    <w:rsid w:val="004B5509"/>
    <w:rsid w:val="004B558C"/>
    <w:rsid w:val="004B55C0"/>
    <w:rsid w:val="004B57A1"/>
    <w:rsid w:val="004B5892"/>
    <w:rsid w:val="004B5A22"/>
    <w:rsid w:val="004B5ABF"/>
    <w:rsid w:val="004B5B0F"/>
    <w:rsid w:val="004B5C51"/>
    <w:rsid w:val="004B5C8B"/>
    <w:rsid w:val="004B5CC2"/>
    <w:rsid w:val="004B5E53"/>
    <w:rsid w:val="004B5EFA"/>
    <w:rsid w:val="004B5F1E"/>
    <w:rsid w:val="004B5F32"/>
    <w:rsid w:val="004B5F36"/>
    <w:rsid w:val="004B5F66"/>
    <w:rsid w:val="004B60E8"/>
    <w:rsid w:val="004B610D"/>
    <w:rsid w:val="004B610E"/>
    <w:rsid w:val="004B6199"/>
    <w:rsid w:val="004B61AA"/>
    <w:rsid w:val="004B61C2"/>
    <w:rsid w:val="004B620D"/>
    <w:rsid w:val="004B6218"/>
    <w:rsid w:val="004B6240"/>
    <w:rsid w:val="004B627A"/>
    <w:rsid w:val="004B62E7"/>
    <w:rsid w:val="004B634B"/>
    <w:rsid w:val="004B6381"/>
    <w:rsid w:val="004B63AD"/>
    <w:rsid w:val="004B6414"/>
    <w:rsid w:val="004B6625"/>
    <w:rsid w:val="004B66EE"/>
    <w:rsid w:val="004B677E"/>
    <w:rsid w:val="004B6817"/>
    <w:rsid w:val="004B689C"/>
    <w:rsid w:val="004B6A8E"/>
    <w:rsid w:val="004B6B41"/>
    <w:rsid w:val="004B6B62"/>
    <w:rsid w:val="004B6BAF"/>
    <w:rsid w:val="004B6C3A"/>
    <w:rsid w:val="004B6CC9"/>
    <w:rsid w:val="004B6D3F"/>
    <w:rsid w:val="004B6DA6"/>
    <w:rsid w:val="004B6E2F"/>
    <w:rsid w:val="004B6FB4"/>
    <w:rsid w:val="004B6FEE"/>
    <w:rsid w:val="004B7099"/>
    <w:rsid w:val="004B70D2"/>
    <w:rsid w:val="004B7115"/>
    <w:rsid w:val="004B711F"/>
    <w:rsid w:val="004B7165"/>
    <w:rsid w:val="004B729D"/>
    <w:rsid w:val="004B72B3"/>
    <w:rsid w:val="004B7390"/>
    <w:rsid w:val="004B73CF"/>
    <w:rsid w:val="004B75D7"/>
    <w:rsid w:val="004B75D8"/>
    <w:rsid w:val="004B76C9"/>
    <w:rsid w:val="004B76E6"/>
    <w:rsid w:val="004B774C"/>
    <w:rsid w:val="004B778E"/>
    <w:rsid w:val="004B78C3"/>
    <w:rsid w:val="004B7936"/>
    <w:rsid w:val="004B798F"/>
    <w:rsid w:val="004B79AC"/>
    <w:rsid w:val="004B7AD6"/>
    <w:rsid w:val="004B7B3C"/>
    <w:rsid w:val="004B7C77"/>
    <w:rsid w:val="004B7D18"/>
    <w:rsid w:val="004B7DAD"/>
    <w:rsid w:val="004B7DCA"/>
    <w:rsid w:val="004B7DFE"/>
    <w:rsid w:val="004B7E58"/>
    <w:rsid w:val="004B7ECA"/>
    <w:rsid w:val="004B7F58"/>
    <w:rsid w:val="004B7FC3"/>
    <w:rsid w:val="004C0071"/>
    <w:rsid w:val="004C00DB"/>
    <w:rsid w:val="004C01A2"/>
    <w:rsid w:val="004C023D"/>
    <w:rsid w:val="004C0262"/>
    <w:rsid w:val="004C0337"/>
    <w:rsid w:val="004C0374"/>
    <w:rsid w:val="004C04DD"/>
    <w:rsid w:val="004C05AE"/>
    <w:rsid w:val="004C06BA"/>
    <w:rsid w:val="004C072B"/>
    <w:rsid w:val="004C078C"/>
    <w:rsid w:val="004C07BF"/>
    <w:rsid w:val="004C082F"/>
    <w:rsid w:val="004C08B1"/>
    <w:rsid w:val="004C08F9"/>
    <w:rsid w:val="004C091F"/>
    <w:rsid w:val="004C0A68"/>
    <w:rsid w:val="004C0ACD"/>
    <w:rsid w:val="004C0B14"/>
    <w:rsid w:val="004C0B63"/>
    <w:rsid w:val="004C0BA9"/>
    <w:rsid w:val="004C0BE2"/>
    <w:rsid w:val="004C0F08"/>
    <w:rsid w:val="004C0FB3"/>
    <w:rsid w:val="004C10C0"/>
    <w:rsid w:val="004C117D"/>
    <w:rsid w:val="004C1192"/>
    <w:rsid w:val="004C1238"/>
    <w:rsid w:val="004C12E5"/>
    <w:rsid w:val="004C13C1"/>
    <w:rsid w:val="004C1460"/>
    <w:rsid w:val="004C14DB"/>
    <w:rsid w:val="004C1540"/>
    <w:rsid w:val="004C15E4"/>
    <w:rsid w:val="004C1633"/>
    <w:rsid w:val="004C1679"/>
    <w:rsid w:val="004C1749"/>
    <w:rsid w:val="004C1751"/>
    <w:rsid w:val="004C17A7"/>
    <w:rsid w:val="004C17BE"/>
    <w:rsid w:val="004C17D3"/>
    <w:rsid w:val="004C1801"/>
    <w:rsid w:val="004C18BB"/>
    <w:rsid w:val="004C1BFE"/>
    <w:rsid w:val="004C1D6F"/>
    <w:rsid w:val="004C1DE2"/>
    <w:rsid w:val="004C1E5B"/>
    <w:rsid w:val="004C1E60"/>
    <w:rsid w:val="004C1EF4"/>
    <w:rsid w:val="004C2132"/>
    <w:rsid w:val="004C2291"/>
    <w:rsid w:val="004C2335"/>
    <w:rsid w:val="004C240B"/>
    <w:rsid w:val="004C2513"/>
    <w:rsid w:val="004C2547"/>
    <w:rsid w:val="004C2630"/>
    <w:rsid w:val="004C265A"/>
    <w:rsid w:val="004C271D"/>
    <w:rsid w:val="004C2759"/>
    <w:rsid w:val="004C2877"/>
    <w:rsid w:val="004C287F"/>
    <w:rsid w:val="004C2908"/>
    <w:rsid w:val="004C2975"/>
    <w:rsid w:val="004C2990"/>
    <w:rsid w:val="004C2A04"/>
    <w:rsid w:val="004C2A1A"/>
    <w:rsid w:val="004C2E3B"/>
    <w:rsid w:val="004C2FC1"/>
    <w:rsid w:val="004C2FF0"/>
    <w:rsid w:val="004C300A"/>
    <w:rsid w:val="004C301A"/>
    <w:rsid w:val="004C3024"/>
    <w:rsid w:val="004C30A6"/>
    <w:rsid w:val="004C3151"/>
    <w:rsid w:val="004C31D0"/>
    <w:rsid w:val="004C31EB"/>
    <w:rsid w:val="004C3269"/>
    <w:rsid w:val="004C32ED"/>
    <w:rsid w:val="004C33FA"/>
    <w:rsid w:val="004C3421"/>
    <w:rsid w:val="004C3461"/>
    <w:rsid w:val="004C3538"/>
    <w:rsid w:val="004C3653"/>
    <w:rsid w:val="004C36AD"/>
    <w:rsid w:val="004C36F2"/>
    <w:rsid w:val="004C3849"/>
    <w:rsid w:val="004C38A6"/>
    <w:rsid w:val="004C38B3"/>
    <w:rsid w:val="004C38D2"/>
    <w:rsid w:val="004C3A38"/>
    <w:rsid w:val="004C3CB2"/>
    <w:rsid w:val="004C3D10"/>
    <w:rsid w:val="004C3D1A"/>
    <w:rsid w:val="004C3E58"/>
    <w:rsid w:val="004C3FA8"/>
    <w:rsid w:val="004C405A"/>
    <w:rsid w:val="004C416A"/>
    <w:rsid w:val="004C4243"/>
    <w:rsid w:val="004C4254"/>
    <w:rsid w:val="004C430C"/>
    <w:rsid w:val="004C43B9"/>
    <w:rsid w:val="004C43CD"/>
    <w:rsid w:val="004C4441"/>
    <w:rsid w:val="004C44CC"/>
    <w:rsid w:val="004C457F"/>
    <w:rsid w:val="004C4661"/>
    <w:rsid w:val="004C46C5"/>
    <w:rsid w:val="004C4758"/>
    <w:rsid w:val="004C475E"/>
    <w:rsid w:val="004C47D5"/>
    <w:rsid w:val="004C4823"/>
    <w:rsid w:val="004C4837"/>
    <w:rsid w:val="004C4B96"/>
    <w:rsid w:val="004C4CFE"/>
    <w:rsid w:val="004C4D2B"/>
    <w:rsid w:val="004C4E6E"/>
    <w:rsid w:val="004C4F09"/>
    <w:rsid w:val="004C4F50"/>
    <w:rsid w:val="004C5050"/>
    <w:rsid w:val="004C5078"/>
    <w:rsid w:val="004C50CD"/>
    <w:rsid w:val="004C5121"/>
    <w:rsid w:val="004C5126"/>
    <w:rsid w:val="004C5176"/>
    <w:rsid w:val="004C521D"/>
    <w:rsid w:val="004C52CD"/>
    <w:rsid w:val="004C52D2"/>
    <w:rsid w:val="004C5326"/>
    <w:rsid w:val="004C5373"/>
    <w:rsid w:val="004C5523"/>
    <w:rsid w:val="004C5606"/>
    <w:rsid w:val="004C5623"/>
    <w:rsid w:val="004C5630"/>
    <w:rsid w:val="004C56C0"/>
    <w:rsid w:val="004C572F"/>
    <w:rsid w:val="004C57C6"/>
    <w:rsid w:val="004C5825"/>
    <w:rsid w:val="004C5884"/>
    <w:rsid w:val="004C595C"/>
    <w:rsid w:val="004C5A22"/>
    <w:rsid w:val="004C5A30"/>
    <w:rsid w:val="004C5AEC"/>
    <w:rsid w:val="004C5B37"/>
    <w:rsid w:val="004C5B58"/>
    <w:rsid w:val="004C5BF4"/>
    <w:rsid w:val="004C5D76"/>
    <w:rsid w:val="004C5D89"/>
    <w:rsid w:val="004C5E80"/>
    <w:rsid w:val="004C5EFB"/>
    <w:rsid w:val="004C5F66"/>
    <w:rsid w:val="004C5FD8"/>
    <w:rsid w:val="004C6128"/>
    <w:rsid w:val="004C6129"/>
    <w:rsid w:val="004C614D"/>
    <w:rsid w:val="004C624E"/>
    <w:rsid w:val="004C6283"/>
    <w:rsid w:val="004C62C6"/>
    <w:rsid w:val="004C630D"/>
    <w:rsid w:val="004C637D"/>
    <w:rsid w:val="004C63F1"/>
    <w:rsid w:val="004C64BB"/>
    <w:rsid w:val="004C6618"/>
    <w:rsid w:val="004C66DC"/>
    <w:rsid w:val="004C6705"/>
    <w:rsid w:val="004C6726"/>
    <w:rsid w:val="004C6A42"/>
    <w:rsid w:val="004C6AA0"/>
    <w:rsid w:val="004C6AF4"/>
    <w:rsid w:val="004C6B16"/>
    <w:rsid w:val="004C6B47"/>
    <w:rsid w:val="004C6B4C"/>
    <w:rsid w:val="004C6B4E"/>
    <w:rsid w:val="004C6BD0"/>
    <w:rsid w:val="004C6BEC"/>
    <w:rsid w:val="004C6C6E"/>
    <w:rsid w:val="004C6CB9"/>
    <w:rsid w:val="004C6CD6"/>
    <w:rsid w:val="004C6D72"/>
    <w:rsid w:val="004C6DD0"/>
    <w:rsid w:val="004C6DE0"/>
    <w:rsid w:val="004C6EB3"/>
    <w:rsid w:val="004C6EF9"/>
    <w:rsid w:val="004C7020"/>
    <w:rsid w:val="004C704B"/>
    <w:rsid w:val="004C70FA"/>
    <w:rsid w:val="004C7184"/>
    <w:rsid w:val="004C71AA"/>
    <w:rsid w:val="004C71EC"/>
    <w:rsid w:val="004C71EF"/>
    <w:rsid w:val="004C7327"/>
    <w:rsid w:val="004C734D"/>
    <w:rsid w:val="004C73C6"/>
    <w:rsid w:val="004C7450"/>
    <w:rsid w:val="004C7546"/>
    <w:rsid w:val="004C75D9"/>
    <w:rsid w:val="004C77A1"/>
    <w:rsid w:val="004C77DA"/>
    <w:rsid w:val="004C7802"/>
    <w:rsid w:val="004C7889"/>
    <w:rsid w:val="004C78CE"/>
    <w:rsid w:val="004C7918"/>
    <w:rsid w:val="004C7A46"/>
    <w:rsid w:val="004C7AA3"/>
    <w:rsid w:val="004C7B2F"/>
    <w:rsid w:val="004C7C2B"/>
    <w:rsid w:val="004C7C6A"/>
    <w:rsid w:val="004C7CC2"/>
    <w:rsid w:val="004C7CEE"/>
    <w:rsid w:val="004C7D96"/>
    <w:rsid w:val="004C7E06"/>
    <w:rsid w:val="004C7E0B"/>
    <w:rsid w:val="004D0098"/>
    <w:rsid w:val="004D00C6"/>
    <w:rsid w:val="004D0108"/>
    <w:rsid w:val="004D0147"/>
    <w:rsid w:val="004D01A9"/>
    <w:rsid w:val="004D01AF"/>
    <w:rsid w:val="004D01BE"/>
    <w:rsid w:val="004D01F1"/>
    <w:rsid w:val="004D0373"/>
    <w:rsid w:val="004D0455"/>
    <w:rsid w:val="004D0537"/>
    <w:rsid w:val="004D05E6"/>
    <w:rsid w:val="004D0705"/>
    <w:rsid w:val="004D07E0"/>
    <w:rsid w:val="004D0832"/>
    <w:rsid w:val="004D0AC9"/>
    <w:rsid w:val="004D0AD5"/>
    <w:rsid w:val="004D0B06"/>
    <w:rsid w:val="004D0B3C"/>
    <w:rsid w:val="004D0B82"/>
    <w:rsid w:val="004D0BFC"/>
    <w:rsid w:val="004D0C7F"/>
    <w:rsid w:val="004D0CBC"/>
    <w:rsid w:val="004D0CE5"/>
    <w:rsid w:val="004D0CE8"/>
    <w:rsid w:val="004D0E79"/>
    <w:rsid w:val="004D0EF5"/>
    <w:rsid w:val="004D0F02"/>
    <w:rsid w:val="004D0F61"/>
    <w:rsid w:val="004D1187"/>
    <w:rsid w:val="004D11AE"/>
    <w:rsid w:val="004D1214"/>
    <w:rsid w:val="004D1347"/>
    <w:rsid w:val="004D146B"/>
    <w:rsid w:val="004D147F"/>
    <w:rsid w:val="004D1490"/>
    <w:rsid w:val="004D14BA"/>
    <w:rsid w:val="004D14EA"/>
    <w:rsid w:val="004D151D"/>
    <w:rsid w:val="004D15CD"/>
    <w:rsid w:val="004D1605"/>
    <w:rsid w:val="004D161D"/>
    <w:rsid w:val="004D16EE"/>
    <w:rsid w:val="004D175D"/>
    <w:rsid w:val="004D1798"/>
    <w:rsid w:val="004D1813"/>
    <w:rsid w:val="004D18B7"/>
    <w:rsid w:val="004D18FD"/>
    <w:rsid w:val="004D1909"/>
    <w:rsid w:val="004D191C"/>
    <w:rsid w:val="004D19B9"/>
    <w:rsid w:val="004D1A63"/>
    <w:rsid w:val="004D1B1F"/>
    <w:rsid w:val="004D1BBF"/>
    <w:rsid w:val="004D1C32"/>
    <w:rsid w:val="004D1D65"/>
    <w:rsid w:val="004D1DD1"/>
    <w:rsid w:val="004D1DE2"/>
    <w:rsid w:val="004D1E00"/>
    <w:rsid w:val="004D1E5A"/>
    <w:rsid w:val="004D1F72"/>
    <w:rsid w:val="004D1FBD"/>
    <w:rsid w:val="004D2054"/>
    <w:rsid w:val="004D20DE"/>
    <w:rsid w:val="004D226F"/>
    <w:rsid w:val="004D2332"/>
    <w:rsid w:val="004D23EC"/>
    <w:rsid w:val="004D251E"/>
    <w:rsid w:val="004D2528"/>
    <w:rsid w:val="004D2553"/>
    <w:rsid w:val="004D2594"/>
    <w:rsid w:val="004D25AC"/>
    <w:rsid w:val="004D25BF"/>
    <w:rsid w:val="004D260D"/>
    <w:rsid w:val="004D2626"/>
    <w:rsid w:val="004D26DB"/>
    <w:rsid w:val="004D26FD"/>
    <w:rsid w:val="004D2718"/>
    <w:rsid w:val="004D27D1"/>
    <w:rsid w:val="004D29E4"/>
    <w:rsid w:val="004D2A0B"/>
    <w:rsid w:val="004D2C69"/>
    <w:rsid w:val="004D2CB8"/>
    <w:rsid w:val="004D2E1B"/>
    <w:rsid w:val="004D2E9C"/>
    <w:rsid w:val="004D2F5E"/>
    <w:rsid w:val="004D2F99"/>
    <w:rsid w:val="004D2FCF"/>
    <w:rsid w:val="004D304E"/>
    <w:rsid w:val="004D313B"/>
    <w:rsid w:val="004D31D8"/>
    <w:rsid w:val="004D323A"/>
    <w:rsid w:val="004D32AB"/>
    <w:rsid w:val="004D32AF"/>
    <w:rsid w:val="004D3399"/>
    <w:rsid w:val="004D36A2"/>
    <w:rsid w:val="004D36E0"/>
    <w:rsid w:val="004D3832"/>
    <w:rsid w:val="004D3896"/>
    <w:rsid w:val="004D3971"/>
    <w:rsid w:val="004D39D2"/>
    <w:rsid w:val="004D39DA"/>
    <w:rsid w:val="004D3A94"/>
    <w:rsid w:val="004D3BA3"/>
    <w:rsid w:val="004D3BEA"/>
    <w:rsid w:val="004D3C1F"/>
    <w:rsid w:val="004D3F6D"/>
    <w:rsid w:val="004D3FC7"/>
    <w:rsid w:val="004D408D"/>
    <w:rsid w:val="004D4327"/>
    <w:rsid w:val="004D43C4"/>
    <w:rsid w:val="004D43DB"/>
    <w:rsid w:val="004D4495"/>
    <w:rsid w:val="004D44BB"/>
    <w:rsid w:val="004D44BF"/>
    <w:rsid w:val="004D453C"/>
    <w:rsid w:val="004D45C7"/>
    <w:rsid w:val="004D46DF"/>
    <w:rsid w:val="004D46E3"/>
    <w:rsid w:val="004D473D"/>
    <w:rsid w:val="004D47AD"/>
    <w:rsid w:val="004D480A"/>
    <w:rsid w:val="004D48EB"/>
    <w:rsid w:val="004D4907"/>
    <w:rsid w:val="004D4928"/>
    <w:rsid w:val="004D4994"/>
    <w:rsid w:val="004D49B6"/>
    <w:rsid w:val="004D4A31"/>
    <w:rsid w:val="004D4AB0"/>
    <w:rsid w:val="004D4B33"/>
    <w:rsid w:val="004D4B39"/>
    <w:rsid w:val="004D4C01"/>
    <w:rsid w:val="004D4C2A"/>
    <w:rsid w:val="004D4D2B"/>
    <w:rsid w:val="004D4E0A"/>
    <w:rsid w:val="004D4E5F"/>
    <w:rsid w:val="004D5015"/>
    <w:rsid w:val="004D5029"/>
    <w:rsid w:val="004D5153"/>
    <w:rsid w:val="004D51A7"/>
    <w:rsid w:val="004D5558"/>
    <w:rsid w:val="004D56AA"/>
    <w:rsid w:val="004D571D"/>
    <w:rsid w:val="004D57B2"/>
    <w:rsid w:val="004D590C"/>
    <w:rsid w:val="004D590E"/>
    <w:rsid w:val="004D597D"/>
    <w:rsid w:val="004D5A33"/>
    <w:rsid w:val="004D5AD3"/>
    <w:rsid w:val="004D5B7B"/>
    <w:rsid w:val="004D5C10"/>
    <w:rsid w:val="004D5D37"/>
    <w:rsid w:val="004D5EFE"/>
    <w:rsid w:val="004D5F24"/>
    <w:rsid w:val="004D5F4A"/>
    <w:rsid w:val="004D5FA1"/>
    <w:rsid w:val="004D5FBF"/>
    <w:rsid w:val="004D5FFB"/>
    <w:rsid w:val="004D608E"/>
    <w:rsid w:val="004D60A2"/>
    <w:rsid w:val="004D6179"/>
    <w:rsid w:val="004D619C"/>
    <w:rsid w:val="004D6229"/>
    <w:rsid w:val="004D62AC"/>
    <w:rsid w:val="004D63AC"/>
    <w:rsid w:val="004D63D4"/>
    <w:rsid w:val="004D6416"/>
    <w:rsid w:val="004D6417"/>
    <w:rsid w:val="004D6476"/>
    <w:rsid w:val="004D65C8"/>
    <w:rsid w:val="004D6785"/>
    <w:rsid w:val="004D686B"/>
    <w:rsid w:val="004D69A1"/>
    <w:rsid w:val="004D6A26"/>
    <w:rsid w:val="004D6A93"/>
    <w:rsid w:val="004D6AEB"/>
    <w:rsid w:val="004D6BC4"/>
    <w:rsid w:val="004D6BD2"/>
    <w:rsid w:val="004D6BF0"/>
    <w:rsid w:val="004D6C3F"/>
    <w:rsid w:val="004D6C92"/>
    <w:rsid w:val="004D6D57"/>
    <w:rsid w:val="004D6DDA"/>
    <w:rsid w:val="004D6FDD"/>
    <w:rsid w:val="004D707B"/>
    <w:rsid w:val="004D72E5"/>
    <w:rsid w:val="004D72E6"/>
    <w:rsid w:val="004D73C7"/>
    <w:rsid w:val="004D7592"/>
    <w:rsid w:val="004D7599"/>
    <w:rsid w:val="004D766D"/>
    <w:rsid w:val="004D768D"/>
    <w:rsid w:val="004D76C3"/>
    <w:rsid w:val="004D7756"/>
    <w:rsid w:val="004D7757"/>
    <w:rsid w:val="004D77C0"/>
    <w:rsid w:val="004D78D1"/>
    <w:rsid w:val="004D7910"/>
    <w:rsid w:val="004D7AC9"/>
    <w:rsid w:val="004D7AFA"/>
    <w:rsid w:val="004D7B5D"/>
    <w:rsid w:val="004D7F9F"/>
    <w:rsid w:val="004D7FB4"/>
    <w:rsid w:val="004E001C"/>
    <w:rsid w:val="004E0164"/>
    <w:rsid w:val="004E017E"/>
    <w:rsid w:val="004E01BF"/>
    <w:rsid w:val="004E01C4"/>
    <w:rsid w:val="004E024E"/>
    <w:rsid w:val="004E0267"/>
    <w:rsid w:val="004E0359"/>
    <w:rsid w:val="004E0385"/>
    <w:rsid w:val="004E04CA"/>
    <w:rsid w:val="004E04FF"/>
    <w:rsid w:val="004E060F"/>
    <w:rsid w:val="004E0698"/>
    <w:rsid w:val="004E07BD"/>
    <w:rsid w:val="004E07C7"/>
    <w:rsid w:val="004E0802"/>
    <w:rsid w:val="004E0805"/>
    <w:rsid w:val="004E080B"/>
    <w:rsid w:val="004E08D6"/>
    <w:rsid w:val="004E0990"/>
    <w:rsid w:val="004E0A66"/>
    <w:rsid w:val="004E0A75"/>
    <w:rsid w:val="004E0B73"/>
    <w:rsid w:val="004E0CDB"/>
    <w:rsid w:val="004E0CE0"/>
    <w:rsid w:val="004E0D53"/>
    <w:rsid w:val="004E0D9E"/>
    <w:rsid w:val="004E0DF1"/>
    <w:rsid w:val="004E0DF2"/>
    <w:rsid w:val="004E0E86"/>
    <w:rsid w:val="004E0FA9"/>
    <w:rsid w:val="004E0FBD"/>
    <w:rsid w:val="004E109C"/>
    <w:rsid w:val="004E10DF"/>
    <w:rsid w:val="004E1150"/>
    <w:rsid w:val="004E1202"/>
    <w:rsid w:val="004E13C9"/>
    <w:rsid w:val="004E14DC"/>
    <w:rsid w:val="004E15F8"/>
    <w:rsid w:val="004E166C"/>
    <w:rsid w:val="004E16B4"/>
    <w:rsid w:val="004E1750"/>
    <w:rsid w:val="004E17A5"/>
    <w:rsid w:val="004E17BD"/>
    <w:rsid w:val="004E17C7"/>
    <w:rsid w:val="004E17E5"/>
    <w:rsid w:val="004E183E"/>
    <w:rsid w:val="004E19B6"/>
    <w:rsid w:val="004E19C3"/>
    <w:rsid w:val="004E19D1"/>
    <w:rsid w:val="004E1A10"/>
    <w:rsid w:val="004E1A41"/>
    <w:rsid w:val="004E1A48"/>
    <w:rsid w:val="004E1A7C"/>
    <w:rsid w:val="004E1AEB"/>
    <w:rsid w:val="004E1BC0"/>
    <w:rsid w:val="004E1C98"/>
    <w:rsid w:val="004E1D8E"/>
    <w:rsid w:val="004E1E22"/>
    <w:rsid w:val="004E1E77"/>
    <w:rsid w:val="004E1F42"/>
    <w:rsid w:val="004E1F71"/>
    <w:rsid w:val="004E1FD9"/>
    <w:rsid w:val="004E207A"/>
    <w:rsid w:val="004E212B"/>
    <w:rsid w:val="004E2174"/>
    <w:rsid w:val="004E2202"/>
    <w:rsid w:val="004E2209"/>
    <w:rsid w:val="004E221F"/>
    <w:rsid w:val="004E244E"/>
    <w:rsid w:val="004E24EA"/>
    <w:rsid w:val="004E2506"/>
    <w:rsid w:val="004E2643"/>
    <w:rsid w:val="004E27F3"/>
    <w:rsid w:val="004E2807"/>
    <w:rsid w:val="004E28DF"/>
    <w:rsid w:val="004E2903"/>
    <w:rsid w:val="004E297E"/>
    <w:rsid w:val="004E2A05"/>
    <w:rsid w:val="004E2AD4"/>
    <w:rsid w:val="004E2B1A"/>
    <w:rsid w:val="004E2B4F"/>
    <w:rsid w:val="004E2B58"/>
    <w:rsid w:val="004E2C06"/>
    <w:rsid w:val="004E2C3D"/>
    <w:rsid w:val="004E2C8B"/>
    <w:rsid w:val="004E2CC8"/>
    <w:rsid w:val="004E2CD3"/>
    <w:rsid w:val="004E2D87"/>
    <w:rsid w:val="004E2DD4"/>
    <w:rsid w:val="004E2E2F"/>
    <w:rsid w:val="004E30B1"/>
    <w:rsid w:val="004E3141"/>
    <w:rsid w:val="004E314F"/>
    <w:rsid w:val="004E3253"/>
    <w:rsid w:val="004E32EB"/>
    <w:rsid w:val="004E3352"/>
    <w:rsid w:val="004E341C"/>
    <w:rsid w:val="004E358F"/>
    <w:rsid w:val="004E3747"/>
    <w:rsid w:val="004E38B4"/>
    <w:rsid w:val="004E3945"/>
    <w:rsid w:val="004E3A2A"/>
    <w:rsid w:val="004E3A80"/>
    <w:rsid w:val="004E3AE5"/>
    <w:rsid w:val="004E3B67"/>
    <w:rsid w:val="004E3BE1"/>
    <w:rsid w:val="004E3C25"/>
    <w:rsid w:val="004E3C8D"/>
    <w:rsid w:val="004E3C91"/>
    <w:rsid w:val="004E3C9C"/>
    <w:rsid w:val="004E3DC2"/>
    <w:rsid w:val="004E3DF3"/>
    <w:rsid w:val="004E3E88"/>
    <w:rsid w:val="004E3EF2"/>
    <w:rsid w:val="004E4002"/>
    <w:rsid w:val="004E406E"/>
    <w:rsid w:val="004E40DB"/>
    <w:rsid w:val="004E418B"/>
    <w:rsid w:val="004E41B6"/>
    <w:rsid w:val="004E41B7"/>
    <w:rsid w:val="004E41D6"/>
    <w:rsid w:val="004E4209"/>
    <w:rsid w:val="004E4268"/>
    <w:rsid w:val="004E4289"/>
    <w:rsid w:val="004E4316"/>
    <w:rsid w:val="004E431F"/>
    <w:rsid w:val="004E4437"/>
    <w:rsid w:val="004E44A4"/>
    <w:rsid w:val="004E454F"/>
    <w:rsid w:val="004E4564"/>
    <w:rsid w:val="004E45CD"/>
    <w:rsid w:val="004E4604"/>
    <w:rsid w:val="004E462E"/>
    <w:rsid w:val="004E46D5"/>
    <w:rsid w:val="004E4857"/>
    <w:rsid w:val="004E4890"/>
    <w:rsid w:val="004E48FC"/>
    <w:rsid w:val="004E4943"/>
    <w:rsid w:val="004E49B3"/>
    <w:rsid w:val="004E4A72"/>
    <w:rsid w:val="004E4A7B"/>
    <w:rsid w:val="004E4AE7"/>
    <w:rsid w:val="004E4C4D"/>
    <w:rsid w:val="004E4C5E"/>
    <w:rsid w:val="004E4ED6"/>
    <w:rsid w:val="004E4ED8"/>
    <w:rsid w:val="004E4EDC"/>
    <w:rsid w:val="004E4F33"/>
    <w:rsid w:val="004E4FAB"/>
    <w:rsid w:val="004E4FCC"/>
    <w:rsid w:val="004E5004"/>
    <w:rsid w:val="004E5055"/>
    <w:rsid w:val="004E50E1"/>
    <w:rsid w:val="004E512B"/>
    <w:rsid w:val="004E51EA"/>
    <w:rsid w:val="004E51F1"/>
    <w:rsid w:val="004E51FC"/>
    <w:rsid w:val="004E5276"/>
    <w:rsid w:val="004E532F"/>
    <w:rsid w:val="004E53A9"/>
    <w:rsid w:val="004E5456"/>
    <w:rsid w:val="004E54C1"/>
    <w:rsid w:val="004E54F5"/>
    <w:rsid w:val="004E5534"/>
    <w:rsid w:val="004E55E2"/>
    <w:rsid w:val="004E55FB"/>
    <w:rsid w:val="004E565F"/>
    <w:rsid w:val="004E5697"/>
    <w:rsid w:val="004E5776"/>
    <w:rsid w:val="004E5792"/>
    <w:rsid w:val="004E57A3"/>
    <w:rsid w:val="004E583A"/>
    <w:rsid w:val="004E5941"/>
    <w:rsid w:val="004E5974"/>
    <w:rsid w:val="004E5A17"/>
    <w:rsid w:val="004E5A2F"/>
    <w:rsid w:val="004E5A39"/>
    <w:rsid w:val="004E5AFA"/>
    <w:rsid w:val="004E5B4B"/>
    <w:rsid w:val="004E5B4E"/>
    <w:rsid w:val="004E5BEA"/>
    <w:rsid w:val="004E5C06"/>
    <w:rsid w:val="004E5C41"/>
    <w:rsid w:val="004E5D4F"/>
    <w:rsid w:val="004E5D54"/>
    <w:rsid w:val="004E5D5B"/>
    <w:rsid w:val="004E5DB8"/>
    <w:rsid w:val="004E5E23"/>
    <w:rsid w:val="004E5EB9"/>
    <w:rsid w:val="004E5F7D"/>
    <w:rsid w:val="004E61AD"/>
    <w:rsid w:val="004E62D2"/>
    <w:rsid w:val="004E63B2"/>
    <w:rsid w:val="004E6421"/>
    <w:rsid w:val="004E6573"/>
    <w:rsid w:val="004E66E4"/>
    <w:rsid w:val="004E66ED"/>
    <w:rsid w:val="004E679C"/>
    <w:rsid w:val="004E67E5"/>
    <w:rsid w:val="004E6878"/>
    <w:rsid w:val="004E696F"/>
    <w:rsid w:val="004E699E"/>
    <w:rsid w:val="004E69DF"/>
    <w:rsid w:val="004E6A3A"/>
    <w:rsid w:val="004E6A70"/>
    <w:rsid w:val="004E6A75"/>
    <w:rsid w:val="004E6AD9"/>
    <w:rsid w:val="004E6BE2"/>
    <w:rsid w:val="004E6C4D"/>
    <w:rsid w:val="004E6CCD"/>
    <w:rsid w:val="004E6DBF"/>
    <w:rsid w:val="004E6E45"/>
    <w:rsid w:val="004E6E80"/>
    <w:rsid w:val="004E6EDA"/>
    <w:rsid w:val="004E6EE9"/>
    <w:rsid w:val="004E6F89"/>
    <w:rsid w:val="004E6FE0"/>
    <w:rsid w:val="004E7034"/>
    <w:rsid w:val="004E7066"/>
    <w:rsid w:val="004E70A9"/>
    <w:rsid w:val="004E715B"/>
    <w:rsid w:val="004E71C3"/>
    <w:rsid w:val="004E7223"/>
    <w:rsid w:val="004E723F"/>
    <w:rsid w:val="004E7302"/>
    <w:rsid w:val="004E7441"/>
    <w:rsid w:val="004E7477"/>
    <w:rsid w:val="004E748A"/>
    <w:rsid w:val="004E74E9"/>
    <w:rsid w:val="004E7703"/>
    <w:rsid w:val="004E770F"/>
    <w:rsid w:val="004E7733"/>
    <w:rsid w:val="004E7743"/>
    <w:rsid w:val="004E775D"/>
    <w:rsid w:val="004E7951"/>
    <w:rsid w:val="004E7993"/>
    <w:rsid w:val="004E7A15"/>
    <w:rsid w:val="004E7A1B"/>
    <w:rsid w:val="004E7C67"/>
    <w:rsid w:val="004E7CD1"/>
    <w:rsid w:val="004E7D2C"/>
    <w:rsid w:val="004E7D49"/>
    <w:rsid w:val="004E7D6F"/>
    <w:rsid w:val="004E7DF0"/>
    <w:rsid w:val="004E7E9B"/>
    <w:rsid w:val="004E7EFA"/>
    <w:rsid w:val="004E7F0B"/>
    <w:rsid w:val="004E7F50"/>
    <w:rsid w:val="004F0036"/>
    <w:rsid w:val="004F0141"/>
    <w:rsid w:val="004F01D3"/>
    <w:rsid w:val="004F02B0"/>
    <w:rsid w:val="004F02D8"/>
    <w:rsid w:val="004F0310"/>
    <w:rsid w:val="004F035D"/>
    <w:rsid w:val="004F046E"/>
    <w:rsid w:val="004F04DF"/>
    <w:rsid w:val="004F052D"/>
    <w:rsid w:val="004F05BA"/>
    <w:rsid w:val="004F05D0"/>
    <w:rsid w:val="004F05D6"/>
    <w:rsid w:val="004F063C"/>
    <w:rsid w:val="004F064C"/>
    <w:rsid w:val="004F0671"/>
    <w:rsid w:val="004F078F"/>
    <w:rsid w:val="004F08B6"/>
    <w:rsid w:val="004F08BB"/>
    <w:rsid w:val="004F0A05"/>
    <w:rsid w:val="004F0A95"/>
    <w:rsid w:val="004F0AE4"/>
    <w:rsid w:val="004F0B19"/>
    <w:rsid w:val="004F0B77"/>
    <w:rsid w:val="004F0BE8"/>
    <w:rsid w:val="004F0D04"/>
    <w:rsid w:val="004F0D32"/>
    <w:rsid w:val="004F0D64"/>
    <w:rsid w:val="004F0D71"/>
    <w:rsid w:val="004F0E20"/>
    <w:rsid w:val="004F0E2F"/>
    <w:rsid w:val="004F0E80"/>
    <w:rsid w:val="004F0EA4"/>
    <w:rsid w:val="004F0F63"/>
    <w:rsid w:val="004F10BA"/>
    <w:rsid w:val="004F10F4"/>
    <w:rsid w:val="004F112E"/>
    <w:rsid w:val="004F11F8"/>
    <w:rsid w:val="004F12BF"/>
    <w:rsid w:val="004F1379"/>
    <w:rsid w:val="004F1396"/>
    <w:rsid w:val="004F13FC"/>
    <w:rsid w:val="004F147C"/>
    <w:rsid w:val="004F1633"/>
    <w:rsid w:val="004F16F0"/>
    <w:rsid w:val="004F1797"/>
    <w:rsid w:val="004F1815"/>
    <w:rsid w:val="004F189E"/>
    <w:rsid w:val="004F1977"/>
    <w:rsid w:val="004F1A1D"/>
    <w:rsid w:val="004F1C61"/>
    <w:rsid w:val="004F1E3C"/>
    <w:rsid w:val="004F1E81"/>
    <w:rsid w:val="004F1EB7"/>
    <w:rsid w:val="004F1ECF"/>
    <w:rsid w:val="004F1F47"/>
    <w:rsid w:val="004F1F6D"/>
    <w:rsid w:val="004F1FA5"/>
    <w:rsid w:val="004F1FA7"/>
    <w:rsid w:val="004F207F"/>
    <w:rsid w:val="004F20A0"/>
    <w:rsid w:val="004F20A3"/>
    <w:rsid w:val="004F20C5"/>
    <w:rsid w:val="004F220B"/>
    <w:rsid w:val="004F22AD"/>
    <w:rsid w:val="004F22EA"/>
    <w:rsid w:val="004F2303"/>
    <w:rsid w:val="004F231A"/>
    <w:rsid w:val="004F2323"/>
    <w:rsid w:val="004F2459"/>
    <w:rsid w:val="004F26E4"/>
    <w:rsid w:val="004F276E"/>
    <w:rsid w:val="004F27BE"/>
    <w:rsid w:val="004F298A"/>
    <w:rsid w:val="004F29C9"/>
    <w:rsid w:val="004F2A27"/>
    <w:rsid w:val="004F2BF7"/>
    <w:rsid w:val="004F2C21"/>
    <w:rsid w:val="004F2DD3"/>
    <w:rsid w:val="004F2DDA"/>
    <w:rsid w:val="004F2ED3"/>
    <w:rsid w:val="004F2FB9"/>
    <w:rsid w:val="004F32C4"/>
    <w:rsid w:val="004F33CD"/>
    <w:rsid w:val="004F33EA"/>
    <w:rsid w:val="004F3420"/>
    <w:rsid w:val="004F34BB"/>
    <w:rsid w:val="004F3511"/>
    <w:rsid w:val="004F35FC"/>
    <w:rsid w:val="004F360C"/>
    <w:rsid w:val="004F363C"/>
    <w:rsid w:val="004F3644"/>
    <w:rsid w:val="004F3656"/>
    <w:rsid w:val="004F36F3"/>
    <w:rsid w:val="004F3842"/>
    <w:rsid w:val="004F3855"/>
    <w:rsid w:val="004F39DB"/>
    <w:rsid w:val="004F39EF"/>
    <w:rsid w:val="004F3ABC"/>
    <w:rsid w:val="004F3C75"/>
    <w:rsid w:val="004F3D0A"/>
    <w:rsid w:val="004F3E1E"/>
    <w:rsid w:val="004F3E29"/>
    <w:rsid w:val="004F3F22"/>
    <w:rsid w:val="004F3F3B"/>
    <w:rsid w:val="004F3F50"/>
    <w:rsid w:val="004F3FD8"/>
    <w:rsid w:val="004F4352"/>
    <w:rsid w:val="004F4399"/>
    <w:rsid w:val="004F4474"/>
    <w:rsid w:val="004F4661"/>
    <w:rsid w:val="004F468F"/>
    <w:rsid w:val="004F46F8"/>
    <w:rsid w:val="004F46FB"/>
    <w:rsid w:val="004F46FD"/>
    <w:rsid w:val="004F47CB"/>
    <w:rsid w:val="004F488D"/>
    <w:rsid w:val="004F4911"/>
    <w:rsid w:val="004F496D"/>
    <w:rsid w:val="004F4AA7"/>
    <w:rsid w:val="004F4B78"/>
    <w:rsid w:val="004F4C2B"/>
    <w:rsid w:val="004F4CC0"/>
    <w:rsid w:val="004F4D2E"/>
    <w:rsid w:val="004F4DC4"/>
    <w:rsid w:val="004F4F09"/>
    <w:rsid w:val="004F5093"/>
    <w:rsid w:val="004F50DB"/>
    <w:rsid w:val="004F51D3"/>
    <w:rsid w:val="004F51D8"/>
    <w:rsid w:val="004F52C4"/>
    <w:rsid w:val="004F530E"/>
    <w:rsid w:val="004F5342"/>
    <w:rsid w:val="004F5378"/>
    <w:rsid w:val="004F53C2"/>
    <w:rsid w:val="004F5500"/>
    <w:rsid w:val="004F568C"/>
    <w:rsid w:val="004F56A1"/>
    <w:rsid w:val="004F5704"/>
    <w:rsid w:val="004F5830"/>
    <w:rsid w:val="004F58B0"/>
    <w:rsid w:val="004F58C1"/>
    <w:rsid w:val="004F596D"/>
    <w:rsid w:val="004F5990"/>
    <w:rsid w:val="004F5AE4"/>
    <w:rsid w:val="004F5AE9"/>
    <w:rsid w:val="004F5B08"/>
    <w:rsid w:val="004F5BB3"/>
    <w:rsid w:val="004F5CC9"/>
    <w:rsid w:val="004F5CE1"/>
    <w:rsid w:val="004F5D2A"/>
    <w:rsid w:val="004F5D4F"/>
    <w:rsid w:val="004F5DA7"/>
    <w:rsid w:val="004F5DDE"/>
    <w:rsid w:val="004F5F10"/>
    <w:rsid w:val="004F5FD7"/>
    <w:rsid w:val="004F60E0"/>
    <w:rsid w:val="004F61FF"/>
    <w:rsid w:val="004F6283"/>
    <w:rsid w:val="004F65C6"/>
    <w:rsid w:val="004F6665"/>
    <w:rsid w:val="004F6737"/>
    <w:rsid w:val="004F6767"/>
    <w:rsid w:val="004F6823"/>
    <w:rsid w:val="004F6883"/>
    <w:rsid w:val="004F68E9"/>
    <w:rsid w:val="004F6966"/>
    <w:rsid w:val="004F6967"/>
    <w:rsid w:val="004F696C"/>
    <w:rsid w:val="004F6A61"/>
    <w:rsid w:val="004F6ACF"/>
    <w:rsid w:val="004F6B1C"/>
    <w:rsid w:val="004F6BEE"/>
    <w:rsid w:val="004F6E35"/>
    <w:rsid w:val="004F6E65"/>
    <w:rsid w:val="004F6F01"/>
    <w:rsid w:val="004F6F56"/>
    <w:rsid w:val="004F7008"/>
    <w:rsid w:val="004F70B6"/>
    <w:rsid w:val="004F7220"/>
    <w:rsid w:val="004F72E7"/>
    <w:rsid w:val="004F733D"/>
    <w:rsid w:val="004F73FB"/>
    <w:rsid w:val="004F74C7"/>
    <w:rsid w:val="004F7570"/>
    <w:rsid w:val="004F765E"/>
    <w:rsid w:val="004F76DD"/>
    <w:rsid w:val="004F770C"/>
    <w:rsid w:val="004F7713"/>
    <w:rsid w:val="004F7787"/>
    <w:rsid w:val="004F7863"/>
    <w:rsid w:val="004F7934"/>
    <w:rsid w:val="004F7981"/>
    <w:rsid w:val="004F7AD7"/>
    <w:rsid w:val="004F7AF1"/>
    <w:rsid w:val="004F7BF8"/>
    <w:rsid w:val="004F7C5D"/>
    <w:rsid w:val="004F7CEE"/>
    <w:rsid w:val="004F7E88"/>
    <w:rsid w:val="004F7EAC"/>
    <w:rsid w:val="004F7F24"/>
    <w:rsid w:val="0050003B"/>
    <w:rsid w:val="00500075"/>
    <w:rsid w:val="00500189"/>
    <w:rsid w:val="0050018E"/>
    <w:rsid w:val="0050023F"/>
    <w:rsid w:val="00500281"/>
    <w:rsid w:val="00500335"/>
    <w:rsid w:val="0050040F"/>
    <w:rsid w:val="0050042D"/>
    <w:rsid w:val="0050048C"/>
    <w:rsid w:val="0050049E"/>
    <w:rsid w:val="00500538"/>
    <w:rsid w:val="0050054D"/>
    <w:rsid w:val="005005F8"/>
    <w:rsid w:val="005006B5"/>
    <w:rsid w:val="00500744"/>
    <w:rsid w:val="00500777"/>
    <w:rsid w:val="005007B8"/>
    <w:rsid w:val="005007BA"/>
    <w:rsid w:val="005009B2"/>
    <w:rsid w:val="00500BEE"/>
    <w:rsid w:val="00500C75"/>
    <w:rsid w:val="00500DDE"/>
    <w:rsid w:val="00500DE5"/>
    <w:rsid w:val="00500E0D"/>
    <w:rsid w:val="00500E2C"/>
    <w:rsid w:val="00500F89"/>
    <w:rsid w:val="00500FE2"/>
    <w:rsid w:val="00501020"/>
    <w:rsid w:val="0050102A"/>
    <w:rsid w:val="0050103A"/>
    <w:rsid w:val="005011EB"/>
    <w:rsid w:val="00501312"/>
    <w:rsid w:val="0050132C"/>
    <w:rsid w:val="0050150D"/>
    <w:rsid w:val="00501683"/>
    <w:rsid w:val="005016AC"/>
    <w:rsid w:val="005016B0"/>
    <w:rsid w:val="005016BD"/>
    <w:rsid w:val="005016EC"/>
    <w:rsid w:val="00501764"/>
    <w:rsid w:val="00501774"/>
    <w:rsid w:val="005018EB"/>
    <w:rsid w:val="005019B1"/>
    <w:rsid w:val="00501A8B"/>
    <w:rsid w:val="00501AAF"/>
    <w:rsid w:val="00501AD7"/>
    <w:rsid w:val="00501B17"/>
    <w:rsid w:val="00501C78"/>
    <w:rsid w:val="00501C7F"/>
    <w:rsid w:val="00501CA6"/>
    <w:rsid w:val="00501CB5"/>
    <w:rsid w:val="00501CDF"/>
    <w:rsid w:val="00501D24"/>
    <w:rsid w:val="00501D5A"/>
    <w:rsid w:val="00501D70"/>
    <w:rsid w:val="00501DFA"/>
    <w:rsid w:val="00501F0B"/>
    <w:rsid w:val="00501F68"/>
    <w:rsid w:val="00501F9C"/>
    <w:rsid w:val="00501FA8"/>
    <w:rsid w:val="00501FC9"/>
    <w:rsid w:val="0050202F"/>
    <w:rsid w:val="00502078"/>
    <w:rsid w:val="00502164"/>
    <w:rsid w:val="00502236"/>
    <w:rsid w:val="0050230F"/>
    <w:rsid w:val="00502449"/>
    <w:rsid w:val="0050244C"/>
    <w:rsid w:val="0050244E"/>
    <w:rsid w:val="005025DC"/>
    <w:rsid w:val="0050263D"/>
    <w:rsid w:val="00502699"/>
    <w:rsid w:val="00502800"/>
    <w:rsid w:val="00502833"/>
    <w:rsid w:val="00502974"/>
    <w:rsid w:val="005029E5"/>
    <w:rsid w:val="00502A35"/>
    <w:rsid w:val="00502A5F"/>
    <w:rsid w:val="00502AB2"/>
    <w:rsid w:val="00502AD7"/>
    <w:rsid w:val="00502AE8"/>
    <w:rsid w:val="00502AEF"/>
    <w:rsid w:val="00502B24"/>
    <w:rsid w:val="00502BD7"/>
    <w:rsid w:val="00502C3E"/>
    <w:rsid w:val="00502C41"/>
    <w:rsid w:val="00502C91"/>
    <w:rsid w:val="00502D56"/>
    <w:rsid w:val="00502DF7"/>
    <w:rsid w:val="00502E72"/>
    <w:rsid w:val="00502ECB"/>
    <w:rsid w:val="005030CB"/>
    <w:rsid w:val="00503139"/>
    <w:rsid w:val="0050314E"/>
    <w:rsid w:val="005031AF"/>
    <w:rsid w:val="0050326C"/>
    <w:rsid w:val="00503323"/>
    <w:rsid w:val="0050332E"/>
    <w:rsid w:val="0050340D"/>
    <w:rsid w:val="0050345F"/>
    <w:rsid w:val="005034AC"/>
    <w:rsid w:val="005034EA"/>
    <w:rsid w:val="0050350F"/>
    <w:rsid w:val="0050353A"/>
    <w:rsid w:val="00503641"/>
    <w:rsid w:val="0050368A"/>
    <w:rsid w:val="005036D7"/>
    <w:rsid w:val="0050377C"/>
    <w:rsid w:val="005037C9"/>
    <w:rsid w:val="005037EA"/>
    <w:rsid w:val="0050382F"/>
    <w:rsid w:val="00503854"/>
    <w:rsid w:val="00503869"/>
    <w:rsid w:val="0050390C"/>
    <w:rsid w:val="00503975"/>
    <w:rsid w:val="00503A5D"/>
    <w:rsid w:val="00503A61"/>
    <w:rsid w:val="00503ABB"/>
    <w:rsid w:val="00503B5C"/>
    <w:rsid w:val="00503B70"/>
    <w:rsid w:val="00503C7D"/>
    <w:rsid w:val="00503CF7"/>
    <w:rsid w:val="00503F36"/>
    <w:rsid w:val="00503FC6"/>
    <w:rsid w:val="0050406B"/>
    <w:rsid w:val="00504082"/>
    <w:rsid w:val="00504090"/>
    <w:rsid w:val="0050415D"/>
    <w:rsid w:val="005041C5"/>
    <w:rsid w:val="005041D3"/>
    <w:rsid w:val="005043B1"/>
    <w:rsid w:val="005043E8"/>
    <w:rsid w:val="00504509"/>
    <w:rsid w:val="0050452C"/>
    <w:rsid w:val="0050458C"/>
    <w:rsid w:val="005045AA"/>
    <w:rsid w:val="00504625"/>
    <w:rsid w:val="005046E4"/>
    <w:rsid w:val="00504818"/>
    <w:rsid w:val="00504827"/>
    <w:rsid w:val="00504920"/>
    <w:rsid w:val="00504B72"/>
    <w:rsid w:val="00504D2C"/>
    <w:rsid w:val="00504D90"/>
    <w:rsid w:val="00504DE9"/>
    <w:rsid w:val="00504E2F"/>
    <w:rsid w:val="00504E53"/>
    <w:rsid w:val="00504E60"/>
    <w:rsid w:val="00504EA0"/>
    <w:rsid w:val="00504EAD"/>
    <w:rsid w:val="00504EAF"/>
    <w:rsid w:val="00504F4A"/>
    <w:rsid w:val="005052F9"/>
    <w:rsid w:val="0050536C"/>
    <w:rsid w:val="005053B6"/>
    <w:rsid w:val="005053BE"/>
    <w:rsid w:val="005054A7"/>
    <w:rsid w:val="0050550D"/>
    <w:rsid w:val="005055A5"/>
    <w:rsid w:val="005055C6"/>
    <w:rsid w:val="00505634"/>
    <w:rsid w:val="005056C4"/>
    <w:rsid w:val="00505728"/>
    <w:rsid w:val="00505778"/>
    <w:rsid w:val="00505849"/>
    <w:rsid w:val="005058D0"/>
    <w:rsid w:val="00505A21"/>
    <w:rsid w:val="00505A2B"/>
    <w:rsid w:val="00505AEB"/>
    <w:rsid w:val="00505B5A"/>
    <w:rsid w:val="00505CDA"/>
    <w:rsid w:val="00505E04"/>
    <w:rsid w:val="00505E25"/>
    <w:rsid w:val="00505EC6"/>
    <w:rsid w:val="00505FF7"/>
    <w:rsid w:val="00506014"/>
    <w:rsid w:val="0050606D"/>
    <w:rsid w:val="0050609B"/>
    <w:rsid w:val="0050627E"/>
    <w:rsid w:val="00506317"/>
    <w:rsid w:val="00506321"/>
    <w:rsid w:val="005063C0"/>
    <w:rsid w:val="00506478"/>
    <w:rsid w:val="0050652F"/>
    <w:rsid w:val="005066B3"/>
    <w:rsid w:val="00506728"/>
    <w:rsid w:val="00506781"/>
    <w:rsid w:val="005067C5"/>
    <w:rsid w:val="005067FA"/>
    <w:rsid w:val="005068F0"/>
    <w:rsid w:val="0050691A"/>
    <w:rsid w:val="00506B39"/>
    <w:rsid w:val="00506B5A"/>
    <w:rsid w:val="00506B99"/>
    <w:rsid w:val="00506BAF"/>
    <w:rsid w:val="00506BF0"/>
    <w:rsid w:val="00506C0C"/>
    <w:rsid w:val="00506C12"/>
    <w:rsid w:val="00506C29"/>
    <w:rsid w:val="00506D11"/>
    <w:rsid w:val="00506DB7"/>
    <w:rsid w:val="00506E77"/>
    <w:rsid w:val="00506FF0"/>
    <w:rsid w:val="00507040"/>
    <w:rsid w:val="00507061"/>
    <w:rsid w:val="005071B3"/>
    <w:rsid w:val="00507234"/>
    <w:rsid w:val="005072A4"/>
    <w:rsid w:val="005073A6"/>
    <w:rsid w:val="00507430"/>
    <w:rsid w:val="00507451"/>
    <w:rsid w:val="00507476"/>
    <w:rsid w:val="00507513"/>
    <w:rsid w:val="0050752C"/>
    <w:rsid w:val="005075A8"/>
    <w:rsid w:val="005076DA"/>
    <w:rsid w:val="00507738"/>
    <w:rsid w:val="00507792"/>
    <w:rsid w:val="005077FF"/>
    <w:rsid w:val="00507832"/>
    <w:rsid w:val="00507858"/>
    <w:rsid w:val="0050786D"/>
    <w:rsid w:val="005078A3"/>
    <w:rsid w:val="0050792D"/>
    <w:rsid w:val="00507AA0"/>
    <w:rsid w:val="00507AA9"/>
    <w:rsid w:val="00507CF0"/>
    <w:rsid w:val="00507D3F"/>
    <w:rsid w:val="00507DEE"/>
    <w:rsid w:val="00507E0F"/>
    <w:rsid w:val="00507E15"/>
    <w:rsid w:val="00507E32"/>
    <w:rsid w:val="00507E49"/>
    <w:rsid w:val="00507F3D"/>
    <w:rsid w:val="00507FED"/>
    <w:rsid w:val="0050B063"/>
    <w:rsid w:val="00510090"/>
    <w:rsid w:val="005100D4"/>
    <w:rsid w:val="00510113"/>
    <w:rsid w:val="00510128"/>
    <w:rsid w:val="0051014A"/>
    <w:rsid w:val="00510239"/>
    <w:rsid w:val="005102F0"/>
    <w:rsid w:val="0051033B"/>
    <w:rsid w:val="0051038A"/>
    <w:rsid w:val="0051042C"/>
    <w:rsid w:val="00510472"/>
    <w:rsid w:val="005104E7"/>
    <w:rsid w:val="00510553"/>
    <w:rsid w:val="00510585"/>
    <w:rsid w:val="005105F9"/>
    <w:rsid w:val="0051066F"/>
    <w:rsid w:val="00510674"/>
    <w:rsid w:val="005106A3"/>
    <w:rsid w:val="005106F7"/>
    <w:rsid w:val="00510761"/>
    <w:rsid w:val="005107FF"/>
    <w:rsid w:val="00510911"/>
    <w:rsid w:val="00510967"/>
    <w:rsid w:val="00510994"/>
    <w:rsid w:val="00510CCE"/>
    <w:rsid w:val="00510CE8"/>
    <w:rsid w:val="00510DA4"/>
    <w:rsid w:val="00510DC3"/>
    <w:rsid w:val="00510E0E"/>
    <w:rsid w:val="00510E48"/>
    <w:rsid w:val="00510EC8"/>
    <w:rsid w:val="00510EE0"/>
    <w:rsid w:val="00510EF0"/>
    <w:rsid w:val="00510F9D"/>
    <w:rsid w:val="00510FE0"/>
    <w:rsid w:val="00511020"/>
    <w:rsid w:val="00511021"/>
    <w:rsid w:val="0051102B"/>
    <w:rsid w:val="0051111D"/>
    <w:rsid w:val="00511121"/>
    <w:rsid w:val="005112AD"/>
    <w:rsid w:val="005113FE"/>
    <w:rsid w:val="005114F9"/>
    <w:rsid w:val="00511500"/>
    <w:rsid w:val="005115CA"/>
    <w:rsid w:val="0051168E"/>
    <w:rsid w:val="005116B4"/>
    <w:rsid w:val="005116E9"/>
    <w:rsid w:val="00511829"/>
    <w:rsid w:val="0051189D"/>
    <w:rsid w:val="00511905"/>
    <w:rsid w:val="00511909"/>
    <w:rsid w:val="0051196D"/>
    <w:rsid w:val="00511B1D"/>
    <w:rsid w:val="00511BF2"/>
    <w:rsid w:val="00511CD5"/>
    <w:rsid w:val="00511CE3"/>
    <w:rsid w:val="00511DBC"/>
    <w:rsid w:val="00511EAC"/>
    <w:rsid w:val="00512144"/>
    <w:rsid w:val="005121A1"/>
    <w:rsid w:val="00512216"/>
    <w:rsid w:val="00512253"/>
    <w:rsid w:val="0051235A"/>
    <w:rsid w:val="00512436"/>
    <w:rsid w:val="0051243F"/>
    <w:rsid w:val="0051246A"/>
    <w:rsid w:val="005124AC"/>
    <w:rsid w:val="005124E4"/>
    <w:rsid w:val="005125B5"/>
    <w:rsid w:val="005125D2"/>
    <w:rsid w:val="0051264F"/>
    <w:rsid w:val="00512706"/>
    <w:rsid w:val="0051274E"/>
    <w:rsid w:val="005127B6"/>
    <w:rsid w:val="0051282F"/>
    <w:rsid w:val="00512862"/>
    <w:rsid w:val="00512AB6"/>
    <w:rsid w:val="00512AC1"/>
    <w:rsid w:val="00512AE7"/>
    <w:rsid w:val="00512BBC"/>
    <w:rsid w:val="00512C45"/>
    <w:rsid w:val="00512DC0"/>
    <w:rsid w:val="00512F32"/>
    <w:rsid w:val="00512F56"/>
    <w:rsid w:val="00512FB3"/>
    <w:rsid w:val="00512FE6"/>
    <w:rsid w:val="0051307A"/>
    <w:rsid w:val="005131D4"/>
    <w:rsid w:val="005131E6"/>
    <w:rsid w:val="0051323F"/>
    <w:rsid w:val="0051339C"/>
    <w:rsid w:val="005133A4"/>
    <w:rsid w:val="005133B9"/>
    <w:rsid w:val="005133F7"/>
    <w:rsid w:val="0051350D"/>
    <w:rsid w:val="005135EA"/>
    <w:rsid w:val="0051361C"/>
    <w:rsid w:val="005136F9"/>
    <w:rsid w:val="00513701"/>
    <w:rsid w:val="00513709"/>
    <w:rsid w:val="0051373A"/>
    <w:rsid w:val="00513757"/>
    <w:rsid w:val="0051382D"/>
    <w:rsid w:val="005139A2"/>
    <w:rsid w:val="005139A8"/>
    <w:rsid w:val="005139E5"/>
    <w:rsid w:val="005139F9"/>
    <w:rsid w:val="00513A30"/>
    <w:rsid w:val="00513A38"/>
    <w:rsid w:val="00513AF4"/>
    <w:rsid w:val="00513B21"/>
    <w:rsid w:val="00513B46"/>
    <w:rsid w:val="00513B94"/>
    <w:rsid w:val="00513BE1"/>
    <w:rsid w:val="00513BED"/>
    <w:rsid w:val="00513D24"/>
    <w:rsid w:val="00513DD6"/>
    <w:rsid w:val="00513E1C"/>
    <w:rsid w:val="00513E49"/>
    <w:rsid w:val="00513F37"/>
    <w:rsid w:val="00513F64"/>
    <w:rsid w:val="005140D0"/>
    <w:rsid w:val="00514186"/>
    <w:rsid w:val="00514240"/>
    <w:rsid w:val="00514257"/>
    <w:rsid w:val="00514278"/>
    <w:rsid w:val="0051431C"/>
    <w:rsid w:val="005143EB"/>
    <w:rsid w:val="00514419"/>
    <w:rsid w:val="0051442F"/>
    <w:rsid w:val="00514449"/>
    <w:rsid w:val="005144C3"/>
    <w:rsid w:val="0051456A"/>
    <w:rsid w:val="00514597"/>
    <w:rsid w:val="00514693"/>
    <w:rsid w:val="00514724"/>
    <w:rsid w:val="0051473F"/>
    <w:rsid w:val="0051474C"/>
    <w:rsid w:val="005147E5"/>
    <w:rsid w:val="00514813"/>
    <w:rsid w:val="00514888"/>
    <w:rsid w:val="005149AB"/>
    <w:rsid w:val="00514B9C"/>
    <w:rsid w:val="00514BCE"/>
    <w:rsid w:val="00514C4F"/>
    <w:rsid w:val="00514C51"/>
    <w:rsid w:val="00514C83"/>
    <w:rsid w:val="00514C99"/>
    <w:rsid w:val="00514D03"/>
    <w:rsid w:val="00514D20"/>
    <w:rsid w:val="00514D44"/>
    <w:rsid w:val="00514DA6"/>
    <w:rsid w:val="00514DDD"/>
    <w:rsid w:val="00514E10"/>
    <w:rsid w:val="00514E49"/>
    <w:rsid w:val="00514FCC"/>
    <w:rsid w:val="00514FCE"/>
    <w:rsid w:val="00514FDB"/>
    <w:rsid w:val="00514FFC"/>
    <w:rsid w:val="00515009"/>
    <w:rsid w:val="0051509D"/>
    <w:rsid w:val="005150BA"/>
    <w:rsid w:val="005150C8"/>
    <w:rsid w:val="0051518B"/>
    <w:rsid w:val="00515297"/>
    <w:rsid w:val="005152AC"/>
    <w:rsid w:val="005152C9"/>
    <w:rsid w:val="0051532A"/>
    <w:rsid w:val="005153CA"/>
    <w:rsid w:val="005153EE"/>
    <w:rsid w:val="005154F5"/>
    <w:rsid w:val="005156B7"/>
    <w:rsid w:val="005157B3"/>
    <w:rsid w:val="005157BA"/>
    <w:rsid w:val="005158B8"/>
    <w:rsid w:val="0051592D"/>
    <w:rsid w:val="005159BF"/>
    <w:rsid w:val="00515A0B"/>
    <w:rsid w:val="00515A6D"/>
    <w:rsid w:val="00515B6E"/>
    <w:rsid w:val="00515C36"/>
    <w:rsid w:val="00515CB9"/>
    <w:rsid w:val="00515D12"/>
    <w:rsid w:val="00515D51"/>
    <w:rsid w:val="00515D53"/>
    <w:rsid w:val="00515D72"/>
    <w:rsid w:val="00515DDB"/>
    <w:rsid w:val="00515F60"/>
    <w:rsid w:val="00516293"/>
    <w:rsid w:val="005162BA"/>
    <w:rsid w:val="005162DD"/>
    <w:rsid w:val="00516330"/>
    <w:rsid w:val="00516389"/>
    <w:rsid w:val="00516398"/>
    <w:rsid w:val="0051653B"/>
    <w:rsid w:val="00516567"/>
    <w:rsid w:val="005165D5"/>
    <w:rsid w:val="005165F6"/>
    <w:rsid w:val="00516614"/>
    <w:rsid w:val="0051663D"/>
    <w:rsid w:val="00516652"/>
    <w:rsid w:val="005166A6"/>
    <w:rsid w:val="005167B0"/>
    <w:rsid w:val="005167EF"/>
    <w:rsid w:val="00516845"/>
    <w:rsid w:val="0051686C"/>
    <w:rsid w:val="0051687E"/>
    <w:rsid w:val="005168BE"/>
    <w:rsid w:val="005169A6"/>
    <w:rsid w:val="00516A0C"/>
    <w:rsid w:val="00516A24"/>
    <w:rsid w:val="00516A6B"/>
    <w:rsid w:val="00516AAF"/>
    <w:rsid w:val="00516BA1"/>
    <w:rsid w:val="00516C0A"/>
    <w:rsid w:val="00516D8B"/>
    <w:rsid w:val="00516ED6"/>
    <w:rsid w:val="00516FA3"/>
    <w:rsid w:val="00517049"/>
    <w:rsid w:val="0051706C"/>
    <w:rsid w:val="00517088"/>
    <w:rsid w:val="005170AC"/>
    <w:rsid w:val="00517139"/>
    <w:rsid w:val="0051719F"/>
    <w:rsid w:val="005172E1"/>
    <w:rsid w:val="0051736F"/>
    <w:rsid w:val="00517557"/>
    <w:rsid w:val="00517601"/>
    <w:rsid w:val="0051763F"/>
    <w:rsid w:val="005176BC"/>
    <w:rsid w:val="0051775B"/>
    <w:rsid w:val="00517791"/>
    <w:rsid w:val="005178BE"/>
    <w:rsid w:val="00517995"/>
    <w:rsid w:val="005179E5"/>
    <w:rsid w:val="00517BB2"/>
    <w:rsid w:val="00517DF1"/>
    <w:rsid w:val="00517E26"/>
    <w:rsid w:val="00517E31"/>
    <w:rsid w:val="00517E5C"/>
    <w:rsid w:val="00517EF0"/>
    <w:rsid w:val="00517F05"/>
    <w:rsid w:val="0052000E"/>
    <w:rsid w:val="00520117"/>
    <w:rsid w:val="0052022C"/>
    <w:rsid w:val="005202A0"/>
    <w:rsid w:val="00520349"/>
    <w:rsid w:val="0052049B"/>
    <w:rsid w:val="005204E6"/>
    <w:rsid w:val="005205D0"/>
    <w:rsid w:val="0052060E"/>
    <w:rsid w:val="00520673"/>
    <w:rsid w:val="005206A7"/>
    <w:rsid w:val="00520735"/>
    <w:rsid w:val="005207D1"/>
    <w:rsid w:val="005208F1"/>
    <w:rsid w:val="005209F1"/>
    <w:rsid w:val="00520B90"/>
    <w:rsid w:val="00520BB9"/>
    <w:rsid w:val="00520C03"/>
    <w:rsid w:val="00520C81"/>
    <w:rsid w:val="00520D46"/>
    <w:rsid w:val="00520DCB"/>
    <w:rsid w:val="00520EA4"/>
    <w:rsid w:val="00520FBC"/>
    <w:rsid w:val="00521099"/>
    <w:rsid w:val="005210FB"/>
    <w:rsid w:val="005211F5"/>
    <w:rsid w:val="00521258"/>
    <w:rsid w:val="005212F1"/>
    <w:rsid w:val="00521374"/>
    <w:rsid w:val="00521491"/>
    <w:rsid w:val="00521523"/>
    <w:rsid w:val="0052155A"/>
    <w:rsid w:val="00521594"/>
    <w:rsid w:val="005215C7"/>
    <w:rsid w:val="005215CD"/>
    <w:rsid w:val="005215F2"/>
    <w:rsid w:val="005216D4"/>
    <w:rsid w:val="005217B2"/>
    <w:rsid w:val="005217F0"/>
    <w:rsid w:val="00521977"/>
    <w:rsid w:val="005219A6"/>
    <w:rsid w:val="00521A3B"/>
    <w:rsid w:val="00521C2E"/>
    <w:rsid w:val="00521D87"/>
    <w:rsid w:val="00521DE7"/>
    <w:rsid w:val="00521EEA"/>
    <w:rsid w:val="00521EFB"/>
    <w:rsid w:val="00521F73"/>
    <w:rsid w:val="00522139"/>
    <w:rsid w:val="00522266"/>
    <w:rsid w:val="00522267"/>
    <w:rsid w:val="0052228B"/>
    <w:rsid w:val="00522360"/>
    <w:rsid w:val="005223A9"/>
    <w:rsid w:val="005223B5"/>
    <w:rsid w:val="00522447"/>
    <w:rsid w:val="00522448"/>
    <w:rsid w:val="005224A4"/>
    <w:rsid w:val="005224D3"/>
    <w:rsid w:val="00522554"/>
    <w:rsid w:val="00522751"/>
    <w:rsid w:val="00522859"/>
    <w:rsid w:val="0052285D"/>
    <w:rsid w:val="005228F2"/>
    <w:rsid w:val="0052293A"/>
    <w:rsid w:val="00522985"/>
    <w:rsid w:val="0052298C"/>
    <w:rsid w:val="00522B6F"/>
    <w:rsid w:val="00522CBB"/>
    <w:rsid w:val="00522CD7"/>
    <w:rsid w:val="00522F1E"/>
    <w:rsid w:val="00523007"/>
    <w:rsid w:val="00523013"/>
    <w:rsid w:val="00523027"/>
    <w:rsid w:val="00523069"/>
    <w:rsid w:val="0052309D"/>
    <w:rsid w:val="005230B3"/>
    <w:rsid w:val="005231AC"/>
    <w:rsid w:val="00523341"/>
    <w:rsid w:val="00523387"/>
    <w:rsid w:val="005234EA"/>
    <w:rsid w:val="0052352B"/>
    <w:rsid w:val="00523537"/>
    <w:rsid w:val="0052366A"/>
    <w:rsid w:val="005237E4"/>
    <w:rsid w:val="005237EF"/>
    <w:rsid w:val="0052383A"/>
    <w:rsid w:val="0052390A"/>
    <w:rsid w:val="00523940"/>
    <w:rsid w:val="005239FC"/>
    <w:rsid w:val="00523D26"/>
    <w:rsid w:val="00523D27"/>
    <w:rsid w:val="00523D58"/>
    <w:rsid w:val="00523DDE"/>
    <w:rsid w:val="00523EF7"/>
    <w:rsid w:val="00523EFC"/>
    <w:rsid w:val="00523F15"/>
    <w:rsid w:val="00523FAC"/>
    <w:rsid w:val="0052401F"/>
    <w:rsid w:val="0052404A"/>
    <w:rsid w:val="00524053"/>
    <w:rsid w:val="0052408D"/>
    <w:rsid w:val="005241A9"/>
    <w:rsid w:val="00524324"/>
    <w:rsid w:val="00524370"/>
    <w:rsid w:val="00524381"/>
    <w:rsid w:val="005243FC"/>
    <w:rsid w:val="00524417"/>
    <w:rsid w:val="00524442"/>
    <w:rsid w:val="00524456"/>
    <w:rsid w:val="00524477"/>
    <w:rsid w:val="005244F8"/>
    <w:rsid w:val="0052456F"/>
    <w:rsid w:val="005245B1"/>
    <w:rsid w:val="005245DB"/>
    <w:rsid w:val="005246F8"/>
    <w:rsid w:val="00524780"/>
    <w:rsid w:val="00524987"/>
    <w:rsid w:val="005249A0"/>
    <w:rsid w:val="005249B7"/>
    <w:rsid w:val="00524A70"/>
    <w:rsid w:val="00524ACF"/>
    <w:rsid w:val="00524C36"/>
    <w:rsid w:val="00524C5D"/>
    <w:rsid w:val="00524C9C"/>
    <w:rsid w:val="00524CD9"/>
    <w:rsid w:val="00524D35"/>
    <w:rsid w:val="00524DBC"/>
    <w:rsid w:val="00524E35"/>
    <w:rsid w:val="00524ED2"/>
    <w:rsid w:val="00524EE6"/>
    <w:rsid w:val="00524F30"/>
    <w:rsid w:val="00524F55"/>
    <w:rsid w:val="00524FC4"/>
    <w:rsid w:val="00524FD1"/>
    <w:rsid w:val="00525013"/>
    <w:rsid w:val="00525037"/>
    <w:rsid w:val="00525076"/>
    <w:rsid w:val="0052510C"/>
    <w:rsid w:val="00525156"/>
    <w:rsid w:val="0052523B"/>
    <w:rsid w:val="005252FD"/>
    <w:rsid w:val="00525387"/>
    <w:rsid w:val="00525431"/>
    <w:rsid w:val="00525455"/>
    <w:rsid w:val="0052548F"/>
    <w:rsid w:val="005256D6"/>
    <w:rsid w:val="00525773"/>
    <w:rsid w:val="00525794"/>
    <w:rsid w:val="005257AB"/>
    <w:rsid w:val="005257EA"/>
    <w:rsid w:val="00525816"/>
    <w:rsid w:val="005259FB"/>
    <w:rsid w:val="00525A26"/>
    <w:rsid w:val="00525A72"/>
    <w:rsid w:val="00525A7F"/>
    <w:rsid w:val="00525B05"/>
    <w:rsid w:val="00525B85"/>
    <w:rsid w:val="00525C3C"/>
    <w:rsid w:val="00525C64"/>
    <w:rsid w:val="00525C8F"/>
    <w:rsid w:val="00525CA4"/>
    <w:rsid w:val="00525CC2"/>
    <w:rsid w:val="00525CE4"/>
    <w:rsid w:val="00525E41"/>
    <w:rsid w:val="00525EBC"/>
    <w:rsid w:val="00525EF4"/>
    <w:rsid w:val="00525F2C"/>
    <w:rsid w:val="00525F7D"/>
    <w:rsid w:val="00526085"/>
    <w:rsid w:val="005260C1"/>
    <w:rsid w:val="005260D0"/>
    <w:rsid w:val="0052611D"/>
    <w:rsid w:val="0052614E"/>
    <w:rsid w:val="0052615E"/>
    <w:rsid w:val="0052627B"/>
    <w:rsid w:val="00526408"/>
    <w:rsid w:val="005264FB"/>
    <w:rsid w:val="0052658B"/>
    <w:rsid w:val="005265F1"/>
    <w:rsid w:val="005266B9"/>
    <w:rsid w:val="005266BA"/>
    <w:rsid w:val="00526706"/>
    <w:rsid w:val="00526716"/>
    <w:rsid w:val="00526773"/>
    <w:rsid w:val="005267CC"/>
    <w:rsid w:val="005267D2"/>
    <w:rsid w:val="0052693B"/>
    <w:rsid w:val="00526973"/>
    <w:rsid w:val="00526994"/>
    <w:rsid w:val="00526A25"/>
    <w:rsid w:val="00526AC0"/>
    <w:rsid w:val="00526B5C"/>
    <w:rsid w:val="00526BCF"/>
    <w:rsid w:val="00526C1C"/>
    <w:rsid w:val="00526C6D"/>
    <w:rsid w:val="00526CD4"/>
    <w:rsid w:val="00526D1A"/>
    <w:rsid w:val="00526D1B"/>
    <w:rsid w:val="00526D99"/>
    <w:rsid w:val="00526F2E"/>
    <w:rsid w:val="00527004"/>
    <w:rsid w:val="005270D2"/>
    <w:rsid w:val="00527124"/>
    <w:rsid w:val="005271F8"/>
    <w:rsid w:val="00527231"/>
    <w:rsid w:val="005272BA"/>
    <w:rsid w:val="0052733C"/>
    <w:rsid w:val="005273C4"/>
    <w:rsid w:val="00527482"/>
    <w:rsid w:val="0052753C"/>
    <w:rsid w:val="00527548"/>
    <w:rsid w:val="005275DA"/>
    <w:rsid w:val="005275E1"/>
    <w:rsid w:val="00527619"/>
    <w:rsid w:val="005278F0"/>
    <w:rsid w:val="00527901"/>
    <w:rsid w:val="005279B3"/>
    <w:rsid w:val="005279F8"/>
    <w:rsid w:val="00527A5D"/>
    <w:rsid w:val="00527A8D"/>
    <w:rsid w:val="00527A98"/>
    <w:rsid w:val="00527A9E"/>
    <w:rsid w:val="00527AAA"/>
    <w:rsid w:val="00527AF7"/>
    <w:rsid w:val="00527B22"/>
    <w:rsid w:val="00527BA0"/>
    <w:rsid w:val="00527BC6"/>
    <w:rsid w:val="00527C44"/>
    <w:rsid w:val="00527C80"/>
    <w:rsid w:val="00527C81"/>
    <w:rsid w:val="00527D1F"/>
    <w:rsid w:val="00527DDF"/>
    <w:rsid w:val="00527F10"/>
    <w:rsid w:val="00527F5F"/>
    <w:rsid w:val="0052FC05"/>
    <w:rsid w:val="005301B4"/>
    <w:rsid w:val="005301C8"/>
    <w:rsid w:val="00530227"/>
    <w:rsid w:val="0053026B"/>
    <w:rsid w:val="005302F7"/>
    <w:rsid w:val="00530522"/>
    <w:rsid w:val="005305A0"/>
    <w:rsid w:val="005305C2"/>
    <w:rsid w:val="00530622"/>
    <w:rsid w:val="00530646"/>
    <w:rsid w:val="00530844"/>
    <w:rsid w:val="0053084E"/>
    <w:rsid w:val="005308CA"/>
    <w:rsid w:val="005309D8"/>
    <w:rsid w:val="00530B14"/>
    <w:rsid w:val="00530BBD"/>
    <w:rsid w:val="00530D21"/>
    <w:rsid w:val="00530D29"/>
    <w:rsid w:val="00530DD8"/>
    <w:rsid w:val="00530E04"/>
    <w:rsid w:val="00530E33"/>
    <w:rsid w:val="00530E79"/>
    <w:rsid w:val="00530F62"/>
    <w:rsid w:val="00530F68"/>
    <w:rsid w:val="00530F80"/>
    <w:rsid w:val="0053103E"/>
    <w:rsid w:val="0053126F"/>
    <w:rsid w:val="005312A3"/>
    <w:rsid w:val="0053131B"/>
    <w:rsid w:val="005314B7"/>
    <w:rsid w:val="0053151A"/>
    <w:rsid w:val="0053154C"/>
    <w:rsid w:val="0053165F"/>
    <w:rsid w:val="005316D5"/>
    <w:rsid w:val="00531703"/>
    <w:rsid w:val="0053170B"/>
    <w:rsid w:val="00531732"/>
    <w:rsid w:val="0053184D"/>
    <w:rsid w:val="00531861"/>
    <w:rsid w:val="00531907"/>
    <w:rsid w:val="00531998"/>
    <w:rsid w:val="00531A32"/>
    <w:rsid w:val="00531AA5"/>
    <w:rsid w:val="00531C37"/>
    <w:rsid w:val="00531C91"/>
    <w:rsid w:val="00531D5F"/>
    <w:rsid w:val="00531D83"/>
    <w:rsid w:val="00531D92"/>
    <w:rsid w:val="00531D9E"/>
    <w:rsid w:val="00531E32"/>
    <w:rsid w:val="00531EB8"/>
    <w:rsid w:val="005320A2"/>
    <w:rsid w:val="005320C8"/>
    <w:rsid w:val="00532114"/>
    <w:rsid w:val="0053223B"/>
    <w:rsid w:val="0053226D"/>
    <w:rsid w:val="005323C3"/>
    <w:rsid w:val="0053242D"/>
    <w:rsid w:val="00532452"/>
    <w:rsid w:val="005324B5"/>
    <w:rsid w:val="005325AA"/>
    <w:rsid w:val="00532613"/>
    <w:rsid w:val="0053265C"/>
    <w:rsid w:val="00532743"/>
    <w:rsid w:val="00532790"/>
    <w:rsid w:val="005327D4"/>
    <w:rsid w:val="00532810"/>
    <w:rsid w:val="0053287D"/>
    <w:rsid w:val="00532893"/>
    <w:rsid w:val="00532929"/>
    <w:rsid w:val="00532959"/>
    <w:rsid w:val="0053298A"/>
    <w:rsid w:val="005329D8"/>
    <w:rsid w:val="00532A10"/>
    <w:rsid w:val="00532B29"/>
    <w:rsid w:val="00532B3E"/>
    <w:rsid w:val="00532C0F"/>
    <w:rsid w:val="00532C2A"/>
    <w:rsid w:val="00532C94"/>
    <w:rsid w:val="00532D0D"/>
    <w:rsid w:val="00532D54"/>
    <w:rsid w:val="00532D9A"/>
    <w:rsid w:val="00532E4D"/>
    <w:rsid w:val="00532E6E"/>
    <w:rsid w:val="00532F07"/>
    <w:rsid w:val="00532F5A"/>
    <w:rsid w:val="005330F6"/>
    <w:rsid w:val="00533191"/>
    <w:rsid w:val="00533199"/>
    <w:rsid w:val="005332F9"/>
    <w:rsid w:val="00533514"/>
    <w:rsid w:val="00533559"/>
    <w:rsid w:val="00533600"/>
    <w:rsid w:val="00533669"/>
    <w:rsid w:val="0053369A"/>
    <w:rsid w:val="005337AE"/>
    <w:rsid w:val="005337C0"/>
    <w:rsid w:val="005337F8"/>
    <w:rsid w:val="0053382B"/>
    <w:rsid w:val="0053388C"/>
    <w:rsid w:val="005338C5"/>
    <w:rsid w:val="005338D1"/>
    <w:rsid w:val="00533926"/>
    <w:rsid w:val="0053399D"/>
    <w:rsid w:val="005339C5"/>
    <w:rsid w:val="00533B8F"/>
    <w:rsid w:val="00533BA6"/>
    <w:rsid w:val="00533BAB"/>
    <w:rsid w:val="00533BB8"/>
    <w:rsid w:val="00533BD8"/>
    <w:rsid w:val="00533C01"/>
    <w:rsid w:val="00533D55"/>
    <w:rsid w:val="00533E8A"/>
    <w:rsid w:val="00533EB0"/>
    <w:rsid w:val="00533EB5"/>
    <w:rsid w:val="00533ED3"/>
    <w:rsid w:val="00533FA0"/>
    <w:rsid w:val="00533FFC"/>
    <w:rsid w:val="0053417A"/>
    <w:rsid w:val="00534208"/>
    <w:rsid w:val="00534297"/>
    <w:rsid w:val="005343A5"/>
    <w:rsid w:val="0053446C"/>
    <w:rsid w:val="00534502"/>
    <w:rsid w:val="00534679"/>
    <w:rsid w:val="005346D1"/>
    <w:rsid w:val="00534723"/>
    <w:rsid w:val="005347F9"/>
    <w:rsid w:val="0053493A"/>
    <w:rsid w:val="00534954"/>
    <w:rsid w:val="0053495D"/>
    <w:rsid w:val="00534AE2"/>
    <w:rsid w:val="00534CD6"/>
    <w:rsid w:val="00534D5E"/>
    <w:rsid w:val="00534E12"/>
    <w:rsid w:val="00534E3F"/>
    <w:rsid w:val="00534ED7"/>
    <w:rsid w:val="00534F68"/>
    <w:rsid w:val="00534F6B"/>
    <w:rsid w:val="00534F7B"/>
    <w:rsid w:val="00534FA6"/>
    <w:rsid w:val="00534FD7"/>
    <w:rsid w:val="00535402"/>
    <w:rsid w:val="00535450"/>
    <w:rsid w:val="00535561"/>
    <w:rsid w:val="0053558D"/>
    <w:rsid w:val="005355D1"/>
    <w:rsid w:val="0053566F"/>
    <w:rsid w:val="00535770"/>
    <w:rsid w:val="00535785"/>
    <w:rsid w:val="0053580F"/>
    <w:rsid w:val="005358E3"/>
    <w:rsid w:val="0053590E"/>
    <w:rsid w:val="00535CF7"/>
    <w:rsid w:val="00535D31"/>
    <w:rsid w:val="00535D40"/>
    <w:rsid w:val="00535D6A"/>
    <w:rsid w:val="00535EDB"/>
    <w:rsid w:val="00535F61"/>
    <w:rsid w:val="00535FBB"/>
    <w:rsid w:val="00536015"/>
    <w:rsid w:val="0053602A"/>
    <w:rsid w:val="005360F6"/>
    <w:rsid w:val="00536103"/>
    <w:rsid w:val="0053613D"/>
    <w:rsid w:val="0053614A"/>
    <w:rsid w:val="0053617F"/>
    <w:rsid w:val="005361E3"/>
    <w:rsid w:val="0053624D"/>
    <w:rsid w:val="005363D4"/>
    <w:rsid w:val="005363ED"/>
    <w:rsid w:val="00536553"/>
    <w:rsid w:val="00536588"/>
    <w:rsid w:val="0053666D"/>
    <w:rsid w:val="00536674"/>
    <w:rsid w:val="005366FE"/>
    <w:rsid w:val="00536719"/>
    <w:rsid w:val="00536836"/>
    <w:rsid w:val="0053685E"/>
    <w:rsid w:val="00536877"/>
    <w:rsid w:val="005368E8"/>
    <w:rsid w:val="00536976"/>
    <w:rsid w:val="005369A8"/>
    <w:rsid w:val="00536AAD"/>
    <w:rsid w:val="00536ACF"/>
    <w:rsid w:val="00536B21"/>
    <w:rsid w:val="00536B90"/>
    <w:rsid w:val="00536E68"/>
    <w:rsid w:val="00536F01"/>
    <w:rsid w:val="00536F27"/>
    <w:rsid w:val="00536FF1"/>
    <w:rsid w:val="00537064"/>
    <w:rsid w:val="00537076"/>
    <w:rsid w:val="00537099"/>
    <w:rsid w:val="005370F3"/>
    <w:rsid w:val="00537127"/>
    <w:rsid w:val="0053713B"/>
    <w:rsid w:val="005372A5"/>
    <w:rsid w:val="005373E0"/>
    <w:rsid w:val="00537403"/>
    <w:rsid w:val="00537551"/>
    <w:rsid w:val="005376A5"/>
    <w:rsid w:val="005376B8"/>
    <w:rsid w:val="00537763"/>
    <w:rsid w:val="005378CA"/>
    <w:rsid w:val="00537934"/>
    <w:rsid w:val="00537BAC"/>
    <w:rsid w:val="00537BCE"/>
    <w:rsid w:val="00537BE3"/>
    <w:rsid w:val="00537C1F"/>
    <w:rsid w:val="00537D11"/>
    <w:rsid w:val="00537D21"/>
    <w:rsid w:val="00537DE1"/>
    <w:rsid w:val="00537DFD"/>
    <w:rsid w:val="00537E50"/>
    <w:rsid w:val="00537E6A"/>
    <w:rsid w:val="00537E9C"/>
    <w:rsid w:val="0054006F"/>
    <w:rsid w:val="005400AC"/>
    <w:rsid w:val="005400DF"/>
    <w:rsid w:val="005401D2"/>
    <w:rsid w:val="0054034F"/>
    <w:rsid w:val="00540413"/>
    <w:rsid w:val="00540445"/>
    <w:rsid w:val="005404B9"/>
    <w:rsid w:val="0054050C"/>
    <w:rsid w:val="00540566"/>
    <w:rsid w:val="005405E1"/>
    <w:rsid w:val="00540707"/>
    <w:rsid w:val="00540719"/>
    <w:rsid w:val="0054074A"/>
    <w:rsid w:val="00540797"/>
    <w:rsid w:val="005407DA"/>
    <w:rsid w:val="0054083B"/>
    <w:rsid w:val="0054084A"/>
    <w:rsid w:val="005408B7"/>
    <w:rsid w:val="0054092B"/>
    <w:rsid w:val="00540946"/>
    <w:rsid w:val="005409BC"/>
    <w:rsid w:val="00540A67"/>
    <w:rsid w:val="00540AF6"/>
    <w:rsid w:val="00540BFD"/>
    <w:rsid w:val="00540CDD"/>
    <w:rsid w:val="00540D7F"/>
    <w:rsid w:val="00540D87"/>
    <w:rsid w:val="00540DC7"/>
    <w:rsid w:val="00540DD3"/>
    <w:rsid w:val="00540DDF"/>
    <w:rsid w:val="00540DFA"/>
    <w:rsid w:val="00540E73"/>
    <w:rsid w:val="00540FC2"/>
    <w:rsid w:val="00541052"/>
    <w:rsid w:val="0054105A"/>
    <w:rsid w:val="00541162"/>
    <w:rsid w:val="005412D2"/>
    <w:rsid w:val="005412E9"/>
    <w:rsid w:val="005412FE"/>
    <w:rsid w:val="00541322"/>
    <w:rsid w:val="00541400"/>
    <w:rsid w:val="00541528"/>
    <w:rsid w:val="0054156F"/>
    <w:rsid w:val="005415FB"/>
    <w:rsid w:val="00541603"/>
    <w:rsid w:val="00541685"/>
    <w:rsid w:val="005417E4"/>
    <w:rsid w:val="00541828"/>
    <w:rsid w:val="00541833"/>
    <w:rsid w:val="005418D1"/>
    <w:rsid w:val="00541901"/>
    <w:rsid w:val="005419D4"/>
    <w:rsid w:val="00541AEE"/>
    <w:rsid w:val="00541C0C"/>
    <w:rsid w:val="00541C91"/>
    <w:rsid w:val="00541CE3"/>
    <w:rsid w:val="00541DE9"/>
    <w:rsid w:val="00541E2B"/>
    <w:rsid w:val="00541E99"/>
    <w:rsid w:val="00541EE4"/>
    <w:rsid w:val="00541FAA"/>
    <w:rsid w:val="00541FF2"/>
    <w:rsid w:val="00542091"/>
    <w:rsid w:val="00542163"/>
    <w:rsid w:val="0054216F"/>
    <w:rsid w:val="0054227A"/>
    <w:rsid w:val="005422CC"/>
    <w:rsid w:val="0054248C"/>
    <w:rsid w:val="00542510"/>
    <w:rsid w:val="00542651"/>
    <w:rsid w:val="005426D4"/>
    <w:rsid w:val="005426D9"/>
    <w:rsid w:val="00542791"/>
    <w:rsid w:val="005427B0"/>
    <w:rsid w:val="0054288F"/>
    <w:rsid w:val="005428B3"/>
    <w:rsid w:val="005428C8"/>
    <w:rsid w:val="00542983"/>
    <w:rsid w:val="005429D4"/>
    <w:rsid w:val="00542ACB"/>
    <w:rsid w:val="00542B92"/>
    <w:rsid w:val="00542BC6"/>
    <w:rsid w:val="00542C24"/>
    <w:rsid w:val="00542C4B"/>
    <w:rsid w:val="00542CBC"/>
    <w:rsid w:val="00542DD4"/>
    <w:rsid w:val="00542E16"/>
    <w:rsid w:val="00542EDD"/>
    <w:rsid w:val="00542F69"/>
    <w:rsid w:val="00542FEC"/>
    <w:rsid w:val="0054303F"/>
    <w:rsid w:val="0054305D"/>
    <w:rsid w:val="005430BE"/>
    <w:rsid w:val="005430CA"/>
    <w:rsid w:val="005431FA"/>
    <w:rsid w:val="00543323"/>
    <w:rsid w:val="00543479"/>
    <w:rsid w:val="005434E4"/>
    <w:rsid w:val="005434E8"/>
    <w:rsid w:val="00543510"/>
    <w:rsid w:val="00543686"/>
    <w:rsid w:val="005436A4"/>
    <w:rsid w:val="00543778"/>
    <w:rsid w:val="005437B3"/>
    <w:rsid w:val="005437EA"/>
    <w:rsid w:val="0054384C"/>
    <w:rsid w:val="00543907"/>
    <w:rsid w:val="00543915"/>
    <w:rsid w:val="0054398E"/>
    <w:rsid w:val="005439B4"/>
    <w:rsid w:val="00543A8B"/>
    <w:rsid w:val="00543A94"/>
    <w:rsid w:val="00543AA9"/>
    <w:rsid w:val="00543AAF"/>
    <w:rsid w:val="00543B74"/>
    <w:rsid w:val="00543C7F"/>
    <w:rsid w:val="00543CCB"/>
    <w:rsid w:val="00543D4B"/>
    <w:rsid w:val="00543DA7"/>
    <w:rsid w:val="00543DCA"/>
    <w:rsid w:val="00543F7E"/>
    <w:rsid w:val="00543FB6"/>
    <w:rsid w:val="00543FD8"/>
    <w:rsid w:val="00544002"/>
    <w:rsid w:val="0054404B"/>
    <w:rsid w:val="0054418A"/>
    <w:rsid w:val="00544283"/>
    <w:rsid w:val="005442A9"/>
    <w:rsid w:val="005443C3"/>
    <w:rsid w:val="00544444"/>
    <w:rsid w:val="00544458"/>
    <w:rsid w:val="005444C6"/>
    <w:rsid w:val="005445B1"/>
    <w:rsid w:val="005447C2"/>
    <w:rsid w:val="00544874"/>
    <w:rsid w:val="005448E9"/>
    <w:rsid w:val="005448F4"/>
    <w:rsid w:val="00544936"/>
    <w:rsid w:val="00544A03"/>
    <w:rsid w:val="00544A39"/>
    <w:rsid w:val="00544A50"/>
    <w:rsid w:val="00544C13"/>
    <w:rsid w:val="00544C55"/>
    <w:rsid w:val="00544CAC"/>
    <w:rsid w:val="00544DC6"/>
    <w:rsid w:val="00544DFB"/>
    <w:rsid w:val="00544E44"/>
    <w:rsid w:val="00544E4C"/>
    <w:rsid w:val="00544E7A"/>
    <w:rsid w:val="00544ECA"/>
    <w:rsid w:val="00544EF5"/>
    <w:rsid w:val="0054509E"/>
    <w:rsid w:val="00545295"/>
    <w:rsid w:val="00545349"/>
    <w:rsid w:val="00545426"/>
    <w:rsid w:val="0054553E"/>
    <w:rsid w:val="005455CB"/>
    <w:rsid w:val="0054576B"/>
    <w:rsid w:val="0054585B"/>
    <w:rsid w:val="005458D5"/>
    <w:rsid w:val="00545916"/>
    <w:rsid w:val="0054592E"/>
    <w:rsid w:val="00545B98"/>
    <w:rsid w:val="00545C3B"/>
    <w:rsid w:val="00545C4A"/>
    <w:rsid w:val="00545D6A"/>
    <w:rsid w:val="00545E71"/>
    <w:rsid w:val="00545EC0"/>
    <w:rsid w:val="00545F2C"/>
    <w:rsid w:val="00545F84"/>
    <w:rsid w:val="00545F9A"/>
    <w:rsid w:val="00545FEE"/>
    <w:rsid w:val="00546147"/>
    <w:rsid w:val="00546202"/>
    <w:rsid w:val="00546277"/>
    <w:rsid w:val="0054632A"/>
    <w:rsid w:val="0054636C"/>
    <w:rsid w:val="005463E6"/>
    <w:rsid w:val="005463EF"/>
    <w:rsid w:val="00546512"/>
    <w:rsid w:val="0054659B"/>
    <w:rsid w:val="00546667"/>
    <w:rsid w:val="0054666E"/>
    <w:rsid w:val="005466A0"/>
    <w:rsid w:val="005466A3"/>
    <w:rsid w:val="005466CE"/>
    <w:rsid w:val="005466DF"/>
    <w:rsid w:val="00546769"/>
    <w:rsid w:val="005467AC"/>
    <w:rsid w:val="00546823"/>
    <w:rsid w:val="00546862"/>
    <w:rsid w:val="00546AD0"/>
    <w:rsid w:val="00546B24"/>
    <w:rsid w:val="00546BE2"/>
    <w:rsid w:val="00546C19"/>
    <w:rsid w:val="00546DB6"/>
    <w:rsid w:val="00546EFC"/>
    <w:rsid w:val="00546FD9"/>
    <w:rsid w:val="00546FE7"/>
    <w:rsid w:val="005471B8"/>
    <w:rsid w:val="005471F3"/>
    <w:rsid w:val="0054732C"/>
    <w:rsid w:val="005473CD"/>
    <w:rsid w:val="00547481"/>
    <w:rsid w:val="00547507"/>
    <w:rsid w:val="0054754B"/>
    <w:rsid w:val="00547619"/>
    <w:rsid w:val="00547626"/>
    <w:rsid w:val="0054771D"/>
    <w:rsid w:val="0054777F"/>
    <w:rsid w:val="0054785D"/>
    <w:rsid w:val="005478A0"/>
    <w:rsid w:val="005479A4"/>
    <w:rsid w:val="00547A8B"/>
    <w:rsid w:val="00547ADA"/>
    <w:rsid w:val="00547AE3"/>
    <w:rsid w:val="00547C4C"/>
    <w:rsid w:val="00547D96"/>
    <w:rsid w:val="00547E01"/>
    <w:rsid w:val="00547E4D"/>
    <w:rsid w:val="00547ED0"/>
    <w:rsid w:val="00547F26"/>
    <w:rsid w:val="00547F8B"/>
    <w:rsid w:val="00547FCE"/>
    <w:rsid w:val="0054AA59"/>
    <w:rsid w:val="00550078"/>
    <w:rsid w:val="00550192"/>
    <w:rsid w:val="0055021D"/>
    <w:rsid w:val="00550285"/>
    <w:rsid w:val="005502A9"/>
    <w:rsid w:val="005502CC"/>
    <w:rsid w:val="005504C5"/>
    <w:rsid w:val="0055053B"/>
    <w:rsid w:val="0055069B"/>
    <w:rsid w:val="0055069D"/>
    <w:rsid w:val="00550700"/>
    <w:rsid w:val="00550742"/>
    <w:rsid w:val="0055084B"/>
    <w:rsid w:val="005508C4"/>
    <w:rsid w:val="005508E0"/>
    <w:rsid w:val="00550940"/>
    <w:rsid w:val="005509D9"/>
    <w:rsid w:val="005509E1"/>
    <w:rsid w:val="00550A84"/>
    <w:rsid w:val="00550A95"/>
    <w:rsid w:val="00550B18"/>
    <w:rsid w:val="00550B43"/>
    <w:rsid w:val="00550BAD"/>
    <w:rsid w:val="00550C25"/>
    <w:rsid w:val="00550D23"/>
    <w:rsid w:val="00550DBC"/>
    <w:rsid w:val="00550E04"/>
    <w:rsid w:val="00550FB4"/>
    <w:rsid w:val="00550FC4"/>
    <w:rsid w:val="00550FFE"/>
    <w:rsid w:val="00551243"/>
    <w:rsid w:val="00551331"/>
    <w:rsid w:val="00551373"/>
    <w:rsid w:val="00551491"/>
    <w:rsid w:val="005514D9"/>
    <w:rsid w:val="00551562"/>
    <w:rsid w:val="005515E0"/>
    <w:rsid w:val="005515EA"/>
    <w:rsid w:val="005515EB"/>
    <w:rsid w:val="0055163E"/>
    <w:rsid w:val="00551653"/>
    <w:rsid w:val="005516B2"/>
    <w:rsid w:val="005516C6"/>
    <w:rsid w:val="00551808"/>
    <w:rsid w:val="005518B2"/>
    <w:rsid w:val="00551925"/>
    <w:rsid w:val="00551A38"/>
    <w:rsid w:val="00551B72"/>
    <w:rsid w:val="00551C9C"/>
    <w:rsid w:val="00551DAD"/>
    <w:rsid w:val="00551DD0"/>
    <w:rsid w:val="00551DFC"/>
    <w:rsid w:val="00552173"/>
    <w:rsid w:val="0055218B"/>
    <w:rsid w:val="005521D6"/>
    <w:rsid w:val="0055225B"/>
    <w:rsid w:val="0055228E"/>
    <w:rsid w:val="005522FA"/>
    <w:rsid w:val="00552327"/>
    <w:rsid w:val="00552348"/>
    <w:rsid w:val="0055237F"/>
    <w:rsid w:val="005525C2"/>
    <w:rsid w:val="005526DD"/>
    <w:rsid w:val="00552720"/>
    <w:rsid w:val="00552764"/>
    <w:rsid w:val="005527AA"/>
    <w:rsid w:val="00552816"/>
    <w:rsid w:val="00552818"/>
    <w:rsid w:val="005528D3"/>
    <w:rsid w:val="00552910"/>
    <w:rsid w:val="0055297B"/>
    <w:rsid w:val="00552A0E"/>
    <w:rsid w:val="00552B35"/>
    <w:rsid w:val="00552C57"/>
    <w:rsid w:val="00552CD7"/>
    <w:rsid w:val="00552D1F"/>
    <w:rsid w:val="00552D80"/>
    <w:rsid w:val="00552E47"/>
    <w:rsid w:val="00552ED1"/>
    <w:rsid w:val="00552EFB"/>
    <w:rsid w:val="0055307C"/>
    <w:rsid w:val="00553138"/>
    <w:rsid w:val="005532B1"/>
    <w:rsid w:val="00553377"/>
    <w:rsid w:val="005533F1"/>
    <w:rsid w:val="00553491"/>
    <w:rsid w:val="005534A0"/>
    <w:rsid w:val="005534FB"/>
    <w:rsid w:val="00553516"/>
    <w:rsid w:val="00553578"/>
    <w:rsid w:val="005535E2"/>
    <w:rsid w:val="005536D6"/>
    <w:rsid w:val="005537EF"/>
    <w:rsid w:val="0055383C"/>
    <w:rsid w:val="005538BC"/>
    <w:rsid w:val="00553A60"/>
    <w:rsid w:val="00553CBD"/>
    <w:rsid w:val="00553DB5"/>
    <w:rsid w:val="00553E07"/>
    <w:rsid w:val="00553E1D"/>
    <w:rsid w:val="00553EB3"/>
    <w:rsid w:val="00553FEC"/>
    <w:rsid w:val="0055407F"/>
    <w:rsid w:val="00554159"/>
    <w:rsid w:val="00554240"/>
    <w:rsid w:val="0055427B"/>
    <w:rsid w:val="005542DC"/>
    <w:rsid w:val="00554333"/>
    <w:rsid w:val="005543A9"/>
    <w:rsid w:val="005545C6"/>
    <w:rsid w:val="00554606"/>
    <w:rsid w:val="005546B1"/>
    <w:rsid w:val="0055475E"/>
    <w:rsid w:val="0055476D"/>
    <w:rsid w:val="00554918"/>
    <w:rsid w:val="00554957"/>
    <w:rsid w:val="005549E8"/>
    <w:rsid w:val="00554BC6"/>
    <w:rsid w:val="00554BFC"/>
    <w:rsid w:val="00554DBB"/>
    <w:rsid w:val="00554DC4"/>
    <w:rsid w:val="00554E7B"/>
    <w:rsid w:val="00554EB2"/>
    <w:rsid w:val="00554FC4"/>
    <w:rsid w:val="0055500D"/>
    <w:rsid w:val="00555052"/>
    <w:rsid w:val="005550D2"/>
    <w:rsid w:val="00555103"/>
    <w:rsid w:val="005551BE"/>
    <w:rsid w:val="005551D0"/>
    <w:rsid w:val="0055525E"/>
    <w:rsid w:val="005552BA"/>
    <w:rsid w:val="0055531B"/>
    <w:rsid w:val="00555372"/>
    <w:rsid w:val="005553A0"/>
    <w:rsid w:val="0055540E"/>
    <w:rsid w:val="00555457"/>
    <w:rsid w:val="0055556A"/>
    <w:rsid w:val="0055559A"/>
    <w:rsid w:val="005555A6"/>
    <w:rsid w:val="005556D0"/>
    <w:rsid w:val="0055576B"/>
    <w:rsid w:val="005558CD"/>
    <w:rsid w:val="005558D4"/>
    <w:rsid w:val="005558F9"/>
    <w:rsid w:val="00555925"/>
    <w:rsid w:val="005559B3"/>
    <w:rsid w:val="00555A58"/>
    <w:rsid w:val="00555B2C"/>
    <w:rsid w:val="00555B3E"/>
    <w:rsid w:val="00555B69"/>
    <w:rsid w:val="00555D5B"/>
    <w:rsid w:val="00555DC5"/>
    <w:rsid w:val="00555DF1"/>
    <w:rsid w:val="00555E95"/>
    <w:rsid w:val="00555E98"/>
    <w:rsid w:val="00555EEB"/>
    <w:rsid w:val="00555F2F"/>
    <w:rsid w:val="00555FC0"/>
    <w:rsid w:val="00555FE6"/>
    <w:rsid w:val="00556164"/>
    <w:rsid w:val="00556169"/>
    <w:rsid w:val="00556204"/>
    <w:rsid w:val="00556319"/>
    <w:rsid w:val="00556433"/>
    <w:rsid w:val="0055650B"/>
    <w:rsid w:val="0055656E"/>
    <w:rsid w:val="00556660"/>
    <w:rsid w:val="00556742"/>
    <w:rsid w:val="00556774"/>
    <w:rsid w:val="0055683D"/>
    <w:rsid w:val="0055689E"/>
    <w:rsid w:val="005569AD"/>
    <w:rsid w:val="00556B5E"/>
    <w:rsid w:val="00556C48"/>
    <w:rsid w:val="00556D40"/>
    <w:rsid w:val="00556D49"/>
    <w:rsid w:val="00556DBE"/>
    <w:rsid w:val="005570B7"/>
    <w:rsid w:val="005571F4"/>
    <w:rsid w:val="0055723F"/>
    <w:rsid w:val="00557275"/>
    <w:rsid w:val="00557344"/>
    <w:rsid w:val="00557387"/>
    <w:rsid w:val="005573BB"/>
    <w:rsid w:val="005573D4"/>
    <w:rsid w:val="0055741B"/>
    <w:rsid w:val="00557476"/>
    <w:rsid w:val="0055752C"/>
    <w:rsid w:val="00557609"/>
    <w:rsid w:val="005576D0"/>
    <w:rsid w:val="00557701"/>
    <w:rsid w:val="0055777A"/>
    <w:rsid w:val="005578E1"/>
    <w:rsid w:val="00557910"/>
    <w:rsid w:val="00557957"/>
    <w:rsid w:val="00557988"/>
    <w:rsid w:val="00557B81"/>
    <w:rsid w:val="00557C3B"/>
    <w:rsid w:val="00557F08"/>
    <w:rsid w:val="005582FC"/>
    <w:rsid w:val="0056003C"/>
    <w:rsid w:val="005600B7"/>
    <w:rsid w:val="00560179"/>
    <w:rsid w:val="0056024F"/>
    <w:rsid w:val="0056033D"/>
    <w:rsid w:val="0056047D"/>
    <w:rsid w:val="005604E7"/>
    <w:rsid w:val="0056056D"/>
    <w:rsid w:val="0056059A"/>
    <w:rsid w:val="005605F6"/>
    <w:rsid w:val="0056064D"/>
    <w:rsid w:val="005606BD"/>
    <w:rsid w:val="005606DA"/>
    <w:rsid w:val="00560707"/>
    <w:rsid w:val="00560772"/>
    <w:rsid w:val="0056079B"/>
    <w:rsid w:val="005607B3"/>
    <w:rsid w:val="00560859"/>
    <w:rsid w:val="0056088C"/>
    <w:rsid w:val="00560987"/>
    <w:rsid w:val="00560991"/>
    <w:rsid w:val="00560A8F"/>
    <w:rsid w:val="00560AB9"/>
    <w:rsid w:val="00560AEE"/>
    <w:rsid w:val="00560BDA"/>
    <w:rsid w:val="00560C01"/>
    <w:rsid w:val="00560D01"/>
    <w:rsid w:val="00560E22"/>
    <w:rsid w:val="00560E8B"/>
    <w:rsid w:val="00560E90"/>
    <w:rsid w:val="00560ED5"/>
    <w:rsid w:val="00560FEC"/>
    <w:rsid w:val="00561047"/>
    <w:rsid w:val="00561098"/>
    <w:rsid w:val="00561133"/>
    <w:rsid w:val="00561263"/>
    <w:rsid w:val="0056127D"/>
    <w:rsid w:val="005612A5"/>
    <w:rsid w:val="005612F1"/>
    <w:rsid w:val="0056134F"/>
    <w:rsid w:val="0056135E"/>
    <w:rsid w:val="00561581"/>
    <w:rsid w:val="0056162B"/>
    <w:rsid w:val="00561694"/>
    <w:rsid w:val="005616A0"/>
    <w:rsid w:val="005617F5"/>
    <w:rsid w:val="00561855"/>
    <w:rsid w:val="00561A32"/>
    <w:rsid w:val="00561A4A"/>
    <w:rsid w:val="00561D20"/>
    <w:rsid w:val="00561D4E"/>
    <w:rsid w:val="00561E49"/>
    <w:rsid w:val="00561FCE"/>
    <w:rsid w:val="00562177"/>
    <w:rsid w:val="005621A2"/>
    <w:rsid w:val="005621A8"/>
    <w:rsid w:val="005621CD"/>
    <w:rsid w:val="005621DA"/>
    <w:rsid w:val="0056228A"/>
    <w:rsid w:val="0056246C"/>
    <w:rsid w:val="0056248D"/>
    <w:rsid w:val="005624F6"/>
    <w:rsid w:val="00562515"/>
    <w:rsid w:val="00562546"/>
    <w:rsid w:val="00562606"/>
    <w:rsid w:val="00562627"/>
    <w:rsid w:val="0056274F"/>
    <w:rsid w:val="005627AC"/>
    <w:rsid w:val="0056282F"/>
    <w:rsid w:val="005629EF"/>
    <w:rsid w:val="00562B8A"/>
    <w:rsid w:val="00562D7A"/>
    <w:rsid w:val="00562DDD"/>
    <w:rsid w:val="00562E0B"/>
    <w:rsid w:val="00562F74"/>
    <w:rsid w:val="00563055"/>
    <w:rsid w:val="00563183"/>
    <w:rsid w:val="005631A3"/>
    <w:rsid w:val="00563228"/>
    <w:rsid w:val="0056325D"/>
    <w:rsid w:val="00563393"/>
    <w:rsid w:val="005634E1"/>
    <w:rsid w:val="0056353E"/>
    <w:rsid w:val="0056360E"/>
    <w:rsid w:val="005636A8"/>
    <w:rsid w:val="00563704"/>
    <w:rsid w:val="005637FD"/>
    <w:rsid w:val="0056384B"/>
    <w:rsid w:val="00563852"/>
    <w:rsid w:val="005638AA"/>
    <w:rsid w:val="005638B5"/>
    <w:rsid w:val="00563BE1"/>
    <w:rsid w:val="00563C6D"/>
    <w:rsid w:val="00563C8F"/>
    <w:rsid w:val="00563D5B"/>
    <w:rsid w:val="00563D68"/>
    <w:rsid w:val="00563D86"/>
    <w:rsid w:val="00563DBF"/>
    <w:rsid w:val="00563DE8"/>
    <w:rsid w:val="00563E75"/>
    <w:rsid w:val="00564027"/>
    <w:rsid w:val="0056407F"/>
    <w:rsid w:val="005640C4"/>
    <w:rsid w:val="00564125"/>
    <w:rsid w:val="005641AA"/>
    <w:rsid w:val="005641CA"/>
    <w:rsid w:val="005642A6"/>
    <w:rsid w:val="005642F6"/>
    <w:rsid w:val="00564300"/>
    <w:rsid w:val="005643E1"/>
    <w:rsid w:val="00564449"/>
    <w:rsid w:val="00564510"/>
    <w:rsid w:val="00564549"/>
    <w:rsid w:val="0056459F"/>
    <w:rsid w:val="0056468C"/>
    <w:rsid w:val="005646B0"/>
    <w:rsid w:val="005646E0"/>
    <w:rsid w:val="005646E6"/>
    <w:rsid w:val="005647B2"/>
    <w:rsid w:val="0056482A"/>
    <w:rsid w:val="005648F3"/>
    <w:rsid w:val="00564919"/>
    <w:rsid w:val="00564958"/>
    <w:rsid w:val="0056498F"/>
    <w:rsid w:val="005649A3"/>
    <w:rsid w:val="005649FA"/>
    <w:rsid w:val="00564BD8"/>
    <w:rsid w:val="00564C25"/>
    <w:rsid w:val="00564C5B"/>
    <w:rsid w:val="00564D2C"/>
    <w:rsid w:val="00564D77"/>
    <w:rsid w:val="00564D87"/>
    <w:rsid w:val="00564DEC"/>
    <w:rsid w:val="00564E0F"/>
    <w:rsid w:val="00564E4A"/>
    <w:rsid w:val="00564FE3"/>
    <w:rsid w:val="00565084"/>
    <w:rsid w:val="005650CB"/>
    <w:rsid w:val="0056512A"/>
    <w:rsid w:val="00565134"/>
    <w:rsid w:val="005651A3"/>
    <w:rsid w:val="005651F8"/>
    <w:rsid w:val="0056522F"/>
    <w:rsid w:val="0056525F"/>
    <w:rsid w:val="00565333"/>
    <w:rsid w:val="0056537D"/>
    <w:rsid w:val="0056541E"/>
    <w:rsid w:val="00565474"/>
    <w:rsid w:val="005654B5"/>
    <w:rsid w:val="005654E4"/>
    <w:rsid w:val="00565586"/>
    <w:rsid w:val="0056580D"/>
    <w:rsid w:val="005658D5"/>
    <w:rsid w:val="00565AFF"/>
    <w:rsid w:val="00565B22"/>
    <w:rsid w:val="00565C9E"/>
    <w:rsid w:val="00565DBE"/>
    <w:rsid w:val="00565E68"/>
    <w:rsid w:val="00565F83"/>
    <w:rsid w:val="00566107"/>
    <w:rsid w:val="00566289"/>
    <w:rsid w:val="005662A8"/>
    <w:rsid w:val="00566382"/>
    <w:rsid w:val="005663A9"/>
    <w:rsid w:val="00566404"/>
    <w:rsid w:val="00566480"/>
    <w:rsid w:val="0056681F"/>
    <w:rsid w:val="005668A4"/>
    <w:rsid w:val="005668B4"/>
    <w:rsid w:val="00566A7A"/>
    <w:rsid w:val="00566AD9"/>
    <w:rsid w:val="00566B40"/>
    <w:rsid w:val="00566BA1"/>
    <w:rsid w:val="00566BCE"/>
    <w:rsid w:val="00566BDE"/>
    <w:rsid w:val="00566CE0"/>
    <w:rsid w:val="00566D92"/>
    <w:rsid w:val="00566F1E"/>
    <w:rsid w:val="00566F2D"/>
    <w:rsid w:val="0056707F"/>
    <w:rsid w:val="00567107"/>
    <w:rsid w:val="00567317"/>
    <w:rsid w:val="00567339"/>
    <w:rsid w:val="00567376"/>
    <w:rsid w:val="005673CA"/>
    <w:rsid w:val="0056754F"/>
    <w:rsid w:val="0056755F"/>
    <w:rsid w:val="005676B0"/>
    <w:rsid w:val="00567728"/>
    <w:rsid w:val="00567796"/>
    <w:rsid w:val="005677C2"/>
    <w:rsid w:val="0056780F"/>
    <w:rsid w:val="00567878"/>
    <w:rsid w:val="00567947"/>
    <w:rsid w:val="005679D4"/>
    <w:rsid w:val="005679DA"/>
    <w:rsid w:val="00567AA3"/>
    <w:rsid w:val="00567ACA"/>
    <w:rsid w:val="00567AE3"/>
    <w:rsid w:val="00567B78"/>
    <w:rsid w:val="00567C4A"/>
    <w:rsid w:val="00567C6C"/>
    <w:rsid w:val="00567CA2"/>
    <w:rsid w:val="00567CDF"/>
    <w:rsid w:val="00567D6D"/>
    <w:rsid w:val="00567DE3"/>
    <w:rsid w:val="00567E0A"/>
    <w:rsid w:val="00567EFB"/>
    <w:rsid w:val="00567F07"/>
    <w:rsid w:val="00570016"/>
    <w:rsid w:val="0057003A"/>
    <w:rsid w:val="00570084"/>
    <w:rsid w:val="0057012A"/>
    <w:rsid w:val="00570176"/>
    <w:rsid w:val="005701BD"/>
    <w:rsid w:val="005702AE"/>
    <w:rsid w:val="005703F0"/>
    <w:rsid w:val="00570509"/>
    <w:rsid w:val="00570703"/>
    <w:rsid w:val="0057079D"/>
    <w:rsid w:val="005707A0"/>
    <w:rsid w:val="00570822"/>
    <w:rsid w:val="00570903"/>
    <w:rsid w:val="0057092C"/>
    <w:rsid w:val="00570931"/>
    <w:rsid w:val="00570CAF"/>
    <w:rsid w:val="00570D8A"/>
    <w:rsid w:val="00570E0A"/>
    <w:rsid w:val="00570F27"/>
    <w:rsid w:val="00570F6A"/>
    <w:rsid w:val="0057104B"/>
    <w:rsid w:val="00571157"/>
    <w:rsid w:val="0057115F"/>
    <w:rsid w:val="00571168"/>
    <w:rsid w:val="00571245"/>
    <w:rsid w:val="005712B5"/>
    <w:rsid w:val="00571415"/>
    <w:rsid w:val="005714BE"/>
    <w:rsid w:val="005716FE"/>
    <w:rsid w:val="005717A6"/>
    <w:rsid w:val="005717C5"/>
    <w:rsid w:val="005718D7"/>
    <w:rsid w:val="005719F8"/>
    <w:rsid w:val="00571AAB"/>
    <w:rsid w:val="00571E8B"/>
    <w:rsid w:val="00571EB4"/>
    <w:rsid w:val="00571ECC"/>
    <w:rsid w:val="00571EFC"/>
    <w:rsid w:val="00571F23"/>
    <w:rsid w:val="0057204F"/>
    <w:rsid w:val="005720D0"/>
    <w:rsid w:val="00572347"/>
    <w:rsid w:val="005723EF"/>
    <w:rsid w:val="005723F9"/>
    <w:rsid w:val="00572448"/>
    <w:rsid w:val="00572565"/>
    <w:rsid w:val="005725AA"/>
    <w:rsid w:val="005725C7"/>
    <w:rsid w:val="005726A8"/>
    <w:rsid w:val="005729E3"/>
    <w:rsid w:val="005729E8"/>
    <w:rsid w:val="00572AD2"/>
    <w:rsid w:val="00572AFA"/>
    <w:rsid w:val="00572BAE"/>
    <w:rsid w:val="00572C63"/>
    <w:rsid w:val="00572CD6"/>
    <w:rsid w:val="00572E1B"/>
    <w:rsid w:val="00572F02"/>
    <w:rsid w:val="0057301D"/>
    <w:rsid w:val="00573086"/>
    <w:rsid w:val="005730D2"/>
    <w:rsid w:val="00573102"/>
    <w:rsid w:val="00573109"/>
    <w:rsid w:val="00573199"/>
    <w:rsid w:val="005731DD"/>
    <w:rsid w:val="005731E4"/>
    <w:rsid w:val="0057325D"/>
    <w:rsid w:val="005733E7"/>
    <w:rsid w:val="005734ED"/>
    <w:rsid w:val="0057350E"/>
    <w:rsid w:val="00573555"/>
    <w:rsid w:val="00573679"/>
    <w:rsid w:val="005736E3"/>
    <w:rsid w:val="005736F7"/>
    <w:rsid w:val="005737CB"/>
    <w:rsid w:val="00573830"/>
    <w:rsid w:val="00573831"/>
    <w:rsid w:val="0057390E"/>
    <w:rsid w:val="00573A8E"/>
    <w:rsid w:val="00573AEF"/>
    <w:rsid w:val="00573B0D"/>
    <w:rsid w:val="00573B6A"/>
    <w:rsid w:val="00573B7C"/>
    <w:rsid w:val="00573C23"/>
    <w:rsid w:val="00573DDF"/>
    <w:rsid w:val="00573E2B"/>
    <w:rsid w:val="00573F41"/>
    <w:rsid w:val="00573FAA"/>
    <w:rsid w:val="0057404D"/>
    <w:rsid w:val="005740F9"/>
    <w:rsid w:val="005742C3"/>
    <w:rsid w:val="00574311"/>
    <w:rsid w:val="0057439D"/>
    <w:rsid w:val="005743C5"/>
    <w:rsid w:val="00574503"/>
    <w:rsid w:val="005745C8"/>
    <w:rsid w:val="005745E1"/>
    <w:rsid w:val="0057464F"/>
    <w:rsid w:val="00574713"/>
    <w:rsid w:val="0057472B"/>
    <w:rsid w:val="00574739"/>
    <w:rsid w:val="00574901"/>
    <w:rsid w:val="00574909"/>
    <w:rsid w:val="0057490E"/>
    <w:rsid w:val="00574AF3"/>
    <w:rsid w:val="00574AF8"/>
    <w:rsid w:val="00574B12"/>
    <w:rsid w:val="00574B55"/>
    <w:rsid w:val="00574CE9"/>
    <w:rsid w:val="00574D12"/>
    <w:rsid w:val="00574E52"/>
    <w:rsid w:val="00574EDD"/>
    <w:rsid w:val="00574F65"/>
    <w:rsid w:val="0057505C"/>
    <w:rsid w:val="00575085"/>
    <w:rsid w:val="005750CA"/>
    <w:rsid w:val="00575188"/>
    <w:rsid w:val="00575284"/>
    <w:rsid w:val="005752C1"/>
    <w:rsid w:val="00575398"/>
    <w:rsid w:val="005753E1"/>
    <w:rsid w:val="00575566"/>
    <w:rsid w:val="00575634"/>
    <w:rsid w:val="00575737"/>
    <w:rsid w:val="00575747"/>
    <w:rsid w:val="00575821"/>
    <w:rsid w:val="0057584E"/>
    <w:rsid w:val="005758F0"/>
    <w:rsid w:val="00575A4F"/>
    <w:rsid w:val="00575B34"/>
    <w:rsid w:val="00575C38"/>
    <w:rsid w:val="00575CC8"/>
    <w:rsid w:val="00575D19"/>
    <w:rsid w:val="00575D1F"/>
    <w:rsid w:val="00575D45"/>
    <w:rsid w:val="00575DF7"/>
    <w:rsid w:val="00575E2F"/>
    <w:rsid w:val="00575EE1"/>
    <w:rsid w:val="00575F3A"/>
    <w:rsid w:val="005760B2"/>
    <w:rsid w:val="00576188"/>
    <w:rsid w:val="005761D3"/>
    <w:rsid w:val="00576206"/>
    <w:rsid w:val="005762A8"/>
    <w:rsid w:val="00576307"/>
    <w:rsid w:val="00576345"/>
    <w:rsid w:val="00576350"/>
    <w:rsid w:val="0057635F"/>
    <w:rsid w:val="00576383"/>
    <w:rsid w:val="00576388"/>
    <w:rsid w:val="00576399"/>
    <w:rsid w:val="005763CA"/>
    <w:rsid w:val="00576421"/>
    <w:rsid w:val="00576521"/>
    <w:rsid w:val="005765BD"/>
    <w:rsid w:val="00576621"/>
    <w:rsid w:val="00576630"/>
    <w:rsid w:val="0057664F"/>
    <w:rsid w:val="00576821"/>
    <w:rsid w:val="00576857"/>
    <w:rsid w:val="00576907"/>
    <w:rsid w:val="0057694A"/>
    <w:rsid w:val="0057698B"/>
    <w:rsid w:val="00576992"/>
    <w:rsid w:val="005769BE"/>
    <w:rsid w:val="00576A59"/>
    <w:rsid w:val="00576A9A"/>
    <w:rsid w:val="00576AB2"/>
    <w:rsid w:val="00576AE5"/>
    <w:rsid w:val="00576B22"/>
    <w:rsid w:val="00576BA0"/>
    <w:rsid w:val="00576BC9"/>
    <w:rsid w:val="00576C4B"/>
    <w:rsid w:val="00576E6A"/>
    <w:rsid w:val="00576EE4"/>
    <w:rsid w:val="00576F2C"/>
    <w:rsid w:val="00576FE0"/>
    <w:rsid w:val="00576FF7"/>
    <w:rsid w:val="00577108"/>
    <w:rsid w:val="005771B9"/>
    <w:rsid w:val="0057722B"/>
    <w:rsid w:val="0057730D"/>
    <w:rsid w:val="005773A5"/>
    <w:rsid w:val="00577412"/>
    <w:rsid w:val="00577430"/>
    <w:rsid w:val="0057745D"/>
    <w:rsid w:val="005774F5"/>
    <w:rsid w:val="005775B9"/>
    <w:rsid w:val="005776F3"/>
    <w:rsid w:val="00577761"/>
    <w:rsid w:val="005777BD"/>
    <w:rsid w:val="005778DC"/>
    <w:rsid w:val="0057793C"/>
    <w:rsid w:val="005779AB"/>
    <w:rsid w:val="00577A32"/>
    <w:rsid w:val="00577B6C"/>
    <w:rsid w:val="00577B93"/>
    <w:rsid w:val="00577CB8"/>
    <w:rsid w:val="00577D2C"/>
    <w:rsid w:val="00577D96"/>
    <w:rsid w:val="00577ED7"/>
    <w:rsid w:val="00577FDD"/>
    <w:rsid w:val="0058005C"/>
    <w:rsid w:val="0058008F"/>
    <w:rsid w:val="005800D6"/>
    <w:rsid w:val="00580170"/>
    <w:rsid w:val="005801CB"/>
    <w:rsid w:val="00580275"/>
    <w:rsid w:val="0058030C"/>
    <w:rsid w:val="005803FE"/>
    <w:rsid w:val="00580539"/>
    <w:rsid w:val="0058055B"/>
    <w:rsid w:val="005805A3"/>
    <w:rsid w:val="005805CD"/>
    <w:rsid w:val="005806B0"/>
    <w:rsid w:val="005806B6"/>
    <w:rsid w:val="005806EB"/>
    <w:rsid w:val="005807D4"/>
    <w:rsid w:val="005807D7"/>
    <w:rsid w:val="0058081E"/>
    <w:rsid w:val="005808D9"/>
    <w:rsid w:val="00580900"/>
    <w:rsid w:val="0058094D"/>
    <w:rsid w:val="0058095B"/>
    <w:rsid w:val="00580B6C"/>
    <w:rsid w:val="00580CB3"/>
    <w:rsid w:val="00580DC0"/>
    <w:rsid w:val="00580DFA"/>
    <w:rsid w:val="00580E3B"/>
    <w:rsid w:val="00580E70"/>
    <w:rsid w:val="00580EB5"/>
    <w:rsid w:val="00580FE5"/>
    <w:rsid w:val="00581019"/>
    <w:rsid w:val="005810E6"/>
    <w:rsid w:val="00581133"/>
    <w:rsid w:val="005812BB"/>
    <w:rsid w:val="0058138A"/>
    <w:rsid w:val="0058149B"/>
    <w:rsid w:val="005814A0"/>
    <w:rsid w:val="005814A2"/>
    <w:rsid w:val="005816B3"/>
    <w:rsid w:val="0058170C"/>
    <w:rsid w:val="0058186E"/>
    <w:rsid w:val="00581886"/>
    <w:rsid w:val="005818A5"/>
    <w:rsid w:val="00581959"/>
    <w:rsid w:val="00581A9D"/>
    <w:rsid w:val="00581AFA"/>
    <w:rsid w:val="00581C4E"/>
    <w:rsid w:val="00581D12"/>
    <w:rsid w:val="00581D48"/>
    <w:rsid w:val="00581E3B"/>
    <w:rsid w:val="00581E66"/>
    <w:rsid w:val="00581F00"/>
    <w:rsid w:val="00582000"/>
    <w:rsid w:val="0058204D"/>
    <w:rsid w:val="00582050"/>
    <w:rsid w:val="00582114"/>
    <w:rsid w:val="00582189"/>
    <w:rsid w:val="0058219B"/>
    <w:rsid w:val="0058221F"/>
    <w:rsid w:val="0058224C"/>
    <w:rsid w:val="005822DC"/>
    <w:rsid w:val="0058237A"/>
    <w:rsid w:val="0058238D"/>
    <w:rsid w:val="0058240F"/>
    <w:rsid w:val="0058247A"/>
    <w:rsid w:val="005824E6"/>
    <w:rsid w:val="005825EF"/>
    <w:rsid w:val="00582757"/>
    <w:rsid w:val="00582795"/>
    <w:rsid w:val="005827C4"/>
    <w:rsid w:val="005828B1"/>
    <w:rsid w:val="005829FC"/>
    <w:rsid w:val="00582A07"/>
    <w:rsid w:val="00582B3B"/>
    <w:rsid w:val="00582BB4"/>
    <w:rsid w:val="00582CC9"/>
    <w:rsid w:val="00582DDD"/>
    <w:rsid w:val="00582E29"/>
    <w:rsid w:val="00582E5E"/>
    <w:rsid w:val="00582ECB"/>
    <w:rsid w:val="00582F67"/>
    <w:rsid w:val="0058308F"/>
    <w:rsid w:val="005830C5"/>
    <w:rsid w:val="00583101"/>
    <w:rsid w:val="00583154"/>
    <w:rsid w:val="005831B2"/>
    <w:rsid w:val="005831BD"/>
    <w:rsid w:val="00583249"/>
    <w:rsid w:val="00583299"/>
    <w:rsid w:val="005834D3"/>
    <w:rsid w:val="0058351A"/>
    <w:rsid w:val="00583582"/>
    <w:rsid w:val="005835EE"/>
    <w:rsid w:val="0058361C"/>
    <w:rsid w:val="00583699"/>
    <w:rsid w:val="005836FA"/>
    <w:rsid w:val="00583745"/>
    <w:rsid w:val="00583759"/>
    <w:rsid w:val="0058375D"/>
    <w:rsid w:val="00583767"/>
    <w:rsid w:val="00583768"/>
    <w:rsid w:val="005837C9"/>
    <w:rsid w:val="00583844"/>
    <w:rsid w:val="00583859"/>
    <w:rsid w:val="0058388F"/>
    <w:rsid w:val="00583950"/>
    <w:rsid w:val="0058397B"/>
    <w:rsid w:val="005839A1"/>
    <w:rsid w:val="00583B0C"/>
    <w:rsid w:val="00583B84"/>
    <w:rsid w:val="00583BAE"/>
    <w:rsid w:val="00583BD7"/>
    <w:rsid w:val="00583CE2"/>
    <w:rsid w:val="00583D70"/>
    <w:rsid w:val="00583DBB"/>
    <w:rsid w:val="00583DC8"/>
    <w:rsid w:val="00583E15"/>
    <w:rsid w:val="00583E27"/>
    <w:rsid w:val="00583F2A"/>
    <w:rsid w:val="00583FB6"/>
    <w:rsid w:val="00583FE8"/>
    <w:rsid w:val="00584055"/>
    <w:rsid w:val="005840C7"/>
    <w:rsid w:val="005840E3"/>
    <w:rsid w:val="0058412C"/>
    <w:rsid w:val="005841F5"/>
    <w:rsid w:val="0058421B"/>
    <w:rsid w:val="0058428D"/>
    <w:rsid w:val="005842D1"/>
    <w:rsid w:val="00584314"/>
    <w:rsid w:val="005843AC"/>
    <w:rsid w:val="005843D9"/>
    <w:rsid w:val="00584465"/>
    <w:rsid w:val="00584543"/>
    <w:rsid w:val="005845AA"/>
    <w:rsid w:val="00584864"/>
    <w:rsid w:val="0058498B"/>
    <w:rsid w:val="005849BB"/>
    <w:rsid w:val="00584A08"/>
    <w:rsid w:val="00584A75"/>
    <w:rsid w:val="00584AA8"/>
    <w:rsid w:val="00584B06"/>
    <w:rsid w:val="00584B0B"/>
    <w:rsid w:val="00584B49"/>
    <w:rsid w:val="00584B7F"/>
    <w:rsid w:val="00584B95"/>
    <w:rsid w:val="00584BA5"/>
    <w:rsid w:val="00584CE9"/>
    <w:rsid w:val="00584D5D"/>
    <w:rsid w:val="00584D96"/>
    <w:rsid w:val="00584DBD"/>
    <w:rsid w:val="00584EC3"/>
    <w:rsid w:val="00584F2C"/>
    <w:rsid w:val="00584F4F"/>
    <w:rsid w:val="0058506E"/>
    <w:rsid w:val="005850A9"/>
    <w:rsid w:val="005851E1"/>
    <w:rsid w:val="0058520D"/>
    <w:rsid w:val="0058524A"/>
    <w:rsid w:val="0058548C"/>
    <w:rsid w:val="0058556E"/>
    <w:rsid w:val="00585574"/>
    <w:rsid w:val="00585581"/>
    <w:rsid w:val="00585603"/>
    <w:rsid w:val="0058561C"/>
    <w:rsid w:val="0058561F"/>
    <w:rsid w:val="005856B5"/>
    <w:rsid w:val="00585814"/>
    <w:rsid w:val="0058588F"/>
    <w:rsid w:val="005858AE"/>
    <w:rsid w:val="00585994"/>
    <w:rsid w:val="005859DA"/>
    <w:rsid w:val="00585B15"/>
    <w:rsid w:val="00585B24"/>
    <w:rsid w:val="00585BDC"/>
    <w:rsid w:val="00585BF8"/>
    <w:rsid w:val="00585CA6"/>
    <w:rsid w:val="00585D3E"/>
    <w:rsid w:val="00585E34"/>
    <w:rsid w:val="00585E46"/>
    <w:rsid w:val="00585FB9"/>
    <w:rsid w:val="00586013"/>
    <w:rsid w:val="005861E8"/>
    <w:rsid w:val="005861F4"/>
    <w:rsid w:val="0058626A"/>
    <w:rsid w:val="005862C7"/>
    <w:rsid w:val="00586359"/>
    <w:rsid w:val="005863F2"/>
    <w:rsid w:val="005864F6"/>
    <w:rsid w:val="00586563"/>
    <w:rsid w:val="005866D0"/>
    <w:rsid w:val="0058675F"/>
    <w:rsid w:val="00586790"/>
    <w:rsid w:val="005867AD"/>
    <w:rsid w:val="005867F2"/>
    <w:rsid w:val="00586873"/>
    <w:rsid w:val="005868AD"/>
    <w:rsid w:val="0058690D"/>
    <w:rsid w:val="0058697F"/>
    <w:rsid w:val="005869F6"/>
    <w:rsid w:val="00586A02"/>
    <w:rsid w:val="00586A5B"/>
    <w:rsid w:val="00586B44"/>
    <w:rsid w:val="00586B55"/>
    <w:rsid w:val="00586C25"/>
    <w:rsid w:val="00586D83"/>
    <w:rsid w:val="00586D9F"/>
    <w:rsid w:val="00586E7F"/>
    <w:rsid w:val="00587065"/>
    <w:rsid w:val="00587085"/>
    <w:rsid w:val="00587387"/>
    <w:rsid w:val="00587394"/>
    <w:rsid w:val="005874B0"/>
    <w:rsid w:val="005875B8"/>
    <w:rsid w:val="005875D4"/>
    <w:rsid w:val="00587655"/>
    <w:rsid w:val="0058769D"/>
    <w:rsid w:val="00587819"/>
    <w:rsid w:val="0058784A"/>
    <w:rsid w:val="00587862"/>
    <w:rsid w:val="00587864"/>
    <w:rsid w:val="005878E3"/>
    <w:rsid w:val="005879F0"/>
    <w:rsid w:val="00587A5A"/>
    <w:rsid w:val="00587A5E"/>
    <w:rsid w:val="00587A70"/>
    <w:rsid w:val="00587B0A"/>
    <w:rsid w:val="00587B76"/>
    <w:rsid w:val="00587BBA"/>
    <w:rsid w:val="00587D1B"/>
    <w:rsid w:val="00587E07"/>
    <w:rsid w:val="00587ECC"/>
    <w:rsid w:val="00587F3E"/>
    <w:rsid w:val="00587F5F"/>
    <w:rsid w:val="00587F80"/>
    <w:rsid w:val="005900BC"/>
    <w:rsid w:val="0059010C"/>
    <w:rsid w:val="00590147"/>
    <w:rsid w:val="0059015A"/>
    <w:rsid w:val="0059025B"/>
    <w:rsid w:val="005902B0"/>
    <w:rsid w:val="005902C3"/>
    <w:rsid w:val="005903A7"/>
    <w:rsid w:val="005903FD"/>
    <w:rsid w:val="0059044A"/>
    <w:rsid w:val="00590514"/>
    <w:rsid w:val="0059057D"/>
    <w:rsid w:val="0059058E"/>
    <w:rsid w:val="005905BF"/>
    <w:rsid w:val="005905F5"/>
    <w:rsid w:val="00590746"/>
    <w:rsid w:val="0059078E"/>
    <w:rsid w:val="0059092B"/>
    <w:rsid w:val="00590932"/>
    <w:rsid w:val="005909AE"/>
    <w:rsid w:val="005909F9"/>
    <w:rsid w:val="00590A1F"/>
    <w:rsid w:val="00590AD1"/>
    <w:rsid w:val="00590BC0"/>
    <w:rsid w:val="00590C03"/>
    <w:rsid w:val="00590C17"/>
    <w:rsid w:val="00590C63"/>
    <w:rsid w:val="00590C73"/>
    <w:rsid w:val="00590C87"/>
    <w:rsid w:val="00590D8F"/>
    <w:rsid w:val="005910C9"/>
    <w:rsid w:val="005910DC"/>
    <w:rsid w:val="00591158"/>
    <w:rsid w:val="005911F6"/>
    <w:rsid w:val="005913AF"/>
    <w:rsid w:val="00591431"/>
    <w:rsid w:val="005914C3"/>
    <w:rsid w:val="005915B0"/>
    <w:rsid w:val="0059197D"/>
    <w:rsid w:val="00591991"/>
    <w:rsid w:val="0059199F"/>
    <w:rsid w:val="005919B5"/>
    <w:rsid w:val="005919EE"/>
    <w:rsid w:val="00591B20"/>
    <w:rsid w:val="00591B59"/>
    <w:rsid w:val="00591C2F"/>
    <w:rsid w:val="00591D12"/>
    <w:rsid w:val="00591E01"/>
    <w:rsid w:val="00591FA3"/>
    <w:rsid w:val="00591FD8"/>
    <w:rsid w:val="0059201E"/>
    <w:rsid w:val="0059202C"/>
    <w:rsid w:val="00592104"/>
    <w:rsid w:val="00592130"/>
    <w:rsid w:val="005921AE"/>
    <w:rsid w:val="005921B3"/>
    <w:rsid w:val="00592215"/>
    <w:rsid w:val="005922BB"/>
    <w:rsid w:val="00592303"/>
    <w:rsid w:val="00592312"/>
    <w:rsid w:val="0059232C"/>
    <w:rsid w:val="005923B4"/>
    <w:rsid w:val="005923C0"/>
    <w:rsid w:val="005923F7"/>
    <w:rsid w:val="00592403"/>
    <w:rsid w:val="005924CA"/>
    <w:rsid w:val="005925DF"/>
    <w:rsid w:val="005927AA"/>
    <w:rsid w:val="0059282B"/>
    <w:rsid w:val="0059291F"/>
    <w:rsid w:val="005929C6"/>
    <w:rsid w:val="00592A5B"/>
    <w:rsid w:val="00592A7F"/>
    <w:rsid w:val="00592AC0"/>
    <w:rsid w:val="00592AEB"/>
    <w:rsid w:val="00592C6B"/>
    <w:rsid w:val="00592DBD"/>
    <w:rsid w:val="00592DDF"/>
    <w:rsid w:val="00592E01"/>
    <w:rsid w:val="00592EC2"/>
    <w:rsid w:val="00592EC9"/>
    <w:rsid w:val="00592F6E"/>
    <w:rsid w:val="00593019"/>
    <w:rsid w:val="0059303E"/>
    <w:rsid w:val="005931BC"/>
    <w:rsid w:val="0059327E"/>
    <w:rsid w:val="00593311"/>
    <w:rsid w:val="00593372"/>
    <w:rsid w:val="00593423"/>
    <w:rsid w:val="0059353C"/>
    <w:rsid w:val="005935A9"/>
    <w:rsid w:val="00593634"/>
    <w:rsid w:val="00593697"/>
    <w:rsid w:val="005936B8"/>
    <w:rsid w:val="005936E9"/>
    <w:rsid w:val="005938A8"/>
    <w:rsid w:val="00593908"/>
    <w:rsid w:val="005939B9"/>
    <w:rsid w:val="005939D8"/>
    <w:rsid w:val="00593BAB"/>
    <w:rsid w:val="00593C0C"/>
    <w:rsid w:val="00593C5E"/>
    <w:rsid w:val="00593CC1"/>
    <w:rsid w:val="00593EFE"/>
    <w:rsid w:val="00593F1E"/>
    <w:rsid w:val="00593F25"/>
    <w:rsid w:val="00593FB8"/>
    <w:rsid w:val="00594043"/>
    <w:rsid w:val="005940C6"/>
    <w:rsid w:val="00594103"/>
    <w:rsid w:val="0059419E"/>
    <w:rsid w:val="005941DB"/>
    <w:rsid w:val="00594366"/>
    <w:rsid w:val="005944BE"/>
    <w:rsid w:val="0059451E"/>
    <w:rsid w:val="00594592"/>
    <w:rsid w:val="005945A0"/>
    <w:rsid w:val="005945A3"/>
    <w:rsid w:val="00594691"/>
    <w:rsid w:val="00594731"/>
    <w:rsid w:val="005948BB"/>
    <w:rsid w:val="0059498A"/>
    <w:rsid w:val="005949B6"/>
    <w:rsid w:val="00594A15"/>
    <w:rsid w:val="00594B09"/>
    <w:rsid w:val="00594C88"/>
    <w:rsid w:val="00594CFA"/>
    <w:rsid w:val="00594D11"/>
    <w:rsid w:val="00594DD9"/>
    <w:rsid w:val="00594EC2"/>
    <w:rsid w:val="00594F7A"/>
    <w:rsid w:val="00594F95"/>
    <w:rsid w:val="00594FB6"/>
    <w:rsid w:val="00594FFD"/>
    <w:rsid w:val="00595191"/>
    <w:rsid w:val="0059520A"/>
    <w:rsid w:val="00595294"/>
    <w:rsid w:val="005952A7"/>
    <w:rsid w:val="00595327"/>
    <w:rsid w:val="00595392"/>
    <w:rsid w:val="0059549A"/>
    <w:rsid w:val="005954ED"/>
    <w:rsid w:val="0059561C"/>
    <w:rsid w:val="00595644"/>
    <w:rsid w:val="00595750"/>
    <w:rsid w:val="0059582E"/>
    <w:rsid w:val="00595901"/>
    <w:rsid w:val="00595A03"/>
    <w:rsid w:val="00595A4B"/>
    <w:rsid w:val="00595AE7"/>
    <w:rsid w:val="00595AFA"/>
    <w:rsid w:val="00595B10"/>
    <w:rsid w:val="00595C16"/>
    <w:rsid w:val="005960A4"/>
    <w:rsid w:val="005961E9"/>
    <w:rsid w:val="00596239"/>
    <w:rsid w:val="00596373"/>
    <w:rsid w:val="00596395"/>
    <w:rsid w:val="00596399"/>
    <w:rsid w:val="005963CD"/>
    <w:rsid w:val="00596439"/>
    <w:rsid w:val="00596449"/>
    <w:rsid w:val="0059648D"/>
    <w:rsid w:val="00596669"/>
    <w:rsid w:val="00596840"/>
    <w:rsid w:val="005968D3"/>
    <w:rsid w:val="0059693A"/>
    <w:rsid w:val="0059696B"/>
    <w:rsid w:val="0059696C"/>
    <w:rsid w:val="00596A49"/>
    <w:rsid w:val="00596AAE"/>
    <w:rsid w:val="00596B5D"/>
    <w:rsid w:val="00596B6D"/>
    <w:rsid w:val="00596B97"/>
    <w:rsid w:val="00596BC0"/>
    <w:rsid w:val="00596BE7"/>
    <w:rsid w:val="00596C99"/>
    <w:rsid w:val="00596D1A"/>
    <w:rsid w:val="00596DDF"/>
    <w:rsid w:val="00596E1C"/>
    <w:rsid w:val="00596E73"/>
    <w:rsid w:val="00596EE6"/>
    <w:rsid w:val="00596FB0"/>
    <w:rsid w:val="00596FD8"/>
    <w:rsid w:val="005970C3"/>
    <w:rsid w:val="005970D2"/>
    <w:rsid w:val="005971BD"/>
    <w:rsid w:val="005971D9"/>
    <w:rsid w:val="0059721B"/>
    <w:rsid w:val="005972C4"/>
    <w:rsid w:val="005973AF"/>
    <w:rsid w:val="005973C3"/>
    <w:rsid w:val="0059746D"/>
    <w:rsid w:val="00597479"/>
    <w:rsid w:val="005974C0"/>
    <w:rsid w:val="005975FB"/>
    <w:rsid w:val="00597611"/>
    <w:rsid w:val="0059761A"/>
    <w:rsid w:val="0059763E"/>
    <w:rsid w:val="0059767E"/>
    <w:rsid w:val="00597690"/>
    <w:rsid w:val="00597895"/>
    <w:rsid w:val="005978FA"/>
    <w:rsid w:val="005979C3"/>
    <w:rsid w:val="00597B20"/>
    <w:rsid w:val="00597C80"/>
    <w:rsid w:val="00597CC4"/>
    <w:rsid w:val="00597E06"/>
    <w:rsid w:val="00597E55"/>
    <w:rsid w:val="00597E75"/>
    <w:rsid w:val="00597F65"/>
    <w:rsid w:val="00597FB8"/>
    <w:rsid w:val="005A005A"/>
    <w:rsid w:val="005A007E"/>
    <w:rsid w:val="005A0180"/>
    <w:rsid w:val="005A0199"/>
    <w:rsid w:val="005A01A5"/>
    <w:rsid w:val="005A0231"/>
    <w:rsid w:val="005A025F"/>
    <w:rsid w:val="005A02E4"/>
    <w:rsid w:val="005A044A"/>
    <w:rsid w:val="005A04AB"/>
    <w:rsid w:val="005A063D"/>
    <w:rsid w:val="005A06A5"/>
    <w:rsid w:val="005A078E"/>
    <w:rsid w:val="005A0800"/>
    <w:rsid w:val="005A0836"/>
    <w:rsid w:val="005A086F"/>
    <w:rsid w:val="005A08D0"/>
    <w:rsid w:val="005A096F"/>
    <w:rsid w:val="005A09DC"/>
    <w:rsid w:val="005A0ACA"/>
    <w:rsid w:val="005A0C99"/>
    <w:rsid w:val="005A0CDE"/>
    <w:rsid w:val="005A0D1D"/>
    <w:rsid w:val="005A0D2A"/>
    <w:rsid w:val="005A0DA9"/>
    <w:rsid w:val="005A0E10"/>
    <w:rsid w:val="005A0F5B"/>
    <w:rsid w:val="005A0F76"/>
    <w:rsid w:val="005A0F83"/>
    <w:rsid w:val="005A0FF2"/>
    <w:rsid w:val="005A1085"/>
    <w:rsid w:val="005A10A3"/>
    <w:rsid w:val="005A10BC"/>
    <w:rsid w:val="005A11AF"/>
    <w:rsid w:val="005A1334"/>
    <w:rsid w:val="005A1347"/>
    <w:rsid w:val="005A13D4"/>
    <w:rsid w:val="005A13E6"/>
    <w:rsid w:val="005A1415"/>
    <w:rsid w:val="005A1558"/>
    <w:rsid w:val="005A1578"/>
    <w:rsid w:val="005A15D7"/>
    <w:rsid w:val="005A15E7"/>
    <w:rsid w:val="005A170D"/>
    <w:rsid w:val="005A1727"/>
    <w:rsid w:val="005A186A"/>
    <w:rsid w:val="005A1B1A"/>
    <w:rsid w:val="005A1C00"/>
    <w:rsid w:val="005A1C22"/>
    <w:rsid w:val="005A1D45"/>
    <w:rsid w:val="005A1E20"/>
    <w:rsid w:val="005A1F67"/>
    <w:rsid w:val="005A2032"/>
    <w:rsid w:val="005A2077"/>
    <w:rsid w:val="005A20EC"/>
    <w:rsid w:val="005A219C"/>
    <w:rsid w:val="005A229D"/>
    <w:rsid w:val="005A22F2"/>
    <w:rsid w:val="005A23BF"/>
    <w:rsid w:val="005A247C"/>
    <w:rsid w:val="005A24A0"/>
    <w:rsid w:val="005A24B8"/>
    <w:rsid w:val="005A24CC"/>
    <w:rsid w:val="005A2508"/>
    <w:rsid w:val="005A25AA"/>
    <w:rsid w:val="005A25F8"/>
    <w:rsid w:val="005A2705"/>
    <w:rsid w:val="005A2755"/>
    <w:rsid w:val="005A2791"/>
    <w:rsid w:val="005A27E8"/>
    <w:rsid w:val="005A2896"/>
    <w:rsid w:val="005A297D"/>
    <w:rsid w:val="005A2990"/>
    <w:rsid w:val="005A29E7"/>
    <w:rsid w:val="005A2A1B"/>
    <w:rsid w:val="005A2A73"/>
    <w:rsid w:val="005A2C42"/>
    <w:rsid w:val="005A2C9E"/>
    <w:rsid w:val="005A2CFE"/>
    <w:rsid w:val="005A2DD8"/>
    <w:rsid w:val="005A2E20"/>
    <w:rsid w:val="005A2E9A"/>
    <w:rsid w:val="005A2ED4"/>
    <w:rsid w:val="005A2F2C"/>
    <w:rsid w:val="005A2FFF"/>
    <w:rsid w:val="005A3001"/>
    <w:rsid w:val="005A305A"/>
    <w:rsid w:val="005A30BC"/>
    <w:rsid w:val="005A324D"/>
    <w:rsid w:val="005A338D"/>
    <w:rsid w:val="005A33DB"/>
    <w:rsid w:val="005A34AC"/>
    <w:rsid w:val="005A34E5"/>
    <w:rsid w:val="005A35B7"/>
    <w:rsid w:val="005A35E5"/>
    <w:rsid w:val="005A365D"/>
    <w:rsid w:val="005A369D"/>
    <w:rsid w:val="005A3752"/>
    <w:rsid w:val="005A37A7"/>
    <w:rsid w:val="005A37C9"/>
    <w:rsid w:val="005A3890"/>
    <w:rsid w:val="005A3AB7"/>
    <w:rsid w:val="005A3AF2"/>
    <w:rsid w:val="005A3BA0"/>
    <w:rsid w:val="005A3C3B"/>
    <w:rsid w:val="005A3DAB"/>
    <w:rsid w:val="005A3DBA"/>
    <w:rsid w:val="005A3DD6"/>
    <w:rsid w:val="005A3F01"/>
    <w:rsid w:val="005A3FA3"/>
    <w:rsid w:val="005A4040"/>
    <w:rsid w:val="005A40C2"/>
    <w:rsid w:val="005A4168"/>
    <w:rsid w:val="005A41AF"/>
    <w:rsid w:val="005A4205"/>
    <w:rsid w:val="005A437E"/>
    <w:rsid w:val="005A43A7"/>
    <w:rsid w:val="005A43AD"/>
    <w:rsid w:val="005A43B2"/>
    <w:rsid w:val="005A43D7"/>
    <w:rsid w:val="005A447A"/>
    <w:rsid w:val="005A4538"/>
    <w:rsid w:val="005A4550"/>
    <w:rsid w:val="005A455F"/>
    <w:rsid w:val="005A45B0"/>
    <w:rsid w:val="005A45E6"/>
    <w:rsid w:val="005A4683"/>
    <w:rsid w:val="005A46AF"/>
    <w:rsid w:val="005A4750"/>
    <w:rsid w:val="005A47D3"/>
    <w:rsid w:val="005A4814"/>
    <w:rsid w:val="005A4840"/>
    <w:rsid w:val="005A4858"/>
    <w:rsid w:val="005A490C"/>
    <w:rsid w:val="005A4A1A"/>
    <w:rsid w:val="005A4A28"/>
    <w:rsid w:val="005A4A50"/>
    <w:rsid w:val="005A4A58"/>
    <w:rsid w:val="005A4B0C"/>
    <w:rsid w:val="005A4B2F"/>
    <w:rsid w:val="005A4B8B"/>
    <w:rsid w:val="005A4BD0"/>
    <w:rsid w:val="005A4C07"/>
    <w:rsid w:val="005A4C59"/>
    <w:rsid w:val="005A4C67"/>
    <w:rsid w:val="005A4CEC"/>
    <w:rsid w:val="005A4E49"/>
    <w:rsid w:val="005A4F20"/>
    <w:rsid w:val="005A4FDB"/>
    <w:rsid w:val="005A53D7"/>
    <w:rsid w:val="005A53FA"/>
    <w:rsid w:val="005A5607"/>
    <w:rsid w:val="005A5651"/>
    <w:rsid w:val="005A5749"/>
    <w:rsid w:val="005A5778"/>
    <w:rsid w:val="005A5890"/>
    <w:rsid w:val="005A58D2"/>
    <w:rsid w:val="005A58DD"/>
    <w:rsid w:val="005A59B3"/>
    <w:rsid w:val="005A59CF"/>
    <w:rsid w:val="005A5AB4"/>
    <w:rsid w:val="005A5AE2"/>
    <w:rsid w:val="005A5C1C"/>
    <w:rsid w:val="005A5C53"/>
    <w:rsid w:val="005A5C6F"/>
    <w:rsid w:val="005A5D14"/>
    <w:rsid w:val="005A5D20"/>
    <w:rsid w:val="005A5D96"/>
    <w:rsid w:val="005A5EB5"/>
    <w:rsid w:val="005A5EBC"/>
    <w:rsid w:val="005A5F73"/>
    <w:rsid w:val="005A60CB"/>
    <w:rsid w:val="005A60DF"/>
    <w:rsid w:val="005A60E0"/>
    <w:rsid w:val="005A60E2"/>
    <w:rsid w:val="005A6121"/>
    <w:rsid w:val="005A6219"/>
    <w:rsid w:val="005A63B1"/>
    <w:rsid w:val="005A640C"/>
    <w:rsid w:val="005A656C"/>
    <w:rsid w:val="005A6611"/>
    <w:rsid w:val="005A6665"/>
    <w:rsid w:val="005A6685"/>
    <w:rsid w:val="005A66E6"/>
    <w:rsid w:val="005A674F"/>
    <w:rsid w:val="005A67FE"/>
    <w:rsid w:val="005A6820"/>
    <w:rsid w:val="005A6930"/>
    <w:rsid w:val="005A694B"/>
    <w:rsid w:val="005A694F"/>
    <w:rsid w:val="005A69B1"/>
    <w:rsid w:val="005A6A38"/>
    <w:rsid w:val="005A6B1D"/>
    <w:rsid w:val="005A6C39"/>
    <w:rsid w:val="005A6C4F"/>
    <w:rsid w:val="005A6D36"/>
    <w:rsid w:val="005A6D4C"/>
    <w:rsid w:val="005A6DB4"/>
    <w:rsid w:val="005A6E9C"/>
    <w:rsid w:val="005A6EA6"/>
    <w:rsid w:val="005A6ED3"/>
    <w:rsid w:val="005A7044"/>
    <w:rsid w:val="005A710B"/>
    <w:rsid w:val="005A7114"/>
    <w:rsid w:val="005A7131"/>
    <w:rsid w:val="005A715F"/>
    <w:rsid w:val="005A71AD"/>
    <w:rsid w:val="005A71C2"/>
    <w:rsid w:val="005A7281"/>
    <w:rsid w:val="005A745E"/>
    <w:rsid w:val="005A751E"/>
    <w:rsid w:val="005A76B6"/>
    <w:rsid w:val="005A77DB"/>
    <w:rsid w:val="005A781B"/>
    <w:rsid w:val="005A7859"/>
    <w:rsid w:val="005A7939"/>
    <w:rsid w:val="005A7C47"/>
    <w:rsid w:val="005A7C51"/>
    <w:rsid w:val="005A7CA9"/>
    <w:rsid w:val="005A7CE0"/>
    <w:rsid w:val="005A7CE4"/>
    <w:rsid w:val="005A7CE9"/>
    <w:rsid w:val="005A7E92"/>
    <w:rsid w:val="005A7F0B"/>
    <w:rsid w:val="005A7F57"/>
    <w:rsid w:val="005A7F81"/>
    <w:rsid w:val="005A7FD5"/>
    <w:rsid w:val="005A7FFB"/>
    <w:rsid w:val="005B002C"/>
    <w:rsid w:val="005B01E9"/>
    <w:rsid w:val="005B021C"/>
    <w:rsid w:val="005B0261"/>
    <w:rsid w:val="005B02F2"/>
    <w:rsid w:val="005B02FD"/>
    <w:rsid w:val="005B0328"/>
    <w:rsid w:val="005B046D"/>
    <w:rsid w:val="005B04A9"/>
    <w:rsid w:val="005B056F"/>
    <w:rsid w:val="005B0591"/>
    <w:rsid w:val="005B068D"/>
    <w:rsid w:val="005B06E6"/>
    <w:rsid w:val="005B0717"/>
    <w:rsid w:val="005B073A"/>
    <w:rsid w:val="005B0865"/>
    <w:rsid w:val="005B08D3"/>
    <w:rsid w:val="005B0A1D"/>
    <w:rsid w:val="005B0AB6"/>
    <w:rsid w:val="005B0B59"/>
    <w:rsid w:val="005B0B64"/>
    <w:rsid w:val="005B0B9C"/>
    <w:rsid w:val="005B0BFB"/>
    <w:rsid w:val="005B0E9F"/>
    <w:rsid w:val="005B0EA4"/>
    <w:rsid w:val="005B0EEB"/>
    <w:rsid w:val="005B1074"/>
    <w:rsid w:val="005B10C2"/>
    <w:rsid w:val="005B11C5"/>
    <w:rsid w:val="005B11EC"/>
    <w:rsid w:val="005B122D"/>
    <w:rsid w:val="005B1301"/>
    <w:rsid w:val="005B1321"/>
    <w:rsid w:val="005B1342"/>
    <w:rsid w:val="005B1392"/>
    <w:rsid w:val="005B13BC"/>
    <w:rsid w:val="005B1406"/>
    <w:rsid w:val="005B140C"/>
    <w:rsid w:val="005B1420"/>
    <w:rsid w:val="005B1550"/>
    <w:rsid w:val="005B1570"/>
    <w:rsid w:val="005B1729"/>
    <w:rsid w:val="005B17A1"/>
    <w:rsid w:val="005B1826"/>
    <w:rsid w:val="005B1A87"/>
    <w:rsid w:val="005B1B33"/>
    <w:rsid w:val="005B1B74"/>
    <w:rsid w:val="005B1CD6"/>
    <w:rsid w:val="005B1CF1"/>
    <w:rsid w:val="005B1D12"/>
    <w:rsid w:val="005B1E3E"/>
    <w:rsid w:val="005B1EBA"/>
    <w:rsid w:val="005B1F5E"/>
    <w:rsid w:val="005B1FD1"/>
    <w:rsid w:val="005B2021"/>
    <w:rsid w:val="005B2054"/>
    <w:rsid w:val="005B2181"/>
    <w:rsid w:val="005B2250"/>
    <w:rsid w:val="005B22C8"/>
    <w:rsid w:val="005B23E6"/>
    <w:rsid w:val="005B23FE"/>
    <w:rsid w:val="005B248A"/>
    <w:rsid w:val="005B24CA"/>
    <w:rsid w:val="005B252C"/>
    <w:rsid w:val="005B254E"/>
    <w:rsid w:val="005B2585"/>
    <w:rsid w:val="005B260C"/>
    <w:rsid w:val="005B26B5"/>
    <w:rsid w:val="005B26DC"/>
    <w:rsid w:val="005B270C"/>
    <w:rsid w:val="005B2717"/>
    <w:rsid w:val="005B27DC"/>
    <w:rsid w:val="005B27F9"/>
    <w:rsid w:val="005B28DE"/>
    <w:rsid w:val="005B2A56"/>
    <w:rsid w:val="005B2D34"/>
    <w:rsid w:val="005B2D5E"/>
    <w:rsid w:val="005B2D5F"/>
    <w:rsid w:val="005B2DAF"/>
    <w:rsid w:val="005B2E03"/>
    <w:rsid w:val="005B2E4C"/>
    <w:rsid w:val="005B2E7D"/>
    <w:rsid w:val="005B2F3A"/>
    <w:rsid w:val="005B2F56"/>
    <w:rsid w:val="005B2FFA"/>
    <w:rsid w:val="005B3043"/>
    <w:rsid w:val="005B308D"/>
    <w:rsid w:val="005B30BF"/>
    <w:rsid w:val="005B30ED"/>
    <w:rsid w:val="005B3139"/>
    <w:rsid w:val="005B31DD"/>
    <w:rsid w:val="005B324D"/>
    <w:rsid w:val="005B342C"/>
    <w:rsid w:val="005B352D"/>
    <w:rsid w:val="005B355F"/>
    <w:rsid w:val="005B3712"/>
    <w:rsid w:val="005B384E"/>
    <w:rsid w:val="005B3891"/>
    <w:rsid w:val="005B38DE"/>
    <w:rsid w:val="005B38E0"/>
    <w:rsid w:val="005B3901"/>
    <w:rsid w:val="005B3949"/>
    <w:rsid w:val="005B39C5"/>
    <w:rsid w:val="005B3A2F"/>
    <w:rsid w:val="005B3AE0"/>
    <w:rsid w:val="005B3BAE"/>
    <w:rsid w:val="005B3BAF"/>
    <w:rsid w:val="005B3C07"/>
    <w:rsid w:val="005B3C29"/>
    <w:rsid w:val="005B3C48"/>
    <w:rsid w:val="005B3D37"/>
    <w:rsid w:val="005B3D7B"/>
    <w:rsid w:val="005B3F07"/>
    <w:rsid w:val="005B3F0D"/>
    <w:rsid w:val="005B3F2A"/>
    <w:rsid w:val="005B3FF4"/>
    <w:rsid w:val="005B40EE"/>
    <w:rsid w:val="005B41B9"/>
    <w:rsid w:val="005B41BA"/>
    <w:rsid w:val="005B426B"/>
    <w:rsid w:val="005B4372"/>
    <w:rsid w:val="005B43E9"/>
    <w:rsid w:val="005B4413"/>
    <w:rsid w:val="005B4594"/>
    <w:rsid w:val="005B4616"/>
    <w:rsid w:val="005B47AA"/>
    <w:rsid w:val="005B47B9"/>
    <w:rsid w:val="005B4B54"/>
    <w:rsid w:val="005B4B55"/>
    <w:rsid w:val="005B4C81"/>
    <w:rsid w:val="005B4C9C"/>
    <w:rsid w:val="005B4CA0"/>
    <w:rsid w:val="005B4CB2"/>
    <w:rsid w:val="005B4D56"/>
    <w:rsid w:val="005B4D77"/>
    <w:rsid w:val="005B4F40"/>
    <w:rsid w:val="005B5055"/>
    <w:rsid w:val="005B5063"/>
    <w:rsid w:val="005B51BB"/>
    <w:rsid w:val="005B522D"/>
    <w:rsid w:val="005B5297"/>
    <w:rsid w:val="005B5313"/>
    <w:rsid w:val="005B53A9"/>
    <w:rsid w:val="005B54E4"/>
    <w:rsid w:val="005B5518"/>
    <w:rsid w:val="005B5588"/>
    <w:rsid w:val="005B567D"/>
    <w:rsid w:val="005B56C7"/>
    <w:rsid w:val="005B56F3"/>
    <w:rsid w:val="005B574C"/>
    <w:rsid w:val="005B5779"/>
    <w:rsid w:val="005B580A"/>
    <w:rsid w:val="005B58B1"/>
    <w:rsid w:val="005B58B2"/>
    <w:rsid w:val="005B58EE"/>
    <w:rsid w:val="005B5AB8"/>
    <w:rsid w:val="005B5B6D"/>
    <w:rsid w:val="005B5C82"/>
    <w:rsid w:val="005B5CEB"/>
    <w:rsid w:val="005B5CEF"/>
    <w:rsid w:val="005B5CFC"/>
    <w:rsid w:val="005B5DC9"/>
    <w:rsid w:val="005B5E12"/>
    <w:rsid w:val="005B5E1A"/>
    <w:rsid w:val="005B5E6A"/>
    <w:rsid w:val="005B5F19"/>
    <w:rsid w:val="005B6158"/>
    <w:rsid w:val="005B61F5"/>
    <w:rsid w:val="005B633E"/>
    <w:rsid w:val="005B634D"/>
    <w:rsid w:val="005B637F"/>
    <w:rsid w:val="005B63BF"/>
    <w:rsid w:val="005B644D"/>
    <w:rsid w:val="005B6584"/>
    <w:rsid w:val="005B659B"/>
    <w:rsid w:val="005B65F2"/>
    <w:rsid w:val="005B6630"/>
    <w:rsid w:val="005B6795"/>
    <w:rsid w:val="005B680A"/>
    <w:rsid w:val="005B6892"/>
    <w:rsid w:val="005B6981"/>
    <w:rsid w:val="005B6A09"/>
    <w:rsid w:val="005B6AB6"/>
    <w:rsid w:val="005B6ABE"/>
    <w:rsid w:val="005B6B39"/>
    <w:rsid w:val="005B6BCF"/>
    <w:rsid w:val="005B6BE5"/>
    <w:rsid w:val="005B6CEE"/>
    <w:rsid w:val="005B6D33"/>
    <w:rsid w:val="005B6DC6"/>
    <w:rsid w:val="005B6DD2"/>
    <w:rsid w:val="005B6DF9"/>
    <w:rsid w:val="005B6ED4"/>
    <w:rsid w:val="005B6EEF"/>
    <w:rsid w:val="005B6EF5"/>
    <w:rsid w:val="005B6F15"/>
    <w:rsid w:val="005B6F6A"/>
    <w:rsid w:val="005B6FE4"/>
    <w:rsid w:val="005B7077"/>
    <w:rsid w:val="005B70F7"/>
    <w:rsid w:val="005B7441"/>
    <w:rsid w:val="005B746B"/>
    <w:rsid w:val="005B7478"/>
    <w:rsid w:val="005B749E"/>
    <w:rsid w:val="005B75BF"/>
    <w:rsid w:val="005B760E"/>
    <w:rsid w:val="005B7668"/>
    <w:rsid w:val="005B76E4"/>
    <w:rsid w:val="005B7779"/>
    <w:rsid w:val="005B780A"/>
    <w:rsid w:val="005B792D"/>
    <w:rsid w:val="005B7985"/>
    <w:rsid w:val="005B79B5"/>
    <w:rsid w:val="005B7A5D"/>
    <w:rsid w:val="005B7A78"/>
    <w:rsid w:val="005B7AA8"/>
    <w:rsid w:val="005B7B3B"/>
    <w:rsid w:val="005B7C4D"/>
    <w:rsid w:val="005B7C72"/>
    <w:rsid w:val="005B7D1D"/>
    <w:rsid w:val="005B7D36"/>
    <w:rsid w:val="005B7E4E"/>
    <w:rsid w:val="005B7F02"/>
    <w:rsid w:val="005B7F14"/>
    <w:rsid w:val="005C00A8"/>
    <w:rsid w:val="005C016E"/>
    <w:rsid w:val="005C0173"/>
    <w:rsid w:val="005C0251"/>
    <w:rsid w:val="005C02A9"/>
    <w:rsid w:val="005C03FC"/>
    <w:rsid w:val="005C044E"/>
    <w:rsid w:val="005C0593"/>
    <w:rsid w:val="005C0673"/>
    <w:rsid w:val="005C067D"/>
    <w:rsid w:val="005C06D8"/>
    <w:rsid w:val="005C070B"/>
    <w:rsid w:val="005C07FD"/>
    <w:rsid w:val="005C086C"/>
    <w:rsid w:val="005C08D6"/>
    <w:rsid w:val="005C09C6"/>
    <w:rsid w:val="005C0A93"/>
    <w:rsid w:val="005C0AC1"/>
    <w:rsid w:val="005C0AC2"/>
    <w:rsid w:val="005C0AEB"/>
    <w:rsid w:val="005C0BD0"/>
    <w:rsid w:val="005C0C72"/>
    <w:rsid w:val="005C0C95"/>
    <w:rsid w:val="005C0D27"/>
    <w:rsid w:val="005C0D59"/>
    <w:rsid w:val="005C0E48"/>
    <w:rsid w:val="005C0E51"/>
    <w:rsid w:val="005C0FB4"/>
    <w:rsid w:val="005C1016"/>
    <w:rsid w:val="005C10F4"/>
    <w:rsid w:val="005C1334"/>
    <w:rsid w:val="005C1382"/>
    <w:rsid w:val="005C148A"/>
    <w:rsid w:val="005C14C7"/>
    <w:rsid w:val="005C14CB"/>
    <w:rsid w:val="005C14FB"/>
    <w:rsid w:val="005C1519"/>
    <w:rsid w:val="005C156C"/>
    <w:rsid w:val="005C159B"/>
    <w:rsid w:val="005C164C"/>
    <w:rsid w:val="005C169B"/>
    <w:rsid w:val="005C17AF"/>
    <w:rsid w:val="005C17C1"/>
    <w:rsid w:val="005C182D"/>
    <w:rsid w:val="005C1973"/>
    <w:rsid w:val="005C19A8"/>
    <w:rsid w:val="005C1A80"/>
    <w:rsid w:val="005C1B2C"/>
    <w:rsid w:val="005C1C07"/>
    <w:rsid w:val="005C1C50"/>
    <w:rsid w:val="005C1C75"/>
    <w:rsid w:val="005C1E9E"/>
    <w:rsid w:val="005C2037"/>
    <w:rsid w:val="005C2108"/>
    <w:rsid w:val="005C2113"/>
    <w:rsid w:val="005C21C3"/>
    <w:rsid w:val="005C2376"/>
    <w:rsid w:val="005C240C"/>
    <w:rsid w:val="005C25AD"/>
    <w:rsid w:val="005C2641"/>
    <w:rsid w:val="005C27BC"/>
    <w:rsid w:val="005C27C4"/>
    <w:rsid w:val="005C27DF"/>
    <w:rsid w:val="005C2810"/>
    <w:rsid w:val="005C2B80"/>
    <w:rsid w:val="005C2B84"/>
    <w:rsid w:val="005C2B96"/>
    <w:rsid w:val="005C2BA4"/>
    <w:rsid w:val="005C2BBA"/>
    <w:rsid w:val="005C2CA4"/>
    <w:rsid w:val="005C2DBC"/>
    <w:rsid w:val="005C2ED9"/>
    <w:rsid w:val="005C2F5C"/>
    <w:rsid w:val="005C2FAA"/>
    <w:rsid w:val="005C2FEC"/>
    <w:rsid w:val="005C3080"/>
    <w:rsid w:val="005C315F"/>
    <w:rsid w:val="005C3257"/>
    <w:rsid w:val="005C328A"/>
    <w:rsid w:val="005C3348"/>
    <w:rsid w:val="005C33C7"/>
    <w:rsid w:val="005C33F2"/>
    <w:rsid w:val="005C346F"/>
    <w:rsid w:val="005C3492"/>
    <w:rsid w:val="005C3494"/>
    <w:rsid w:val="005C34DE"/>
    <w:rsid w:val="005C3506"/>
    <w:rsid w:val="005C3507"/>
    <w:rsid w:val="005C352D"/>
    <w:rsid w:val="005C3533"/>
    <w:rsid w:val="005C3557"/>
    <w:rsid w:val="005C3799"/>
    <w:rsid w:val="005C37DD"/>
    <w:rsid w:val="005C380E"/>
    <w:rsid w:val="005C3890"/>
    <w:rsid w:val="005C3A28"/>
    <w:rsid w:val="005C3A6E"/>
    <w:rsid w:val="005C3A79"/>
    <w:rsid w:val="005C3AA4"/>
    <w:rsid w:val="005C3BC8"/>
    <w:rsid w:val="005C3BEC"/>
    <w:rsid w:val="005C3C7E"/>
    <w:rsid w:val="005C3CD7"/>
    <w:rsid w:val="005C3DDF"/>
    <w:rsid w:val="005C3E4B"/>
    <w:rsid w:val="005C3E89"/>
    <w:rsid w:val="005C3F09"/>
    <w:rsid w:val="005C3F99"/>
    <w:rsid w:val="005C4055"/>
    <w:rsid w:val="005C4093"/>
    <w:rsid w:val="005C40A5"/>
    <w:rsid w:val="005C4135"/>
    <w:rsid w:val="005C4518"/>
    <w:rsid w:val="005C4574"/>
    <w:rsid w:val="005C45B7"/>
    <w:rsid w:val="005C4793"/>
    <w:rsid w:val="005C47C5"/>
    <w:rsid w:val="005C47F0"/>
    <w:rsid w:val="005C4837"/>
    <w:rsid w:val="005C4885"/>
    <w:rsid w:val="005C4895"/>
    <w:rsid w:val="005C48EE"/>
    <w:rsid w:val="005C4B4D"/>
    <w:rsid w:val="005C4CC5"/>
    <w:rsid w:val="005C4D23"/>
    <w:rsid w:val="005C4DC0"/>
    <w:rsid w:val="005C4DEB"/>
    <w:rsid w:val="005C4E0D"/>
    <w:rsid w:val="005C4EC7"/>
    <w:rsid w:val="005C4EDF"/>
    <w:rsid w:val="005C4EF5"/>
    <w:rsid w:val="005C4F79"/>
    <w:rsid w:val="005C5036"/>
    <w:rsid w:val="005C506A"/>
    <w:rsid w:val="005C510C"/>
    <w:rsid w:val="005C5127"/>
    <w:rsid w:val="005C526F"/>
    <w:rsid w:val="005C527C"/>
    <w:rsid w:val="005C5325"/>
    <w:rsid w:val="005C53DF"/>
    <w:rsid w:val="005C562B"/>
    <w:rsid w:val="005C569E"/>
    <w:rsid w:val="005C56C5"/>
    <w:rsid w:val="005C56FF"/>
    <w:rsid w:val="005C5774"/>
    <w:rsid w:val="005C5803"/>
    <w:rsid w:val="005C58BC"/>
    <w:rsid w:val="005C58FD"/>
    <w:rsid w:val="005C59CF"/>
    <w:rsid w:val="005C59F8"/>
    <w:rsid w:val="005C5A54"/>
    <w:rsid w:val="005C5A93"/>
    <w:rsid w:val="005C5AB4"/>
    <w:rsid w:val="005C5B15"/>
    <w:rsid w:val="005C5C04"/>
    <w:rsid w:val="005C5C10"/>
    <w:rsid w:val="005C5CCC"/>
    <w:rsid w:val="005C5CD1"/>
    <w:rsid w:val="005C5CE8"/>
    <w:rsid w:val="005C5CFF"/>
    <w:rsid w:val="005C5D10"/>
    <w:rsid w:val="005C5D22"/>
    <w:rsid w:val="005C5DF2"/>
    <w:rsid w:val="005C5E26"/>
    <w:rsid w:val="005C5FA9"/>
    <w:rsid w:val="005C60A7"/>
    <w:rsid w:val="005C63A3"/>
    <w:rsid w:val="005C641E"/>
    <w:rsid w:val="005C645A"/>
    <w:rsid w:val="005C64D6"/>
    <w:rsid w:val="005C6636"/>
    <w:rsid w:val="005C6712"/>
    <w:rsid w:val="005C6782"/>
    <w:rsid w:val="005C68A5"/>
    <w:rsid w:val="005C68C4"/>
    <w:rsid w:val="005C6974"/>
    <w:rsid w:val="005C6AC1"/>
    <w:rsid w:val="005C6BA0"/>
    <w:rsid w:val="005C6C36"/>
    <w:rsid w:val="005C6C6A"/>
    <w:rsid w:val="005C6E70"/>
    <w:rsid w:val="005C6FAE"/>
    <w:rsid w:val="005C6FFA"/>
    <w:rsid w:val="005C70A7"/>
    <w:rsid w:val="005C7114"/>
    <w:rsid w:val="005C7173"/>
    <w:rsid w:val="005C71B9"/>
    <w:rsid w:val="005C72C0"/>
    <w:rsid w:val="005C72E8"/>
    <w:rsid w:val="005C7423"/>
    <w:rsid w:val="005C74FE"/>
    <w:rsid w:val="005C7549"/>
    <w:rsid w:val="005C767F"/>
    <w:rsid w:val="005C76E3"/>
    <w:rsid w:val="005C7712"/>
    <w:rsid w:val="005C77D4"/>
    <w:rsid w:val="005C789C"/>
    <w:rsid w:val="005C7927"/>
    <w:rsid w:val="005C79A8"/>
    <w:rsid w:val="005C7A77"/>
    <w:rsid w:val="005C7B0A"/>
    <w:rsid w:val="005C7B91"/>
    <w:rsid w:val="005C7BD7"/>
    <w:rsid w:val="005C7C7A"/>
    <w:rsid w:val="005C7CB9"/>
    <w:rsid w:val="005C7D8F"/>
    <w:rsid w:val="005C7D97"/>
    <w:rsid w:val="005C7DA2"/>
    <w:rsid w:val="005C7DB6"/>
    <w:rsid w:val="005C7DED"/>
    <w:rsid w:val="005C7F4A"/>
    <w:rsid w:val="005C7F63"/>
    <w:rsid w:val="005C7F81"/>
    <w:rsid w:val="005D00AC"/>
    <w:rsid w:val="005D0173"/>
    <w:rsid w:val="005D020E"/>
    <w:rsid w:val="005D023D"/>
    <w:rsid w:val="005D02C7"/>
    <w:rsid w:val="005D02F7"/>
    <w:rsid w:val="005D0333"/>
    <w:rsid w:val="005D0369"/>
    <w:rsid w:val="005D03B4"/>
    <w:rsid w:val="005D0464"/>
    <w:rsid w:val="005D05EB"/>
    <w:rsid w:val="005D06E5"/>
    <w:rsid w:val="005D07E2"/>
    <w:rsid w:val="005D0882"/>
    <w:rsid w:val="005D0980"/>
    <w:rsid w:val="005D0A24"/>
    <w:rsid w:val="005D0AB1"/>
    <w:rsid w:val="005D0B59"/>
    <w:rsid w:val="005D0C8E"/>
    <w:rsid w:val="005D0E6E"/>
    <w:rsid w:val="005D0EA8"/>
    <w:rsid w:val="005D0EC9"/>
    <w:rsid w:val="005D0F19"/>
    <w:rsid w:val="005D0F70"/>
    <w:rsid w:val="005D1091"/>
    <w:rsid w:val="005D10AC"/>
    <w:rsid w:val="005D112E"/>
    <w:rsid w:val="005D1137"/>
    <w:rsid w:val="005D1141"/>
    <w:rsid w:val="005D11DC"/>
    <w:rsid w:val="005D11DD"/>
    <w:rsid w:val="005D11F6"/>
    <w:rsid w:val="005D11FC"/>
    <w:rsid w:val="005D1271"/>
    <w:rsid w:val="005D1273"/>
    <w:rsid w:val="005D1451"/>
    <w:rsid w:val="005D1453"/>
    <w:rsid w:val="005D163A"/>
    <w:rsid w:val="005D168C"/>
    <w:rsid w:val="005D16E9"/>
    <w:rsid w:val="005D16EB"/>
    <w:rsid w:val="005D174D"/>
    <w:rsid w:val="005D17E3"/>
    <w:rsid w:val="005D1828"/>
    <w:rsid w:val="005D18C6"/>
    <w:rsid w:val="005D18F2"/>
    <w:rsid w:val="005D1986"/>
    <w:rsid w:val="005D1989"/>
    <w:rsid w:val="005D1A97"/>
    <w:rsid w:val="005D1AA3"/>
    <w:rsid w:val="005D1AE9"/>
    <w:rsid w:val="005D1B6C"/>
    <w:rsid w:val="005D1BA2"/>
    <w:rsid w:val="005D1BC6"/>
    <w:rsid w:val="005D1C0B"/>
    <w:rsid w:val="005D1CC8"/>
    <w:rsid w:val="005D1CFE"/>
    <w:rsid w:val="005D1D0E"/>
    <w:rsid w:val="005D1D20"/>
    <w:rsid w:val="005D1D41"/>
    <w:rsid w:val="005D1EC0"/>
    <w:rsid w:val="005D1F59"/>
    <w:rsid w:val="005D1F64"/>
    <w:rsid w:val="005D1F82"/>
    <w:rsid w:val="005D2070"/>
    <w:rsid w:val="005D212A"/>
    <w:rsid w:val="005D2147"/>
    <w:rsid w:val="005D2153"/>
    <w:rsid w:val="005D21C4"/>
    <w:rsid w:val="005D2281"/>
    <w:rsid w:val="005D22CB"/>
    <w:rsid w:val="005D23BB"/>
    <w:rsid w:val="005D24EC"/>
    <w:rsid w:val="005D258A"/>
    <w:rsid w:val="005D25EE"/>
    <w:rsid w:val="005D27FF"/>
    <w:rsid w:val="005D2B89"/>
    <w:rsid w:val="005D2CA8"/>
    <w:rsid w:val="005D2D07"/>
    <w:rsid w:val="005D2D4E"/>
    <w:rsid w:val="005D2D58"/>
    <w:rsid w:val="005D2D5F"/>
    <w:rsid w:val="005D2D63"/>
    <w:rsid w:val="005D2D68"/>
    <w:rsid w:val="005D2DA3"/>
    <w:rsid w:val="005D2DE9"/>
    <w:rsid w:val="005D2E1B"/>
    <w:rsid w:val="005D2EF9"/>
    <w:rsid w:val="005D2F5B"/>
    <w:rsid w:val="005D3014"/>
    <w:rsid w:val="005D312A"/>
    <w:rsid w:val="005D3474"/>
    <w:rsid w:val="005D3499"/>
    <w:rsid w:val="005D359C"/>
    <w:rsid w:val="005D398B"/>
    <w:rsid w:val="005D39ED"/>
    <w:rsid w:val="005D3A05"/>
    <w:rsid w:val="005D3A28"/>
    <w:rsid w:val="005D3AD5"/>
    <w:rsid w:val="005D3B21"/>
    <w:rsid w:val="005D3B9D"/>
    <w:rsid w:val="005D3CFA"/>
    <w:rsid w:val="005D3DB4"/>
    <w:rsid w:val="005D3DFA"/>
    <w:rsid w:val="005D3E33"/>
    <w:rsid w:val="005D3E4C"/>
    <w:rsid w:val="005D401B"/>
    <w:rsid w:val="005D4040"/>
    <w:rsid w:val="005D4124"/>
    <w:rsid w:val="005D41BC"/>
    <w:rsid w:val="005D423A"/>
    <w:rsid w:val="005D4272"/>
    <w:rsid w:val="005D43AD"/>
    <w:rsid w:val="005D44CA"/>
    <w:rsid w:val="005D456B"/>
    <w:rsid w:val="005D468A"/>
    <w:rsid w:val="005D4946"/>
    <w:rsid w:val="005D49B8"/>
    <w:rsid w:val="005D4B2D"/>
    <w:rsid w:val="005D4B98"/>
    <w:rsid w:val="005D4BDE"/>
    <w:rsid w:val="005D4CEB"/>
    <w:rsid w:val="005D4D05"/>
    <w:rsid w:val="005D4D7D"/>
    <w:rsid w:val="005D4EBB"/>
    <w:rsid w:val="005D4F1E"/>
    <w:rsid w:val="005D506F"/>
    <w:rsid w:val="005D5073"/>
    <w:rsid w:val="005D5099"/>
    <w:rsid w:val="005D5146"/>
    <w:rsid w:val="005D51BC"/>
    <w:rsid w:val="005D5255"/>
    <w:rsid w:val="005D528C"/>
    <w:rsid w:val="005D52B7"/>
    <w:rsid w:val="005D5343"/>
    <w:rsid w:val="005D539E"/>
    <w:rsid w:val="005D546A"/>
    <w:rsid w:val="005D549E"/>
    <w:rsid w:val="005D54CC"/>
    <w:rsid w:val="005D5690"/>
    <w:rsid w:val="005D56C4"/>
    <w:rsid w:val="005D56F6"/>
    <w:rsid w:val="005D5724"/>
    <w:rsid w:val="005D572C"/>
    <w:rsid w:val="005D584B"/>
    <w:rsid w:val="005D59D2"/>
    <w:rsid w:val="005D5A26"/>
    <w:rsid w:val="005D5B12"/>
    <w:rsid w:val="005D5B2E"/>
    <w:rsid w:val="005D5B8F"/>
    <w:rsid w:val="005D5BF4"/>
    <w:rsid w:val="005D5CA1"/>
    <w:rsid w:val="005D5D47"/>
    <w:rsid w:val="005D5D73"/>
    <w:rsid w:val="005D5DEE"/>
    <w:rsid w:val="005D5E4B"/>
    <w:rsid w:val="005D5E9D"/>
    <w:rsid w:val="005D5F5B"/>
    <w:rsid w:val="005D5FAB"/>
    <w:rsid w:val="005D61AC"/>
    <w:rsid w:val="005D61EA"/>
    <w:rsid w:val="005D62E5"/>
    <w:rsid w:val="005D62E7"/>
    <w:rsid w:val="005D6307"/>
    <w:rsid w:val="005D6356"/>
    <w:rsid w:val="005D6382"/>
    <w:rsid w:val="005D63A0"/>
    <w:rsid w:val="005D6401"/>
    <w:rsid w:val="005D64EC"/>
    <w:rsid w:val="005D6529"/>
    <w:rsid w:val="005D652C"/>
    <w:rsid w:val="005D657A"/>
    <w:rsid w:val="005D65A7"/>
    <w:rsid w:val="005D6696"/>
    <w:rsid w:val="005D6761"/>
    <w:rsid w:val="005D684F"/>
    <w:rsid w:val="005D68A0"/>
    <w:rsid w:val="005D6918"/>
    <w:rsid w:val="005D6B40"/>
    <w:rsid w:val="005D6C19"/>
    <w:rsid w:val="005D6CC0"/>
    <w:rsid w:val="005D6F6B"/>
    <w:rsid w:val="005D7088"/>
    <w:rsid w:val="005D7263"/>
    <w:rsid w:val="005D726E"/>
    <w:rsid w:val="005D72B8"/>
    <w:rsid w:val="005D72DE"/>
    <w:rsid w:val="005D72ED"/>
    <w:rsid w:val="005D73D5"/>
    <w:rsid w:val="005D754C"/>
    <w:rsid w:val="005D7684"/>
    <w:rsid w:val="005D76A9"/>
    <w:rsid w:val="005D776E"/>
    <w:rsid w:val="005D77EF"/>
    <w:rsid w:val="005D781D"/>
    <w:rsid w:val="005D78CB"/>
    <w:rsid w:val="005D7930"/>
    <w:rsid w:val="005D7947"/>
    <w:rsid w:val="005D794F"/>
    <w:rsid w:val="005D7997"/>
    <w:rsid w:val="005D79A8"/>
    <w:rsid w:val="005D7A2A"/>
    <w:rsid w:val="005D7A65"/>
    <w:rsid w:val="005D7B51"/>
    <w:rsid w:val="005D7BA2"/>
    <w:rsid w:val="005D7BA6"/>
    <w:rsid w:val="005D7C02"/>
    <w:rsid w:val="005D7C47"/>
    <w:rsid w:val="005D7CAD"/>
    <w:rsid w:val="005D7CF0"/>
    <w:rsid w:val="005D7FB7"/>
    <w:rsid w:val="005E0052"/>
    <w:rsid w:val="005E0064"/>
    <w:rsid w:val="005E00B1"/>
    <w:rsid w:val="005E00E8"/>
    <w:rsid w:val="005E01AB"/>
    <w:rsid w:val="005E01E5"/>
    <w:rsid w:val="005E039B"/>
    <w:rsid w:val="005E044D"/>
    <w:rsid w:val="005E0490"/>
    <w:rsid w:val="005E0594"/>
    <w:rsid w:val="005E05EE"/>
    <w:rsid w:val="005E0601"/>
    <w:rsid w:val="005E0609"/>
    <w:rsid w:val="005E06B8"/>
    <w:rsid w:val="005E0753"/>
    <w:rsid w:val="005E0805"/>
    <w:rsid w:val="005E08BF"/>
    <w:rsid w:val="005E08DB"/>
    <w:rsid w:val="005E0928"/>
    <w:rsid w:val="005E099F"/>
    <w:rsid w:val="005E0A22"/>
    <w:rsid w:val="005E0A56"/>
    <w:rsid w:val="005E0AC1"/>
    <w:rsid w:val="005E0B81"/>
    <w:rsid w:val="005E0BE6"/>
    <w:rsid w:val="005E0C75"/>
    <w:rsid w:val="005E0D11"/>
    <w:rsid w:val="005E0DC9"/>
    <w:rsid w:val="005E0E70"/>
    <w:rsid w:val="005E0EAD"/>
    <w:rsid w:val="005E0FFC"/>
    <w:rsid w:val="005E101A"/>
    <w:rsid w:val="005E10F0"/>
    <w:rsid w:val="005E1102"/>
    <w:rsid w:val="005E1110"/>
    <w:rsid w:val="005E11F8"/>
    <w:rsid w:val="005E1395"/>
    <w:rsid w:val="005E14A5"/>
    <w:rsid w:val="005E15DC"/>
    <w:rsid w:val="005E16AB"/>
    <w:rsid w:val="005E1716"/>
    <w:rsid w:val="005E171B"/>
    <w:rsid w:val="005E1799"/>
    <w:rsid w:val="005E17F8"/>
    <w:rsid w:val="005E189C"/>
    <w:rsid w:val="005E18C4"/>
    <w:rsid w:val="005E18D6"/>
    <w:rsid w:val="005E1B2F"/>
    <w:rsid w:val="005E1B34"/>
    <w:rsid w:val="005E1CDE"/>
    <w:rsid w:val="005E1DBB"/>
    <w:rsid w:val="005E1DBF"/>
    <w:rsid w:val="005E1DEE"/>
    <w:rsid w:val="005E1F23"/>
    <w:rsid w:val="005E1F25"/>
    <w:rsid w:val="005E1F43"/>
    <w:rsid w:val="005E1F81"/>
    <w:rsid w:val="005E1FCA"/>
    <w:rsid w:val="005E20B2"/>
    <w:rsid w:val="005E20E1"/>
    <w:rsid w:val="005E22DC"/>
    <w:rsid w:val="005E2343"/>
    <w:rsid w:val="005E2459"/>
    <w:rsid w:val="005E2474"/>
    <w:rsid w:val="005E2478"/>
    <w:rsid w:val="005E2601"/>
    <w:rsid w:val="005E2678"/>
    <w:rsid w:val="005E26B8"/>
    <w:rsid w:val="005E26E9"/>
    <w:rsid w:val="005E281B"/>
    <w:rsid w:val="005E28C7"/>
    <w:rsid w:val="005E2936"/>
    <w:rsid w:val="005E2B13"/>
    <w:rsid w:val="005E2C06"/>
    <w:rsid w:val="005E2CC1"/>
    <w:rsid w:val="005E2E89"/>
    <w:rsid w:val="005E2E98"/>
    <w:rsid w:val="005E2EA8"/>
    <w:rsid w:val="005E2EAF"/>
    <w:rsid w:val="005E2F52"/>
    <w:rsid w:val="005E2F62"/>
    <w:rsid w:val="005E2FF0"/>
    <w:rsid w:val="005E30DD"/>
    <w:rsid w:val="005E310D"/>
    <w:rsid w:val="005E3115"/>
    <w:rsid w:val="005E31C2"/>
    <w:rsid w:val="005E3204"/>
    <w:rsid w:val="005E3262"/>
    <w:rsid w:val="005E32A1"/>
    <w:rsid w:val="005E35A2"/>
    <w:rsid w:val="005E35DE"/>
    <w:rsid w:val="005E3650"/>
    <w:rsid w:val="005E370C"/>
    <w:rsid w:val="005E377D"/>
    <w:rsid w:val="005E37D4"/>
    <w:rsid w:val="005E380E"/>
    <w:rsid w:val="005E3A45"/>
    <w:rsid w:val="005E3A46"/>
    <w:rsid w:val="005E3BC7"/>
    <w:rsid w:val="005E3C93"/>
    <w:rsid w:val="005E3CA0"/>
    <w:rsid w:val="005E3CBD"/>
    <w:rsid w:val="005E3CDC"/>
    <w:rsid w:val="005E3D40"/>
    <w:rsid w:val="005E3E3D"/>
    <w:rsid w:val="005E3F9A"/>
    <w:rsid w:val="005E3FD7"/>
    <w:rsid w:val="005E3FDC"/>
    <w:rsid w:val="005E4012"/>
    <w:rsid w:val="005E41E5"/>
    <w:rsid w:val="005E42C0"/>
    <w:rsid w:val="005E4451"/>
    <w:rsid w:val="005E4487"/>
    <w:rsid w:val="005E459D"/>
    <w:rsid w:val="005E4605"/>
    <w:rsid w:val="005E46AB"/>
    <w:rsid w:val="005E46B7"/>
    <w:rsid w:val="005E4798"/>
    <w:rsid w:val="005E4867"/>
    <w:rsid w:val="005E49C9"/>
    <w:rsid w:val="005E4BD6"/>
    <w:rsid w:val="005E4BD7"/>
    <w:rsid w:val="005E4C34"/>
    <w:rsid w:val="005E4E68"/>
    <w:rsid w:val="005E5058"/>
    <w:rsid w:val="005E5126"/>
    <w:rsid w:val="005E5174"/>
    <w:rsid w:val="005E51C2"/>
    <w:rsid w:val="005E51FD"/>
    <w:rsid w:val="005E52D8"/>
    <w:rsid w:val="005E54A2"/>
    <w:rsid w:val="005E557E"/>
    <w:rsid w:val="005E5687"/>
    <w:rsid w:val="005E5688"/>
    <w:rsid w:val="005E56A3"/>
    <w:rsid w:val="005E575F"/>
    <w:rsid w:val="005E57EC"/>
    <w:rsid w:val="005E57F5"/>
    <w:rsid w:val="005E59BB"/>
    <w:rsid w:val="005E59E7"/>
    <w:rsid w:val="005E5AA5"/>
    <w:rsid w:val="005E5AC0"/>
    <w:rsid w:val="005E5B48"/>
    <w:rsid w:val="005E5BC4"/>
    <w:rsid w:val="005E5C49"/>
    <w:rsid w:val="005E5D1A"/>
    <w:rsid w:val="005E5DA2"/>
    <w:rsid w:val="005E5E2C"/>
    <w:rsid w:val="005E5E6D"/>
    <w:rsid w:val="005E5E8B"/>
    <w:rsid w:val="005E5EEE"/>
    <w:rsid w:val="005E5EF1"/>
    <w:rsid w:val="005E5EFD"/>
    <w:rsid w:val="005E5FE8"/>
    <w:rsid w:val="005E6167"/>
    <w:rsid w:val="005E61B2"/>
    <w:rsid w:val="005E61B6"/>
    <w:rsid w:val="005E620E"/>
    <w:rsid w:val="005E6229"/>
    <w:rsid w:val="005E6234"/>
    <w:rsid w:val="005E6297"/>
    <w:rsid w:val="005E62F7"/>
    <w:rsid w:val="005E6488"/>
    <w:rsid w:val="005E6599"/>
    <w:rsid w:val="005E65CE"/>
    <w:rsid w:val="005E661F"/>
    <w:rsid w:val="005E662A"/>
    <w:rsid w:val="005E663C"/>
    <w:rsid w:val="005E6677"/>
    <w:rsid w:val="005E66B1"/>
    <w:rsid w:val="005E66F3"/>
    <w:rsid w:val="005E674A"/>
    <w:rsid w:val="005E6880"/>
    <w:rsid w:val="005E689B"/>
    <w:rsid w:val="005E68DB"/>
    <w:rsid w:val="005E69F6"/>
    <w:rsid w:val="005E6A22"/>
    <w:rsid w:val="005E6B74"/>
    <w:rsid w:val="005E6C74"/>
    <w:rsid w:val="005E6D30"/>
    <w:rsid w:val="005E6DB8"/>
    <w:rsid w:val="005E70FD"/>
    <w:rsid w:val="005E7138"/>
    <w:rsid w:val="005E714D"/>
    <w:rsid w:val="005E730F"/>
    <w:rsid w:val="005E742F"/>
    <w:rsid w:val="005E7463"/>
    <w:rsid w:val="005E74EA"/>
    <w:rsid w:val="005E74FC"/>
    <w:rsid w:val="005E7588"/>
    <w:rsid w:val="005E75A3"/>
    <w:rsid w:val="005E75D1"/>
    <w:rsid w:val="005E771B"/>
    <w:rsid w:val="005E7932"/>
    <w:rsid w:val="005E7964"/>
    <w:rsid w:val="005E79BC"/>
    <w:rsid w:val="005E7A03"/>
    <w:rsid w:val="005E7A41"/>
    <w:rsid w:val="005E7B04"/>
    <w:rsid w:val="005E7B1A"/>
    <w:rsid w:val="005E7C1B"/>
    <w:rsid w:val="005E7D5F"/>
    <w:rsid w:val="005E7E54"/>
    <w:rsid w:val="005E7F86"/>
    <w:rsid w:val="005E7F92"/>
    <w:rsid w:val="005F00AE"/>
    <w:rsid w:val="005F033D"/>
    <w:rsid w:val="005F046B"/>
    <w:rsid w:val="005F0502"/>
    <w:rsid w:val="005F06CB"/>
    <w:rsid w:val="005F07B2"/>
    <w:rsid w:val="005F08FC"/>
    <w:rsid w:val="005F0993"/>
    <w:rsid w:val="005F09AB"/>
    <w:rsid w:val="005F0AE5"/>
    <w:rsid w:val="005F0CF2"/>
    <w:rsid w:val="005F0D70"/>
    <w:rsid w:val="005F0D8A"/>
    <w:rsid w:val="005F0DE0"/>
    <w:rsid w:val="005F0E1D"/>
    <w:rsid w:val="005F0E21"/>
    <w:rsid w:val="005F0E2C"/>
    <w:rsid w:val="005F0EFE"/>
    <w:rsid w:val="005F0F0F"/>
    <w:rsid w:val="005F0F43"/>
    <w:rsid w:val="005F0F5D"/>
    <w:rsid w:val="005F1008"/>
    <w:rsid w:val="005F101E"/>
    <w:rsid w:val="005F106E"/>
    <w:rsid w:val="005F1107"/>
    <w:rsid w:val="005F1108"/>
    <w:rsid w:val="005F12B5"/>
    <w:rsid w:val="005F13AE"/>
    <w:rsid w:val="005F169F"/>
    <w:rsid w:val="005F16A4"/>
    <w:rsid w:val="005F17A3"/>
    <w:rsid w:val="005F17F0"/>
    <w:rsid w:val="005F18BC"/>
    <w:rsid w:val="005F18BF"/>
    <w:rsid w:val="005F1A43"/>
    <w:rsid w:val="005F1B76"/>
    <w:rsid w:val="005F1B95"/>
    <w:rsid w:val="005F1D22"/>
    <w:rsid w:val="005F1DC7"/>
    <w:rsid w:val="005F1EC7"/>
    <w:rsid w:val="005F1ED5"/>
    <w:rsid w:val="005F1F0A"/>
    <w:rsid w:val="005F1F6A"/>
    <w:rsid w:val="005F2128"/>
    <w:rsid w:val="005F21BC"/>
    <w:rsid w:val="005F2437"/>
    <w:rsid w:val="005F24DE"/>
    <w:rsid w:val="005F24F5"/>
    <w:rsid w:val="005F25BA"/>
    <w:rsid w:val="005F25E6"/>
    <w:rsid w:val="005F2618"/>
    <w:rsid w:val="005F264B"/>
    <w:rsid w:val="005F265C"/>
    <w:rsid w:val="005F269A"/>
    <w:rsid w:val="005F26BE"/>
    <w:rsid w:val="005F27FC"/>
    <w:rsid w:val="005F282F"/>
    <w:rsid w:val="005F2954"/>
    <w:rsid w:val="005F29C5"/>
    <w:rsid w:val="005F2B29"/>
    <w:rsid w:val="005F2C0D"/>
    <w:rsid w:val="005F2CA7"/>
    <w:rsid w:val="005F2E62"/>
    <w:rsid w:val="005F2EC0"/>
    <w:rsid w:val="005F2FCB"/>
    <w:rsid w:val="005F303A"/>
    <w:rsid w:val="005F3170"/>
    <w:rsid w:val="005F3202"/>
    <w:rsid w:val="005F321F"/>
    <w:rsid w:val="005F3292"/>
    <w:rsid w:val="005F3321"/>
    <w:rsid w:val="005F341C"/>
    <w:rsid w:val="005F349D"/>
    <w:rsid w:val="005F34E8"/>
    <w:rsid w:val="005F37FF"/>
    <w:rsid w:val="005F3885"/>
    <w:rsid w:val="005F394A"/>
    <w:rsid w:val="005F3959"/>
    <w:rsid w:val="005F3A8E"/>
    <w:rsid w:val="005F3B98"/>
    <w:rsid w:val="005F3CB8"/>
    <w:rsid w:val="005F3CC3"/>
    <w:rsid w:val="005F3D43"/>
    <w:rsid w:val="005F3D46"/>
    <w:rsid w:val="005F3D5B"/>
    <w:rsid w:val="005F3DA9"/>
    <w:rsid w:val="005F3DAA"/>
    <w:rsid w:val="005F3F6B"/>
    <w:rsid w:val="005F4081"/>
    <w:rsid w:val="005F4086"/>
    <w:rsid w:val="005F4127"/>
    <w:rsid w:val="005F412A"/>
    <w:rsid w:val="005F412C"/>
    <w:rsid w:val="005F4186"/>
    <w:rsid w:val="005F41D3"/>
    <w:rsid w:val="005F422B"/>
    <w:rsid w:val="005F4237"/>
    <w:rsid w:val="005F42A8"/>
    <w:rsid w:val="005F42E0"/>
    <w:rsid w:val="005F4356"/>
    <w:rsid w:val="005F4448"/>
    <w:rsid w:val="005F448E"/>
    <w:rsid w:val="005F4492"/>
    <w:rsid w:val="005F44F9"/>
    <w:rsid w:val="005F4500"/>
    <w:rsid w:val="005F45A5"/>
    <w:rsid w:val="005F45D5"/>
    <w:rsid w:val="005F4646"/>
    <w:rsid w:val="005F46BB"/>
    <w:rsid w:val="005F4734"/>
    <w:rsid w:val="005F4757"/>
    <w:rsid w:val="005F47AC"/>
    <w:rsid w:val="005F47D8"/>
    <w:rsid w:val="005F4906"/>
    <w:rsid w:val="005F49A4"/>
    <w:rsid w:val="005F49AA"/>
    <w:rsid w:val="005F49C0"/>
    <w:rsid w:val="005F49DE"/>
    <w:rsid w:val="005F49F6"/>
    <w:rsid w:val="005F4AE7"/>
    <w:rsid w:val="005F4C1A"/>
    <w:rsid w:val="005F4C1B"/>
    <w:rsid w:val="005F4D2E"/>
    <w:rsid w:val="005F4D45"/>
    <w:rsid w:val="005F4DA1"/>
    <w:rsid w:val="005F4E5E"/>
    <w:rsid w:val="005F5017"/>
    <w:rsid w:val="005F50D0"/>
    <w:rsid w:val="005F514A"/>
    <w:rsid w:val="005F52CA"/>
    <w:rsid w:val="005F53B5"/>
    <w:rsid w:val="005F5444"/>
    <w:rsid w:val="005F54B5"/>
    <w:rsid w:val="005F54D4"/>
    <w:rsid w:val="005F557E"/>
    <w:rsid w:val="005F55E4"/>
    <w:rsid w:val="005F55F6"/>
    <w:rsid w:val="005F5643"/>
    <w:rsid w:val="005F56A2"/>
    <w:rsid w:val="005F56C9"/>
    <w:rsid w:val="005F5712"/>
    <w:rsid w:val="005F5769"/>
    <w:rsid w:val="005F5932"/>
    <w:rsid w:val="005F5955"/>
    <w:rsid w:val="005F5A22"/>
    <w:rsid w:val="005F5A40"/>
    <w:rsid w:val="005F5AB9"/>
    <w:rsid w:val="005F5B56"/>
    <w:rsid w:val="005F5BD6"/>
    <w:rsid w:val="005F5C01"/>
    <w:rsid w:val="005F5C2E"/>
    <w:rsid w:val="005F5DD7"/>
    <w:rsid w:val="005F5DD8"/>
    <w:rsid w:val="005F5F36"/>
    <w:rsid w:val="005F5F69"/>
    <w:rsid w:val="005F5F8D"/>
    <w:rsid w:val="005F5F9D"/>
    <w:rsid w:val="005F6025"/>
    <w:rsid w:val="005F609E"/>
    <w:rsid w:val="005F60EF"/>
    <w:rsid w:val="005F611D"/>
    <w:rsid w:val="005F626F"/>
    <w:rsid w:val="005F629A"/>
    <w:rsid w:val="005F6369"/>
    <w:rsid w:val="005F641B"/>
    <w:rsid w:val="005F64FD"/>
    <w:rsid w:val="005F65E3"/>
    <w:rsid w:val="005F6603"/>
    <w:rsid w:val="005F66B0"/>
    <w:rsid w:val="005F66FB"/>
    <w:rsid w:val="005F6782"/>
    <w:rsid w:val="005F68D4"/>
    <w:rsid w:val="005F6994"/>
    <w:rsid w:val="005F69E4"/>
    <w:rsid w:val="005F6BA5"/>
    <w:rsid w:val="005F6C75"/>
    <w:rsid w:val="005F6CB3"/>
    <w:rsid w:val="005F6D61"/>
    <w:rsid w:val="005F6D6E"/>
    <w:rsid w:val="005F6D7D"/>
    <w:rsid w:val="005F6DFB"/>
    <w:rsid w:val="005F6E42"/>
    <w:rsid w:val="005F6F2D"/>
    <w:rsid w:val="005F6F36"/>
    <w:rsid w:val="005F7066"/>
    <w:rsid w:val="005F7172"/>
    <w:rsid w:val="005F71DD"/>
    <w:rsid w:val="005F71F5"/>
    <w:rsid w:val="005F72AD"/>
    <w:rsid w:val="005F72D3"/>
    <w:rsid w:val="005F7440"/>
    <w:rsid w:val="005F74E5"/>
    <w:rsid w:val="005F763A"/>
    <w:rsid w:val="005F7720"/>
    <w:rsid w:val="005F7792"/>
    <w:rsid w:val="005F7835"/>
    <w:rsid w:val="005F7882"/>
    <w:rsid w:val="005F7949"/>
    <w:rsid w:val="005F796D"/>
    <w:rsid w:val="005F7A6B"/>
    <w:rsid w:val="005F7A9E"/>
    <w:rsid w:val="005F7BAD"/>
    <w:rsid w:val="005F7BF3"/>
    <w:rsid w:val="005F7C03"/>
    <w:rsid w:val="005F7C1C"/>
    <w:rsid w:val="005F7C2A"/>
    <w:rsid w:val="005F7D84"/>
    <w:rsid w:val="005F7F8E"/>
    <w:rsid w:val="0060004F"/>
    <w:rsid w:val="006001EB"/>
    <w:rsid w:val="006002B4"/>
    <w:rsid w:val="00600337"/>
    <w:rsid w:val="0060037A"/>
    <w:rsid w:val="0060045B"/>
    <w:rsid w:val="006004AC"/>
    <w:rsid w:val="006004E1"/>
    <w:rsid w:val="00600514"/>
    <w:rsid w:val="00600522"/>
    <w:rsid w:val="00600664"/>
    <w:rsid w:val="00600668"/>
    <w:rsid w:val="0060066B"/>
    <w:rsid w:val="006006B0"/>
    <w:rsid w:val="006006BE"/>
    <w:rsid w:val="006006EA"/>
    <w:rsid w:val="0060089E"/>
    <w:rsid w:val="006008FD"/>
    <w:rsid w:val="00600996"/>
    <w:rsid w:val="00600A73"/>
    <w:rsid w:val="00600AC7"/>
    <w:rsid w:val="00600B5E"/>
    <w:rsid w:val="00600C35"/>
    <w:rsid w:val="00600D59"/>
    <w:rsid w:val="00600F5B"/>
    <w:rsid w:val="00600F64"/>
    <w:rsid w:val="00600F6B"/>
    <w:rsid w:val="00601068"/>
    <w:rsid w:val="00601073"/>
    <w:rsid w:val="00601207"/>
    <w:rsid w:val="00601211"/>
    <w:rsid w:val="00601220"/>
    <w:rsid w:val="00601327"/>
    <w:rsid w:val="00601395"/>
    <w:rsid w:val="0060145F"/>
    <w:rsid w:val="006014E8"/>
    <w:rsid w:val="0060153D"/>
    <w:rsid w:val="006015A8"/>
    <w:rsid w:val="006015D3"/>
    <w:rsid w:val="006015ED"/>
    <w:rsid w:val="0060160B"/>
    <w:rsid w:val="006016FD"/>
    <w:rsid w:val="0060171D"/>
    <w:rsid w:val="00601828"/>
    <w:rsid w:val="00601892"/>
    <w:rsid w:val="006018B6"/>
    <w:rsid w:val="006018DE"/>
    <w:rsid w:val="00601A59"/>
    <w:rsid w:val="00601B9A"/>
    <w:rsid w:val="00601BE3"/>
    <w:rsid w:val="00601C14"/>
    <w:rsid w:val="00601C50"/>
    <w:rsid w:val="00601CAA"/>
    <w:rsid w:val="00601DC2"/>
    <w:rsid w:val="00601DDA"/>
    <w:rsid w:val="00601E06"/>
    <w:rsid w:val="00601E0B"/>
    <w:rsid w:val="00601E13"/>
    <w:rsid w:val="00601EFE"/>
    <w:rsid w:val="00601F52"/>
    <w:rsid w:val="00601FC8"/>
    <w:rsid w:val="00601FF9"/>
    <w:rsid w:val="00602179"/>
    <w:rsid w:val="006022B5"/>
    <w:rsid w:val="006023DC"/>
    <w:rsid w:val="006023E1"/>
    <w:rsid w:val="00602435"/>
    <w:rsid w:val="00602497"/>
    <w:rsid w:val="00602514"/>
    <w:rsid w:val="006025B2"/>
    <w:rsid w:val="006025EF"/>
    <w:rsid w:val="0060279E"/>
    <w:rsid w:val="006027A5"/>
    <w:rsid w:val="006027FB"/>
    <w:rsid w:val="00602864"/>
    <w:rsid w:val="00602893"/>
    <w:rsid w:val="006028BC"/>
    <w:rsid w:val="0060293A"/>
    <w:rsid w:val="006029A8"/>
    <w:rsid w:val="006029CB"/>
    <w:rsid w:val="00602A50"/>
    <w:rsid w:val="00602A88"/>
    <w:rsid w:val="00602BA9"/>
    <w:rsid w:val="00602CE9"/>
    <w:rsid w:val="00602D3D"/>
    <w:rsid w:val="00602DCE"/>
    <w:rsid w:val="00602EDD"/>
    <w:rsid w:val="00602F6F"/>
    <w:rsid w:val="00602F7C"/>
    <w:rsid w:val="00602FEA"/>
    <w:rsid w:val="0060306B"/>
    <w:rsid w:val="0060306D"/>
    <w:rsid w:val="00603128"/>
    <w:rsid w:val="00603182"/>
    <w:rsid w:val="006032A2"/>
    <w:rsid w:val="006032C7"/>
    <w:rsid w:val="006032E4"/>
    <w:rsid w:val="006032EF"/>
    <w:rsid w:val="006032FA"/>
    <w:rsid w:val="00603357"/>
    <w:rsid w:val="006034E1"/>
    <w:rsid w:val="00603583"/>
    <w:rsid w:val="0060373C"/>
    <w:rsid w:val="0060379C"/>
    <w:rsid w:val="00603866"/>
    <w:rsid w:val="0060386E"/>
    <w:rsid w:val="00603B0E"/>
    <w:rsid w:val="00603B6E"/>
    <w:rsid w:val="00603C60"/>
    <w:rsid w:val="00603C6A"/>
    <w:rsid w:val="00603CAB"/>
    <w:rsid w:val="00603DE7"/>
    <w:rsid w:val="00603E36"/>
    <w:rsid w:val="00603E6D"/>
    <w:rsid w:val="00603E77"/>
    <w:rsid w:val="00603EE5"/>
    <w:rsid w:val="00603EF0"/>
    <w:rsid w:val="00603FA6"/>
    <w:rsid w:val="00603FB9"/>
    <w:rsid w:val="00604087"/>
    <w:rsid w:val="006040FF"/>
    <w:rsid w:val="0060411E"/>
    <w:rsid w:val="00604131"/>
    <w:rsid w:val="00604141"/>
    <w:rsid w:val="00604159"/>
    <w:rsid w:val="0060419C"/>
    <w:rsid w:val="006041D3"/>
    <w:rsid w:val="0060427D"/>
    <w:rsid w:val="00604297"/>
    <w:rsid w:val="00604309"/>
    <w:rsid w:val="0060434B"/>
    <w:rsid w:val="006043D9"/>
    <w:rsid w:val="00604434"/>
    <w:rsid w:val="0060444F"/>
    <w:rsid w:val="006046DE"/>
    <w:rsid w:val="00604701"/>
    <w:rsid w:val="00604708"/>
    <w:rsid w:val="0060470C"/>
    <w:rsid w:val="006047EA"/>
    <w:rsid w:val="0060491E"/>
    <w:rsid w:val="00604A1F"/>
    <w:rsid w:val="00604A92"/>
    <w:rsid w:val="00604B8C"/>
    <w:rsid w:val="00604B90"/>
    <w:rsid w:val="00604C3D"/>
    <w:rsid w:val="00604CB2"/>
    <w:rsid w:val="00604D13"/>
    <w:rsid w:val="00604EC6"/>
    <w:rsid w:val="00604F1B"/>
    <w:rsid w:val="00604F9E"/>
    <w:rsid w:val="00605017"/>
    <w:rsid w:val="006051DA"/>
    <w:rsid w:val="0060522D"/>
    <w:rsid w:val="00605268"/>
    <w:rsid w:val="006052DB"/>
    <w:rsid w:val="00605386"/>
    <w:rsid w:val="006054C6"/>
    <w:rsid w:val="00605511"/>
    <w:rsid w:val="0060564F"/>
    <w:rsid w:val="00605653"/>
    <w:rsid w:val="0060567A"/>
    <w:rsid w:val="006057BB"/>
    <w:rsid w:val="006057EB"/>
    <w:rsid w:val="00605806"/>
    <w:rsid w:val="00605935"/>
    <w:rsid w:val="00605938"/>
    <w:rsid w:val="0060597E"/>
    <w:rsid w:val="00605B42"/>
    <w:rsid w:val="00605B5F"/>
    <w:rsid w:val="00605B6A"/>
    <w:rsid w:val="00605BFF"/>
    <w:rsid w:val="00605C4F"/>
    <w:rsid w:val="00605C9E"/>
    <w:rsid w:val="00605D11"/>
    <w:rsid w:val="00605D62"/>
    <w:rsid w:val="00605DFF"/>
    <w:rsid w:val="00605E4F"/>
    <w:rsid w:val="00605EB1"/>
    <w:rsid w:val="00605EED"/>
    <w:rsid w:val="00606082"/>
    <w:rsid w:val="00606109"/>
    <w:rsid w:val="00606120"/>
    <w:rsid w:val="0060651B"/>
    <w:rsid w:val="00606715"/>
    <w:rsid w:val="00606789"/>
    <w:rsid w:val="006067A7"/>
    <w:rsid w:val="006067E7"/>
    <w:rsid w:val="00606807"/>
    <w:rsid w:val="0060680F"/>
    <w:rsid w:val="006068E4"/>
    <w:rsid w:val="00606A70"/>
    <w:rsid w:val="00606BF5"/>
    <w:rsid w:val="00606C28"/>
    <w:rsid w:val="00606CAF"/>
    <w:rsid w:val="00606E21"/>
    <w:rsid w:val="00606F35"/>
    <w:rsid w:val="00606F5A"/>
    <w:rsid w:val="00606FAD"/>
    <w:rsid w:val="0060703C"/>
    <w:rsid w:val="00607042"/>
    <w:rsid w:val="00607043"/>
    <w:rsid w:val="00607114"/>
    <w:rsid w:val="006071A4"/>
    <w:rsid w:val="006071BD"/>
    <w:rsid w:val="006072A3"/>
    <w:rsid w:val="006072A4"/>
    <w:rsid w:val="006072B2"/>
    <w:rsid w:val="0060738A"/>
    <w:rsid w:val="00607472"/>
    <w:rsid w:val="00607587"/>
    <w:rsid w:val="006075D1"/>
    <w:rsid w:val="0060765D"/>
    <w:rsid w:val="006076A3"/>
    <w:rsid w:val="006076EE"/>
    <w:rsid w:val="006077A8"/>
    <w:rsid w:val="00607833"/>
    <w:rsid w:val="00607849"/>
    <w:rsid w:val="006078CC"/>
    <w:rsid w:val="0060791A"/>
    <w:rsid w:val="00607943"/>
    <w:rsid w:val="006079C8"/>
    <w:rsid w:val="00607A69"/>
    <w:rsid w:val="00607B35"/>
    <w:rsid w:val="00607B83"/>
    <w:rsid w:val="00607BF2"/>
    <w:rsid w:val="00607CB4"/>
    <w:rsid w:val="00607DB6"/>
    <w:rsid w:val="00607F02"/>
    <w:rsid w:val="00607F06"/>
    <w:rsid w:val="006101B1"/>
    <w:rsid w:val="006102C1"/>
    <w:rsid w:val="00610356"/>
    <w:rsid w:val="00610381"/>
    <w:rsid w:val="00610406"/>
    <w:rsid w:val="0061043D"/>
    <w:rsid w:val="006105A1"/>
    <w:rsid w:val="00610829"/>
    <w:rsid w:val="0061090F"/>
    <w:rsid w:val="00610969"/>
    <w:rsid w:val="006109D9"/>
    <w:rsid w:val="00610A26"/>
    <w:rsid w:val="00610B87"/>
    <w:rsid w:val="00610BBD"/>
    <w:rsid w:val="00610BD7"/>
    <w:rsid w:val="00610BF0"/>
    <w:rsid w:val="00610C4C"/>
    <w:rsid w:val="00610CB8"/>
    <w:rsid w:val="00610D85"/>
    <w:rsid w:val="00610E2E"/>
    <w:rsid w:val="00610EE4"/>
    <w:rsid w:val="00610FDD"/>
    <w:rsid w:val="0061101F"/>
    <w:rsid w:val="0061112C"/>
    <w:rsid w:val="0061116A"/>
    <w:rsid w:val="006111B7"/>
    <w:rsid w:val="0061121B"/>
    <w:rsid w:val="0061125E"/>
    <w:rsid w:val="0061127F"/>
    <w:rsid w:val="006112CB"/>
    <w:rsid w:val="006112FE"/>
    <w:rsid w:val="00611450"/>
    <w:rsid w:val="0061146F"/>
    <w:rsid w:val="006114BB"/>
    <w:rsid w:val="00611528"/>
    <w:rsid w:val="0061155D"/>
    <w:rsid w:val="00611592"/>
    <w:rsid w:val="006115D5"/>
    <w:rsid w:val="0061167F"/>
    <w:rsid w:val="00611846"/>
    <w:rsid w:val="006118D2"/>
    <w:rsid w:val="00611984"/>
    <w:rsid w:val="0061199D"/>
    <w:rsid w:val="00611A41"/>
    <w:rsid w:val="00611A56"/>
    <w:rsid w:val="00611A8A"/>
    <w:rsid w:val="00611B22"/>
    <w:rsid w:val="00611B77"/>
    <w:rsid w:val="00611BBB"/>
    <w:rsid w:val="00611BDA"/>
    <w:rsid w:val="00611C53"/>
    <w:rsid w:val="00611D91"/>
    <w:rsid w:val="00611DA7"/>
    <w:rsid w:val="00611E55"/>
    <w:rsid w:val="00611FD2"/>
    <w:rsid w:val="0061203D"/>
    <w:rsid w:val="006120FF"/>
    <w:rsid w:val="006122AD"/>
    <w:rsid w:val="006122BA"/>
    <w:rsid w:val="006123D7"/>
    <w:rsid w:val="0061242C"/>
    <w:rsid w:val="00612438"/>
    <w:rsid w:val="0061247E"/>
    <w:rsid w:val="006127E9"/>
    <w:rsid w:val="00612812"/>
    <w:rsid w:val="0061285C"/>
    <w:rsid w:val="00612985"/>
    <w:rsid w:val="00612DD6"/>
    <w:rsid w:val="00612E33"/>
    <w:rsid w:val="00612ED0"/>
    <w:rsid w:val="00612F7C"/>
    <w:rsid w:val="00612FF3"/>
    <w:rsid w:val="00613006"/>
    <w:rsid w:val="00613007"/>
    <w:rsid w:val="0061305D"/>
    <w:rsid w:val="00613060"/>
    <w:rsid w:val="006130FE"/>
    <w:rsid w:val="00613124"/>
    <w:rsid w:val="00613161"/>
    <w:rsid w:val="00613297"/>
    <w:rsid w:val="006132A5"/>
    <w:rsid w:val="0061334F"/>
    <w:rsid w:val="006134B2"/>
    <w:rsid w:val="0061360D"/>
    <w:rsid w:val="00613738"/>
    <w:rsid w:val="00613880"/>
    <w:rsid w:val="006138BE"/>
    <w:rsid w:val="00613915"/>
    <w:rsid w:val="0061399A"/>
    <w:rsid w:val="00613A05"/>
    <w:rsid w:val="00613A6A"/>
    <w:rsid w:val="00613A92"/>
    <w:rsid w:val="00613B3C"/>
    <w:rsid w:val="00613B8D"/>
    <w:rsid w:val="00613BB9"/>
    <w:rsid w:val="00613BBB"/>
    <w:rsid w:val="00613BCE"/>
    <w:rsid w:val="00613BD6"/>
    <w:rsid w:val="00613C14"/>
    <w:rsid w:val="00613DCD"/>
    <w:rsid w:val="00613E3D"/>
    <w:rsid w:val="00613EE1"/>
    <w:rsid w:val="00613FAA"/>
    <w:rsid w:val="0061408C"/>
    <w:rsid w:val="0061413C"/>
    <w:rsid w:val="006141B1"/>
    <w:rsid w:val="0061426B"/>
    <w:rsid w:val="006143C8"/>
    <w:rsid w:val="006143CA"/>
    <w:rsid w:val="006144E8"/>
    <w:rsid w:val="00614525"/>
    <w:rsid w:val="00614532"/>
    <w:rsid w:val="006148D1"/>
    <w:rsid w:val="006148DB"/>
    <w:rsid w:val="006149FE"/>
    <w:rsid w:val="00614A3B"/>
    <w:rsid w:val="00614A96"/>
    <w:rsid w:val="00614ABE"/>
    <w:rsid w:val="00614C5B"/>
    <w:rsid w:val="00614E07"/>
    <w:rsid w:val="00614E50"/>
    <w:rsid w:val="00614FD4"/>
    <w:rsid w:val="00614FE4"/>
    <w:rsid w:val="0061507D"/>
    <w:rsid w:val="006150E5"/>
    <w:rsid w:val="00615391"/>
    <w:rsid w:val="00615496"/>
    <w:rsid w:val="006154C9"/>
    <w:rsid w:val="00615568"/>
    <w:rsid w:val="006155A2"/>
    <w:rsid w:val="006156CF"/>
    <w:rsid w:val="00615716"/>
    <w:rsid w:val="00615793"/>
    <w:rsid w:val="006157A2"/>
    <w:rsid w:val="006157BF"/>
    <w:rsid w:val="00615803"/>
    <w:rsid w:val="00615841"/>
    <w:rsid w:val="0061585E"/>
    <w:rsid w:val="0061594E"/>
    <w:rsid w:val="0061597D"/>
    <w:rsid w:val="00615989"/>
    <w:rsid w:val="00615A45"/>
    <w:rsid w:val="00615A46"/>
    <w:rsid w:val="00615AF0"/>
    <w:rsid w:val="00615C78"/>
    <w:rsid w:val="00615D07"/>
    <w:rsid w:val="00615D3A"/>
    <w:rsid w:val="00615D65"/>
    <w:rsid w:val="00615D8C"/>
    <w:rsid w:val="00615F68"/>
    <w:rsid w:val="00615F71"/>
    <w:rsid w:val="00615F8C"/>
    <w:rsid w:val="00615FA7"/>
    <w:rsid w:val="00615FC4"/>
    <w:rsid w:val="00616008"/>
    <w:rsid w:val="0061604F"/>
    <w:rsid w:val="00616072"/>
    <w:rsid w:val="00616076"/>
    <w:rsid w:val="006160E3"/>
    <w:rsid w:val="006160F4"/>
    <w:rsid w:val="0061612A"/>
    <w:rsid w:val="006161C9"/>
    <w:rsid w:val="006162D1"/>
    <w:rsid w:val="006163CF"/>
    <w:rsid w:val="0061643F"/>
    <w:rsid w:val="00616509"/>
    <w:rsid w:val="0061656F"/>
    <w:rsid w:val="006165F2"/>
    <w:rsid w:val="00616602"/>
    <w:rsid w:val="006166C9"/>
    <w:rsid w:val="00616774"/>
    <w:rsid w:val="006168C4"/>
    <w:rsid w:val="00616959"/>
    <w:rsid w:val="00616A51"/>
    <w:rsid w:val="00616AA2"/>
    <w:rsid w:val="00616AB1"/>
    <w:rsid w:val="00616B69"/>
    <w:rsid w:val="00616BF4"/>
    <w:rsid w:val="00616C02"/>
    <w:rsid w:val="00616C73"/>
    <w:rsid w:val="00616DAD"/>
    <w:rsid w:val="00616E91"/>
    <w:rsid w:val="00616E9A"/>
    <w:rsid w:val="00616FCF"/>
    <w:rsid w:val="0061707F"/>
    <w:rsid w:val="00617199"/>
    <w:rsid w:val="00617214"/>
    <w:rsid w:val="006173A3"/>
    <w:rsid w:val="006173E3"/>
    <w:rsid w:val="006173EC"/>
    <w:rsid w:val="00617415"/>
    <w:rsid w:val="00617434"/>
    <w:rsid w:val="00617523"/>
    <w:rsid w:val="006175AB"/>
    <w:rsid w:val="00617742"/>
    <w:rsid w:val="006177DE"/>
    <w:rsid w:val="00617885"/>
    <w:rsid w:val="00617A8D"/>
    <w:rsid w:val="00617AB3"/>
    <w:rsid w:val="00617AFE"/>
    <w:rsid w:val="00617C05"/>
    <w:rsid w:val="00617EAE"/>
    <w:rsid w:val="00617F6E"/>
    <w:rsid w:val="006202A1"/>
    <w:rsid w:val="0062041E"/>
    <w:rsid w:val="00620427"/>
    <w:rsid w:val="006204DD"/>
    <w:rsid w:val="00620502"/>
    <w:rsid w:val="006205D7"/>
    <w:rsid w:val="006205DA"/>
    <w:rsid w:val="006206AA"/>
    <w:rsid w:val="006206C4"/>
    <w:rsid w:val="00620791"/>
    <w:rsid w:val="00620871"/>
    <w:rsid w:val="006208B4"/>
    <w:rsid w:val="00620A2D"/>
    <w:rsid w:val="00620A50"/>
    <w:rsid w:val="00620AD2"/>
    <w:rsid w:val="00620BE5"/>
    <w:rsid w:val="00620BF8"/>
    <w:rsid w:val="00620C5D"/>
    <w:rsid w:val="00620C79"/>
    <w:rsid w:val="00620DE5"/>
    <w:rsid w:val="00620E54"/>
    <w:rsid w:val="00620E77"/>
    <w:rsid w:val="00620FCF"/>
    <w:rsid w:val="006210DA"/>
    <w:rsid w:val="00621152"/>
    <w:rsid w:val="006211FF"/>
    <w:rsid w:val="006212A9"/>
    <w:rsid w:val="006212C1"/>
    <w:rsid w:val="00621372"/>
    <w:rsid w:val="0062147C"/>
    <w:rsid w:val="006214DA"/>
    <w:rsid w:val="0062158E"/>
    <w:rsid w:val="0062172B"/>
    <w:rsid w:val="00621731"/>
    <w:rsid w:val="00621880"/>
    <w:rsid w:val="006218F3"/>
    <w:rsid w:val="006219CA"/>
    <w:rsid w:val="00621AC4"/>
    <w:rsid w:val="00621AEE"/>
    <w:rsid w:val="00621B13"/>
    <w:rsid w:val="00621B32"/>
    <w:rsid w:val="00621C23"/>
    <w:rsid w:val="00621C35"/>
    <w:rsid w:val="00621E25"/>
    <w:rsid w:val="00621E50"/>
    <w:rsid w:val="00621E70"/>
    <w:rsid w:val="00622074"/>
    <w:rsid w:val="0062207A"/>
    <w:rsid w:val="006221E3"/>
    <w:rsid w:val="00622246"/>
    <w:rsid w:val="00622348"/>
    <w:rsid w:val="006224A8"/>
    <w:rsid w:val="0062250A"/>
    <w:rsid w:val="00622577"/>
    <w:rsid w:val="00622608"/>
    <w:rsid w:val="00622660"/>
    <w:rsid w:val="00622665"/>
    <w:rsid w:val="00622690"/>
    <w:rsid w:val="006226CB"/>
    <w:rsid w:val="006227C9"/>
    <w:rsid w:val="00622A2E"/>
    <w:rsid w:val="00622AD9"/>
    <w:rsid w:val="00622B82"/>
    <w:rsid w:val="00622BD7"/>
    <w:rsid w:val="00622BE7"/>
    <w:rsid w:val="00622BEB"/>
    <w:rsid w:val="00622C7F"/>
    <w:rsid w:val="00622CC8"/>
    <w:rsid w:val="00622CFF"/>
    <w:rsid w:val="00622D6C"/>
    <w:rsid w:val="00622DBA"/>
    <w:rsid w:val="00622DCC"/>
    <w:rsid w:val="00622E6A"/>
    <w:rsid w:val="00622EFC"/>
    <w:rsid w:val="00622F89"/>
    <w:rsid w:val="00623001"/>
    <w:rsid w:val="00623033"/>
    <w:rsid w:val="0062304E"/>
    <w:rsid w:val="006230D8"/>
    <w:rsid w:val="0062316E"/>
    <w:rsid w:val="0062324E"/>
    <w:rsid w:val="006232DC"/>
    <w:rsid w:val="006232EA"/>
    <w:rsid w:val="006235F0"/>
    <w:rsid w:val="00623689"/>
    <w:rsid w:val="006236F6"/>
    <w:rsid w:val="0062378F"/>
    <w:rsid w:val="00623AF3"/>
    <w:rsid w:val="00623B0E"/>
    <w:rsid w:val="00623B2D"/>
    <w:rsid w:val="00623BA4"/>
    <w:rsid w:val="00623D46"/>
    <w:rsid w:val="00623D5E"/>
    <w:rsid w:val="00623D6B"/>
    <w:rsid w:val="00623D78"/>
    <w:rsid w:val="00623DFF"/>
    <w:rsid w:val="00623E0C"/>
    <w:rsid w:val="00623E4E"/>
    <w:rsid w:val="006240D2"/>
    <w:rsid w:val="00624276"/>
    <w:rsid w:val="006243D9"/>
    <w:rsid w:val="006244FE"/>
    <w:rsid w:val="00624540"/>
    <w:rsid w:val="0062457C"/>
    <w:rsid w:val="0062461A"/>
    <w:rsid w:val="00624630"/>
    <w:rsid w:val="006246A6"/>
    <w:rsid w:val="006246B8"/>
    <w:rsid w:val="0062472C"/>
    <w:rsid w:val="0062474F"/>
    <w:rsid w:val="00624789"/>
    <w:rsid w:val="0062481E"/>
    <w:rsid w:val="00624919"/>
    <w:rsid w:val="0062491E"/>
    <w:rsid w:val="00624988"/>
    <w:rsid w:val="006249BE"/>
    <w:rsid w:val="00624A4D"/>
    <w:rsid w:val="00624AC8"/>
    <w:rsid w:val="00624B28"/>
    <w:rsid w:val="00624C1B"/>
    <w:rsid w:val="00624D4A"/>
    <w:rsid w:val="00624DC6"/>
    <w:rsid w:val="00624E9A"/>
    <w:rsid w:val="00624EF2"/>
    <w:rsid w:val="00624EFC"/>
    <w:rsid w:val="00624F97"/>
    <w:rsid w:val="00625063"/>
    <w:rsid w:val="0062508B"/>
    <w:rsid w:val="0062512F"/>
    <w:rsid w:val="00625182"/>
    <w:rsid w:val="006251D0"/>
    <w:rsid w:val="00625247"/>
    <w:rsid w:val="006252AC"/>
    <w:rsid w:val="0062537D"/>
    <w:rsid w:val="00625396"/>
    <w:rsid w:val="006254BF"/>
    <w:rsid w:val="006256AC"/>
    <w:rsid w:val="006256E2"/>
    <w:rsid w:val="006256F7"/>
    <w:rsid w:val="00625752"/>
    <w:rsid w:val="00625758"/>
    <w:rsid w:val="0062580A"/>
    <w:rsid w:val="0062585F"/>
    <w:rsid w:val="0062590F"/>
    <w:rsid w:val="0062598D"/>
    <w:rsid w:val="00625A93"/>
    <w:rsid w:val="00625AD7"/>
    <w:rsid w:val="00625AF4"/>
    <w:rsid w:val="00625BCC"/>
    <w:rsid w:val="00625CB4"/>
    <w:rsid w:val="00625D39"/>
    <w:rsid w:val="00625DF5"/>
    <w:rsid w:val="00625F18"/>
    <w:rsid w:val="00625F3A"/>
    <w:rsid w:val="0062618D"/>
    <w:rsid w:val="00626313"/>
    <w:rsid w:val="00626381"/>
    <w:rsid w:val="00626620"/>
    <w:rsid w:val="0062669B"/>
    <w:rsid w:val="006266C5"/>
    <w:rsid w:val="00626775"/>
    <w:rsid w:val="006268EB"/>
    <w:rsid w:val="0062699D"/>
    <w:rsid w:val="00626A6F"/>
    <w:rsid w:val="00626B12"/>
    <w:rsid w:val="00626B23"/>
    <w:rsid w:val="00626B39"/>
    <w:rsid w:val="00626C87"/>
    <w:rsid w:val="00626CDC"/>
    <w:rsid w:val="00626D6C"/>
    <w:rsid w:val="00626D78"/>
    <w:rsid w:val="00626D7C"/>
    <w:rsid w:val="00626D87"/>
    <w:rsid w:val="00626DB0"/>
    <w:rsid w:val="00626E0B"/>
    <w:rsid w:val="00626E65"/>
    <w:rsid w:val="00626F35"/>
    <w:rsid w:val="00626F6C"/>
    <w:rsid w:val="00626FB8"/>
    <w:rsid w:val="00627053"/>
    <w:rsid w:val="006271BC"/>
    <w:rsid w:val="006271FE"/>
    <w:rsid w:val="0062721F"/>
    <w:rsid w:val="0062723C"/>
    <w:rsid w:val="006272B1"/>
    <w:rsid w:val="00627300"/>
    <w:rsid w:val="00627365"/>
    <w:rsid w:val="006273D5"/>
    <w:rsid w:val="006273ED"/>
    <w:rsid w:val="006274A3"/>
    <w:rsid w:val="006274A6"/>
    <w:rsid w:val="0062751A"/>
    <w:rsid w:val="00627585"/>
    <w:rsid w:val="006275E5"/>
    <w:rsid w:val="0062763C"/>
    <w:rsid w:val="0062765A"/>
    <w:rsid w:val="006276F6"/>
    <w:rsid w:val="00627816"/>
    <w:rsid w:val="0062786F"/>
    <w:rsid w:val="0062799F"/>
    <w:rsid w:val="006279AB"/>
    <w:rsid w:val="006279B8"/>
    <w:rsid w:val="00627B2F"/>
    <w:rsid w:val="00627B43"/>
    <w:rsid w:val="00627B8C"/>
    <w:rsid w:val="00627BCA"/>
    <w:rsid w:val="00627C3F"/>
    <w:rsid w:val="00627CFB"/>
    <w:rsid w:val="00627D18"/>
    <w:rsid w:val="00627D24"/>
    <w:rsid w:val="00627D2D"/>
    <w:rsid w:val="00627DBF"/>
    <w:rsid w:val="00627E91"/>
    <w:rsid w:val="00627F5B"/>
    <w:rsid w:val="00627FAB"/>
    <w:rsid w:val="00627FCE"/>
    <w:rsid w:val="00627FE6"/>
    <w:rsid w:val="00627FEF"/>
    <w:rsid w:val="00630026"/>
    <w:rsid w:val="0063007A"/>
    <w:rsid w:val="00630100"/>
    <w:rsid w:val="006301C0"/>
    <w:rsid w:val="006302D0"/>
    <w:rsid w:val="00630354"/>
    <w:rsid w:val="00630686"/>
    <w:rsid w:val="00630947"/>
    <w:rsid w:val="006309B4"/>
    <w:rsid w:val="00630A1B"/>
    <w:rsid w:val="00630A33"/>
    <w:rsid w:val="00630AEB"/>
    <w:rsid w:val="00630C16"/>
    <w:rsid w:val="00630CD1"/>
    <w:rsid w:val="00630CDB"/>
    <w:rsid w:val="00630E57"/>
    <w:rsid w:val="00630E69"/>
    <w:rsid w:val="00630F58"/>
    <w:rsid w:val="00630F7F"/>
    <w:rsid w:val="00631051"/>
    <w:rsid w:val="0063119A"/>
    <w:rsid w:val="00631244"/>
    <w:rsid w:val="006312AD"/>
    <w:rsid w:val="006312E3"/>
    <w:rsid w:val="0063132A"/>
    <w:rsid w:val="006313C6"/>
    <w:rsid w:val="00631435"/>
    <w:rsid w:val="0063147B"/>
    <w:rsid w:val="00631674"/>
    <w:rsid w:val="006316AB"/>
    <w:rsid w:val="006317C4"/>
    <w:rsid w:val="006317CD"/>
    <w:rsid w:val="00631856"/>
    <w:rsid w:val="00631A29"/>
    <w:rsid w:val="00631A6A"/>
    <w:rsid w:val="00631A88"/>
    <w:rsid w:val="00631AF9"/>
    <w:rsid w:val="00631B33"/>
    <w:rsid w:val="00631C28"/>
    <w:rsid w:val="00631D1B"/>
    <w:rsid w:val="00631EFE"/>
    <w:rsid w:val="00631F61"/>
    <w:rsid w:val="00631FA1"/>
    <w:rsid w:val="00632099"/>
    <w:rsid w:val="00632183"/>
    <w:rsid w:val="006321AA"/>
    <w:rsid w:val="006321CD"/>
    <w:rsid w:val="00632205"/>
    <w:rsid w:val="00632232"/>
    <w:rsid w:val="0063236F"/>
    <w:rsid w:val="0063237F"/>
    <w:rsid w:val="006323B8"/>
    <w:rsid w:val="006323D5"/>
    <w:rsid w:val="00632487"/>
    <w:rsid w:val="00632549"/>
    <w:rsid w:val="00632577"/>
    <w:rsid w:val="006325E0"/>
    <w:rsid w:val="00632743"/>
    <w:rsid w:val="0063278D"/>
    <w:rsid w:val="0063282C"/>
    <w:rsid w:val="00632872"/>
    <w:rsid w:val="00632921"/>
    <w:rsid w:val="00632A2F"/>
    <w:rsid w:val="00632A52"/>
    <w:rsid w:val="00632AB4"/>
    <w:rsid w:val="00632AE2"/>
    <w:rsid w:val="00632B37"/>
    <w:rsid w:val="00632B8C"/>
    <w:rsid w:val="00632C26"/>
    <w:rsid w:val="00632C3D"/>
    <w:rsid w:val="00632CDB"/>
    <w:rsid w:val="00632D59"/>
    <w:rsid w:val="00632D61"/>
    <w:rsid w:val="00632E1F"/>
    <w:rsid w:val="00632E26"/>
    <w:rsid w:val="00632E3D"/>
    <w:rsid w:val="00632E52"/>
    <w:rsid w:val="00632EE3"/>
    <w:rsid w:val="00632EE9"/>
    <w:rsid w:val="00632F0E"/>
    <w:rsid w:val="00633016"/>
    <w:rsid w:val="0063310D"/>
    <w:rsid w:val="00633174"/>
    <w:rsid w:val="0063321A"/>
    <w:rsid w:val="006332AF"/>
    <w:rsid w:val="0063330E"/>
    <w:rsid w:val="0063340D"/>
    <w:rsid w:val="00633467"/>
    <w:rsid w:val="006335D3"/>
    <w:rsid w:val="006335ED"/>
    <w:rsid w:val="00633726"/>
    <w:rsid w:val="006337B7"/>
    <w:rsid w:val="00633801"/>
    <w:rsid w:val="0063385F"/>
    <w:rsid w:val="00633870"/>
    <w:rsid w:val="006338DD"/>
    <w:rsid w:val="0063394A"/>
    <w:rsid w:val="00633965"/>
    <w:rsid w:val="006339E9"/>
    <w:rsid w:val="006339F8"/>
    <w:rsid w:val="00633A1F"/>
    <w:rsid w:val="00633B52"/>
    <w:rsid w:val="00633BCD"/>
    <w:rsid w:val="00633CAD"/>
    <w:rsid w:val="00633D97"/>
    <w:rsid w:val="00633EB9"/>
    <w:rsid w:val="00633ED9"/>
    <w:rsid w:val="00633F09"/>
    <w:rsid w:val="00633F6B"/>
    <w:rsid w:val="00633F83"/>
    <w:rsid w:val="00634096"/>
    <w:rsid w:val="006341AF"/>
    <w:rsid w:val="006341CB"/>
    <w:rsid w:val="006341D0"/>
    <w:rsid w:val="006341F0"/>
    <w:rsid w:val="00634213"/>
    <w:rsid w:val="0063421D"/>
    <w:rsid w:val="0063429B"/>
    <w:rsid w:val="006342E0"/>
    <w:rsid w:val="006344FD"/>
    <w:rsid w:val="0063458B"/>
    <w:rsid w:val="006345CE"/>
    <w:rsid w:val="00634676"/>
    <w:rsid w:val="00634719"/>
    <w:rsid w:val="0063490A"/>
    <w:rsid w:val="00634916"/>
    <w:rsid w:val="00634C0E"/>
    <w:rsid w:val="00634C55"/>
    <w:rsid w:val="00634C75"/>
    <w:rsid w:val="00634DAA"/>
    <w:rsid w:val="00634DFF"/>
    <w:rsid w:val="00634E48"/>
    <w:rsid w:val="00634E4D"/>
    <w:rsid w:val="00634F7D"/>
    <w:rsid w:val="0063511F"/>
    <w:rsid w:val="006351E4"/>
    <w:rsid w:val="0063529E"/>
    <w:rsid w:val="0063530A"/>
    <w:rsid w:val="00635378"/>
    <w:rsid w:val="006354DB"/>
    <w:rsid w:val="006354DD"/>
    <w:rsid w:val="0063550B"/>
    <w:rsid w:val="0063551E"/>
    <w:rsid w:val="00635645"/>
    <w:rsid w:val="006356D0"/>
    <w:rsid w:val="006356F3"/>
    <w:rsid w:val="0063574F"/>
    <w:rsid w:val="00635974"/>
    <w:rsid w:val="00635A1F"/>
    <w:rsid w:val="00635AEA"/>
    <w:rsid w:val="00635BAE"/>
    <w:rsid w:val="00635C83"/>
    <w:rsid w:val="00635C97"/>
    <w:rsid w:val="00635CC7"/>
    <w:rsid w:val="00635D9D"/>
    <w:rsid w:val="00635DDF"/>
    <w:rsid w:val="00635E42"/>
    <w:rsid w:val="00635F42"/>
    <w:rsid w:val="00635F5D"/>
    <w:rsid w:val="00635F91"/>
    <w:rsid w:val="00635FDA"/>
    <w:rsid w:val="00635FE4"/>
    <w:rsid w:val="00636036"/>
    <w:rsid w:val="00636087"/>
    <w:rsid w:val="0063608D"/>
    <w:rsid w:val="006360E3"/>
    <w:rsid w:val="00636112"/>
    <w:rsid w:val="0063613B"/>
    <w:rsid w:val="006361AE"/>
    <w:rsid w:val="006361D6"/>
    <w:rsid w:val="00636230"/>
    <w:rsid w:val="00636595"/>
    <w:rsid w:val="006365D2"/>
    <w:rsid w:val="006365DB"/>
    <w:rsid w:val="006366DB"/>
    <w:rsid w:val="006366E3"/>
    <w:rsid w:val="006366F0"/>
    <w:rsid w:val="006367B9"/>
    <w:rsid w:val="00636969"/>
    <w:rsid w:val="00636AA0"/>
    <w:rsid w:val="00636AD8"/>
    <w:rsid w:val="00636C0B"/>
    <w:rsid w:val="00636CF2"/>
    <w:rsid w:val="00636EC5"/>
    <w:rsid w:val="00636F7F"/>
    <w:rsid w:val="0063706E"/>
    <w:rsid w:val="006370B7"/>
    <w:rsid w:val="006370FE"/>
    <w:rsid w:val="0063727C"/>
    <w:rsid w:val="00637378"/>
    <w:rsid w:val="0063751D"/>
    <w:rsid w:val="006378E1"/>
    <w:rsid w:val="0063798D"/>
    <w:rsid w:val="00637AE4"/>
    <w:rsid w:val="00637C0B"/>
    <w:rsid w:val="00637D18"/>
    <w:rsid w:val="00637DD8"/>
    <w:rsid w:val="00637E6C"/>
    <w:rsid w:val="00640097"/>
    <w:rsid w:val="006400E4"/>
    <w:rsid w:val="006401E6"/>
    <w:rsid w:val="006402C1"/>
    <w:rsid w:val="00640307"/>
    <w:rsid w:val="00640439"/>
    <w:rsid w:val="006404B3"/>
    <w:rsid w:val="006405A6"/>
    <w:rsid w:val="00640736"/>
    <w:rsid w:val="00640783"/>
    <w:rsid w:val="00640790"/>
    <w:rsid w:val="006407A6"/>
    <w:rsid w:val="00640829"/>
    <w:rsid w:val="006408B9"/>
    <w:rsid w:val="0064094F"/>
    <w:rsid w:val="00640A03"/>
    <w:rsid w:val="00640A1E"/>
    <w:rsid w:val="00640BD4"/>
    <w:rsid w:val="00640BF7"/>
    <w:rsid w:val="00640C9E"/>
    <w:rsid w:val="00640CAF"/>
    <w:rsid w:val="00640D92"/>
    <w:rsid w:val="00640DAD"/>
    <w:rsid w:val="00640DE0"/>
    <w:rsid w:val="00640E9F"/>
    <w:rsid w:val="00640EE0"/>
    <w:rsid w:val="00640F05"/>
    <w:rsid w:val="006410B0"/>
    <w:rsid w:val="0064112F"/>
    <w:rsid w:val="00641184"/>
    <w:rsid w:val="006411F6"/>
    <w:rsid w:val="00641289"/>
    <w:rsid w:val="006413F4"/>
    <w:rsid w:val="006413F5"/>
    <w:rsid w:val="0064142A"/>
    <w:rsid w:val="00641481"/>
    <w:rsid w:val="00641561"/>
    <w:rsid w:val="00641596"/>
    <w:rsid w:val="00641636"/>
    <w:rsid w:val="00641681"/>
    <w:rsid w:val="0064176B"/>
    <w:rsid w:val="0064199F"/>
    <w:rsid w:val="00641A0F"/>
    <w:rsid w:val="00641A14"/>
    <w:rsid w:val="00641BE7"/>
    <w:rsid w:val="00641C48"/>
    <w:rsid w:val="00641C66"/>
    <w:rsid w:val="00641CEA"/>
    <w:rsid w:val="00641D6E"/>
    <w:rsid w:val="00642042"/>
    <w:rsid w:val="006420A9"/>
    <w:rsid w:val="006421F8"/>
    <w:rsid w:val="00642292"/>
    <w:rsid w:val="006422BC"/>
    <w:rsid w:val="006423AF"/>
    <w:rsid w:val="0064242E"/>
    <w:rsid w:val="00642556"/>
    <w:rsid w:val="00642688"/>
    <w:rsid w:val="0064269E"/>
    <w:rsid w:val="00642705"/>
    <w:rsid w:val="00642814"/>
    <w:rsid w:val="006428FE"/>
    <w:rsid w:val="006429C1"/>
    <w:rsid w:val="00642A06"/>
    <w:rsid w:val="00642A80"/>
    <w:rsid w:val="00642AF2"/>
    <w:rsid w:val="00642BBF"/>
    <w:rsid w:val="00642D9E"/>
    <w:rsid w:val="00642DAE"/>
    <w:rsid w:val="00642DD2"/>
    <w:rsid w:val="00642F2A"/>
    <w:rsid w:val="00642F65"/>
    <w:rsid w:val="00642F88"/>
    <w:rsid w:val="00642FF3"/>
    <w:rsid w:val="00643009"/>
    <w:rsid w:val="0064309F"/>
    <w:rsid w:val="006430E0"/>
    <w:rsid w:val="00643139"/>
    <w:rsid w:val="006431D6"/>
    <w:rsid w:val="0064334A"/>
    <w:rsid w:val="006433E3"/>
    <w:rsid w:val="00643423"/>
    <w:rsid w:val="0064357C"/>
    <w:rsid w:val="006435E1"/>
    <w:rsid w:val="0064392B"/>
    <w:rsid w:val="0064399E"/>
    <w:rsid w:val="006439AE"/>
    <w:rsid w:val="00643AB4"/>
    <w:rsid w:val="00643ADC"/>
    <w:rsid w:val="00643C35"/>
    <w:rsid w:val="00643DA7"/>
    <w:rsid w:val="00643DB9"/>
    <w:rsid w:val="00643E06"/>
    <w:rsid w:val="00643EA9"/>
    <w:rsid w:val="00643EEC"/>
    <w:rsid w:val="00643FDF"/>
    <w:rsid w:val="00644018"/>
    <w:rsid w:val="006440D4"/>
    <w:rsid w:val="0064413C"/>
    <w:rsid w:val="006441B8"/>
    <w:rsid w:val="006441BB"/>
    <w:rsid w:val="00644214"/>
    <w:rsid w:val="00644264"/>
    <w:rsid w:val="0064435D"/>
    <w:rsid w:val="00644363"/>
    <w:rsid w:val="00644382"/>
    <w:rsid w:val="0064438C"/>
    <w:rsid w:val="00644537"/>
    <w:rsid w:val="006445C3"/>
    <w:rsid w:val="0064462D"/>
    <w:rsid w:val="006447B9"/>
    <w:rsid w:val="006447F9"/>
    <w:rsid w:val="006448E3"/>
    <w:rsid w:val="006448F8"/>
    <w:rsid w:val="006449D4"/>
    <w:rsid w:val="00644A20"/>
    <w:rsid w:val="00644A7E"/>
    <w:rsid w:val="00644A8C"/>
    <w:rsid w:val="00644BCC"/>
    <w:rsid w:val="00644C09"/>
    <w:rsid w:val="00644C63"/>
    <w:rsid w:val="00644CEC"/>
    <w:rsid w:val="00644CEE"/>
    <w:rsid w:val="00644D0D"/>
    <w:rsid w:val="00644E1D"/>
    <w:rsid w:val="00644E76"/>
    <w:rsid w:val="00644ED8"/>
    <w:rsid w:val="00644F37"/>
    <w:rsid w:val="00644FE4"/>
    <w:rsid w:val="0064513A"/>
    <w:rsid w:val="0064515C"/>
    <w:rsid w:val="00645198"/>
    <w:rsid w:val="006451C5"/>
    <w:rsid w:val="00645294"/>
    <w:rsid w:val="006452FC"/>
    <w:rsid w:val="00645487"/>
    <w:rsid w:val="006454E4"/>
    <w:rsid w:val="00645585"/>
    <w:rsid w:val="0064578B"/>
    <w:rsid w:val="0064578F"/>
    <w:rsid w:val="006457A2"/>
    <w:rsid w:val="006457E9"/>
    <w:rsid w:val="00645851"/>
    <w:rsid w:val="006458A5"/>
    <w:rsid w:val="006458CF"/>
    <w:rsid w:val="006459D2"/>
    <w:rsid w:val="006459FD"/>
    <w:rsid w:val="00645A3D"/>
    <w:rsid w:val="00645AFB"/>
    <w:rsid w:val="00645B0D"/>
    <w:rsid w:val="00645B53"/>
    <w:rsid w:val="00645B96"/>
    <w:rsid w:val="00645C1A"/>
    <w:rsid w:val="00645CB1"/>
    <w:rsid w:val="00645CCB"/>
    <w:rsid w:val="00645D29"/>
    <w:rsid w:val="00645D33"/>
    <w:rsid w:val="00645DDE"/>
    <w:rsid w:val="00645E00"/>
    <w:rsid w:val="00645F2A"/>
    <w:rsid w:val="00645F4A"/>
    <w:rsid w:val="0064605D"/>
    <w:rsid w:val="0064623B"/>
    <w:rsid w:val="00646260"/>
    <w:rsid w:val="0064628C"/>
    <w:rsid w:val="006462A0"/>
    <w:rsid w:val="006462EB"/>
    <w:rsid w:val="006462FE"/>
    <w:rsid w:val="006463F2"/>
    <w:rsid w:val="00646429"/>
    <w:rsid w:val="00646442"/>
    <w:rsid w:val="00646444"/>
    <w:rsid w:val="0064667B"/>
    <w:rsid w:val="006466B6"/>
    <w:rsid w:val="006466C9"/>
    <w:rsid w:val="006466ED"/>
    <w:rsid w:val="006467EB"/>
    <w:rsid w:val="00646815"/>
    <w:rsid w:val="00646826"/>
    <w:rsid w:val="006468C3"/>
    <w:rsid w:val="0064694D"/>
    <w:rsid w:val="00646B91"/>
    <w:rsid w:val="00646BCC"/>
    <w:rsid w:val="00646CB2"/>
    <w:rsid w:val="00646CB5"/>
    <w:rsid w:val="00646CCB"/>
    <w:rsid w:val="00646D53"/>
    <w:rsid w:val="00646ECE"/>
    <w:rsid w:val="0064706E"/>
    <w:rsid w:val="0064712A"/>
    <w:rsid w:val="0064717B"/>
    <w:rsid w:val="006471ED"/>
    <w:rsid w:val="0064731A"/>
    <w:rsid w:val="006475EF"/>
    <w:rsid w:val="006475F1"/>
    <w:rsid w:val="00647619"/>
    <w:rsid w:val="0064785D"/>
    <w:rsid w:val="006478E7"/>
    <w:rsid w:val="006479D3"/>
    <w:rsid w:val="00647B8A"/>
    <w:rsid w:val="00647C3E"/>
    <w:rsid w:val="00647C83"/>
    <w:rsid w:val="00647CAF"/>
    <w:rsid w:val="00647CCE"/>
    <w:rsid w:val="00647D7B"/>
    <w:rsid w:val="00647F04"/>
    <w:rsid w:val="00647F54"/>
    <w:rsid w:val="00647F77"/>
    <w:rsid w:val="00647FE9"/>
    <w:rsid w:val="00647FF6"/>
    <w:rsid w:val="00647FF8"/>
    <w:rsid w:val="00650025"/>
    <w:rsid w:val="00650123"/>
    <w:rsid w:val="00650315"/>
    <w:rsid w:val="00650325"/>
    <w:rsid w:val="006505A2"/>
    <w:rsid w:val="0065061F"/>
    <w:rsid w:val="00650761"/>
    <w:rsid w:val="006507E4"/>
    <w:rsid w:val="00650808"/>
    <w:rsid w:val="00650839"/>
    <w:rsid w:val="006509A3"/>
    <w:rsid w:val="00650A38"/>
    <w:rsid w:val="00650B02"/>
    <w:rsid w:val="00650B31"/>
    <w:rsid w:val="00650BB6"/>
    <w:rsid w:val="00650C31"/>
    <w:rsid w:val="00650C4C"/>
    <w:rsid w:val="00650D93"/>
    <w:rsid w:val="00650DB6"/>
    <w:rsid w:val="00650EAB"/>
    <w:rsid w:val="00651097"/>
    <w:rsid w:val="00651104"/>
    <w:rsid w:val="0065113B"/>
    <w:rsid w:val="0065115B"/>
    <w:rsid w:val="0065126E"/>
    <w:rsid w:val="0065137F"/>
    <w:rsid w:val="006514E8"/>
    <w:rsid w:val="006514F3"/>
    <w:rsid w:val="0065150F"/>
    <w:rsid w:val="006515C0"/>
    <w:rsid w:val="006515E6"/>
    <w:rsid w:val="006516C0"/>
    <w:rsid w:val="0065180D"/>
    <w:rsid w:val="00651867"/>
    <w:rsid w:val="006518E3"/>
    <w:rsid w:val="00651A5A"/>
    <w:rsid w:val="00651B39"/>
    <w:rsid w:val="00651B72"/>
    <w:rsid w:val="00651C7B"/>
    <w:rsid w:val="00651CF1"/>
    <w:rsid w:val="00651D61"/>
    <w:rsid w:val="00651DFD"/>
    <w:rsid w:val="00651E8F"/>
    <w:rsid w:val="00651EB2"/>
    <w:rsid w:val="00651FCD"/>
    <w:rsid w:val="00652072"/>
    <w:rsid w:val="00652075"/>
    <w:rsid w:val="00652187"/>
    <w:rsid w:val="0065219D"/>
    <w:rsid w:val="006521E5"/>
    <w:rsid w:val="006522BF"/>
    <w:rsid w:val="00652334"/>
    <w:rsid w:val="0065234A"/>
    <w:rsid w:val="006524B6"/>
    <w:rsid w:val="0065261E"/>
    <w:rsid w:val="00652726"/>
    <w:rsid w:val="006527AB"/>
    <w:rsid w:val="006527C9"/>
    <w:rsid w:val="00652931"/>
    <w:rsid w:val="00652A68"/>
    <w:rsid w:val="00652B0D"/>
    <w:rsid w:val="00652B29"/>
    <w:rsid w:val="00652B7B"/>
    <w:rsid w:val="00652BF7"/>
    <w:rsid w:val="00652C80"/>
    <w:rsid w:val="00652CA7"/>
    <w:rsid w:val="00652CE9"/>
    <w:rsid w:val="00652D4C"/>
    <w:rsid w:val="00652E33"/>
    <w:rsid w:val="00652ED4"/>
    <w:rsid w:val="00652F75"/>
    <w:rsid w:val="00652FEE"/>
    <w:rsid w:val="00652FEF"/>
    <w:rsid w:val="0065308D"/>
    <w:rsid w:val="0065314B"/>
    <w:rsid w:val="00653216"/>
    <w:rsid w:val="00653234"/>
    <w:rsid w:val="006533DD"/>
    <w:rsid w:val="00653416"/>
    <w:rsid w:val="0065346F"/>
    <w:rsid w:val="0065347F"/>
    <w:rsid w:val="006534B1"/>
    <w:rsid w:val="006534D3"/>
    <w:rsid w:val="0065354A"/>
    <w:rsid w:val="006535C1"/>
    <w:rsid w:val="006535C9"/>
    <w:rsid w:val="0065367D"/>
    <w:rsid w:val="0065368F"/>
    <w:rsid w:val="006536FE"/>
    <w:rsid w:val="00653823"/>
    <w:rsid w:val="0065385A"/>
    <w:rsid w:val="00653891"/>
    <w:rsid w:val="0065395D"/>
    <w:rsid w:val="00653AA7"/>
    <w:rsid w:val="00653B9B"/>
    <w:rsid w:val="00653BDA"/>
    <w:rsid w:val="00653EC5"/>
    <w:rsid w:val="00653F42"/>
    <w:rsid w:val="00654070"/>
    <w:rsid w:val="0065415C"/>
    <w:rsid w:val="006541CD"/>
    <w:rsid w:val="006541EC"/>
    <w:rsid w:val="00654333"/>
    <w:rsid w:val="006543C2"/>
    <w:rsid w:val="006544BC"/>
    <w:rsid w:val="00654540"/>
    <w:rsid w:val="006545DB"/>
    <w:rsid w:val="006546B7"/>
    <w:rsid w:val="006548A7"/>
    <w:rsid w:val="0065490B"/>
    <w:rsid w:val="00654982"/>
    <w:rsid w:val="006549A6"/>
    <w:rsid w:val="00654AD7"/>
    <w:rsid w:val="00654B1F"/>
    <w:rsid w:val="00654B3F"/>
    <w:rsid w:val="00654BA0"/>
    <w:rsid w:val="00654BC8"/>
    <w:rsid w:val="00654C5D"/>
    <w:rsid w:val="00654CA0"/>
    <w:rsid w:val="00654CCC"/>
    <w:rsid w:val="00654D07"/>
    <w:rsid w:val="00654D54"/>
    <w:rsid w:val="00654D85"/>
    <w:rsid w:val="00654D8F"/>
    <w:rsid w:val="00654EB6"/>
    <w:rsid w:val="00654EC3"/>
    <w:rsid w:val="00654ECD"/>
    <w:rsid w:val="00654FBF"/>
    <w:rsid w:val="00654FFA"/>
    <w:rsid w:val="00655055"/>
    <w:rsid w:val="00655064"/>
    <w:rsid w:val="00655127"/>
    <w:rsid w:val="00655290"/>
    <w:rsid w:val="006553B8"/>
    <w:rsid w:val="00655530"/>
    <w:rsid w:val="0065557F"/>
    <w:rsid w:val="00655645"/>
    <w:rsid w:val="00655715"/>
    <w:rsid w:val="0065574B"/>
    <w:rsid w:val="006557A9"/>
    <w:rsid w:val="006557DC"/>
    <w:rsid w:val="00655815"/>
    <w:rsid w:val="0065588A"/>
    <w:rsid w:val="006558A9"/>
    <w:rsid w:val="006559C5"/>
    <w:rsid w:val="006559EF"/>
    <w:rsid w:val="00655A41"/>
    <w:rsid w:val="00655AEC"/>
    <w:rsid w:val="00655B97"/>
    <w:rsid w:val="00655BD2"/>
    <w:rsid w:val="00655C3A"/>
    <w:rsid w:val="00655C8E"/>
    <w:rsid w:val="00655DF4"/>
    <w:rsid w:val="00655F0E"/>
    <w:rsid w:val="00655F67"/>
    <w:rsid w:val="00655F91"/>
    <w:rsid w:val="00655FE7"/>
    <w:rsid w:val="0065613D"/>
    <w:rsid w:val="0065618A"/>
    <w:rsid w:val="006561A3"/>
    <w:rsid w:val="0065621A"/>
    <w:rsid w:val="0065625F"/>
    <w:rsid w:val="00656268"/>
    <w:rsid w:val="00656283"/>
    <w:rsid w:val="006562CC"/>
    <w:rsid w:val="00656301"/>
    <w:rsid w:val="0065633B"/>
    <w:rsid w:val="0065649B"/>
    <w:rsid w:val="0065651D"/>
    <w:rsid w:val="0065654A"/>
    <w:rsid w:val="0065658F"/>
    <w:rsid w:val="00656616"/>
    <w:rsid w:val="006567DD"/>
    <w:rsid w:val="006567FB"/>
    <w:rsid w:val="006568FD"/>
    <w:rsid w:val="006569EA"/>
    <w:rsid w:val="006569FD"/>
    <w:rsid w:val="00656CCE"/>
    <w:rsid w:val="00656D5B"/>
    <w:rsid w:val="00656DEB"/>
    <w:rsid w:val="00656E23"/>
    <w:rsid w:val="00656F13"/>
    <w:rsid w:val="00656F3B"/>
    <w:rsid w:val="00656FC8"/>
    <w:rsid w:val="00656FEF"/>
    <w:rsid w:val="00657042"/>
    <w:rsid w:val="006570A8"/>
    <w:rsid w:val="00657110"/>
    <w:rsid w:val="006571BB"/>
    <w:rsid w:val="006571EC"/>
    <w:rsid w:val="00657267"/>
    <w:rsid w:val="00657274"/>
    <w:rsid w:val="0065733F"/>
    <w:rsid w:val="006573E1"/>
    <w:rsid w:val="00657476"/>
    <w:rsid w:val="0065752D"/>
    <w:rsid w:val="0065755C"/>
    <w:rsid w:val="00657603"/>
    <w:rsid w:val="006577C8"/>
    <w:rsid w:val="00657C4F"/>
    <w:rsid w:val="00657E31"/>
    <w:rsid w:val="00657EE4"/>
    <w:rsid w:val="00657FA2"/>
    <w:rsid w:val="00657FDE"/>
    <w:rsid w:val="00660038"/>
    <w:rsid w:val="0066006B"/>
    <w:rsid w:val="0066008A"/>
    <w:rsid w:val="006600C3"/>
    <w:rsid w:val="00660112"/>
    <w:rsid w:val="0066018E"/>
    <w:rsid w:val="00660234"/>
    <w:rsid w:val="00660325"/>
    <w:rsid w:val="00660477"/>
    <w:rsid w:val="00660594"/>
    <w:rsid w:val="0066061D"/>
    <w:rsid w:val="006606A5"/>
    <w:rsid w:val="00660A20"/>
    <w:rsid w:val="00660AA2"/>
    <w:rsid w:val="00660BBF"/>
    <w:rsid w:val="00660BCD"/>
    <w:rsid w:val="00660BD8"/>
    <w:rsid w:val="00660C14"/>
    <w:rsid w:val="00660CFA"/>
    <w:rsid w:val="00660D73"/>
    <w:rsid w:val="00660DDC"/>
    <w:rsid w:val="00660EE7"/>
    <w:rsid w:val="00660F52"/>
    <w:rsid w:val="0066101E"/>
    <w:rsid w:val="00661090"/>
    <w:rsid w:val="006610B3"/>
    <w:rsid w:val="006610CF"/>
    <w:rsid w:val="00661103"/>
    <w:rsid w:val="0066113E"/>
    <w:rsid w:val="00661186"/>
    <w:rsid w:val="0066122B"/>
    <w:rsid w:val="0066142D"/>
    <w:rsid w:val="00661500"/>
    <w:rsid w:val="00661557"/>
    <w:rsid w:val="006615F6"/>
    <w:rsid w:val="00661676"/>
    <w:rsid w:val="006617DB"/>
    <w:rsid w:val="00661842"/>
    <w:rsid w:val="00661894"/>
    <w:rsid w:val="0066192A"/>
    <w:rsid w:val="006619A2"/>
    <w:rsid w:val="00661AFC"/>
    <w:rsid w:val="00661B81"/>
    <w:rsid w:val="00661CB6"/>
    <w:rsid w:val="00661D5C"/>
    <w:rsid w:val="00661D79"/>
    <w:rsid w:val="00661E16"/>
    <w:rsid w:val="00661E20"/>
    <w:rsid w:val="0066207E"/>
    <w:rsid w:val="00662083"/>
    <w:rsid w:val="006620C3"/>
    <w:rsid w:val="0066227D"/>
    <w:rsid w:val="006623B4"/>
    <w:rsid w:val="006624F0"/>
    <w:rsid w:val="0066262A"/>
    <w:rsid w:val="006626C6"/>
    <w:rsid w:val="006626ED"/>
    <w:rsid w:val="0066276E"/>
    <w:rsid w:val="0066279B"/>
    <w:rsid w:val="00662890"/>
    <w:rsid w:val="0066294F"/>
    <w:rsid w:val="006629E5"/>
    <w:rsid w:val="00662A8B"/>
    <w:rsid w:val="00662BFF"/>
    <w:rsid w:val="00662D3F"/>
    <w:rsid w:val="00662D8B"/>
    <w:rsid w:val="00662E4E"/>
    <w:rsid w:val="00662EB2"/>
    <w:rsid w:val="00662FBC"/>
    <w:rsid w:val="006631AE"/>
    <w:rsid w:val="00663364"/>
    <w:rsid w:val="006633CB"/>
    <w:rsid w:val="006633FA"/>
    <w:rsid w:val="00663579"/>
    <w:rsid w:val="006635D1"/>
    <w:rsid w:val="006635F6"/>
    <w:rsid w:val="00663683"/>
    <w:rsid w:val="006636E1"/>
    <w:rsid w:val="006636EF"/>
    <w:rsid w:val="00663862"/>
    <w:rsid w:val="0066386B"/>
    <w:rsid w:val="00663877"/>
    <w:rsid w:val="00663919"/>
    <w:rsid w:val="0066393E"/>
    <w:rsid w:val="006639B1"/>
    <w:rsid w:val="006639C7"/>
    <w:rsid w:val="00663C6B"/>
    <w:rsid w:val="00663CC0"/>
    <w:rsid w:val="00663D00"/>
    <w:rsid w:val="00663D22"/>
    <w:rsid w:val="00663D31"/>
    <w:rsid w:val="00663DAD"/>
    <w:rsid w:val="00663EDA"/>
    <w:rsid w:val="00663F03"/>
    <w:rsid w:val="00663F39"/>
    <w:rsid w:val="00663F65"/>
    <w:rsid w:val="00664023"/>
    <w:rsid w:val="00664055"/>
    <w:rsid w:val="0066406A"/>
    <w:rsid w:val="0066406B"/>
    <w:rsid w:val="00664103"/>
    <w:rsid w:val="0066411A"/>
    <w:rsid w:val="006641D7"/>
    <w:rsid w:val="00664219"/>
    <w:rsid w:val="006642D0"/>
    <w:rsid w:val="00664494"/>
    <w:rsid w:val="0066467C"/>
    <w:rsid w:val="0066482E"/>
    <w:rsid w:val="0066483B"/>
    <w:rsid w:val="0066493E"/>
    <w:rsid w:val="006649E5"/>
    <w:rsid w:val="006649ED"/>
    <w:rsid w:val="00664A34"/>
    <w:rsid w:val="00664A81"/>
    <w:rsid w:val="00664AC7"/>
    <w:rsid w:val="00664AE0"/>
    <w:rsid w:val="00664AEB"/>
    <w:rsid w:val="00664AF8"/>
    <w:rsid w:val="00664E30"/>
    <w:rsid w:val="00664E4F"/>
    <w:rsid w:val="00664F18"/>
    <w:rsid w:val="00664F94"/>
    <w:rsid w:val="006650D5"/>
    <w:rsid w:val="00665117"/>
    <w:rsid w:val="00665130"/>
    <w:rsid w:val="006652F9"/>
    <w:rsid w:val="006653CA"/>
    <w:rsid w:val="00665497"/>
    <w:rsid w:val="006654A8"/>
    <w:rsid w:val="00665564"/>
    <w:rsid w:val="006655DB"/>
    <w:rsid w:val="006656E6"/>
    <w:rsid w:val="00665746"/>
    <w:rsid w:val="0066581E"/>
    <w:rsid w:val="006658C1"/>
    <w:rsid w:val="0066594A"/>
    <w:rsid w:val="0066598B"/>
    <w:rsid w:val="00665AB8"/>
    <w:rsid w:val="00665B60"/>
    <w:rsid w:val="00665B80"/>
    <w:rsid w:val="00665BC0"/>
    <w:rsid w:val="00665CA6"/>
    <w:rsid w:val="00665CCD"/>
    <w:rsid w:val="00665CE0"/>
    <w:rsid w:val="00665D86"/>
    <w:rsid w:val="00665E16"/>
    <w:rsid w:val="00665E2D"/>
    <w:rsid w:val="00665E3D"/>
    <w:rsid w:val="00665E6F"/>
    <w:rsid w:val="00665F71"/>
    <w:rsid w:val="00665FEA"/>
    <w:rsid w:val="006660BE"/>
    <w:rsid w:val="00666235"/>
    <w:rsid w:val="00666282"/>
    <w:rsid w:val="00666336"/>
    <w:rsid w:val="00666398"/>
    <w:rsid w:val="006663BD"/>
    <w:rsid w:val="0066650E"/>
    <w:rsid w:val="0066657F"/>
    <w:rsid w:val="00666681"/>
    <w:rsid w:val="006666C1"/>
    <w:rsid w:val="006666EB"/>
    <w:rsid w:val="00666709"/>
    <w:rsid w:val="006667AE"/>
    <w:rsid w:val="006667CD"/>
    <w:rsid w:val="00666848"/>
    <w:rsid w:val="00666B39"/>
    <w:rsid w:val="00666B6D"/>
    <w:rsid w:val="00666CCB"/>
    <w:rsid w:val="00666D0D"/>
    <w:rsid w:val="00666D9D"/>
    <w:rsid w:val="00666DD5"/>
    <w:rsid w:val="00666F6E"/>
    <w:rsid w:val="0066707B"/>
    <w:rsid w:val="00667159"/>
    <w:rsid w:val="006671B3"/>
    <w:rsid w:val="00667291"/>
    <w:rsid w:val="00667344"/>
    <w:rsid w:val="00667378"/>
    <w:rsid w:val="006674D1"/>
    <w:rsid w:val="006674E2"/>
    <w:rsid w:val="00667508"/>
    <w:rsid w:val="00667529"/>
    <w:rsid w:val="00667555"/>
    <w:rsid w:val="00667599"/>
    <w:rsid w:val="00667679"/>
    <w:rsid w:val="006677A7"/>
    <w:rsid w:val="006677D8"/>
    <w:rsid w:val="0066780F"/>
    <w:rsid w:val="00667842"/>
    <w:rsid w:val="006678CA"/>
    <w:rsid w:val="006678CE"/>
    <w:rsid w:val="00667A1C"/>
    <w:rsid w:val="00667A1D"/>
    <w:rsid w:val="00667A42"/>
    <w:rsid w:val="00667C3E"/>
    <w:rsid w:val="00667D37"/>
    <w:rsid w:val="00667DA4"/>
    <w:rsid w:val="00667DAC"/>
    <w:rsid w:val="00667E62"/>
    <w:rsid w:val="00667E7A"/>
    <w:rsid w:val="00667F3F"/>
    <w:rsid w:val="00667F67"/>
    <w:rsid w:val="0067004A"/>
    <w:rsid w:val="006700DD"/>
    <w:rsid w:val="006700EF"/>
    <w:rsid w:val="00670163"/>
    <w:rsid w:val="006701B9"/>
    <w:rsid w:val="00670247"/>
    <w:rsid w:val="00670257"/>
    <w:rsid w:val="00670297"/>
    <w:rsid w:val="0067034F"/>
    <w:rsid w:val="00670368"/>
    <w:rsid w:val="0067037F"/>
    <w:rsid w:val="00670555"/>
    <w:rsid w:val="00670587"/>
    <w:rsid w:val="00670620"/>
    <w:rsid w:val="00670654"/>
    <w:rsid w:val="0067066D"/>
    <w:rsid w:val="006706C2"/>
    <w:rsid w:val="0067079C"/>
    <w:rsid w:val="006707EE"/>
    <w:rsid w:val="006709B8"/>
    <w:rsid w:val="00670BB5"/>
    <w:rsid w:val="00670DC6"/>
    <w:rsid w:val="00670FD9"/>
    <w:rsid w:val="0067116E"/>
    <w:rsid w:val="0067118B"/>
    <w:rsid w:val="006711DE"/>
    <w:rsid w:val="0067128E"/>
    <w:rsid w:val="00671371"/>
    <w:rsid w:val="0067138D"/>
    <w:rsid w:val="006713C5"/>
    <w:rsid w:val="00671440"/>
    <w:rsid w:val="006714AD"/>
    <w:rsid w:val="00671604"/>
    <w:rsid w:val="00671688"/>
    <w:rsid w:val="006716D1"/>
    <w:rsid w:val="0067170D"/>
    <w:rsid w:val="0067174C"/>
    <w:rsid w:val="006719EB"/>
    <w:rsid w:val="00671B88"/>
    <w:rsid w:val="00671C0D"/>
    <w:rsid w:val="00671C5B"/>
    <w:rsid w:val="00671CCA"/>
    <w:rsid w:val="00671D10"/>
    <w:rsid w:val="00671DA9"/>
    <w:rsid w:val="00671E6B"/>
    <w:rsid w:val="00671F84"/>
    <w:rsid w:val="00671FC9"/>
    <w:rsid w:val="00671FF8"/>
    <w:rsid w:val="0067209F"/>
    <w:rsid w:val="006720A8"/>
    <w:rsid w:val="006720E0"/>
    <w:rsid w:val="0067212E"/>
    <w:rsid w:val="00672143"/>
    <w:rsid w:val="00672180"/>
    <w:rsid w:val="00672260"/>
    <w:rsid w:val="00672437"/>
    <w:rsid w:val="0067252A"/>
    <w:rsid w:val="006725F2"/>
    <w:rsid w:val="00672600"/>
    <w:rsid w:val="0067271C"/>
    <w:rsid w:val="006727C2"/>
    <w:rsid w:val="006728AB"/>
    <w:rsid w:val="006728C7"/>
    <w:rsid w:val="006728FD"/>
    <w:rsid w:val="0067299F"/>
    <w:rsid w:val="006729B9"/>
    <w:rsid w:val="00672A91"/>
    <w:rsid w:val="00672C7F"/>
    <w:rsid w:val="00672D14"/>
    <w:rsid w:val="00672DD3"/>
    <w:rsid w:val="00672DEF"/>
    <w:rsid w:val="00672E25"/>
    <w:rsid w:val="00672E45"/>
    <w:rsid w:val="00672E5A"/>
    <w:rsid w:val="00672ED8"/>
    <w:rsid w:val="00672FB3"/>
    <w:rsid w:val="00673033"/>
    <w:rsid w:val="006730B3"/>
    <w:rsid w:val="00673256"/>
    <w:rsid w:val="00673280"/>
    <w:rsid w:val="006733AD"/>
    <w:rsid w:val="006734ED"/>
    <w:rsid w:val="006737BB"/>
    <w:rsid w:val="00673839"/>
    <w:rsid w:val="00673856"/>
    <w:rsid w:val="00673921"/>
    <w:rsid w:val="00673996"/>
    <w:rsid w:val="006739F9"/>
    <w:rsid w:val="00673B47"/>
    <w:rsid w:val="00673BAE"/>
    <w:rsid w:val="00673BDF"/>
    <w:rsid w:val="00673CCC"/>
    <w:rsid w:val="00673D85"/>
    <w:rsid w:val="00673DF1"/>
    <w:rsid w:val="00673E19"/>
    <w:rsid w:val="00673F14"/>
    <w:rsid w:val="00673F84"/>
    <w:rsid w:val="0067400A"/>
    <w:rsid w:val="00674027"/>
    <w:rsid w:val="00674061"/>
    <w:rsid w:val="00674137"/>
    <w:rsid w:val="006741A6"/>
    <w:rsid w:val="006741EF"/>
    <w:rsid w:val="006742DA"/>
    <w:rsid w:val="00674362"/>
    <w:rsid w:val="006743D3"/>
    <w:rsid w:val="006743D6"/>
    <w:rsid w:val="00674427"/>
    <w:rsid w:val="00674468"/>
    <w:rsid w:val="00674481"/>
    <w:rsid w:val="006744BF"/>
    <w:rsid w:val="006744C5"/>
    <w:rsid w:val="006744E7"/>
    <w:rsid w:val="00674565"/>
    <w:rsid w:val="006745AA"/>
    <w:rsid w:val="006745B0"/>
    <w:rsid w:val="006746B8"/>
    <w:rsid w:val="006746EA"/>
    <w:rsid w:val="00674716"/>
    <w:rsid w:val="00674803"/>
    <w:rsid w:val="006748C7"/>
    <w:rsid w:val="00674BBC"/>
    <w:rsid w:val="00674BD3"/>
    <w:rsid w:val="00674BEA"/>
    <w:rsid w:val="00674C79"/>
    <w:rsid w:val="00674C7A"/>
    <w:rsid w:val="00674CAA"/>
    <w:rsid w:val="00674D3F"/>
    <w:rsid w:val="00674D80"/>
    <w:rsid w:val="00674F8E"/>
    <w:rsid w:val="0067503D"/>
    <w:rsid w:val="0067505D"/>
    <w:rsid w:val="0067511A"/>
    <w:rsid w:val="00675140"/>
    <w:rsid w:val="0067531C"/>
    <w:rsid w:val="00675366"/>
    <w:rsid w:val="00675447"/>
    <w:rsid w:val="0067552A"/>
    <w:rsid w:val="006755BE"/>
    <w:rsid w:val="006755D9"/>
    <w:rsid w:val="00675698"/>
    <w:rsid w:val="00675892"/>
    <w:rsid w:val="006758D3"/>
    <w:rsid w:val="006758DF"/>
    <w:rsid w:val="0067595B"/>
    <w:rsid w:val="00675988"/>
    <w:rsid w:val="00675A31"/>
    <w:rsid w:val="00675ADF"/>
    <w:rsid w:val="00675B04"/>
    <w:rsid w:val="00675B50"/>
    <w:rsid w:val="00675C18"/>
    <w:rsid w:val="00675C8B"/>
    <w:rsid w:val="00675D20"/>
    <w:rsid w:val="00675D28"/>
    <w:rsid w:val="00675D51"/>
    <w:rsid w:val="00675DB3"/>
    <w:rsid w:val="00675E7C"/>
    <w:rsid w:val="00675EDE"/>
    <w:rsid w:val="00675EF1"/>
    <w:rsid w:val="00675F7B"/>
    <w:rsid w:val="00676168"/>
    <w:rsid w:val="0067621A"/>
    <w:rsid w:val="006762A4"/>
    <w:rsid w:val="00676357"/>
    <w:rsid w:val="00676445"/>
    <w:rsid w:val="00676466"/>
    <w:rsid w:val="006765A8"/>
    <w:rsid w:val="006765B7"/>
    <w:rsid w:val="006765D6"/>
    <w:rsid w:val="00676824"/>
    <w:rsid w:val="00676852"/>
    <w:rsid w:val="00676912"/>
    <w:rsid w:val="00676938"/>
    <w:rsid w:val="00676A5C"/>
    <w:rsid w:val="00676BC3"/>
    <w:rsid w:val="00676CEA"/>
    <w:rsid w:val="00676D56"/>
    <w:rsid w:val="00676D7B"/>
    <w:rsid w:val="00676E3E"/>
    <w:rsid w:val="00676E8C"/>
    <w:rsid w:val="00676F23"/>
    <w:rsid w:val="00676F5C"/>
    <w:rsid w:val="00676FB6"/>
    <w:rsid w:val="00677031"/>
    <w:rsid w:val="006770AB"/>
    <w:rsid w:val="006772E3"/>
    <w:rsid w:val="006772FC"/>
    <w:rsid w:val="0067734B"/>
    <w:rsid w:val="00677392"/>
    <w:rsid w:val="0067739E"/>
    <w:rsid w:val="00677460"/>
    <w:rsid w:val="0067750F"/>
    <w:rsid w:val="006775E1"/>
    <w:rsid w:val="006776D2"/>
    <w:rsid w:val="0067774D"/>
    <w:rsid w:val="006777FD"/>
    <w:rsid w:val="006778A7"/>
    <w:rsid w:val="006778AC"/>
    <w:rsid w:val="006779A7"/>
    <w:rsid w:val="006779FD"/>
    <w:rsid w:val="00677A31"/>
    <w:rsid w:val="00677B59"/>
    <w:rsid w:val="00680064"/>
    <w:rsid w:val="006800A3"/>
    <w:rsid w:val="00680161"/>
    <w:rsid w:val="00680265"/>
    <w:rsid w:val="0068029B"/>
    <w:rsid w:val="00680327"/>
    <w:rsid w:val="00680393"/>
    <w:rsid w:val="006803A4"/>
    <w:rsid w:val="006803D3"/>
    <w:rsid w:val="006804C1"/>
    <w:rsid w:val="00680519"/>
    <w:rsid w:val="0068070D"/>
    <w:rsid w:val="006807FF"/>
    <w:rsid w:val="006808DE"/>
    <w:rsid w:val="00680A04"/>
    <w:rsid w:val="00680B06"/>
    <w:rsid w:val="00680BD7"/>
    <w:rsid w:val="00680C45"/>
    <w:rsid w:val="00680CEF"/>
    <w:rsid w:val="00680D8B"/>
    <w:rsid w:val="00680DBC"/>
    <w:rsid w:val="00680F28"/>
    <w:rsid w:val="00680F7C"/>
    <w:rsid w:val="00681003"/>
    <w:rsid w:val="00681095"/>
    <w:rsid w:val="00681115"/>
    <w:rsid w:val="00681127"/>
    <w:rsid w:val="006812D9"/>
    <w:rsid w:val="00681441"/>
    <w:rsid w:val="00681457"/>
    <w:rsid w:val="00681471"/>
    <w:rsid w:val="006814CE"/>
    <w:rsid w:val="006814F2"/>
    <w:rsid w:val="006816BD"/>
    <w:rsid w:val="0068174A"/>
    <w:rsid w:val="00681781"/>
    <w:rsid w:val="0068192A"/>
    <w:rsid w:val="006819BF"/>
    <w:rsid w:val="006819F2"/>
    <w:rsid w:val="00681A88"/>
    <w:rsid w:val="00681A98"/>
    <w:rsid w:val="00681B2E"/>
    <w:rsid w:val="00681B91"/>
    <w:rsid w:val="00681BB1"/>
    <w:rsid w:val="00681C0C"/>
    <w:rsid w:val="00681C49"/>
    <w:rsid w:val="00681D5B"/>
    <w:rsid w:val="00681D71"/>
    <w:rsid w:val="00681D83"/>
    <w:rsid w:val="00681E12"/>
    <w:rsid w:val="00681E3D"/>
    <w:rsid w:val="00681EA7"/>
    <w:rsid w:val="00681F1D"/>
    <w:rsid w:val="00681F6D"/>
    <w:rsid w:val="00682014"/>
    <w:rsid w:val="00682142"/>
    <w:rsid w:val="0068220F"/>
    <w:rsid w:val="00682213"/>
    <w:rsid w:val="00682298"/>
    <w:rsid w:val="0068250F"/>
    <w:rsid w:val="00682548"/>
    <w:rsid w:val="0068264B"/>
    <w:rsid w:val="006826C4"/>
    <w:rsid w:val="006826E0"/>
    <w:rsid w:val="00682718"/>
    <w:rsid w:val="006827F1"/>
    <w:rsid w:val="006827F5"/>
    <w:rsid w:val="00682965"/>
    <w:rsid w:val="006829BA"/>
    <w:rsid w:val="00682A2B"/>
    <w:rsid w:val="00682A3E"/>
    <w:rsid w:val="00682A65"/>
    <w:rsid w:val="00682B04"/>
    <w:rsid w:val="00682B77"/>
    <w:rsid w:val="00682CA2"/>
    <w:rsid w:val="00682CCB"/>
    <w:rsid w:val="00682CF9"/>
    <w:rsid w:val="00682D30"/>
    <w:rsid w:val="00682D94"/>
    <w:rsid w:val="00682F0C"/>
    <w:rsid w:val="00682FF7"/>
    <w:rsid w:val="0068302B"/>
    <w:rsid w:val="006830BB"/>
    <w:rsid w:val="0068324B"/>
    <w:rsid w:val="006834BB"/>
    <w:rsid w:val="006834E0"/>
    <w:rsid w:val="0068359F"/>
    <w:rsid w:val="006835C1"/>
    <w:rsid w:val="00683722"/>
    <w:rsid w:val="006837F5"/>
    <w:rsid w:val="00683A3F"/>
    <w:rsid w:val="00683B9C"/>
    <w:rsid w:val="00683D2C"/>
    <w:rsid w:val="00683E84"/>
    <w:rsid w:val="00683E91"/>
    <w:rsid w:val="00683FF3"/>
    <w:rsid w:val="006840C9"/>
    <w:rsid w:val="00684127"/>
    <w:rsid w:val="00684183"/>
    <w:rsid w:val="006841BD"/>
    <w:rsid w:val="00684216"/>
    <w:rsid w:val="006842CD"/>
    <w:rsid w:val="0068437E"/>
    <w:rsid w:val="006843FF"/>
    <w:rsid w:val="0068451F"/>
    <w:rsid w:val="00684559"/>
    <w:rsid w:val="00684563"/>
    <w:rsid w:val="006845C5"/>
    <w:rsid w:val="0068460C"/>
    <w:rsid w:val="00684632"/>
    <w:rsid w:val="006846A7"/>
    <w:rsid w:val="00684732"/>
    <w:rsid w:val="006847BB"/>
    <w:rsid w:val="006847E3"/>
    <w:rsid w:val="006847F7"/>
    <w:rsid w:val="006847FD"/>
    <w:rsid w:val="006848CB"/>
    <w:rsid w:val="006848DA"/>
    <w:rsid w:val="00684919"/>
    <w:rsid w:val="006849FB"/>
    <w:rsid w:val="00684AC8"/>
    <w:rsid w:val="00684B76"/>
    <w:rsid w:val="00684BA3"/>
    <w:rsid w:val="00684D42"/>
    <w:rsid w:val="00684D4C"/>
    <w:rsid w:val="00684D65"/>
    <w:rsid w:val="00684F87"/>
    <w:rsid w:val="00684F88"/>
    <w:rsid w:val="00684F9F"/>
    <w:rsid w:val="00685080"/>
    <w:rsid w:val="006850BE"/>
    <w:rsid w:val="00685205"/>
    <w:rsid w:val="00685292"/>
    <w:rsid w:val="006852B4"/>
    <w:rsid w:val="00685342"/>
    <w:rsid w:val="00685490"/>
    <w:rsid w:val="0068554E"/>
    <w:rsid w:val="00685567"/>
    <w:rsid w:val="0068561D"/>
    <w:rsid w:val="0068562E"/>
    <w:rsid w:val="00685662"/>
    <w:rsid w:val="0068569A"/>
    <w:rsid w:val="006856D1"/>
    <w:rsid w:val="00685754"/>
    <w:rsid w:val="00685864"/>
    <w:rsid w:val="0068593D"/>
    <w:rsid w:val="0068594E"/>
    <w:rsid w:val="006859FA"/>
    <w:rsid w:val="00685B42"/>
    <w:rsid w:val="00685BAC"/>
    <w:rsid w:val="00685CBC"/>
    <w:rsid w:val="00685F0C"/>
    <w:rsid w:val="00685F87"/>
    <w:rsid w:val="00685FE6"/>
    <w:rsid w:val="00686084"/>
    <w:rsid w:val="0068619E"/>
    <w:rsid w:val="006861AE"/>
    <w:rsid w:val="006861C3"/>
    <w:rsid w:val="006862F5"/>
    <w:rsid w:val="00686359"/>
    <w:rsid w:val="006864D6"/>
    <w:rsid w:val="006864E9"/>
    <w:rsid w:val="006865B6"/>
    <w:rsid w:val="00686683"/>
    <w:rsid w:val="0068669A"/>
    <w:rsid w:val="006866CD"/>
    <w:rsid w:val="00686733"/>
    <w:rsid w:val="0068679E"/>
    <w:rsid w:val="006867B9"/>
    <w:rsid w:val="006867EB"/>
    <w:rsid w:val="0068688B"/>
    <w:rsid w:val="006868B8"/>
    <w:rsid w:val="00686914"/>
    <w:rsid w:val="0068691C"/>
    <w:rsid w:val="0068697C"/>
    <w:rsid w:val="006869A7"/>
    <w:rsid w:val="00686AB5"/>
    <w:rsid w:val="00686B25"/>
    <w:rsid w:val="00686BB8"/>
    <w:rsid w:val="00686CA2"/>
    <w:rsid w:val="00686DBA"/>
    <w:rsid w:val="00686DD9"/>
    <w:rsid w:val="00686E7A"/>
    <w:rsid w:val="00686F50"/>
    <w:rsid w:val="00686FEF"/>
    <w:rsid w:val="0068702A"/>
    <w:rsid w:val="00687073"/>
    <w:rsid w:val="00687160"/>
    <w:rsid w:val="006872C5"/>
    <w:rsid w:val="0068737C"/>
    <w:rsid w:val="006873B6"/>
    <w:rsid w:val="006873EF"/>
    <w:rsid w:val="006873F2"/>
    <w:rsid w:val="00687493"/>
    <w:rsid w:val="006874F9"/>
    <w:rsid w:val="00687639"/>
    <w:rsid w:val="0068766E"/>
    <w:rsid w:val="00687670"/>
    <w:rsid w:val="006877AB"/>
    <w:rsid w:val="006877BC"/>
    <w:rsid w:val="00687890"/>
    <w:rsid w:val="006878E2"/>
    <w:rsid w:val="00687975"/>
    <w:rsid w:val="00687A3C"/>
    <w:rsid w:val="00687A74"/>
    <w:rsid w:val="00687B51"/>
    <w:rsid w:val="00687B85"/>
    <w:rsid w:val="00687BBD"/>
    <w:rsid w:val="00687EDF"/>
    <w:rsid w:val="00687F67"/>
    <w:rsid w:val="00687FE1"/>
    <w:rsid w:val="006900E7"/>
    <w:rsid w:val="00690108"/>
    <w:rsid w:val="0069010A"/>
    <w:rsid w:val="00690118"/>
    <w:rsid w:val="00690138"/>
    <w:rsid w:val="006901E3"/>
    <w:rsid w:val="00690255"/>
    <w:rsid w:val="0069046F"/>
    <w:rsid w:val="00690525"/>
    <w:rsid w:val="00690621"/>
    <w:rsid w:val="0069069F"/>
    <w:rsid w:val="006907CA"/>
    <w:rsid w:val="006907D4"/>
    <w:rsid w:val="00690839"/>
    <w:rsid w:val="0069090B"/>
    <w:rsid w:val="00690AE2"/>
    <w:rsid w:val="00690AE9"/>
    <w:rsid w:val="00690BD2"/>
    <w:rsid w:val="00690CAD"/>
    <w:rsid w:val="00690D3C"/>
    <w:rsid w:val="00690D71"/>
    <w:rsid w:val="00690D7A"/>
    <w:rsid w:val="00690DE3"/>
    <w:rsid w:val="00690E19"/>
    <w:rsid w:val="00690F1D"/>
    <w:rsid w:val="00690FA3"/>
    <w:rsid w:val="00691036"/>
    <w:rsid w:val="0069117F"/>
    <w:rsid w:val="0069129E"/>
    <w:rsid w:val="0069132F"/>
    <w:rsid w:val="00691365"/>
    <w:rsid w:val="006913C8"/>
    <w:rsid w:val="00691472"/>
    <w:rsid w:val="006915D0"/>
    <w:rsid w:val="0069161B"/>
    <w:rsid w:val="0069165A"/>
    <w:rsid w:val="0069166F"/>
    <w:rsid w:val="0069171E"/>
    <w:rsid w:val="006917DF"/>
    <w:rsid w:val="006918D3"/>
    <w:rsid w:val="00691A74"/>
    <w:rsid w:val="00691ADD"/>
    <w:rsid w:val="00691B40"/>
    <w:rsid w:val="00691B8B"/>
    <w:rsid w:val="00691C19"/>
    <w:rsid w:val="00691CF1"/>
    <w:rsid w:val="00691D68"/>
    <w:rsid w:val="00691DE5"/>
    <w:rsid w:val="00691DF8"/>
    <w:rsid w:val="00691E52"/>
    <w:rsid w:val="00691FCA"/>
    <w:rsid w:val="00692057"/>
    <w:rsid w:val="00692059"/>
    <w:rsid w:val="006920B5"/>
    <w:rsid w:val="00692171"/>
    <w:rsid w:val="006921F6"/>
    <w:rsid w:val="006922F2"/>
    <w:rsid w:val="006923B5"/>
    <w:rsid w:val="006923E3"/>
    <w:rsid w:val="00692495"/>
    <w:rsid w:val="00692565"/>
    <w:rsid w:val="00692775"/>
    <w:rsid w:val="00692801"/>
    <w:rsid w:val="0069284B"/>
    <w:rsid w:val="00692873"/>
    <w:rsid w:val="006929E6"/>
    <w:rsid w:val="00692A01"/>
    <w:rsid w:val="00692A15"/>
    <w:rsid w:val="00692A94"/>
    <w:rsid w:val="00692AEC"/>
    <w:rsid w:val="00692BAC"/>
    <w:rsid w:val="00692C01"/>
    <w:rsid w:val="00692D0E"/>
    <w:rsid w:val="00692D36"/>
    <w:rsid w:val="00692D78"/>
    <w:rsid w:val="00692DBE"/>
    <w:rsid w:val="00692E94"/>
    <w:rsid w:val="00692F74"/>
    <w:rsid w:val="00693098"/>
    <w:rsid w:val="00693167"/>
    <w:rsid w:val="006931B1"/>
    <w:rsid w:val="006931B2"/>
    <w:rsid w:val="00693412"/>
    <w:rsid w:val="00693526"/>
    <w:rsid w:val="0069353D"/>
    <w:rsid w:val="00693542"/>
    <w:rsid w:val="00693641"/>
    <w:rsid w:val="006936DB"/>
    <w:rsid w:val="0069371C"/>
    <w:rsid w:val="0069371E"/>
    <w:rsid w:val="00693791"/>
    <w:rsid w:val="00693793"/>
    <w:rsid w:val="006937D7"/>
    <w:rsid w:val="006937F5"/>
    <w:rsid w:val="0069381B"/>
    <w:rsid w:val="00693867"/>
    <w:rsid w:val="006938BB"/>
    <w:rsid w:val="00693963"/>
    <w:rsid w:val="00693A2D"/>
    <w:rsid w:val="00693A7E"/>
    <w:rsid w:val="00693AEE"/>
    <w:rsid w:val="00693B67"/>
    <w:rsid w:val="00693B7B"/>
    <w:rsid w:val="00693BB9"/>
    <w:rsid w:val="00693C1F"/>
    <w:rsid w:val="00693C52"/>
    <w:rsid w:val="00693CA4"/>
    <w:rsid w:val="00693CBD"/>
    <w:rsid w:val="00693D89"/>
    <w:rsid w:val="00693DD6"/>
    <w:rsid w:val="00693F30"/>
    <w:rsid w:val="00693F45"/>
    <w:rsid w:val="00693FA7"/>
    <w:rsid w:val="00693FEE"/>
    <w:rsid w:val="0069401D"/>
    <w:rsid w:val="00694107"/>
    <w:rsid w:val="0069415B"/>
    <w:rsid w:val="00694172"/>
    <w:rsid w:val="006942D3"/>
    <w:rsid w:val="00694310"/>
    <w:rsid w:val="00694332"/>
    <w:rsid w:val="0069452E"/>
    <w:rsid w:val="006945A5"/>
    <w:rsid w:val="00694613"/>
    <w:rsid w:val="00694682"/>
    <w:rsid w:val="006946E1"/>
    <w:rsid w:val="00694740"/>
    <w:rsid w:val="0069475C"/>
    <w:rsid w:val="00694981"/>
    <w:rsid w:val="006949E7"/>
    <w:rsid w:val="00694AAE"/>
    <w:rsid w:val="00694AB4"/>
    <w:rsid w:val="00694B66"/>
    <w:rsid w:val="00694BA2"/>
    <w:rsid w:val="00694D22"/>
    <w:rsid w:val="00694D27"/>
    <w:rsid w:val="00694EEC"/>
    <w:rsid w:val="00694F37"/>
    <w:rsid w:val="0069501B"/>
    <w:rsid w:val="0069501D"/>
    <w:rsid w:val="00695022"/>
    <w:rsid w:val="00695035"/>
    <w:rsid w:val="0069511E"/>
    <w:rsid w:val="0069516A"/>
    <w:rsid w:val="00695192"/>
    <w:rsid w:val="006951B4"/>
    <w:rsid w:val="00695259"/>
    <w:rsid w:val="00695266"/>
    <w:rsid w:val="00695298"/>
    <w:rsid w:val="006952E4"/>
    <w:rsid w:val="0069534F"/>
    <w:rsid w:val="006953A5"/>
    <w:rsid w:val="0069542E"/>
    <w:rsid w:val="00695482"/>
    <w:rsid w:val="006955CA"/>
    <w:rsid w:val="00695616"/>
    <w:rsid w:val="0069573D"/>
    <w:rsid w:val="00695877"/>
    <w:rsid w:val="006958AD"/>
    <w:rsid w:val="00695A8F"/>
    <w:rsid w:val="00695A9C"/>
    <w:rsid w:val="00695AE8"/>
    <w:rsid w:val="00695AF0"/>
    <w:rsid w:val="00695C5B"/>
    <w:rsid w:val="00695C93"/>
    <w:rsid w:val="00695D06"/>
    <w:rsid w:val="00695D10"/>
    <w:rsid w:val="00695E55"/>
    <w:rsid w:val="00695E8A"/>
    <w:rsid w:val="00695EF7"/>
    <w:rsid w:val="00695F5A"/>
    <w:rsid w:val="00695FAE"/>
    <w:rsid w:val="00695FEE"/>
    <w:rsid w:val="00696073"/>
    <w:rsid w:val="00696086"/>
    <w:rsid w:val="006960F7"/>
    <w:rsid w:val="00696144"/>
    <w:rsid w:val="0069616B"/>
    <w:rsid w:val="0069619F"/>
    <w:rsid w:val="006961E7"/>
    <w:rsid w:val="006962F1"/>
    <w:rsid w:val="00696379"/>
    <w:rsid w:val="006964F8"/>
    <w:rsid w:val="00696504"/>
    <w:rsid w:val="00696514"/>
    <w:rsid w:val="006965AB"/>
    <w:rsid w:val="006966A4"/>
    <w:rsid w:val="006966F8"/>
    <w:rsid w:val="00696721"/>
    <w:rsid w:val="0069683F"/>
    <w:rsid w:val="00696857"/>
    <w:rsid w:val="006968FD"/>
    <w:rsid w:val="006969CA"/>
    <w:rsid w:val="00696A9D"/>
    <w:rsid w:val="00696BA8"/>
    <w:rsid w:val="00696E4C"/>
    <w:rsid w:val="00696E6E"/>
    <w:rsid w:val="00696EC9"/>
    <w:rsid w:val="00697009"/>
    <w:rsid w:val="00697038"/>
    <w:rsid w:val="00697153"/>
    <w:rsid w:val="00697187"/>
    <w:rsid w:val="006971EE"/>
    <w:rsid w:val="006972BC"/>
    <w:rsid w:val="00697400"/>
    <w:rsid w:val="0069740E"/>
    <w:rsid w:val="0069748D"/>
    <w:rsid w:val="006974AA"/>
    <w:rsid w:val="006974B7"/>
    <w:rsid w:val="006974D8"/>
    <w:rsid w:val="00697512"/>
    <w:rsid w:val="00697531"/>
    <w:rsid w:val="00697575"/>
    <w:rsid w:val="0069757C"/>
    <w:rsid w:val="006975FB"/>
    <w:rsid w:val="0069761F"/>
    <w:rsid w:val="00697897"/>
    <w:rsid w:val="00697904"/>
    <w:rsid w:val="006979D7"/>
    <w:rsid w:val="006979DD"/>
    <w:rsid w:val="00697B74"/>
    <w:rsid w:val="00697C08"/>
    <w:rsid w:val="00697C81"/>
    <w:rsid w:val="00697E9B"/>
    <w:rsid w:val="00697EA5"/>
    <w:rsid w:val="00697F03"/>
    <w:rsid w:val="00699BF3"/>
    <w:rsid w:val="006A0060"/>
    <w:rsid w:val="006A00C2"/>
    <w:rsid w:val="006A011D"/>
    <w:rsid w:val="006A019C"/>
    <w:rsid w:val="006A01C6"/>
    <w:rsid w:val="006A01FE"/>
    <w:rsid w:val="006A031D"/>
    <w:rsid w:val="006A044E"/>
    <w:rsid w:val="006A049D"/>
    <w:rsid w:val="006A04C6"/>
    <w:rsid w:val="006A053B"/>
    <w:rsid w:val="006A0605"/>
    <w:rsid w:val="006A06A4"/>
    <w:rsid w:val="006A06B0"/>
    <w:rsid w:val="006A06F3"/>
    <w:rsid w:val="006A072C"/>
    <w:rsid w:val="006A0746"/>
    <w:rsid w:val="006A0792"/>
    <w:rsid w:val="006A08D8"/>
    <w:rsid w:val="006A09B4"/>
    <w:rsid w:val="006A0A9E"/>
    <w:rsid w:val="006A0B32"/>
    <w:rsid w:val="006A0BCA"/>
    <w:rsid w:val="006A0CD8"/>
    <w:rsid w:val="006A0D4F"/>
    <w:rsid w:val="006A0D61"/>
    <w:rsid w:val="006A0E11"/>
    <w:rsid w:val="006A0E3E"/>
    <w:rsid w:val="006A0E7E"/>
    <w:rsid w:val="006A0ECC"/>
    <w:rsid w:val="006A108C"/>
    <w:rsid w:val="006A10D1"/>
    <w:rsid w:val="006A10DF"/>
    <w:rsid w:val="006A115D"/>
    <w:rsid w:val="006A11D6"/>
    <w:rsid w:val="006A1323"/>
    <w:rsid w:val="006A142C"/>
    <w:rsid w:val="006A14B2"/>
    <w:rsid w:val="006A1599"/>
    <w:rsid w:val="006A1607"/>
    <w:rsid w:val="006A1614"/>
    <w:rsid w:val="006A162A"/>
    <w:rsid w:val="006A1718"/>
    <w:rsid w:val="006A171C"/>
    <w:rsid w:val="006A187A"/>
    <w:rsid w:val="006A1998"/>
    <w:rsid w:val="006A19F9"/>
    <w:rsid w:val="006A1A40"/>
    <w:rsid w:val="006A1B50"/>
    <w:rsid w:val="006A1B5A"/>
    <w:rsid w:val="006A1BC2"/>
    <w:rsid w:val="006A1BF2"/>
    <w:rsid w:val="006A1C16"/>
    <w:rsid w:val="006A1C67"/>
    <w:rsid w:val="006A1D48"/>
    <w:rsid w:val="006A1ED6"/>
    <w:rsid w:val="006A1F6E"/>
    <w:rsid w:val="006A1FBF"/>
    <w:rsid w:val="006A202B"/>
    <w:rsid w:val="006A2038"/>
    <w:rsid w:val="006A2136"/>
    <w:rsid w:val="006A2141"/>
    <w:rsid w:val="006A230D"/>
    <w:rsid w:val="006A23D4"/>
    <w:rsid w:val="006A24D7"/>
    <w:rsid w:val="006A25D4"/>
    <w:rsid w:val="006A262F"/>
    <w:rsid w:val="006A2647"/>
    <w:rsid w:val="006A266E"/>
    <w:rsid w:val="006A2771"/>
    <w:rsid w:val="006A27F0"/>
    <w:rsid w:val="006A28AB"/>
    <w:rsid w:val="006A28F4"/>
    <w:rsid w:val="006A2901"/>
    <w:rsid w:val="006A299C"/>
    <w:rsid w:val="006A2C0F"/>
    <w:rsid w:val="006A2D71"/>
    <w:rsid w:val="006A2E23"/>
    <w:rsid w:val="006A2E3A"/>
    <w:rsid w:val="006A2E49"/>
    <w:rsid w:val="006A2E89"/>
    <w:rsid w:val="006A2ECC"/>
    <w:rsid w:val="006A2F11"/>
    <w:rsid w:val="006A2FB7"/>
    <w:rsid w:val="006A2FC7"/>
    <w:rsid w:val="006A2FDF"/>
    <w:rsid w:val="006A2FF0"/>
    <w:rsid w:val="006A3192"/>
    <w:rsid w:val="006A319F"/>
    <w:rsid w:val="006A32F6"/>
    <w:rsid w:val="006A33B3"/>
    <w:rsid w:val="006A33CD"/>
    <w:rsid w:val="006A3416"/>
    <w:rsid w:val="006A343A"/>
    <w:rsid w:val="006A349E"/>
    <w:rsid w:val="006A34AA"/>
    <w:rsid w:val="006A3640"/>
    <w:rsid w:val="006A3778"/>
    <w:rsid w:val="006A389C"/>
    <w:rsid w:val="006A3951"/>
    <w:rsid w:val="006A3A67"/>
    <w:rsid w:val="006A3AA9"/>
    <w:rsid w:val="006A3AED"/>
    <w:rsid w:val="006A3B84"/>
    <w:rsid w:val="006A3C60"/>
    <w:rsid w:val="006A3CAB"/>
    <w:rsid w:val="006A3E18"/>
    <w:rsid w:val="006A3E1A"/>
    <w:rsid w:val="006A3EAC"/>
    <w:rsid w:val="006A3EAD"/>
    <w:rsid w:val="006A3EC7"/>
    <w:rsid w:val="006A402A"/>
    <w:rsid w:val="006A4058"/>
    <w:rsid w:val="006A41E8"/>
    <w:rsid w:val="006A4236"/>
    <w:rsid w:val="006A4244"/>
    <w:rsid w:val="006A431C"/>
    <w:rsid w:val="006A43B5"/>
    <w:rsid w:val="006A43CA"/>
    <w:rsid w:val="006A444C"/>
    <w:rsid w:val="006A4562"/>
    <w:rsid w:val="006A4593"/>
    <w:rsid w:val="006A459D"/>
    <w:rsid w:val="006A4611"/>
    <w:rsid w:val="006A466B"/>
    <w:rsid w:val="006A4689"/>
    <w:rsid w:val="006A46FC"/>
    <w:rsid w:val="006A4714"/>
    <w:rsid w:val="006A4731"/>
    <w:rsid w:val="006A47F1"/>
    <w:rsid w:val="006A4812"/>
    <w:rsid w:val="006A4833"/>
    <w:rsid w:val="006A4838"/>
    <w:rsid w:val="006A48E3"/>
    <w:rsid w:val="006A497B"/>
    <w:rsid w:val="006A49AE"/>
    <w:rsid w:val="006A49EC"/>
    <w:rsid w:val="006A4AF3"/>
    <w:rsid w:val="006A4B08"/>
    <w:rsid w:val="006A4B43"/>
    <w:rsid w:val="006A4B9F"/>
    <w:rsid w:val="006A4BCD"/>
    <w:rsid w:val="006A4DAB"/>
    <w:rsid w:val="006A4E84"/>
    <w:rsid w:val="006A508A"/>
    <w:rsid w:val="006A50CF"/>
    <w:rsid w:val="006A5195"/>
    <w:rsid w:val="006A51D9"/>
    <w:rsid w:val="006A51E6"/>
    <w:rsid w:val="006A52AA"/>
    <w:rsid w:val="006A52CA"/>
    <w:rsid w:val="006A52DA"/>
    <w:rsid w:val="006A53A6"/>
    <w:rsid w:val="006A53BD"/>
    <w:rsid w:val="006A53C9"/>
    <w:rsid w:val="006A541B"/>
    <w:rsid w:val="006A569E"/>
    <w:rsid w:val="006A56C5"/>
    <w:rsid w:val="006A5B07"/>
    <w:rsid w:val="006A5D6A"/>
    <w:rsid w:val="006A5DE8"/>
    <w:rsid w:val="006A5F04"/>
    <w:rsid w:val="006A5FF2"/>
    <w:rsid w:val="006A6004"/>
    <w:rsid w:val="006A6081"/>
    <w:rsid w:val="006A6177"/>
    <w:rsid w:val="006A61A1"/>
    <w:rsid w:val="006A6203"/>
    <w:rsid w:val="006A6241"/>
    <w:rsid w:val="006A6243"/>
    <w:rsid w:val="006A6290"/>
    <w:rsid w:val="006A62AD"/>
    <w:rsid w:val="006A6517"/>
    <w:rsid w:val="006A653B"/>
    <w:rsid w:val="006A65C7"/>
    <w:rsid w:val="006A6602"/>
    <w:rsid w:val="006A663F"/>
    <w:rsid w:val="006A6704"/>
    <w:rsid w:val="006A670D"/>
    <w:rsid w:val="006A68B0"/>
    <w:rsid w:val="006A693F"/>
    <w:rsid w:val="006A69BC"/>
    <w:rsid w:val="006A69C6"/>
    <w:rsid w:val="006A6B5D"/>
    <w:rsid w:val="006A6C09"/>
    <w:rsid w:val="006A6CAB"/>
    <w:rsid w:val="006A6CD1"/>
    <w:rsid w:val="006A6D5C"/>
    <w:rsid w:val="006A6E69"/>
    <w:rsid w:val="006A6E86"/>
    <w:rsid w:val="006A6F12"/>
    <w:rsid w:val="006A6F32"/>
    <w:rsid w:val="006A704C"/>
    <w:rsid w:val="006A7088"/>
    <w:rsid w:val="006A70C2"/>
    <w:rsid w:val="006A71D9"/>
    <w:rsid w:val="006A7270"/>
    <w:rsid w:val="006A72CC"/>
    <w:rsid w:val="006A7375"/>
    <w:rsid w:val="006A74C5"/>
    <w:rsid w:val="006A74EA"/>
    <w:rsid w:val="006A75B3"/>
    <w:rsid w:val="006A75E3"/>
    <w:rsid w:val="006A7623"/>
    <w:rsid w:val="006A770B"/>
    <w:rsid w:val="006A7732"/>
    <w:rsid w:val="006A7794"/>
    <w:rsid w:val="006A77EA"/>
    <w:rsid w:val="006A7822"/>
    <w:rsid w:val="006A7844"/>
    <w:rsid w:val="006A7852"/>
    <w:rsid w:val="006A794E"/>
    <w:rsid w:val="006A796C"/>
    <w:rsid w:val="006A796D"/>
    <w:rsid w:val="006A7999"/>
    <w:rsid w:val="006A79C6"/>
    <w:rsid w:val="006A7B6B"/>
    <w:rsid w:val="006A7D5F"/>
    <w:rsid w:val="006A7D81"/>
    <w:rsid w:val="006A7DED"/>
    <w:rsid w:val="006A7E18"/>
    <w:rsid w:val="006A7E1B"/>
    <w:rsid w:val="006A7FD2"/>
    <w:rsid w:val="006B0044"/>
    <w:rsid w:val="006B013E"/>
    <w:rsid w:val="006B01A9"/>
    <w:rsid w:val="006B021D"/>
    <w:rsid w:val="006B024D"/>
    <w:rsid w:val="006B02C7"/>
    <w:rsid w:val="006B02CB"/>
    <w:rsid w:val="006B0311"/>
    <w:rsid w:val="006B032F"/>
    <w:rsid w:val="006B0352"/>
    <w:rsid w:val="006B038D"/>
    <w:rsid w:val="006B03A3"/>
    <w:rsid w:val="006B0486"/>
    <w:rsid w:val="006B059F"/>
    <w:rsid w:val="006B05B0"/>
    <w:rsid w:val="006B05B2"/>
    <w:rsid w:val="006B06B4"/>
    <w:rsid w:val="006B0720"/>
    <w:rsid w:val="006B076E"/>
    <w:rsid w:val="006B0803"/>
    <w:rsid w:val="006B088E"/>
    <w:rsid w:val="006B08A1"/>
    <w:rsid w:val="006B08CA"/>
    <w:rsid w:val="006B08F6"/>
    <w:rsid w:val="006B0919"/>
    <w:rsid w:val="006B099A"/>
    <w:rsid w:val="006B0AAA"/>
    <w:rsid w:val="006B0AD2"/>
    <w:rsid w:val="006B0B1D"/>
    <w:rsid w:val="006B0C27"/>
    <w:rsid w:val="006B0C97"/>
    <w:rsid w:val="006B0D52"/>
    <w:rsid w:val="006B0D7F"/>
    <w:rsid w:val="006B0F72"/>
    <w:rsid w:val="006B0FD3"/>
    <w:rsid w:val="006B1058"/>
    <w:rsid w:val="006B109D"/>
    <w:rsid w:val="006B11C6"/>
    <w:rsid w:val="006B12D3"/>
    <w:rsid w:val="006B1352"/>
    <w:rsid w:val="006B1375"/>
    <w:rsid w:val="006B13E0"/>
    <w:rsid w:val="006B1414"/>
    <w:rsid w:val="006B14CA"/>
    <w:rsid w:val="006B14CE"/>
    <w:rsid w:val="006B14DA"/>
    <w:rsid w:val="006B14DE"/>
    <w:rsid w:val="006B14E2"/>
    <w:rsid w:val="006B1605"/>
    <w:rsid w:val="006B1609"/>
    <w:rsid w:val="006B173C"/>
    <w:rsid w:val="006B1918"/>
    <w:rsid w:val="006B19D5"/>
    <w:rsid w:val="006B19F3"/>
    <w:rsid w:val="006B1A1F"/>
    <w:rsid w:val="006B1BC8"/>
    <w:rsid w:val="006B1C1A"/>
    <w:rsid w:val="006B1C68"/>
    <w:rsid w:val="006B1EEC"/>
    <w:rsid w:val="006B1F01"/>
    <w:rsid w:val="006B1F6F"/>
    <w:rsid w:val="006B1F7D"/>
    <w:rsid w:val="006B2025"/>
    <w:rsid w:val="006B2033"/>
    <w:rsid w:val="006B2066"/>
    <w:rsid w:val="006B2132"/>
    <w:rsid w:val="006B21D7"/>
    <w:rsid w:val="006B2332"/>
    <w:rsid w:val="006B244D"/>
    <w:rsid w:val="006B24A8"/>
    <w:rsid w:val="006B2514"/>
    <w:rsid w:val="006B2540"/>
    <w:rsid w:val="006B254F"/>
    <w:rsid w:val="006B2672"/>
    <w:rsid w:val="006B27E6"/>
    <w:rsid w:val="006B285A"/>
    <w:rsid w:val="006B291A"/>
    <w:rsid w:val="006B2943"/>
    <w:rsid w:val="006B2954"/>
    <w:rsid w:val="006B29D2"/>
    <w:rsid w:val="006B29F8"/>
    <w:rsid w:val="006B2A62"/>
    <w:rsid w:val="006B2AB2"/>
    <w:rsid w:val="006B2B7E"/>
    <w:rsid w:val="006B2BE2"/>
    <w:rsid w:val="006B2C9A"/>
    <w:rsid w:val="006B2CF1"/>
    <w:rsid w:val="006B2E3A"/>
    <w:rsid w:val="006B2E80"/>
    <w:rsid w:val="006B2E84"/>
    <w:rsid w:val="006B2EB4"/>
    <w:rsid w:val="006B2EF0"/>
    <w:rsid w:val="006B30A0"/>
    <w:rsid w:val="006B313F"/>
    <w:rsid w:val="006B31A6"/>
    <w:rsid w:val="006B31F1"/>
    <w:rsid w:val="006B3273"/>
    <w:rsid w:val="006B336C"/>
    <w:rsid w:val="006B3397"/>
    <w:rsid w:val="006B33D8"/>
    <w:rsid w:val="006B3402"/>
    <w:rsid w:val="006B348F"/>
    <w:rsid w:val="006B34BB"/>
    <w:rsid w:val="006B34F4"/>
    <w:rsid w:val="006B3629"/>
    <w:rsid w:val="006B36EC"/>
    <w:rsid w:val="006B385B"/>
    <w:rsid w:val="006B3874"/>
    <w:rsid w:val="006B38A1"/>
    <w:rsid w:val="006B3942"/>
    <w:rsid w:val="006B3947"/>
    <w:rsid w:val="006B3948"/>
    <w:rsid w:val="006B3970"/>
    <w:rsid w:val="006B398C"/>
    <w:rsid w:val="006B3999"/>
    <w:rsid w:val="006B39BE"/>
    <w:rsid w:val="006B3A10"/>
    <w:rsid w:val="006B3A29"/>
    <w:rsid w:val="006B3AE2"/>
    <w:rsid w:val="006B3B45"/>
    <w:rsid w:val="006B3BF7"/>
    <w:rsid w:val="006B3BFA"/>
    <w:rsid w:val="006B3C07"/>
    <w:rsid w:val="006B3C0B"/>
    <w:rsid w:val="006B3C2E"/>
    <w:rsid w:val="006B3C3A"/>
    <w:rsid w:val="006B3D20"/>
    <w:rsid w:val="006B3D9C"/>
    <w:rsid w:val="006B3EA3"/>
    <w:rsid w:val="006B3FA7"/>
    <w:rsid w:val="006B4140"/>
    <w:rsid w:val="006B41D2"/>
    <w:rsid w:val="006B41DC"/>
    <w:rsid w:val="006B4247"/>
    <w:rsid w:val="006B4274"/>
    <w:rsid w:val="006B42C2"/>
    <w:rsid w:val="006B444D"/>
    <w:rsid w:val="006B446A"/>
    <w:rsid w:val="006B45EC"/>
    <w:rsid w:val="006B4661"/>
    <w:rsid w:val="006B468C"/>
    <w:rsid w:val="006B46AA"/>
    <w:rsid w:val="006B46D9"/>
    <w:rsid w:val="006B4802"/>
    <w:rsid w:val="006B4975"/>
    <w:rsid w:val="006B4A4A"/>
    <w:rsid w:val="006B4A78"/>
    <w:rsid w:val="006B4AF2"/>
    <w:rsid w:val="006B4B0F"/>
    <w:rsid w:val="006B4BD3"/>
    <w:rsid w:val="006B4C88"/>
    <w:rsid w:val="006B4CB1"/>
    <w:rsid w:val="006B4CDD"/>
    <w:rsid w:val="006B4CDF"/>
    <w:rsid w:val="006B4D06"/>
    <w:rsid w:val="006B4D2D"/>
    <w:rsid w:val="006B4E1C"/>
    <w:rsid w:val="006B4E45"/>
    <w:rsid w:val="006B4EAB"/>
    <w:rsid w:val="006B506F"/>
    <w:rsid w:val="006B50DC"/>
    <w:rsid w:val="006B5102"/>
    <w:rsid w:val="006B5230"/>
    <w:rsid w:val="006B5298"/>
    <w:rsid w:val="006B52BE"/>
    <w:rsid w:val="006B5352"/>
    <w:rsid w:val="006B5507"/>
    <w:rsid w:val="006B55A7"/>
    <w:rsid w:val="006B55CD"/>
    <w:rsid w:val="006B5713"/>
    <w:rsid w:val="006B571A"/>
    <w:rsid w:val="006B5767"/>
    <w:rsid w:val="006B57C4"/>
    <w:rsid w:val="006B57DE"/>
    <w:rsid w:val="006B5800"/>
    <w:rsid w:val="006B5833"/>
    <w:rsid w:val="006B5862"/>
    <w:rsid w:val="006B5951"/>
    <w:rsid w:val="006B59C4"/>
    <w:rsid w:val="006B5A4B"/>
    <w:rsid w:val="006B5A5C"/>
    <w:rsid w:val="006B5CCD"/>
    <w:rsid w:val="006B5CE1"/>
    <w:rsid w:val="006B5D1C"/>
    <w:rsid w:val="006B5D60"/>
    <w:rsid w:val="006B5DE0"/>
    <w:rsid w:val="006B5DF8"/>
    <w:rsid w:val="006B5FF0"/>
    <w:rsid w:val="006B6088"/>
    <w:rsid w:val="006B61F0"/>
    <w:rsid w:val="006B6254"/>
    <w:rsid w:val="006B6259"/>
    <w:rsid w:val="006B63E1"/>
    <w:rsid w:val="006B642D"/>
    <w:rsid w:val="006B6567"/>
    <w:rsid w:val="006B65B5"/>
    <w:rsid w:val="006B6611"/>
    <w:rsid w:val="006B663A"/>
    <w:rsid w:val="006B66AF"/>
    <w:rsid w:val="006B6912"/>
    <w:rsid w:val="006B69D1"/>
    <w:rsid w:val="006B6A06"/>
    <w:rsid w:val="006B6A18"/>
    <w:rsid w:val="006B6AA0"/>
    <w:rsid w:val="006B6AF9"/>
    <w:rsid w:val="006B6B3D"/>
    <w:rsid w:val="006B6B4D"/>
    <w:rsid w:val="006B6BEA"/>
    <w:rsid w:val="006B6C8A"/>
    <w:rsid w:val="006B6CB9"/>
    <w:rsid w:val="006B6D51"/>
    <w:rsid w:val="006B6D90"/>
    <w:rsid w:val="006B6DE6"/>
    <w:rsid w:val="006B6E24"/>
    <w:rsid w:val="006B6E9F"/>
    <w:rsid w:val="006B6F17"/>
    <w:rsid w:val="006B6F22"/>
    <w:rsid w:val="006B6FBB"/>
    <w:rsid w:val="006B7030"/>
    <w:rsid w:val="006B703F"/>
    <w:rsid w:val="006B7040"/>
    <w:rsid w:val="006B7228"/>
    <w:rsid w:val="006B7260"/>
    <w:rsid w:val="006B729C"/>
    <w:rsid w:val="006B7527"/>
    <w:rsid w:val="006B75D3"/>
    <w:rsid w:val="006B76DF"/>
    <w:rsid w:val="006B7707"/>
    <w:rsid w:val="006B7879"/>
    <w:rsid w:val="006B787F"/>
    <w:rsid w:val="006B790C"/>
    <w:rsid w:val="006B79DE"/>
    <w:rsid w:val="006B7A4E"/>
    <w:rsid w:val="006B7ABF"/>
    <w:rsid w:val="006B7B9E"/>
    <w:rsid w:val="006B7C5A"/>
    <w:rsid w:val="006B7D5A"/>
    <w:rsid w:val="006B7E56"/>
    <w:rsid w:val="006B7E6B"/>
    <w:rsid w:val="006B7EF6"/>
    <w:rsid w:val="006B7F28"/>
    <w:rsid w:val="006B7F31"/>
    <w:rsid w:val="006B7F88"/>
    <w:rsid w:val="006C01C6"/>
    <w:rsid w:val="006C03BD"/>
    <w:rsid w:val="006C03FF"/>
    <w:rsid w:val="006C04C9"/>
    <w:rsid w:val="006C0576"/>
    <w:rsid w:val="006C0786"/>
    <w:rsid w:val="006C0858"/>
    <w:rsid w:val="006C0BC9"/>
    <w:rsid w:val="006C0BF5"/>
    <w:rsid w:val="006C0D42"/>
    <w:rsid w:val="006C0D9C"/>
    <w:rsid w:val="006C0DC7"/>
    <w:rsid w:val="006C0E44"/>
    <w:rsid w:val="006C0EB4"/>
    <w:rsid w:val="006C0F80"/>
    <w:rsid w:val="006C1083"/>
    <w:rsid w:val="006C1102"/>
    <w:rsid w:val="006C1133"/>
    <w:rsid w:val="006C1170"/>
    <w:rsid w:val="006C120E"/>
    <w:rsid w:val="006C1223"/>
    <w:rsid w:val="006C126D"/>
    <w:rsid w:val="006C1437"/>
    <w:rsid w:val="006C14EB"/>
    <w:rsid w:val="006C14F5"/>
    <w:rsid w:val="006C157B"/>
    <w:rsid w:val="006C170B"/>
    <w:rsid w:val="006C1744"/>
    <w:rsid w:val="006C1755"/>
    <w:rsid w:val="006C1779"/>
    <w:rsid w:val="006C17DC"/>
    <w:rsid w:val="006C17F4"/>
    <w:rsid w:val="006C18DB"/>
    <w:rsid w:val="006C1901"/>
    <w:rsid w:val="006C1942"/>
    <w:rsid w:val="006C1982"/>
    <w:rsid w:val="006C19FF"/>
    <w:rsid w:val="006C1BE4"/>
    <w:rsid w:val="006C1C29"/>
    <w:rsid w:val="006C1DB0"/>
    <w:rsid w:val="006C1DCC"/>
    <w:rsid w:val="006C1E01"/>
    <w:rsid w:val="006C1E0E"/>
    <w:rsid w:val="006C2023"/>
    <w:rsid w:val="006C2056"/>
    <w:rsid w:val="006C2059"/>
    <w:rsid w:val="006C20D4"/>
    <w:rsid w:val="006C213F"/>
    <w:rsid w:val="006C23E8"/>
    <w:rsid w:val="006C2584"/>
    <w:rsid w:val="006C2607"/>
    <w:rsid w:val="006C26FF"/>
    <w:rsid w:val="006C2727"/>
    <w:rsid w:val="006C2776"/>
    <w:rsid w:val="006C27AD"/>
    <w:rsid w:val="006C27B1"/>
    <w:rsid w:val="006C285A"/>
    <w:rsid w:val="006C2966"/>
    <w:rsid w:val="006C2969"/>
    <w:rsid w:val="006C29A9"/>
    <w:rsid w:val="006C29D8"/>
    <w:rsid w:val="006C2AA5"/>
    <w:rsid w:val="006C2ADD"/>
    <w:rsid w:val="006C2AEF"/>
    <w:rsid w:val="006C2B08"/>
    <w:rsid w:val="006C2B46"/>
    <w:rsid w:val="006C2B59"/>
    <w:rsid w:val="006C2B71"/>
    <w:rsid w:val="006C2BDA"/>
    <w:rsid w:val="006C2BF5"/>
    <w:rsid w:val="006C2C0A"/>
    <w:rsid w:val="006C2C0D"/>
    <w:rsid w:val="006C2C79"/>
    <w:rsid w:val="006C2CB4"/>
    <w:rsid w:val="006C2CEA"/>
    <w:rsid w:val="006C2D0C"/>
    <w:rsid w:val="006C2D9E"/>
    <w:rsid w:val="006C2DBC"/>
    <w:rsid w:val="006C2E2B"/>
    <w:rsid w:val="006C2E46"/>
    <w:rsid w:val="006C2F39"/>
    <w:rsid w:val="006C3051"/>
    <w:rsid w:val="006C306F"/>
    <w:rsid w:val="006C30B9"/>
    <w:rsid w:val="006C315D"/>
    <w:rsid w:val="006C31B7"/>
    <w:rsid w:val="006C31E3"/>
    <w:rsid w:val="006C3293"/>
    <w:rsid w:val="006C3329"/>
    <w:rsid w:val="006C338E"/>
    <w:rsid w:val="006C3434"/>
    <w:rsid w:val="006C3471"/>
    <w:rsid w:val="006C35D7"/>
    <w:rsid w:val="006C37AC"/>
    <w:rsid w:val="006C388E"/>
    <w:rsid w:val="006C3891"/>
    <w:rsid w:val="006C3894"/>
    <w:rsid w:val="006C3913"/>
    <w:rsid w:val="006C3A4A"/>
    <w:rsid w:val="006C3AEF"/>
    <w:rsid w:val="006C3B18"/>
    <w:rsid w:val="006C3B7B"/>
    <w:rsid w:val="006C3B7C"/>
    <w:rsid w:val="006C3B99"/>
    <w:rsid w:val="006C3BBD"/>
    <w:rsid w:val="006C3CE9"/>
    <w:rsid w:val="006C3E24"/>
    <w:rsid w:val="006C3E33"/>
    <w:rsid w:val="006C4092"/>
    <w:rsid w:val="006C4156"/>
    <w:rsid w:val="006C4175"/>
    <w:rsid w:val="006C4356"/>
    <w:rsid w:val="006C4369"/>
    <w:rsid w:val="006C446E"/>
    <w:rsid w:val="006C44F7"/>
    <w:rsid w:val="006C4559"/>
    <w:rsid w:val="006C460F"/>
    <w:rsid w:val="006C4765"/>
    <w:rsid w:val="006C4779"/>
    <w:rsid w:val="006C47CE"/>
    <w:rsid w:val="006C489C"/>
    <w:rsid w:val="006C4A3C"/>
    <w:rsid w:val="006C4AC2"/>
    <w:rsid w:val="006C4C0B"/>
    <w:rsid w:val="006C4CAB"/>
    <w:rsid w:val="006C4D20"/>
    <w:rsid w:val="006C4D7F"/>
    <w:rsid w:val="006C4D83"/>
    <w:rsid w:val="006C4E14"/>
    <w:rsid w:val="006C4ECA"/>
    <w:rsid w:val="006C4ED0"/>
    <w:rsid w:val="006C4F61"/>
    <w:rsid w:val="006C4F6E"/>
    <w:rsid w:val="006C51EE"/>
    <w:rsid w:val="006C5360"/>
    <w:rsid w:val="006C53B9"/>
    <w:rsid w:val="006C5421"/>
    <w:rsid w:val="006C54D0"/>
    <w:rsid w:val="006C556C"/>
    <w:rsid w:val="006C55E9"/>
    <w:rsid w:val="006C574C"/>
    <w:rsid w:val="006C58D2"/>
    <w:rsid w:val="006C5C4B"/>
    <w:rsid w:val="006C5CD7"/>
    <w:rsid w:val="006C5D48"/>
    <w:rsid w:val="006C5D67"/>
    <w:rsid w:val="006C5E73"/>
    <w:rsid w:val="006C5F7D"/>
    <w:rsid w:val="006C6004"/>
    <w:rsid w:val="006C60A7"/>
    <w:rsid w:val="006C6157"/>
    <w:rsid w:val="006C61FC"/>
    <w:rsid w:val="006C621F"/>
    <w:rsid w:val="006C62A2"/>
    <w:rsid w:val="006C62D0"/>
    <w:rsid w:val="006C62E7"/>
    <w:rsid w:val="006C6415"/>
    <w:rsid w:val="006C6490"/>
    <w:rsid w:val="006C64A4"/>
    <w:rsid w:val="006C64C2"/>
    <w:rsid w:val="006C65C1"/>
    <w:rsid w:val="006C670B"/>
    <w:rsid w:val="006C68E7"/>
    <w:rsid w:val="006C6902"/>
    <w:rsid w:val="006C6A42"/>
    <w:rsid w:val="006C6B42"/>
    <w:rsid w:val="006C6BF0"/>
    <w:rsid w:val="006C6C9A"/>
    <w:rsid w:val="006C6CF6"/>
    <w:rsid w:val="006C6D88"/>
    <w:rsid w:val="006C6DF8"/>
    <w:rsid w:val="006C6F97"/>
    <w:rsid w:val="006C70D5"/>
    <w:rsid w:val="006C7200"/>
    <w:rsid w:val="006C72F4"/>
    <w:rsid w:val="006C73B3"/>
    <w:rsid w:val="006C74B1"/>
    <w:rsid w:val="006C7516"/>
    <w:rsid w:val="006C769C"/>
    <w:rsid w:val="006C76B5"/>
    <w:rsid w:val="006C770C"/>
    <w:rsid w:val="006C77E0"/>
    <w:rsid w:val="006C77E9"/>
    <w:rsid w:val="006C788F"/>
    <w:rsid w:val="006C7980"/>
    <w:rsid w:val="006C7B4E"/>
    <w:rsid w:val="006C7C8C"/>
    <w:rsid w:val="006C7CB6"/>
    <w:rsid w:val="006C7CCA"/>
    <w:rsid w:val="006C7D5E"/>
    <w:rsid w:val="006C7DCC"/>
    <w:rsid w:val="006C7E0F"/>
    <w:rsid w:val="006C7EB1"/>
    <w:rsid w:val="006C7EF4"/>
    <w:rsid w:val="006D00C7"/>
    <w:rsid w:val="006D01DC"/>
    <w:rsid w:val="006D0381"/>
    <w:rsid w:val="006D03BF"/>
    <w:rsid w:val="006D03D1"/>
    <w:rsid w:val="006D04F5"/>
    <w:rsid w:val="006D055C"/>
    <w:rsid w:val="006D07B4"/>
    <w:rsid w:val="006D07B9"/>
    <w:rsid w:val="006D07D8"/>
    <w:rsid w:val="006D08BC"/>
    <w:rsid w:val="006D098A"/>
    <w:rsid w:val="006D09E5"/>
    <w:rsid w:val="006D0A35"/>
    <w:rsid w:val="006D0A45"/>
    <w:rsid w:val="006D0A56"/>
    <w:rsid w:val="006D0B27"/>
    <w:rsid w:val="006D0B39"/>
    <w:rsid w:val="006D0B6B"/>
    <w:rsid w:val="006D0BD4"/>
    <w:rsid w:val="006D0C4A"/>
    <w:rsid w:val="006D0CE6"/>
    <w:rsid w:val="006D0CFD"/>
    <w:rsid w:val="006D0E4F"/>
    <w:rsid w:val="006D0EC0"/>
    <w:rsid w:val="006D0F97"/>
    <w:rsid w:val="006D0FC7"/>
    <w:rsid w:val="006D10A8"/>
    <w:rsid w:val="006D1140"/>
    <w:rsid w:val="006D118E"/>
    <w:rsid w:val="006D1313"/>
    <w:rsid w:val="006D14E9"/>
    <w:rsid w:val="006D1584"/>
    <w:rsid w:val="006D1595"/>
    <w:rsid w:val="006D1684"/>
    <w:rsid w:val="006D1731"/>
    <w:rsid w:val="006D1752"/>
    <w:rsid w:val="006D178A"/>
    <w:rsid w:val="006D18DC"/>
    <w:rsid w:val="006D1936"/>
    <w:rsid w:val="006D19F3"/>
    <w:rsid w:val="006D1A39"/>
    <w:rsid w:val="006D1A59"/>
    <w:rsid w:val="006D1A73"/>
    <w:rsid w:val="006D1ADC"/>
    <w:rsid w:val="006D1B1C"/>
    <w:rsid w:val="006D1B62"/>
    <w:rsid w:val="006D1BF9"/>
    <w:rsid w:val="006D1C5A"/>
    <w:rsid w:val="006D1CA1"/>
    <w:rsid w:val="006D1D59"/>
    <w:rsid w:val="006D1DEF"/>
    <w:rsid w:val="006D1E9F"/>
    <w:rsid w:val="006D1EEB"/>
    <w:rsid w:val="006D1FCF"/>
    <w:rsid w:val="006D200F"/>
    <w:rsid w:val="006D206F"/>
    <w:rsid w:val="006D20A7"/>
    <w:rsid w:val="006D2133"/>
    <w:rsid w:val="006D2176"/>
    <w:rsid w:val="006D2301"/>
    <w:rsid w:val="006D2441"/>
    <w:rsid w:val="006D24D6"/>
    <w:rsid w:val="006D263E"/>
    <w:rsid w:val="006D27D3"/>
    <w:rsid w:val="006D2961"/>
    <w:rsid w:val="006D2A35"/>
    <w:rsid w:val="006D2A42"/>
    <w:rsid w:val="006D2A88"/>
    <w:rsid w:val="006D2B63"/>
    <w:rsid w:val="006D2BB9"/>
    <w:rsid w:val="006D2C78"/>
    <w:rsid w:val="006D2D01"/>
    <w:rsid w:val="006D2D4D"/>
    <w:rsid w:val="006D2D6B"/>
    <w:rsid w:val="006D2DA7"/>
    <w:rsid w:val="006D2DEA"/>
    <w:rsid w:val="006D2DF9"/>
    <w:rsid w:val="006D2EE1"/>
    <w:rsid w:val="006D2EE5"/>
    <w:rsid w:val="006D2F24"/>
    <w:rsid w:val="006D2FA6"/>
    <w:rsid w:val="006D3020"/>
    <w:rsid w:val="006D31C5"/>
    <w:rsid w:val="006D323B"/>
    <w:rsid w:val="006D3361"/>
    <w:rsid w:val="006D33EE"/>
    <w:rsid w:val="006D343E"/>
    <w:rsid w:val="006D353D"/>
    <w:rsid w:val="006D357F"/>
    <w:rsid w:val="006D387E"/>
    <w:rsid w:val="006D390F"/>
    <w:rsid w:val="006D393B"/>
    <w:rsid w:val="006D39D0"/>
    <w:rsid w:val="006D3A45"/>
    <w:rsid w:val="006D3A72"/>
    <w:rsid w:val="006D3A91"/>
    <w:rsid w:val="006D3B0D"/>
    <w:rsid w:val="006D3B34"/>
    <w:rsid w:val="006D3B7B"/>
    <w:rsid w:val="006D3D37"/>
    <w:rsid w:val="006D3D43"/>
    <w:rsid w:val="006D3DE4"/>
    <w:rsid w:val="006D3DF2"/>
    <w:rsid w:val="006D403D"/>
    <w:rsid w:val="006D41F3"/>
    <w:rsid w:val="006D42A0"/>
    <w:rsid w:val="006D42DC"/>
    <w:rsid w:val="006D430E"/>
    <w:rsid w:val="006D433A"/>
    <w:rsid w:val="006D4440"/>
    <w:rsid w:val="006D4515"/>
    <w:rsid w:val="006D452B"/>
    <w:rsid w:val="006D4564"/>
    <w:rsid w:val="006D458C"/>
    <w:rsid w:val="006D4694"/>
    <w:rsid w:val="006D46A7"/>
    <w:rsid w:val="006D471E"/>
    <w:rsid w:val="006D478F"/>
    <w:rsid w:val="006D47A8"/>
    <w:rsid w:val="006D4992"/>
    <w:rsid w:val="006D4A28"/>
    <w:rsid w:val="006D4A37"/>
    <w:rsid w:val="006D4AE1"/>
    <w:rsid w:val="006D4B09"/>
    <w:rsid w:val="006D4C8F"/>
    <w:rsid w:val="006D4D65"/>
    <w:rsid w:val="006D4EF2"/>
    <w:rsid w:val="006D4F1E"/>
    <w:rsid w:val="006D50A2"/>
    <w:rsid w:val="006D518F"/>
    <w:rsid w:val="006D52A8"/>
    <w:rsid w:val="006D54A2"/>
    <w:rsid w:val="006D54AA"/>
    <w:rsid w:val="006D54E1"/>
    <w:rsid w:val="006D5572"/>
    <w:rsid w:val="006D5589"/>
    <w:rsid w:val="006D564B"/>
    <w:rsid w:val="006D56D7"/>
    <w:rsid w:val="006D56F2"/>
    <w:rsid w:val="006D5786"/>
    <w:rsid w:val="006D57B4"/>
    <w:rsid w:val="006D57E7"/>
    <w:rsid w:val="006D5905"/>
    <w:rsid w:val="006D59DC"/>
    <w:rsid w:val="006D59EA"/>
    <w:rsid w:val="006D5A97"/>
    <w:rsid w:val="006D5AB8"/>
    <w:rsid w:val="006D5AD0"/>
    <w:rsid w:val="006D5B5F"/>
    <w:rsid w:val="006D5B93"/>
    <w:rsid w:val="006D5B9B"/>
    <w:rsid w:val="006D5C8E"/>
    <w:rsid w:val="006D5C98"/>
    <w:rsid w:val="006D5D17"/>
    <w:rsid w:val="006D5D2D"/>
    <w:rsid w:val="006D5D8F"/>
    <w:rsid w:val="006D5E1B"/>
    <w:rsid w:val="006D5E23"/>
    <w:rsid w:val="006D5E39"/>
    <w:rsid w:val="006D5F29"/>
    <w:rsid w:val="006D5F64"/>
    <w:rsid w:val="006D5F82"/>
    <w:rsid w:val="006D5FE2"/>
    <w:rsid w:val="006D6008"/>
    <w:rsid w:val="006D61E0"/>
    <w:rsid w:val="006D61F1"/>
    <w:rsid w:val="006D6242"/>
    <w:rsid w:val="006D6256"/>
    <w:rsid w:val="006D625A"/>
    <w:rsid w:val="006D6281"/>
    <w:rsid w:val="006D6284"/>
    <w:rsid w:val="006D6386"/>
    <w:rsid w:val="006D6405"/>
    <w:rsid w:val="006D641E"/>
    <w:rsid w:val="006D6516"/>
    <w:rsid w:val="006D657F"/>
    <w:rsid w:val="006D660C"/>
    <w:rsid w:val="006D666A"/>
    <w:rsid w:val="006D6707"/>
    <w:rsid w:val="006D6890"/>
    <w:rsid w:val="006D690E"/>
    <w:rsid w:val="006D699A"/>
    <w:rsid w:val="006D6B55"/>
    <w:rsid w:val="006D6C30"/>
    <w:rsid w:val="006D6C8F"/>
    <w:rsid w:val="006D6D75"/>
    <w:rsid w:val="006D6DC1"/>
    <w:rsid w:val="006D6E6A"/>
    <w:rsid w:val="006D6F2E"/>
    <w:rsid w:val="006D6FEA"/>
    <w:rsid w:val="006D6FF7"/>
    <w:rsid w:val="006D7028"/>
    <w:rsid w:val="006D70FC"/>
    <w:rsid w:val="006D71A5"/>
    <w:rsid w:val="006D72A3"/>
    <w:rsid w:val="006D733A"/>
    <w:rsid w:val="006D7362"/>
    <w:rsid w:val="006D7455"/>
    <w:rsid w:val="006D74F1"/>
    <w:rsid w:val="006D7515"/>
    <w:rsid w:val="006D7558"/>
    <w:rsid w:val="006D75C5"/>
    <w:rsid w:val="006D770F"/>
    <w:rsid w:val="006D773A"/>
    <w:rsid w:val="006D786A"/>
    <w:rsid w:val="006D790E"/>
    <w:rsid w:val="006D7955"/>
    <w:rsid w:val="006D79D2"/>
    <w:rsid w:val="006D79D4"/>
    <w:rsid w:val="006D79D8"/>
    <w:rsid w:val="006D7A13"/>
    <w:rsid w:val="006D7A5B"/>
    <w:rsid w:val="006D7AF9"/>
    <w:rsid w:val="006D7B3A"/>
    <w:rsid w:val="006D7B6A"/>
    <w:rsid w:val="006D7B6F"/>
    <w:rsid w:val="006D7B91"/>
    <w:rsid w:val="006D7CAD"/>
    <w:rsid w:val="006D7CEF"/>
    <w:rsid w:val="006D7D07"/>
    <w:rsid w:val="006D7EC7"/>
    <w:rsid w:val="006D7EC8"/>
    <w:rsid w:val="006D7FA4"/>
    <w:rsid w:val="006E002D"/>
    <w:rsid w:val="006E013B"/>
    <w:rsid w:val="006E0153"/>
    <w:rsid w:val="006E018D"/>
    <w:rsid w:val="006E021B"/>
    <w:rsid w:val="006E027F"/>
    <w:rsid w:val="006E032A"/>
    <w:rsid w:val="006E0455"/>
    <w:rsid w:val="006E0487"/>
    <w:rsid w:val="006E049F"/>
    <w:rsid w:val="006E05D1"/>
    <w:rsid w:val="006E05D6"/>
    <w:rsid w:val="006E05FC"/>
    <w:rsid w:val="006E0658"/>
    <w:rsid w:val="006E06C0"/>
    <w:rsid w:val="006E0792"/>
    <w:rsid w:val="006E0855"/>
    <w:rsid w:val="006E08B5"/>
    <w:rsid w:val="006E0910"/>
    <w:rsid w:val="006E092C"/>
    <w:rsid w:val="006E09BC"/>
    <w:rsid w:val="006E09C1"/>
    <w:rsid w:val="006E09FD"/>
    <w:rsid w:val="006E0C0A"/>
    <w:rsid w:val="006E0C1B"/>
    <w:rsid w:val="006E0C89"/>
    <w:rsid w:val="006E0E16"/>
    <w:rsid w:val="006E0E5A"/>
    <w:rsid w:val="006E0F12"/>
    <w:rsid w:val="006E0F21"/>
    <w:rsid w:val="006E0FB3"/>
    <w:rsid w:val="006E11B7"/>
    <w:rsid w:val="006E1237"/>
    <w:rsid w:val="006E1252"/>
    <w:rsid w:val="006E135D"/>
    <w:rsid w:val="006E1567"/>
    <w:rsid w:val="006E157C"/>
    <w:rsid w:val="006E177B"/>
    <w:rsid w:val="006E1845"/>
    <w:rsid w:val="006E18ED"/>
    <w:rsid w:val="006E1941"/>
    <w:rsid w:val="006E196A"/>
    <w:rsid w:val="006E199D"/>
    <w:rsid w:val="006E1AA1"/>
    <w:rsid w:val="006E1AFC"/>
    <w:rsid w:val="006E1B8B"/>
    <w:rsid w:val="006E1B93"/>
    <w:rsid w:val="006E1BA7"/>
    <w:rsid w:val="006E1C21"/>
    <w:rsid w:val="006E1C49"/>
    <w:rsid w:val="006E1CDE"/>
    <w:rsid w:val="006E1D22"/>
    <w:rsid w:val="006E1D24"/>
    <w:rsid w:val="006E1D71"/>
    <w:rsid w:val="006E1DBB"/>
    <w:rsid w:val="006E1E58"/>
    <w:rsid w:val="006E1E86"/>
    <w:rsid w:val="006E1E8A"/>
    <w:rsid w:val="006E1F00"/>
    <w:rsid w:val="006E1F17"/>
    <w:rsid w:val="006E1F1C"/>
    <w:rsid w:val="006E2110"/>
    <w:rsid w:val="006E213D"/>
    <w:rsid w:val="006E21E2"/>
    <w:rsid w:val="006E224C"/>
    <w:rsid w:val="006E238D"/>
    <w:rsid w:val="006E240F"/>
    <w:rsid w:val="006E2423"/>
    <w:rsid w:val="006E244D"/>
    <w:rsid w:val="006E252D"/>
    <w:rsid w:val="006E25AF"/>
    <w:rsid w:val="006E276A"/>
    <w:rsid w:val="006E2A15"/>
    <w:rsid w:val="006E2A3F"/>
    <w:rsid w:val="006E2A44"/>
    <w:rsid w:val="006E2A9D"/>
    <w:rsid w:val="006E2B6C"/>
    <w:rsid w:val="006E2C39"/>
    <w:rsid w:val="006E2CBA"/>
    <w:rsid w:val="006E2D14"/>
    <w:rsid w:val="006E2E19"/>
    <w:rsid w:val="006E2EC4"/>
    <w:rsid w:val="006E2F80"/>
    <w:rsid w:val="006E2FC8"/>
    <w:rsid w:val="006E3010"/>
    <w:rsid w:val="006E30CA"/>
    <w:rsid w:val="006E30D3"/>
    <w:rsid w:val="006E3124"/>
    <w:rsid w:val="006E313E"/>
    <w:rsid w:val="006E31CF"/>
    <w:rsid w:val="006E3276"/>
    <w:rsid w:val="006E3546"/>
    <w:rsid w:val="006E35D1"/>
    <w:rsid w:val="006E3758"/>
    <w:rsid w:val="006E38E3"/>
    <w:rsid w:val="006E38F7"/>
    <w:rsid w:val="006E3A34"/>
    <w:rsid w:val="006E3A55"/>
    <w:rsid w:val="006E3B65"/>
    <w:rsid w:val="006E3B98"/>
    <w:rsid w:val="006E3B9F"/>
    <w:rsid w:val="006E3BF0"/>
    <w:rsid w:val="006E3D78"/>
    <w:rsid w:val="006E3FFC"/>
    <w:rsid w:val="006E4018"/>
    <w:rsid w:val="006E402A"/>
    <w:rsid w:val="006E415F"/>
    <w:rsid w:val="006E41F5"/>
    <w:rsid w:val="006E4208"/>
    <w:rsid w:val="006E42A5"/>
    <w:rsid w:val="006E42AB"/>
    <w:rsid w:val="006E4329"/>
    <w:rsid w:val="006E433D"/>
    <w:rsid w:val="006E43B9"/>
    <w:rsid w:val="006E43DE"/>
    <w:rsid w:val="006E441F"/>
    <w:rsid w:val="006E479F"/>
    <w:rsid w:val="006E48B7"/>
    <w:rsid w:val="006E4947"/>
    <w:rsid w:val="006E498E"/>
    <w:rsid w:val="006E4A36"/>
    <w:rsid w:val="006E4B28"/>
    <w:rsid w:val="006E4B4D"/>
    <w:rsid w:val="006E4C0D"/>
    <w:rsid w:val="006E4C5D"/>
    <w:rsid w:val="006E4CFF"/>
    <w:rsid w:val="006E4D71"/>
    <w:rsid w:val="006E4E26"/>
    <w:rsid w:val="006E4E3E"/>
    <w:rsid w:val="006E4E5E"/>
    <w:rsid w:val="006E4FC2"/>
    <w:rsid w:val="006E5039"/>
    <w:rsid w:val="006E5113"/>
    <w:rsid w:val="006E5126"/>
    <w:rsid w:val="006E5155"/>
    <w:rsid w:val="006E51F5"/>
    <w:rsid w:val="006E527C"/>
    <w:rsid w:val="006E5280"/>
    <w:rsid w:val="006E5467"/>
    <w:rsid w:val="006E548B"/>
    <w:rsid w:val="006E54FB"/>
    <w:rsid w:val="006E554B"/>
    <w:rsid w:val="006E5586"/>
    <w:rsid w:val="006E55A8"/>
    <w:rsid w:val="006E5635"/>
    <w:rsid w:val="006E5645"/>
    <w:rsid w:val="006E566A"/>
    <w:rsid w:val="006E5693"/>
    <w:rsid w:val="006E56EA"/>
    <w:rsid w:val="006E570F"/>
    <w:rsid w:val="006E5725"/>
    <w:rsid w:val="006E579C"/>
    <w:rsid w:val="006E5822"/>
    <w:rsid w:val="006E5847"/>
    <w:rsid w:val="006E586F"/>
    <w:rsid w:val="006E593B"/>
    <w:rsid w:val="006E59A6"/>
    <w:rsid w:val="006E59B6"/>
    <w:rsid w:val="006E59C6"/>
    <w:rsid w:val="006E59F5"/>
    <w:rsid w:val="006E5B5B"/>
    <w:rsid w:val="006E5B6A"/>
    <w:rsid w:val="006E5C0D"/>
    <w:rsid w:val="006E5C31"/>
    <w:rsid w:val="006E5C7D"/>
    <w:rsid w:val="006E5CA4"/>
    <w:rsid w:val="006E5CCB"/>
    <w:rsid w:val="006E5D92"/>
    <w:rsid w:val="006E5DAD"/>
    <w:rsid w:val="006E5DEF"/>
    <w:rsid w:val="006E5F1E"/>
    <w:rsid w:val="006E5F23"/>
    <w:rsid w:val="006E5F6A"/>
    <w:rsid w:val="006E600D"/>
    <w:rsid w:val="006E60E0"/>
    <w:rsid w:val="006E614B"/>
    <w:rsid w:val="006E61A3"/>
    <w:rsid w:val="006E61D7"/>
    <w:rsid w:val="006E624F"/>
    <w:rsid w:val="006E628B"/>
    <w:rsid w:val="006E6296"/>
    <w:rsid w:val="006E62B3"/>
    <w:rsid w:val="006E62CF"/>
    <w:rsid w:val="006E64F8"/>
    <w:rsid w:val="006E6573"/>
    <w:rsid w:val="006E65A6"/>
    <w:rsid w:val="006E65F2"/>
    <w:rsid w:val="006E662B"/>
    <w:rsid w:val="006E6665"/>
    <w:rsid w:val="006E6699"/>
    <w:rsid w:val="006E66B9"/>
    <w:rsid w:val="006E6786"/>
    <w:rsid w:val="006E67E5"/>
    <w:rsid w:val="006E67FE"/>
    <w:rsid w:val="006E695E"/>
    <w:rsid w:val="006E6991"/>
    <w:rsid w:val="006E6B30"/>
    <w:rsid w:val="006E6BB9"/>
    <w:rsid w:val="006E6C23"/>
    <w:rsid w:val="006E6EA0"/>
    <w:rsid w:val="006E7033"/>
    <w:rsid w:val="006E71C9"/>
    <w:rsid w:val="006E730C"/>
    <w:rsid w:val="006E7317"/>
    <w:rsid w:val="006E733F"/>
    <w:rsid w:val="006E735B"/>
    <w:rsid w:val="006E736B"/>
    <w:rsid w:val="006E73A3"/>
    <w:rsid w:val="006E73CD"/>
    <w:rsid w:val="006E74C0"/>
    <w:rsid w:val="006E7546"/>
    <w:rsid w:val="006E7666"/>
    <w:rsid w:val="006E7763"/>
    <w:rsid w:val="006E7790"/>
    <w:rsid w:val="006E7854"/>
    <w:rsid w:val="006E790C"/>
    <w:rsid w:val="006E7999"/>
    <w:rsid w:val="006E799C"/>
    <w:rsid w:val="006E79DA"/>
    <w:rsid w:val="006E7A07"/>
    <w:rsid w:val="006E7A49"/>
    <w:rsid w:val="006E7B09"/>
    <w:rsid w:val="006E7B65"/>
    <w:rsid w:val="006E7B8D"/>
    <w:rsid w:val="006E7C77"/>
    <w:rsid w:val="006E7E06"/>
    <w:rsid w:val="006E7EEF"/>
    <w:rsid w:val="006E7F16"/>
    <w:rsid w:val="006E7FBF"/>
    <w:rsid w:val="006ECC70"/>
    <w:rsid w:val="006F0042"/>
    <w:rsid w:val="006F00ED"/>
    <w:rsid w:val="006F0244"/>
    <w:rsid w:val="006F044D"/>
    <w:rsid w:val="006F0578"/>
    <w:rsid w:val="006F05EE"/>
    <w:rsid w:val="006F0606"/>
    <w:rsid w:val="006F0643"/>
    <w:rsid w:val="006F068D"/>
    <w:rsid w:val="006F06A4"/>
    <w:rsid w:val="006F06B3"/>
    <w:rsid w:val="006F074C"/>
    <w:rsid w:val="006F07C6"/>
    <w:rsid w:val="006F07E0"/>
    <w:rsid w:val="006F0860"/>
    <w:rsid w:val="006F086F"/>
    <w:rsid w:val="006F092E"/>
    <w:rsid w:val="006F0994"/>
    <w:rsid w:val="006F0A93"/>
    <w:rsid w:val="006F0ACB"/>
    <w:rsid w:val="006F0AF5"/>
    <w:rsid w:val="006F0B15"/>
    <w:rsid w:val="006F0B32"/>
    <w:rsid w:val="006F0BB6"/>
    <w:rsid w:val="006F0C35"/>
    <w:rsid w:val="006F0C80"/>
    <w:rsid w:val="006F0CB6"/>
    <w:rsid w:val="006F0D1F"/>
    <w:rsid w:val="006F0E33"/>
    <w:rsid w:val="006F0F35"/>
    <w:rsid w:val="006F1192"/>
    <w:rsid w:val="006F1194"/>
    <w:rsid w:val="006F12ED"/>
    <w:rsid w:val="006F137C"/>
    <w:rsid w:val="006F13AA"/>
    <w:rsid w:val="006F1469"/>
    <w:rsid w:val="006F1496"/>
    <w:rsid w:val="006F153F"/>
    <w:rsid w:val="006F16C7"/>
    <w:rsid w:val="006F16CB"/>
    <w:rsid w:val="006F179B"/>
    <w:rsid w:val="006F1816"/>
    <w:rsid w:val="006F181E"/>
    <w:rsid w:val="006F183C"/>
    <w:rsid w:val="006F1978"/>
    <w:rsid w:val="006F1AAA"/>
    <w:rsid w:val="006F1C6F"/>
    <w:rsid w:val="006F1D1C"/>
    <w:rsid w:val="006F1D29"/>
    <w:rsid w:val="006F1D79"/>
    <w:rsid w:val="006F1E01"/>
    <w:rsid w:val="006F1E61"/>
    <w:rsid w:val="006F1FD6"/>
    <w:rsid w:val="006F1FE9"/>
    <w:rsid w:val="006F1FF7"/>
    <w:rsid w:val="006F20D9"/>
    <w:rsid w:val="006F2153"/>
    <w:rsid w:val="006F21AF"/>
    <w:rsid w:val="006F21D6"/>
    <w:rsid w:val="006F220D"/>
    <w:rsid w:val="006F225D"/>
    <w:rsid w:val="006F2278"/>
    <w:rsid w:val="006F244C"/>
    <w:rsid w:val="006F246F"/>
    <w:rsid w:val="006F257D"/>
    <w:rsid w:val="006F259F"/>
    <w:rsid w:val="006F25E6"/>
    <w:rsid w:val="006F265A"/>
    <w:rsid w:val="006F2708"/>
    <w:rsid w:val="006F2785"/>
    <w:rsid w:val="006F27A3"/>
    <w:rsid w:val="006F27D5"/>
    <w:rsid w:val="006F2887"/>
    <w:rsid w:val="006F296A"/>
    <w:rsid w:val="006F2973"/>
    <w:rsid w:val="006F2A34"/>
    <w:rsid w:val="006F2B0E"/>
    <w:rsid w:val="006F2B42"/>
    <w:rsid w:val="006F2B50"/>
    <w:rsid w:val="006F2BFF"/>
    <w:rsid w:val="006F2D5B"/>
    <w:rsid w:val="006F2E17"/>
    <w:rsid w:val="006F2F93"/>
    <w:rsid w:val="006F2FFB"/>
    <w:rsid w:val="006F3033"/>
    <w:rsid w:val="006F3091"/>
    <w:rsid w:val="006F310C"/>
    <w:rsid w:val="006F311A"/>
    <w:rsid w:val="006F3191"/>
    <w:rsid w:val="006F32D2"/>
    <w:rsid w:val="006F336D"/>
    <w:rsid w:val="006F3439"/>
    <w:rsid w:val="006F343A"/>
    <w:rsid w:val="006F3529"/>
    <w:rsid w:val="006F3599"/>
    <w:rsid w:val="006F3613"/>
    <w:rsid w:val="006F3661"/>
    <w:rsid w:val="006F36D2"/>
    <w:rsid w:val="006F36FF"/>
    <w:rsid w:val="006F3945"/>
    <w:rsid w:val="006F39A6"/>
    <w:rsid w:val="006F39EB"/>
    <w:rsid w:val="006F3A5C"/>
    <w:rsid w:val="006F3A67"/>
    <w:rsid w:val="006F3A68"/>
    <w:rsid w:val="006F3AD9"/>
    <w:rsid w:val="006F3C13"/>
    <w:rsid w:val="006F3CA3"/>
    <w:rsid w:val="006F3D53"/>
    <w:rsid w:val="006F3DB4"/>
    <w:rsid w:val="006F3E0B"/>
    <w:rsid w:val="006F3E5E"/>
    <w:rsid w:val="006F3E63"/>
    <w:rsid w:val="006F3EDE"/>
    <w:rsid w:val="006F405A"/>
    <w:rsid w:val="006F4308"/>
    <w:rsid w:val="006F431D"/>
    <w:rsid w:val="006F43C6"/>
    <w:rsid w:val="006F43E5"/>
    <w:rsid w:val="006F43E8"/>
    <w:rsid w:val="006F44C3"/>
    <w:rsid w:val="006F45CE"/>
    <w:rsid w:val="006F45D5"/>
    <w:rsid w:val="006F472C"/>
    <w:rsid w:val="006F47D4"/>
    <w:rsid w:val="006F48C2"/>
    <w:rsid w:val="006F48DA"/>
    <w:rsid w:val="006F490B"/>
    <w:rsid w:val="006F4A8A"/>
    <w:rsid w:val="006F4AA2"/>
    <w:rsid w:val="006F4B29"/>
    <w:rsid w:val="006F4B40"/>
    <w:rsid w:val="006F4B57"/>
    <w:rsid w:val="006F4BA9"/>
    <w:rsid w:val="006F4C37"/>
    <w:rsid w:val="006F4D79"/>
    <w:rsid w:val="006F4FDD"/>
    <w:rsid w:val="006F5028"/>
    <w:rsid w:val="006F5036"/>
    <w:rsid w:val="006F50C9"/>
    <w:rsid w:val="006F5148"/>
    <w:rsid w:val="006F51E4"/>
    <w:rsid w:val="006F5212"/>
    <w:rsid w:val="006F5287"/>
    <w:rsid w:val="006F532B"/>
    <w:rsid w:val="006F5448"/>
    <w:rsid w:val="006F5456"/>
    <w:rsid w:val="006F55AD"/>
    <w:rsid w:val="006F55B3"/>
    <w:rsid w:val="006F5620"/>
    <w:rsid w:val="006F573F"/>
    <w:rsid w:val="006F57BC"/>
    <w:rsid w:val="006F5886"/>
    <w:rsid w:val="006F58B6"/>
    <w:rsid w:val="006F58D3"/>
    <w:rsid w:val="006F5A6F"/>
    <w:rsid w:val="006F5AE0"/>
    <w:rsid w:val="006F5B70"/>
    <w:rsid w:val="006F5C8B"/>
    <w:rsid w:val="006F5CDE"/>
    <w:rsid w:val="006F5CF9"/>
    <w:rsid w:val="006F5D0F"/>
    <w:rsid w:val="006F5EAE"/>
    <w:rsid w:val="006F5EBD"/>
    <w:rsid w:val="006F5EEE"/>
    <w:rsid w:val="006F5F4D"/>
    <w:rsid w:val="006F5FE6"/>
    <w:rsid w:val="006F600A"/>
    <w:rsid w:val="006F60B8"/>
    <w:rsid w:val="006F60C6"/>
    <w:rsid w:val="006F6147"/>
    <w:rsid w:val="006F6376"/>
    <w:rsid w:val="006F659D"/>
    <w:rsid w:val="006F678A"/>
    <w:rsid w:val="006F6922"/>
    <w:rsid w:val="006F6A0D"/>
    <w:rsid w:val="006F6ABD"/>
    <w:rsid w:val="006F6C37"/>
    <w:rsid w:val="006F6DBC"/>
    <w:rsid w:val="006F6E78"/>
    <w:rsid w:val="006F6EEA"/>
    <w:rsid w:val="006F7152"/>
    <w:rsid w:val="006F71A1"/>
    <w:rsid w:val="006F71F1"/>
    <w:rsid w:val="006F725A"/>
    <w:rsid w:val="006F7260"/>
    <w:rsid w:val="006F72FA"/>
    <w:rsid w:val="006F7317"/>
    <w:rsid w:val="006F737C"/>
    <w:rsid w:val="006F741F"/>
    <w:rsid w:val="006F77B5"/>
    <w:rsid w:val="006F7869"/>
    <w:rsid w:val="006F78FA"/>
    <w:rsid w:val="006F79F5"/>
    <w:rsid w:val="006F7A05"/>
    <w:rsid w:val="006F7A77"/>
    <w:rsid w:val="006F7A86"/>
    <w:rsid w:val="006F7BAE"/>
    <w:rsid w:val="006F7CB7"/>
    <w:rsid w:val="006F7D94"/>
    <w:rsid w:val="006F7F51"/>
    <w:rsid w:val="006F7F7D"/>
    <w:rsid w:val="0070006A"/>
    <w:rsid w:val="00700140"/>
    <w:rsid w:val="0070016D"/>
    <w:rsid w:val="00700177"/>
    <w:rsid w:val="007001A6"/>
    <w:rsid w:val="0070041E"/>
    <w:rsid w:val="0070047A"/>
    <w:rsid w:val="0070055F"/>
    <w:rsid w:val="007005EA"/>
    <w:rsid w:val="00700625"/>
    <w:rsid w:val="00700709"/>
    <w:rsid w:val="00700771"/>
    <w:rsid w:val="00700777"/>
    <w:rsid w:val="007007AD"/>
    <w:rsid w:val="00700802"/>
    <w:rsid w:val="007008DA"/>
    <w:rsid w:val="0070094B"/>
    <w:rsid w:val="0070099F"/>
    <w:rsid w:val="00700ABE"/>
    <w:rsid w:val="00700B3B"/>
    <w:rsid w:val="00700B49"/>
    <w:rsid w:val="00700B8E"/>
    <w:rsid w:val="00700D4B"/>
    <w:rsid w:val="00700E40"/>
    <w:rsid w:val="00700E98"/>
    <w:rsid w:val="00700E9D"/>
    <w:rsid w:val="00701011"/>
    <w:rsid w:val="0070106B"/>
    <w:rsid w:val="007010CD"/>
    <w:rsid w:val="00701157"/>
    <w:rsid w:val="007011AE"/>
    <w:rsid w:val="0070127F"/>
    <w:rsid w:val="007012B4"/>
    <w:rsid w:val="0070139D"/>
    <w:rsid w:val="007013B6"/>
    <w:rsid w:val="00701470"/>
    <w:rsid w:val="00701500"/>
    <w:rsid w:val="00701509"/>
    <w:rsid w:val="00701512"/>
    <w:rsid w:val="00701552"/>
    <w:rsid w:val="0070174A"/>
    <w:rsid w:val="007017F0"/>
    <w:rsid w:val="00701A30"/>
    <w:rsid w:val="00701A73"/>
    <w:rsid w:val="00701AF0"/>
    <w:rsid w:val="00701D43"/>
    <w:rsid w:val="00701D98"/>
    <w:rsid w:val="00701E09"/>
    <w:rsid w:val="00701E7B"/>
    <w:rsid w:val="00701FF4"/>
    <w:rsid w:val="0070209E"/>
    <w:rsid w:val="007020D6"/>
    <w:rsid w:val="007020EC"/>
    <w:rsid w:val="007020EE"/>
    <w:rsid w:val="00702127"/>
    <w:rsid w:val="00702270"/>
    <w:rsid w:val="0070241F"/>
    <w:rsid w:val="00702443"/>
    <w:rsid w:val="00702494"/>
    <w:rsid w:val="007024FA"/>
    <w:rsid w:val="0070266A"/>
    <w:rsid w:val="00702681"/>
    <w:rsid w:val="00702772"/>
    <w:rsid w:val="0070283D"/>
    <w:rsid w:val="0070290D"/>
    <w:rsid w:val="00702961"/>
    <w:rsid w:val="0070299C"/>
    <w:rsid w:val="00702B15"/>
    <w:rsid w:val="00702D72"/>
    <w:rsid w:val="00702D77"/>
    <w:rsid w:val="00702D8A"/>
    <w:rsid w:val="00702DC7"/>
    <w:rsid w:val="00702E1C"/>
    <w:rsid w:val="00702E92"/>
    <w:rsid w:val="00702F04"/>
    <w:rsid w:val="00702F96"/>
    <w:rsid w:val="00703021"/>
    <w:rsid w:val="0070308B"/>
    <w:rsid w:val="007030A6"/>
    <w:rsid w:val="0070323E"/>
    <w:rsid w:val="007032FB"/>
    <w:rsid w:val="00703318"/>
    <w:rsid w:val="0070334C"/>
    <w:rsid w:val="00703486"/>
    <w:rsid w:val="007034AA"/>
    <w:rsid w:val="00703557"/>
    <w:rsid w:val="00703616"/>
    <w:rsid w:val="00703619"/>
    <w:rsid w:val="007036E2"/>
    <w:rsid w:val="00703763"/>
    <w:rsid w:val="0070383A"/>
    <w:rsid w:val="007038EA"/>
    <w:rsid w:val="00703923"/>
    <w:rsid w:val="00703971"/>
    <w:rsid w:val="00703A8B"/>
    <w:rsid w:val="00703AFE"/>
    <w:rsid w:val="00703B57"/>
    <w:rsid w:val="00703C6B"/>
    <w:rsid w:val="00703CAD"/>
    <w:rsid w:val="00703D4C"/>
    <w:rsid w:val="00703DA5"/>
    <w:rsid w:val="00703DB5"/>
    <w:rsid w:val="00703EFC"/>
    <w:rsid w:val="00703F17"/>
    <w:rsid w:val="00703FFD"/>
    <w:rsid w:val="00704014"/>
    <w:rsid w:val="0070413D"/>
    <w:rsid w:val="00704161"/>
    <w:rsid w:val="0070429F"/>
    <w:rsid w:val="00704569"/>
    <w:rsid w:val="0070458F"/>
    <w:rsid w:val="00704695"/>
    <w:rsid w:val="007046B4"/>
    <w:rsid w:val="00704752"/>
    <w:rsid w:val="00704768"/>
    <w:rsid w:val="00704860"/>
    <w:rsid w:val="0070487D"/>
    <w:rsid w:val="007049BC"/>
    <w:rsid w:val="00704A06"/>
    <w:rsid w:val="00704A3F"/>
    <w:rsid w:val="00704A64"/>
    <w:rsid w:val="00704D73"/>
    <w:rsid w:val="00704E86"/>
    <w:rsid w:val="00704EE1"/>
    <w:rsid w:val="00704EF7"/>
    <w:rsid w:val="00704F0C"/>
    <w:rsid w:val="00704F30"/>
    <w:rsid w:val="00705001"/>
    <w:rsid w:val="0070503F"/>
    <w:rsid w:val="00705175"/>
    <w:rsid w:val="0070535F"/>
    <w:rsid w:val="00705382"/>
    <w:rsid w:val="00705414"/>
    <w:rsid w:val="00705454"/>
    <w:rsid w:val="00705510"/>
    <w:rsid w:val="00705520"/>
    <w:rsid w:val="00705552"/>
    <w:rsid w:val="00705620"/>
    <w:rsid w:val="00705648"/>
    <w:rsid w:val="00705720"/>
    <w:rsid w:val="0070575E"/>
    <w:rsid w:val="00705891"/>
    <w:rsid w:val="007058B8"/>
    <w:rsid w:val="0070594E"/>
    <w:rsid w:val="0070599D"/>
    <w:rsid w:val="007059D4"/>
    <w:rsid w:val="00705A16"/>
    <w:rsid w:val="00705A3E"/>
    <w:rsid w:val="00705B19"/>
    <w:rsid w:val="00705B3A"/>
    <w:rsid w:val="00705B3B"/>
    <w:rsid w:val="00705C69"/>
    <w:rsid w:val="00705C85"/>
    <w:rsid w:val="00705D6D"/>
    <w:rsid w:val="00705DB4"/>
    <w:rsid w:val="00705E72"/>
    <w:rsid w:val="00705E9B"/>
    <w:rsid w:val="00705EB0"/>
    <w:rsid w:val="00705F2A"/>
    <w:rsid w:val="0070603B"/>
    <w:rsid w:val="00706066"/>
    <w:rsid w:val="007060CF"/>
    <w:rsid w:val="007063FE"/>
    <w:rsid w:val="00706433"/>
    <w:rsid w:val="00706584"/>
    <w:rsid w:val="00706605"/>
    <w:rsid w:val="007066DF"/>
    <w:rsid w:val="0070683A"/>
    <w:rsid w:val="00706841"/>
    <w:rsid w:val="0070688A"/>
    <w:rsid w:val="0070689B"/>
    <w:rsid w:val="007069BB"/>
    <w:rsid w:val="00706A19"/>
    <w:rsid w:val="00706A6D"/>
    <w:rsid w:val="00706B2A"/>
    <w:rsid w:val="00706B2E"/>
    <w:rsid w:val="00706BCC"/>
    <w:rsid w:val="00706D9E"/>
    <w:rsid w:val="00706DAD"/>
    <w:rsid w:val="00706E09"/>
    <w:rsid w:val="00707021"/>
    <w:rsid w:val="0070703C"/>
    <w:rsid w:val="007070B4"/>
    <w:rsid w:val="0070718B"/>
    <w:rsid w:val="007072B9"/>
    <w:rsid w:val="00707371"/>
    <w:rsid w:val="0070738D"/>
    <w:rsid w:val="00707464"/>
    <w:rsid w:val="0070770B"/>
    <w:rsid w:val="00707717"/>
    <w:rsid w:val="00707723"/>
    <w:rsid w:val="00707798"/>
    <w:rsid w:val="007077DB"/>
    <w:rsid w:val="0070787F"/>
    <w:rsid w:val="00707968"/>
    <w:rsid w:val="007079D6"/>
    <w:rsid w:val="00707A46"/>
    <w:rsid w:val="00707AA4"/>
    <w:rsid w:val="00707AFB"/>
    <w:rsid w:val="00707B34"/>
    <w:rsid w:val="00707BBC"/>
    <w:rsid w:val="00707BE1"/>
    <w:rsid w:val="00707CAD"/>
    <w:rsid w:val="00707CDD"/>
    <w:rsid w:val="00707D79"/>
    <w:rsid w:val="00707DA5"/>
    <w:rsid w:val="00707EA6"/>
    <w:rsid w:val="00707EF1"/>
    <w:rsid w:val="00707FB6"/>
    <w:rsid w:val="00710025"/>
    <w:rsid w:val="00710066"/>
    <w:rsid w:val="007100DE"/>
    <w:rsid w:val="00710118"/>
    <w:rsid w:val="00710136"/>
    <w:rsid w:val="00710138"/>
    <w:rsid w:val="0071013D"/>
    <w:rsid w:val="00710303"/>
    <w:rsid w:val="00710319"/>
    <w:rsid w:val="0071036D"/>
    <w:rsid w:val="00710379"/>
    <w:rsid w:val="0071037C"/>
    <w:rsid w:val="007103B2"/>
    <w:rsid w:val="007104DA"/>
    <w:rsid w:val="00710520"/>
    <w:rsid w:val="0071058C"/>
    <w:rsid w:val="0071063F"/>
    <w:rsid w:val="00710693"/>
    <w:rsid w:val="007106AC"/>
    <w:rsid w:val="007106DB"/>
    <w:rsid w:val="007106E8"/>
    <w:rsid w:val="0071070F"/>
    <w:rsid w:val="0071075F"/>
    <w:rsid w:val="00710769"/>
    <w:rsid w:val="0071077A"/>
    <w:rsid w:val="007107DC"/>
    <w:rsid w:val="0071088D"/>
    <w:rsid w:val="0071090A"/>
    <w:rsid w:val="00710967"/>
    <w:rsid w:val="007109D6"/>
    <w:rsid w:val="00710A20"/>
    <w:rsid w:val="00710A4C"/>
    <w:rsid w:val="00710A7E"/>
    <w:rsid w:val="00710ABE"/>
    <w:rsid w:val="00710B99"/>
    <w:rsid w:val="00710C65"/>
    <w:rsid w:val="00710DA7"/>
    <w:rsid w:val="00710EAD"/>
    <w:rsid w:val="00710ED0"/>
    <w:rsid w:val="00711086"/>
    <w:rsid w:val="007110B3"/>
    <w:rsid w:val="00711190"/>
    <w:rsid w:val="0071129F"/>
    <w:rsid w:val="007112DB"/>
    <w:rsid w:val="007112E5"/>
    <w:rsid w:val="007112FE"/>
    <w:rsid w:val="0071133C"/>
    <w:rsid w:val="0071133D"/>
    <w:rsid w:val="007113AB"/>
    <w:rsid w:val="007113F1"/>
    <w:rsid w:val="007114A0"/>
    <w:rsid w:val="007114B5"/>
    <w:rsid w:val="007115C6"/>
    <w:rsid w:val="00711692"/>
    <w:rsid w:val="007117A0"/>
    <w:rsid w:val="007117EA"/>
    <w:rsid w:val="007118E7"/>
    <w:rsid w:val="00711905"/>
    <w:rsid w:val="00711973"/>
    <w:rsid w:val="0071197A"/>
    <w:rsid w:val="00711B35"/>
    <w:rsid w:val="00711B3E"/>
    <w:rsid w:val="00711BA1"/>
    <w:rsid w:val="00711CA1"/>
    <w:rsid w:val="00711CF0"/>
    <w:rsid w:val="00711D4F"/>
    <w:rsid w:val="00711D5C"/>
    <w:rsid w:val="00711DAB"/>
    <w:rsid w:val="00711EF0"/>
    <w:rsid w:val="00711F33"/>
    <w:rsid w:val="007120DE"/>
    <w:rsid w:val="00712190"/>
    <w:rsid w:val="007121DC"/>
    <w:rsid w:val="00712244"/>
    <w:rsid w:val="00712365"/>
    <w:rsid w:val="00712395"/>
    <w:rsid w:val="0071249D"/>
    <w:rsid w:val="007124C4"/>
    <w:rsid w:val="007125AF"/>
    <w:rsid w:val="007125BD"/>
    <w:rsid w:val="00712616"/>
    <w:rsid w:val="0071261E"/>
    <w:rsid w:val="00712640"/>
    <w:rsid w:val="0071266C"/>
    <w:rsid w:val="0071268A"/>
    <w:rsid w:val="007126CF"/>
    <w:rsid w:val="007126E9"/>
    <w:rsid w:val="00712724"/>
    <w:rsid w:val="00712757"/>
    <w:rsid w:val="00712770"/>
    <w:rsid w:val="007128FB"/>
    <w:rsid w:val="0071299C"/>
    <w:rsid w:val="00712AAB"/>
    <w:rsid w:val="00712B43"/>
    <w:rsid w:val="00712B52"/>
    <w:rsid w:val="00712C91"/>
    <w:rsid w:val="00712DD1"/>
    <w:rsid w:val="00712E78"/>
    <w:rsid w:val="00712EB6"/>
    <w:rsid w:val="00712EBD"/>
    <w:rsid w:val="00712F30"/>
    <w:rsid w:val="0071301F"/>
    <w:rsid w:val="007130F1"/>
    <w:rsid w:val="00713129"/>
    <w:rsid w:val="00713165"/>
    <w:rsid w:val="0071329F"/>
    <w:rsid w:val="007132EA"/>
    <w:rsid w:val="00713328"/>
    <w:rsid w:val="0071357D"/>
    <w:rsid w:val="0071358F"/>
    <w:rsid w:val="0071368E"/>
    <w:rsid w:val="007136CF"/>
    <w:rsid w:val="007137BA"/>
    <w:rsid w:val="0071384D"/>
    <w:rsid w:val="0071397A"/>
    <w:rsid w:val="00713A33"/>
    <w:rsid w:val="00713B86"/>
    <w:rsid w:val="00713BA2"/>
    <w:rsid w:val="00713BC1"/>
    <w:rsid w:val="00713BF3"/>
    <w:rsid w:val="00713C8B"/>
    <w:rsid w:val="00713D66"/>
    <w:rsid w:val="00713D95"/>
    <w:rsid w:val="00713E59"/>
    <w:rsid w:val="00714074"/>
    <w:rsid w:val="007140F8"/>
    <w:rsid w:val="0071410E"/>
    <w:rsid w:val="0071418A"/>
    <w:rsid w:val="007141E8"/>
    <w:rsid w:val="00714225"/>
    <w:rsid w:val="00714267"/>
    <w:rsid w:val="007142A6"/>
    <w:rsid w:val="007142E2"/>
    <w:rsid w:val="007143A2"/>
    <w:rsid w:val="007143FF"/>
    <w:rsid w:val="00714422"/>
    <w:rsid w:val="00714445"/>
    <w:rsid w:val="00714564"/>
    <w:rsid w:val="00714567"/>
    <w:rsid w:val="007145BD"/>
    <w:rsid w:val="0071462A"/>
    <w:rsid w:val="007146D3"/>
    <w:rsid w:val="007146D7"/>
    <w:rsid w:val="007146DC"/>
    <w:rsid w:val="0071477D"/>
    <w:rsid w:val="0071488F"/>
    <w:rsid w:val="007148D6"/>
    <w:rsid w:val="007149BD"/>
    <w:rsid w:val="00714A06"/>
    <w:rsid w:val="00714AA3"/>
    <w:rsid w:val="00714AC5"/>
    <w:rsid w:val="00714AF6"/>
    <w:rsid w:val="00714CF8"/>
    <w:rsid w:val="00714D2B"/>
    <w:rsid w:val="00714DFA"/>
    <w:rsid w:val="00714E92"/>
    <w:rsid w:val="00714EB0"/>
    <w:rsid w:val="00714F85"/>
    <w:rsid w:val="00715049"/>
    <w:rsid w:val="007150BA"/>
    <w:rsid w:val="0071515A"/>
    <w:rsid w:val="007151AD"/>
    <w:rsid w:val="00715205"/>
    <w:rsid w:val="00715230"/>
    <w:rsid w:val="00715414"/>
    <w:rsid w:val="0071541A"/>
    <w:rsid w:val="00715640"/>
    <w:rsid w:val="007157E9"/>
    <w:rsid w:val="007157F7"/>
    <w:rsid w:val="00715879"/>
    <w:rsid w:val="007159FC"/>
    <w:rsid w:val="00715B00"/>
    <w:rsid w:val="00715BFD"/>
    <w:rsid w:val="00715C47"/>
    <w:rsid w:val="00715C8B"/>
    <w:rsid w:val="00715CD6"/>
    <w:rsid w:val="00715DEC"/>
    <w:rsid w:val="00715E33"/>
    <w:rsid w:val="00715E80"/>
    <w:rsid w:val="00715F18"/>
    <w:rsid w:val="007160A7"/>
    <w:rsid w:val="007161A1"/>
    <w:rsid w:val="00716229"/>
    <w:rsid w:val="0071626D"/>
    <w:rsid w:val="007163CF"/>
    <w:rsid w:val="00716406"/>
    <w:rsid w:val="0071640F"/>
    <w:rsid w:val="0071642B"/>
    <w:rsid w:val="00716467"/>
    <w:rsid w:val="00716468"/>
    <w:rsid w:val="007164E5"/>
    <w:rsid w:val="007164F8"/>
    <w:rsid w:val="007164F9"/>
    <w:rsid w:val="00716529"/>
    <w:rsid w:val="00716537"/>
    <w:rsid w:val="0071653B"/>
    <w:rsid w:val="00716673"/>
    <w:rsid w:val="007166BD"/>
    <w:rsid w:val="007167A1"/>
    <w:rsid w:val="007167C3"/>
    <w:rsid w:val="007167CF"/>
    <w:rsid w:val="00716972"/>
    <w:rsid w:val="007169BA"/>
    <w:rsid w:val="00716A32"/>
    <w:rsid w:val="00716B33"/>
    <w:rsid w:val="00716C1D"/>
    <w:rsid w:val="00716C25"/>
    <w:rsid w:val="00716C81"/>
    <w:rsid w:val="00716D3B"/>
    <w:rsid w:val="00716DCA"/>
    <w:rsid w:val="00716E77"/>
    <w:rsid w:val="00716E99"/>
    <w:rsid w:val="00716EF2"/>
    <w:rsid w:val="00716FB0"/>
    <w:rsid w:val="00717053"/>
    <w:rsid w:val="007170AA"/>
    <w:rsid w:val="00717148"/>
    <w:rsid w:val="0071718A"/>
    <w:rsid w:val="007171E1"/>
    <w:rsid w:val="0071721E"/>
    <w:rsid w:val="007172B0"/>
    <w:rsid w:val="00717309"/>
    <w:rsid w:val="00717377"/>
    <w:rsid w:val="007173B3"/>
    <w:rsid w:val="00717426"/>
    <w:rsid w:val="0071748B"/>
    <w:rsid w:val="00717519"/>
    <w:rsid w:val="0071751E"/>
    <w:rsid w:val="007175CB"/>
    <w:rsid w:val="00717737"/>
    <w:rsid w:val="007177A7"/>
    <w:rsid w:val="007179F1"/>
    <w:rsid w:val="00717A37"/>
    <w:rsid w:val="00717B1F"/>
    <w:rsid w:val="00717B78"/>
    <w:rsid w:val="00717CBA"/>
    <w:rsid w:val="00717D1C"/>
    <w:rsid w:val="00717D23"/>
    <w:rsid w:val="00717D84"/>
    <w:rsid w:val="00717D9D"/>
    <w:rsid w:val="00717E9D"/>
    <w:rsid w:val="00717EA2"/>
    <w:rsid w:val="00717ECF"/>
    <w:rsid w:val="00717FA8"/>
    <w:rsid w:val="00720057"/>
    <w:rsid w:val="007200B2"/>
    <w:rsid w:val="007200BE"/>
    <w:rsid w:val="007200EC"/>
    <w:rsid w:val="00720115"/>
    <w:rsid w:val="00720282"/>
    <w:rsid w:val="00720315"/>
    <w:rsid w:val="00720331"/>
    <w:rsid w:val="0072033F"/>
    <w:rsid w:val="00720392"/>
    <w:rsid w:val="007204B0"/>
    <w:rsid w:val="007204E9"/>
    <w:rsid w:val="0072053A"/>
    <w:rsid w:val="0072055A"/>
    <w:rsid w:val="007205CD"/>
    <w:rsid w:val="00720613"/>
    <w:rsid w:val="0072062A"/>
    <w:rsid w:val="00720668"/>
    <w:rsid w:val="007206AD"/>
    <w:rsid w:val="0072073F"/>
    <w:rsid w:val="00720809"/>
    <w:rsid w:val="0072080E"/>
    <w:rsid w:val="00720814"/>
    <w:rsid w:val="00720826"/>
    <w:rsid w:val="00720888"/>
    <w:rsid w:val="00720929"/>
    <w:rsid w:val="00720AEA"/>
    <w:rsid w:val="00720B22"/>
    <w:rsid w:val="00720B2A"/>
    <w:rsid w:val="00720B60"/>
    <w:rsid w:val="00720B9F"/>
    <w:rsid w:val="00720BC2"/>
    <w:rsid w:val="00720C3B"/>
    <w:rsid w:val="00720CBA"/>
    <w:rsid w:val="00720D8B"/>
    <w:rsid w:val="00720DCB"/>
    <w:rsid w:val="00720DF8"/>
    <w:rsid w:val="00720E21"/>
    <w:rsid w:val="00720E8C"/>
    <w:rsid w:val="00720EA6"/>
    <w:rsid w:val="0072101F"/>
    <w:rsid w:val="007210A1"/>
    <w:rsid w:val="00721129"/>
    <w:rsid w:val="007212AF"/>
    <w:rsid w:val="007212C8"/>
    <w:rsid w:val="007212E7"/>
    <w:rsid w:val="00721374"/>
    <w:rsid w:val="007215BB"/>
    <w:rsid w:val="0072161B"/>
    <w:rsid w:val="0072171D"/>
    <w:rsid w:val="0072181D"/>
    <w:rsid w:val="00721856"/>
    <w:rsid w:val="0072194B"/>
    <w:rsid w:val="00721990"/>
    <w:rsid w:val="007219B1"/>
    <w:rsid w:val="00721AF3"/>
    <w:rsid w:val="00721B67"/>
    <w:rsid w:val="00721B9C"/>
    <w:rsid w:val="00721BEB"/>
    <w:rsid w:val="00721CB7"/>
    <w:rsid w:val="00721D2C"/>
    <w:rsid w:val="00721E0E"/>
    <w:rsid w:val="00721E1F"/>
    <w:rsid w:val="00721ED8"/>
    <w:rsid w:val="00721F14"/>
    <w:rsid w:val="00721F40"/>
    <w:rsid w:val="00721FEF"/>
    <w:rsid w:val="00722109"/>
    <w:rsid w:val="00722118"/>
    <w:rsid w:val="00722195"/>
    <w:rsid w:val="00722233"/>
    <w:rsid w:val="007223A7"/>
    <w:rsid w:val="007223CA"/>
    <w:rsid w:val="0072241E"/>
    <w:rsid w:val="00722503"/>
    <w:rsid w:val="00722571"/>
    <w:rsid w:val="0072259C"/>
    <w:rsid w:val="00722781"/>
    <w:rsid w:val="007227B1"/>
    <w:rsid w:val="0072289C"/>
    <w:rsid w:val="00722925"/>
    <w:rsid w:val="007229B3"/>
    <w:rsid w:val="00722A97"/>
    <w:rsid w:val="00722ACA"/>
    <w:rsid w:val="00722ADD"/>
    <w:rsid w:val="00722B22"/>
    <w:rsid w:val="00722B63"/>
    <w:rsid w:val="00722BF2"/>
    <w:rsid w:val="00722C06"/>
    <w:rsid w:val="00722C7E"/>
    <w:rsid w:val="00722D26"/>
    <w:rsid w:val="00722D66"/>
    <w:rsid w:val="00722E80"/>
    <w:rsid w:val="00722EED"/>
    <w:rsid w:val="0072303D"/>
    <w:rsid w:val="007230C9"/>
    <w:rsid w:val="007230DB"/>
    <w:rsid w:val="0072328D"/>
    <w:rsid w:val="007233E6"/>
    <w:rsid w:val="00723468"/>
    <w:rsid w:val="00723522"/>
    <w:rsid w:val="007236F5"/>
    <w:rsid w:val="00723717"/>
    <w:rsid w:val="00723823"/>
    <w:rsid w:val="0072389F"/>
    <w:rsid w:val="007238C5"/>
    <w:rsid w:val="00723966"/>
    <w:rsid w:val="007239A1"/>
    <w:rsid w:val="00723AD3"/>
    <w:rsid w:val="00723B6E"/>
    <w:rsid w:val="00723B9B"/>
    <w:rsid w:val="00723C48"/>
    <w:rsid w:val="00723C5B"/>
    <w:rsid w:val="00723D37"/>
    <w:rsid w:val="00723DD1"/>
    <w:rsid w:val="00723DDD"/>
    <w:rsid w:val="00723DE3"/>
    <w:rsid w:val="00723DF8"/>
    <w:rsid w:val="00723E8F"/>
    <w:rsid w:val="00723EB1"/>
    <w:rsid w:val="00723F9B"/>
    <w:rsid w:val="00724041"/>
    <w:rsid w:val="0072411D"/>
    <w:rsid w:val="0072421A"/>
    <w:rsid w:val="00724288"/>
    <w:rsid w:val="00724442"/>
    <w:rsid w:val="00724447"/>
    <w:rsid w:val="007246A7"/>
    <w:rsid w:val="007246B4"/>
    <w:rsid w:val="00724722"/>
    <w:rsid w:val="00724775"/>
    <w:rsid w:val="007247AA"/>
    <w:rsid w:val="007247B1"/>
    <w:rsid w:val="007247D6"/>
    <w:rsid w:val="00724819"/>
    <w:rsid w:val="00724841"/>
    <w:rsid w:val="00724855"/>
    <w:rsid w:val="007249BF"/>
    <w:rsid w:val="00724A36"/>
    <w:rsid w:val="00724B48"/>
    <w:rsid w:val="00724B65"/>
    <w:rsid w:val="00724B78"/>
    <w:rsid w:val="00724C17"/>
    <w:rsid w:val="00724C35"/>
    <w:rsid w:val="00724C50"/>
    <w:rsid w:val="00724D98"/>
    <w:rsid w:val="00724E16"/>
    <w:rsid w:val="00724E33"/>
    <w:rsid w:val="00724EA4"/>
    <w:rsid w:val="00725022"/>
    <w:rsid w:val="00725068"/>
    <w:rsid w:val="00725169"/>
    <w:rsid w:val="007252AD"/>
    <w:rsid w:val="007253C2"/>
    <w:rsid w:val="007253E3"/>
    <w:rsid w:val="00725422"/>
    <w:rsid w:val="0072543A"/>
    <w:rsid w:val="007254C0"/>
    <w:rsid w:val="007254DA"/>
    <w:rsid w:val="007254ED"/>
    <w:rsid w:val="007255D8"/>
    <w:rsid w:val="00725674"/>
    <w:rsid w:val="00725780"/>
    <w:rsid w:val="007257E3"/>
    <w:rsid w:val="007258A6"/>
    <w:rsid w:val="007259BF"/>
    <w:rsid w:val="00725B1B"/>
    <w:rsid w:val="00725BB6"/>
    <w:rsid w:val="00725C54"/>
    <w:rsid w:val="00725CDD"/>
    <w:rsid w:val="00725E4B"/>
    <w:rsid w:val="00725E8A"/>
    <w:rsid w:val="00725F61"/>
    <w:rsid w:val="00725F98"/>
    <w:rsid w:val="007260F1"/>
    <w:rsid w:val="0072632C"/>
    <w:rsid w:val="0072662C"/>
    <w:rsid w:val="00726670"/>
    <w:rsid w:val="0072669B"/>
    <w:rsid w:val="007266F9"/>
    <w:rsid w:val="00726846"/>
    <w:rsid w:val="0072696B"/>
    <w:rsid w:val="00726B67"/>
    <w:rsid w:val="00726BBA"/>
    <w:rsid w:val="00726DF6"/>
    <w:rsid w:val="00726E9A"/>
    <w:rsid w:val="00727023"/>
    <w:rsid w:val="00727243"/>
    <w:rsid w:val="007272C8"/>
    <w:rsid w:val="007273F4"/>
    <w:rsid w:val="00727448"/>
    <w:rsid w:val="007274A6"/>
    <w:rsid w:val="007274C2"/>
    <w:rsid w:val="007274D9"/>
    <w:rsid w:val="007275B1"/>
    <w:rsid w:val="007276D2"/>
    <w:rsid w:val="0072781E"/>
    <w:rsid w:val="00727857"/>
    <w:rsid w:val="00727A27"/>
    <w:rsid w:val="00727A3D"/>
    <w:rsid w:val="00727B29"/>
    <w:rsid w:val="00727C8A"/>
    <w:rsid w:val="00727C8B"/>
    <w:rsid w:val="00727D5C"/>
    <w:rsid w:val="00727DB3"/>
    <w:rsid w:val="00727EB0"/>
    <w:rsid w:val="00727F68"/>
    <w:rsid w:val="00730059"/>
    <w:rsid w:val="007300EB"/>
    <w:rsid w:val="007300F1"/>
    <w:rsid w:val="007300FE"/>
    <w:rsid w:val="007301D1"/>
    <w:rsid w:val="00730225"/>
    <w:rsid w:val="00730271"/>
    <w:rsid w:val="00730276"/>
    <w:rsid w:val="0073027F"/>
    <w:rsid w:val="007302B2"/>
    <w:rsid w:val="007303F3"/>
    <w:rsid w:val="007305AF"/>
    <w:rsid w:val="007305E5"/>
    <w:rsid w:val="0073065A"/>
    <w:rsid w:val="00730704"/>
    <w:rsid w:val="007307F6"/>
    <w:rsid w:val="0073082A"/>
    <w:rsid w:val="0073083A"/>
    <w:rsid w:val="0073085C"/>
    <w:rsid w:val="007308C1"/>
    <w:rsid w:val="0073094C"/>
    <w:rsid w:val="00730977"/>
    <w:rsid w:val="007309FD"/>
    <w:rsid w:val="00730A7C"/>
    <w:rsid w:val="00730AE3"/>
    <w:rsid w:val="00730B97"/>
    <w:rsid w:val="00730BF0"/>
    <w:rsid w:val="00730D1F"/>
    <w:rsid w:val="00730D38"/>
    <w:rsid w:val="00730D6D"/>
    <w:rsid w:val="00730EA3"/>
    <w:rsid w:val="00730F73"/>
    <w:rsid w:val="00730FFB"/>
    <w:rsid w:val="0073114E"/>
    <w:rsid w:val="00731240"/>
    <w:rsid w:val="007312A2"/>
    <w:rsid w:val="00731308"/>
    <w:rsid w:val="0073132E"/>
    <w:rsid w:val="007314D3"/>
    <w:rsid w:val="0073161D"/>
    <w:rsid w:val="007316B0"/>
    <w:rsid w:val="00731715"/>
    <w:rsid w:val="0073173C"/>
    <w:rsid w:val="007317B6"/>
    <w:rsid w:val="007317CC"/>
    <w:rsid w:val="00731A11"/>
    <w:rsid w:val="00731A5A"/>
    <w:rsid w:val="00731B1C"/>
    <w:rsid w:val="00731BA0"/>
    <w:rsid w:val="00731BF9"/>
    <w:rsid w:val="00731C08"/>
    <w:rsid w:val="00731C1D"/>
    <w:rsid w:val="00731D0E"/>
    <w:rsid w:val="00731D1D"/>
    <w:rsid w:val="00731D31"/>
    <w:rsid w:val="00731D49"/>
    <w:rsid w:val="00731D96"/>
    <w:rsid w:val="00731DF0"/>
    <w:rsid w:val="00731F45"/>
    <w:rsid w:val="00732069"/>
    <w:rsid w:val="007320D7"/>
    <w:rsid w:val="00732113"/>
    <w:rsid w:val="0073215C"/>
    <w:rsid w:val="00732191"/>
    <w:rsid w:val="0073219D"/>
    <w:rsid w:val="00732350"/>
    <w:rsid w:val="0073243A"/>
    <w:rsid w:val="007324B5"/>
    <w:rsid w:val="0073250C"/>
    <w:rsid w:val="007325DD"/>
    <w:rsid w:val="007325E9"/>
    <w:rsid w:val="007325ED"/>
    <w:rsid w:val="007325FA"/>
    <w:rsid w:val="007327A4"/>
    <w:rsid w:val="0073286F"/>
    <w:rsid w:val="0073287D"/>
    <w:rsid w:val="007328F2"/>
    <w:rsid w:val="00732AAC"/>
    <w:rsid w:val="00732BED"/>
    <w:rsid w:val="00732C14"/>
    <w:rsid w:val="00732C4D"/>
    <w:rsid w:val="00732C76"/>
    <w:rsid w:val="00732D06"/>
    <w:rsid w:val="00732F05"/>
    <w:rsid w:val="00732F09"/>
    <w:rsid w:val="00732F3C"/>
    <w:rsid w:val="00732F59"/>
    <w:rsid w:val="00732FFB"/>
    <w:rsid w:val="00733043"/>
    <w:rsid w:val="00733056"/>
    <w:rsid w:val="007331A8"/>
    <w:rsid w:val="007331E1"/>
    <w:rsid w:val="00733203"/>
    <w:rsid w:val="00733267"/>
    <w:rsid w:val="0073339D"/>
    <w:rsid w:val="007333AC"/>
    <w:rsid w:val="007333FA"/>
    <w:rsid w:val="00733470"/>
    <w:rsid w:val="00733483"/>
    <w:rsid w:val="007334F8"/>
    <w:rsid w:val="007335F6"/>
    <w:rsid w:val="00733727"/>
    <w:rsid w:val="00733771"/>
    <w:rsid w:val="007337D2"/>
    <w:rsid w:val="00733810"/>
    <w:rsid w:val="00733840"/>
    <w:rsid w:val="00733901"/>
    <w:rsid w:val="00733931"/>
    <w:rsid w:val="00733BE9"/>
    <w:rsid w:val="00733C01"/>
    <w:rsid w:val="00733C3A"/>
    <w:rsid w:val="00733C96"/>
    <w:rsid w:val="00733D05"/>
    <w:rsid w:val="00733D0C"/>
    <w:rsid w:val="00733DBB"/>
    <w:rsid w:val="00733FD5"/>
    <w:rsid w:val="0073401A"/>
    <w:rsid w:val="00734049"/>
    <w:rsid w:val="00734054"/>
    <w:rsid w:val="00734119"/>
    <w:rsid w:val="0073412A"/>
    <w:rsid w:val="00734486"/>
    <w:rsid w:val="007344CA"/>
    <w:rsid w:val="0073458D"/>
    <w:rsid w:val="00734617"/>
    <w:rsid w:val="00734651"/>
    <w:rsid w:val="007348DB"/>
    <w:rsid w:val="0073491B"/>
    <w:rsid w:val="0073497A"/>
    <w:rsid w:val="007349B5"/>
    <w:rsid w:val="00734A32"/>
    <w:rsid w:val="00734ADA"/>
    <w:rsid w:val="00734B3D"/>
    <w:rsid w:val="00734BB5"/>
    <w:rsid w:val="00734C15"/>
    <w:rsid w:val="00734CAD"/>
    <w:rsid w:val="00734CEB"/>
    <w:rsid w:val="00734D37"/>
    <w:rsid w:val="00734E12"/>
    <w:rsid w:val="00734E40"/>
    <w:rsid w:val="00734ECB"/>
    <w:rsid w:val="00734FB0"/>
    <w:rsid w:val="00734FB2"/>
    <w:rsid w:val="007350F8"/>
    <w:rsid w:val="00735200"/>
    <w:rsid w:val="0073531A"/>
    <w:rsid w:val="0073534B"/>
    <w:rsid w:val="00735384"/>
    <w:rsid w:val="0073546C"/>
    <w:rsid w:val="007354C8"/>
    <w:rsid w:val="007355D5"/>
    <w:rsid w:val="00735662"/>
    <w:rsid w:val="007356FC"/>
    <w:rsid w:val="00735742"/>
    <w:rsid w:val="00735831"/>
    <w:rsid w:val="0073586F"/>
    <w:rsid w:val="0073588D"/>
    <w:rsid w:val="0073588E"/>
    <w:rsid w:val="007358A5"/>
    <w:rsid w:val="007358DD"/>
    <w:rsid w:val="0073598D"/>
    <w:rsid w:val="007359EF"/>
    <w:rsid w:val="00735A05"/>
    <w:rsid w:val="00735B59"/>
    <w:rsid w:val="00735BC0"/>
    <w:rsid w:val="00735BE8"/>
    <w:rsid w:val="00735C0A"/>
    <w:rsid w:val="00735DFB"/>
    <w:rsid w:val="00735E81"/>
    <w:rsid w:val="00736022"/>
    <w:rsid w:val="0073609B"/>
    <w:rsid w:val="00736289"/>
    <w:rsid w:val="0073631B"/>
    <w:rsid w:val="0073637F"/>
    <w:rsid w:val="00736384"/>
    <w:rsid w:val="007364C8"/>
    <w:rsid w:val="00736511"/>
    <w:rsid w:val="0073662C"/>
    <w:rsid w:val="007366FF"/>
    <w:rsid w:val="007367B7"/>
    <w:rsid w:val="0073686A"/>
    <w:rsid w:val="007369BF"/>
    <w:rsid w:val="007369DF"/>
    <w:rsid w:val="00736A0E"/>
    <w:rsid w:val="00736AE7"/>
    <w:rsid w:val="00736C06"/>
    <w:rsid w:val="00736C16"/>
    <w:rsid w:val="00736DD1"/>
    <w:rsid w:val="00736E4D"/>
    <w:rsid w:val="00736E9B"/>
    <w:rsid w:val="00736F76"/>
    <w:rsid w:val="0073700C"/>
    <w:rsid w:val="0073706F"/>
    <w:rsid w:val="007370E1"/>
    <w:rsid w:val="00737108"/>
    <w:rsid w:val="00737177"/>
    <w:rsid w:val="007371BD"/>
    <w:rsid w:val="007372BE"/>
    <w:rsid w:val="007372C7"/>
    <w:rsid w:val="007374F2"/>
    <w:rsid w:val="007375B2"/>
    <w:rsid w:val="007375D5"/>
    <w:rsid w:val="00737643"/>
    <w:rsid w:val="0073766F"/>
    <w:rsid w:val="007377F6"/>
    <w:rsid w:val="00737828"/>
    <w:rsid w:val="007378DA"/>
    <w:rsid w:val="00737945"/>
    <w:rsid w:val="007379B5"/>
    <w:rsid w:val="00737AD1"/>
    <w:rsid w:val="00737D11"/>
    <w:rsid w:val="00737D8A"/>
    <w:rsid w:val="00737DC9"/>
    <w:rsid w:val="00737E7C"/>
    <w:rsid w:val="00740013"/>
    <w:rsid w:val="00740090"/>
    <w:rsid w:val="00740160"/>
    <w:rsid w:val="00740164"/>
    <w:rsid w:val="007401B1"/>
    <w:rsid w:val="007401BB"/>
    <w:rsid w:val="00740206"/>
    <w:rsid w:val="00740258"/>
    <w:rsid w:val="0074027F"/>
    <w:rsid w:val="007402D0"/>
    <w:rsid w:val="007402E0"/>
    <w:rsid w:val="007403B0"/>
    <w:rsid w:val="00740421"/>
    <w:rsid w:val="00740461"/>
    <w:rsid w:val="00740498"/>
    <w:rsid w:val="00740563"/>
    <w:rsid w:val="007405D0"/>
    <w:rsid w:val="007405D5"/>
    <w:rsid w:val="00740685"/>
    <w:rsid w:val="00740946"/>
    <w:rsid w:val="00740987"/>
    <w:rsid w:val="00740A48"/>
    <w:rsid w:val="00740A82"/>
    <w:rsid w:val="00740B1A"/>
    <w:rsid w:val="00740BDD"/>
    <w:rsid w:val="00740DF6"/>
    <w:rsid w:val="00740E79"/>
    <w:rsid w:val="00740ED1"/>
    <w:rsid w:val="00740F14"/>
    <w:rsid w:val="00740F28"/>
    <w:rsid w:val="00741081"/>
    <w:rsid w:val="007410D0"/>
    <w:rsid w:val="00741145"/>
    <w:rsid w:val="007411D2"/>
    <w:rsid w:val="00741229"/>
    <w:rsid w:val="007412EC"/>
    <w:rsid w:val="007412F1"/>
    <w:rsid w:val="0074136B"/>
    <w:rsid w:val="007413B0"/>
    <w:rsid w:val="007413C7"/>
    <w:rsid w:val="0074143A"/>
    <w:rsid w:val="0074151F"/>
    <w:rsid w:val="00741561"/>
    <w:rsid w:val="0074162E"/>
    <w:rsid w:val="0074166E"/>
    <w:rsid w:val="00741702"/>
    <w:rsid w:val="00741717"/>
    <w:rsid w:val="007417B6"/>
    <w:rsid w:val="007417BC"/>
    <w:rsid w:val="0074195F"/>
    <w:rsid w:val="00741AA2"/>
    <w:rsid w:val="00741AB3"/>
    <w:rsid w:val="00741BF2"/>
    <w:rsid w:val="00741C18"/>
    <w:rsid w:val="00741C2E"/>
    <w:rsid w:val="00741C92"/>
    <w:rsid w:val="00741E81"/>
    <w:rsid w:val="00741EA6"/>
    <w:rsid w:val="00741EC2"/>
    <w:rsid w:val="00741EC9"/>
    <w:rsid w:val="00742018"/>
    <w:rsid w:val="00742108"/>
    <w:rsid w:val="00742219"/>
    <w:rsid w:val="0074230B"/>
    <w:rsid w:val="00742377"/>
    <w:rsid w:val="00742435"/>
    <w:rsid w:val="00742475"/>
    <w:rsid w:val="0074256B"/>
    <w:rsid w:val="007425AD"/>
    <w:rsid w:val="007425CF"/>
    <w:rsid w:val="00742658"/>
    <w:rsid w:val="007426F3"/>
    <w:rsid w:val="00742799"/>
    <w:rsid w:val="007427A5"/>
    <w:rsid w:val="00742867"/>
    <w:rsid w:val="007428E6"/>
    <w:rsid w:val="00742A4E"/>
    <w:rsid w:val="00742B58"/>
    <w:rsid w:val="00742BF5"/>
    <w:rsid w:val="00742C14"/>
    <w:rsid w:val="00742C8C"/>
    <w:rsid w:val="00742CEA"/>
    <w:rsid w:val="00742D44"/>
    <w:rsid w:val="00742D66"/>
    <w:rsid w:val="00742DCD"/>
    <w:rsid w:val="00742DD1"/>
    <w:rsid w:val="00742E99"/>
    <w:rsid w:val="00742EB4"/>
    <w:rsid w:val="00742F39"/>
    <w:rsid w:val="00742F95"/>
    <w:rsid w:val="00742FC8"/>
    <w:rsid w:val="00742FDD"/>
    <w:rsid w:val="00743089"/>
    <w:rsid w:val="007430D9"/>
    <w:rsid w:val="00743126"/>
    <w:rsid w:val="007431A1"/>
    <w:rsid w:val="00743239"/>
    <w:rsid w:val="0074327A"/>
    <w:rsid w:val="00743533"/>
    <w:rsid w:val="007435B2"/>
    <w:rsid w:val="00743621"/>
    <w:rsid w:val="00743692"/>
    <w:rsid w:val="00743694"/>
    <w:rsid w:val="00743799"/>
    <w:rsid w:val="00743816"/>
    <w:rsid w:val="00743860"/>
    <w:rsid w:val="0074387E"/>
    <w:rsid w:val="00743951"/>
    <w:rsid w:val="00743952"/>
    <w:rsid w:val="007439E0"/>
    <w:rsid w:val="007439EF"/>
    <w:rsid w:val="00743A01"/>
    <w:rsid w:val="00743B3C"/>
    <w:rsid w:val="00743B68"/>
    <w:rsid w:val="00743B8D"/>
    <w:rsid w:val="00743C15"/>
    <w:rsid w:val="00743C1E"/>
    <w:rsid w:val="00743C4E"/>
    <w:rsid w:val="00743DEB"/>
    <w:rsid w:val="00743E40"/>
    <w:rsid w:val="00743FF3"/>
    <w:rsid w:val="0074402C"/>
    <w:rsid w:val="00744059"/>
    <w:rsid w:val="007441C2"/>
    <w:rsid w:val="007441D8"/>
    <w:rsid w:val="0074422E"/>
    <w:rsid w:val="007442D3"/>
    <w:rsid w:val="00744307"/>
    <w:rsid w:val="0074442D"/>
    <w:rsid w:val="00744507"/>
    <w:rsid w:val="00744565"/>
    <w:rsid w:val="00744575"/>
    <w:rsid w:val="0074459E"/>
    <w:rsid w:val="0074460C"/>
    <w:rsid w:val="00744616"/>
    <w:rsid w:val="007446A3"/>
    <w:rsid w:val="007446C2"/>
    <w:rsid w:val="00744724"/>
    <w:rsid w:val="00744784"/>
    <w:rsid w:val="007447D0"/>
    <w:rsid w:val="007447EB"/>
    <w:rsid w:val="00744977"/>
    <w:rsid w:val="007449F9"/>
    <w:rsid w:val="00744A3F"/>
    <w:rsid w:val="00744A86"/>
    <w:rsid w:val="00744BEC"/>
    <w:rsid w:val="00744C1D"/>
    <w:rsid w:val="00744C67"/>
    <w:rsid w:val="00744CA3"/>
    <w:rsid w:val="00744D5A"/>
    <w:rsid w:val="00744D68"/>
    <w:rsid w:val="00744E18"/>
    <w:rsid w:val="00744EB9"/>
    <w:rsid w:val="00744F2D"/>
    <w:rsid w:val="00744F84"/>
    <w:rsid w:val="007450B4"/>
    <w:rsid w:val="0074513E"/>
    <w:rsid w:val="00745218"/>
    <w:rsid w:val="0074521F"/>
    <w:rsid w:val="00745235"/>
    <w:rsid w:val="0074526C"/>
    <w:rsid w:val="0074538F"/>
    <w:rsid w:val="00745394"/>
    <w:rsid w:val="007453A9"/>
    <w:rsid w:val="007453B2"/>
    <w:rsid w:val="007453D5"/>
    <w:rsid w:val="00745552"/>
    <w:rsid w:val="00745657"/>
    <w:rsid w:val="007456B9"/>
    <w:rsid w:val="007456FE"/>
    <w:rsid w:val="00745731"/>
    <w:rsid w:val="00745766"/>
    <w:rsid w:val="00745817"/>
    <w:rsid w:val="00745834"/>
    <w:rsid w:val="0074583A"/>
    <w:rsid w:val="007458C2"/>
    <w:rsid w:val="00745913"/>
    <w:rsid w:val="00745965"/>
    <w:rsid w:val="00745A4D"/>
    <w:rsid w:val="00745AA4"/>
    <w:rsid w:val="00745BA3"/>
    <w:rsid w:val="00745C45"/>
    <w:rsid w:val="00745CF9"/>
    <w:rsid w:val="00745E2C"/>
    <w:rsid w:val="00746069"/>
    <w:rsid w:val="00746077"/>
    <w:rsid w:val="007460F3"/>
    <w:rsid w:val="0074610C"/>
    <w:rsid w:val="00746200"/>
    <w:rsid w:val="00746276"/>
    <w:rsid w:val="007462B1"/>
    <w:rsid w:val="0074633A"/>
    <w:rsid w:val="0074636A"/>
    <w:rsid w:val="00746559"/>
    <w:rsid w:val="007466DD"/>
    <w:rsid w:val="0074670C"/>
    <w:rsid w:val="00746737"/>
    <w:rsid w:val="00746795"/>
    <w:rsid w:val="007467ED"/>
    <w:rsid w:val="00746826"/>
    <w:rsid w:val="007468AD"/>
    <w:rsid w:val="007468D0"/>
    <w:rsid w:val="0074698D"/>
    <w:rsid w:val="00746AC7"/>
    <w:rsid w:val="00746B47"/>
    <w:rsid w:val="00746B66"/>
    <w:rsid w:val="00746BB2"/>
    <w:rsid w:val="00746BCD"/>
    <w:rsid w:val="00746C30"/>
    <w:rsid w:val="00746D77"/>
    <w:rsid w:val="00746E06"/>
    <w:rsid w:val="00746E6C"/>
    <w:rsid w:val="00746F0E"/>
    <w:rsid w:val="0074706F"/>
    <w:rsid w:val="0074710F"/>
    <w:rsid w:val="00747134"/>
    <w:rsid w:val="00747143"/>
    <w:rsid w:val="00747147"/>
    <w:rsid w:val="007471FA"/>
    <w:rsid w:val="0074722D"/>
    <w:rsid w:val="00747248"/>
    <w:rsid w:val="0074725A"/>
    <w:rsid w:val="0074727D"/>
    <w:rsid w:val="00747283"/>
    <w:rsid w:val="007473ED"/>
    <w:rsid w:val="007474D0"/>
    <w:rsid w:val="007476FD"/>
    <w:rsid w:val="0074773D"/>
    <w:rsid w:val="0074776D"/>
    <w:rsid w:val="007478E9"/>
    <w:rsid w:val="00747917"/>
    <w:rsid w:val="00747927"/>
    <w:rsid w:val="00747996"/>
    <w:rsid w:val="007479C8"/>
    <w:rsid w:val="00747A65"/>
    <w:rsid w:val="00747AC1"/>
    <w:rsid w:val="00747AEA"/>
    <w:rsid w:val="00747B33"/>
    <w:rsid w:val="00747BAF"/>
    <w:rsid w:val="00747BD1"/>
    <w:rsid w:val="00747BD5"/>
    <w:rsid w:val="00747BEE"/>
    <w:rsid w:val="00747C4D"/>
    <w:rsid w:val="00747C90"/>
    <w:rsid w:val="00747C94"/>
    <w:rsid w:val="00747E49"/>
    <w:rsid w:val="00747E8A"/>
    <w:rsid w:val="00747F0B"/>
    <w:rsid w:val="00747F96"/>
    <w:rsid w:val="00747F9E"/>
    <w:rsid w:val="007501E2"/>
    <w:rsid w:val="007501F2"/>
    <w:rsid w:val="00750235"/>
    <w:rsid w:val="00750298"/>
    <w:rsid w:val="007502E4"/>
    <w:rsid w:val="0075031C"/>
    <w:rsid w:val="007503BB"/>
    <w:rsid w:val="00750437"/>
    <w:rsid w:val="007504DD"/>
    <w:rsid w:val="00750569"/>
    <w:rsid w:val="007505CB"/>
    <w:rsid w:val="007505EE"/>
    <w:rsid w:val="0075067A"/>
    <w:rsid w:val="00750751"/>
    <w:rsid w:val="00750821"/>
    <w:rsid w:val="00750839"/>
    <w:rsid w:val="00750D2E"/>
    <w:rsid w:val="00750D95"/>
    <w:rsid w:val="00750EA3"/>
    <w:rsid w:val="00750EF9"/>
    <w:rsid w:val="00750F15"/>
    <w:rsid w:val="00750F46"/>
    <w:rsid w:val="00750F84"/>
    <w:rsid w:val="00751006"/>
    <w:rsid w:val="00751052"/>
    <w:rsid w:val="00751086"/>
    <w:rsid w:val="007510DE"/>
    <w:rsid w:val="007510E7"/>
    <w:rsid w:val="00751148"/>
    <w:rsid w:val="0075116F"/>
    <w:rsid w:val="007511DF"/>
    <w:rsid w:val="00751212"/>
    <w:rsid w:val="00751293"/>
    <w:rsid w:val="00751296"/>
    <w:rsid w:val="0075135B"/>
    <w:rsid w:val="00751387"/>
    <w:rsid w:val="007514A5"/>
    <w:rsid w:val="00751500"/>
    <w:rsid w:val="00751515"/>
    <w:rsid w:val="00751530"/>
    <w:rsid w:val="00751577"/>
    <w:rsid w:val="0075158E"/>
    <w:rsid w:val="0075162B"/>
    <w:rsid w:val="007516E3"/>
    <w:rsid w:val="0075175A"/>
    <w:rsid w:val="00751815"/>
    <w:rsid w:val="00751876"/>
    <w:rsid w:val="007518DB"/>
    <w:rsid w:val="00751945"/>
    <w:rsid w:val="00751A27"/>
    <w:rsid w:val="00751A8B"/>
    <w:rsid w:val="00751AEA"/>
    <w:rsid w:val="00751B4C"/>
    <w:rsid w:val="00751B77"/>
    <w:rsid w:val="00751BA5"/>
    <w:rsid w:val="00751C03"/>
    <w:rsid w:val="00751CEC"/>
    <w:rsid w:val="00751D83"/>
    <w:rsid w:val="00751DB6"/>
    <w:rsid w:val="007520CB"/>
    <w:rsid w:val="0075236C"/>
    <w:rsid w:val="0075248A"/>
    <w:rsid w:val="007524FA"/>
    <w:rsid w:val="0075256E"/>
    <w:rsid w:val="00752764"/>
    <w:rsid w:val="007527E5"/>
    <w:rsid w:val="007528B4"/>
    <w:rsid w:val="007528D4"/>
    <w:rsid w:val="0075291B"/>
    <w:rsid w:val="00752A0A"/>
    <w:rsid w:val="00752B4D"/>
    <w:rsid w:val="00752B93"/>
    <w:rsid w:val="00752BD6"/>
    <w:rsid w:val="00752C1D"/>
    <w:rsid w:val="00752DA6"/>
    <w:rsid w:val="00752DB1"/>
    <w:rsid w:val="00752DBB"/>
    <w:rsid w:val="00752DFC"/>
    <w:rsid w:val="00752E20"/>
    <w:rsid w:val="00752E39"/>
    <w:rsid w:val="00752FB5"/>
    <w:rsid w:val="00752FCC"/>
    <w:rsid w:val="0075300D"/>
    <w:rsid w:val="00753012"/>
    <w:rsid w:val="007531C8"/>
    <w:rsid w:val="0075329D"/>
    <w:rsid w:val="007532BB"/>
    <w:rsid w:val="00753325"/>
    <w:rsid w:val="00753339"/>
    <w:rsid w:val="00753349"/>
    <w:rsid w:val="00753357"/>
    <w:rsid w:val="007533DD"/>
    <w:rsid w:val="007534AD"/>
    <w:rsid w:val="007534B3"/>
    <w:rsid w:val="007534C1"/>
    <w:rsid w:val="0075356E"/>
    <w:rsid w:val="007535AB"/>
    <w:rsid w:val="0075369B"/>
    <w:rsid w:val="007536C2"/>
    <w:rsid w:val="00753714"/>
    <w:rsid w:val="00753969"/>
    <w:rsid w:val="00753AB9"/>
    <w:rsid w:val="00753B8B"/>
    <w:rsid w:val="00753C24"/>
    <w:rsid w:val="00753C5D"/>
    <w:rsid w:val="00753D24"/>
    <w:rsid w:val="00753E1C"/>
    <w:rsid w:val="00753F01"/>
    <w:rsid w:val="00753FC3"/>
    <w:rsid w:val="00754047"/>
    <w:rsid w:val="00754085"/>
    <w:rsid w:val="007540A5"/>
    <w:rsid w:val="00754103"/>
    <w:rsid w:val="00754149"/>
    <w:rsid w:val="00754294"/>
    <w:rsid w:val="00754515"/>
    <w:rsid w:val="00754556"/>
    <w:rsid w:val="007545F7"/>
    <w:rsid w:val="00754615"/>
    <w:rsid w:val="00754711"/>
    <w:rsid w:val="00754746"/>
    <w:rsid w:val="0075477C"/>
    <w:rsid w:val="007547E8"/>
    <w:rsid w:val="007548AC"/>
    <w:rsid w:val="00754A2D"/>
    <w:rsid w:val="00754A9D"/>
    <w:rsid w:val="00754AB4"/>
    <w:rsid w:val="00754B57"/>
    <w:rsid w:val="00754B69"/>
    <w:rsid w:val="00754B8A"/>
    <w:rsid w:val="00754BD4"/>
    <w:rsid w:val="00754C4D"/>
    <w:rsid w:val="00754CAC"/>
    <w:rsid w:val="00754CD2"/>
    <w:rsid w:val="00754CFD"/>
    <w:rsid w:val="00754D8A"/>
    <w:rsid w:val="00754D97"/>
    <w:rsid w:val="00754E7B"/>
    <w:rsid w:val="00754F72"/>
    <w:rsid w:val="00755079"/>
    <w:rsid w:val="007550F9"/>
    <w:rsid w:val="00755282"/>
    <w:rsid w:val="0075530E"/>
    <w:rsid w:val="0075537A"/>
    <w:rsid w:val="007553E6"/>
    <w:rsid w:val="0075549C"/>
    <w:rsid w:val="007554B7"/>
    <w:rsid w:val="00755514"/>
    <w:rsid w:val="007555CE"/>
    <w:rsid w:val="007555D4"/>
    <w:rsid w:val="007556E6"/>
    <w:rsid w:val="0075579D"/>
    <w:rsid w:val="0075582A"/>
    <w:rsid w:val="00755846"/>
    <w:rsid w:val="00755A5D"/>
    <w:rsid w:val="00755A74"/>
    <w:rsid w:val="00755B47"/>
    <w:rsid w:val="00755B4B"/>
    <w:rsid w:val="00755CB1"/>
    <w:rsid w:val="00755E18"/>
    <w:rsid w:val="00755E25"/>
    <w:rsid w:val="00755F8A"/>
    <w:rsid w:val="0075600D"/>
    <w:rsid w:val="0075606E"/>
    <w:rsid w:val="007560FE"/>
    <w:rsid w:val="0075617E"/>
    <w:rsid w:val="007561A6"/>
    <w:rsid w:val="0075623F"/>
    <w:rsid w:val="0075624C"/>
    <w:rsid w:val="007562A2"/>
    <w:rsid w:val="007563AE"/>
    <w:rsid w:val="0075641B"/>
    <w:rsid w:val="0075650F"/>
    <w:rsid w:val="00756676"/>
    <w:rsid w:val="00756745"/>
    <w:rsid w:val="00756785"/>
    <w:rsid w:val="0075681F"/>
    <w:rsid w:val="00756844"/>
    <w:rsid w:val="00756A52"/>
    <w:rsid w:val="00756B35"/>
    <w:rsid w:val="00756BDB"/>
    <w:rsid w:val="00756C47"/>
    <w:rsid w:val="00756DC2"/>
    <w:rsid w:val="00756E35"/>
    <w:rsid w:val="00756E42"/>
    <w:rsid w:val="00756F52"/>
    <w:rsid w:val="00756F95"/>
    <w:rsid w:val="007570DA"/>
    <w:rsid w:val="0075710E"/>
    <w:rsid w:val="00757185"/>
    <w:rsid w:val="0075722E"/>
    <w:rsid w:val="00757239"/>
    <w:rsid w:val="00757285"/>
    <w:rsid w:val="0075750A"/>
    <w:rsid w:val="00757597"/>
    <w:rsid w:val="007575C6"/>
    <w:rsid w:val="0075760E"/>
    <w:rsid w:val="0075760F"/>
    <w:rsid w:val="00757667"/>
    <w:rsid w:val="00757692"/>
    <w:rsid w:val="007576A3"/>
    <w:rsid w:val="007576A7"/>
    <w:rsid w:val="0075785C"/>
    <w:rsid w:val="0075795F"/>
    <w:rsid w:val="007579B3"/>
    <w:rsid w:val="00757A7A"/>
    <w:rsid w:val="00757A80"/>
    <w:rsid w:val="00757B2F"/>
    <w:rsid w:val="00757C52"/>
    <w:rsid w:val="00757C94"/>
    <w:rsid w:val="00757CD3"/>
    <w:rsid w:val="00757E1D"/>
    <w:rsid w:val="00757E7C"/>
    <w:rsid w:val="00757F4B"/>
    <w:rsid w:val="00757F8F"/>
    <w:rsid w:val="00760091"/>
    <w:rsid w:val="007601A9"/>
    <w:rsid w:val="007601D5"/>
    <w:rsid w:val="007603B8"/>
    <w:rsid w:val="00760651"/>
    <w:rsid w:val="00760684"/>
    <w:rsid w:val="007606EF"/>
    <w:rsid w:val="007607C5"/>
    <w:rsid w:val="007608F2"/>
    <w:rsid w:val="00760A4F"/>
    <w:rsid w:val="00760BB5"/>
    <w:rsid w:val="00760BC2"/>
    <w:rsid w:val="00760C61"/>
    <w:rsid w:val="00760EE1"/>
    <w:rsid w:val="00760EEE"/>
    <w:rsid w:val="00760F4E"/>
    <w:rsid w:val="00761043"/>
    <w:rsid w:val="007610B1"/>
    <w:rsid w:val="00761160"/>
    <w:rsid w:val="00761176"/>
    <w:rsid w:val="0076118E"/>
    <w:rsid w:val="00761218"/>
    <w:rsid w:val="007613C3"/>
    <w:rsid w:val="007614FD"/>
    <w:rsid w:val="0076150E"/>
    <w:rsid w:val="00761633"/>
    <w:rsid w:val="007616C6"/>
    <w:rsid w:val="007616CB"/>
    <w:rsid w:val="007617BB"/>
    <w:rsid w:val="00761826"/>
    <w:rsid w:val="007618BE"/>
    <w:rsid w:val="00761969"/>
    <w:rsid w:val="007619F0"/>
    <w:rsid w:val="00761BAD"/>
    <w:rsid w:val="00761BC2"/>
    <w:rsid w:val="00761BF2"/>
    <w:rsid w:val="00761C4D"/>
    <w:rsid w:val="00761C87"/>
    <w:rsid w:val="00761D8C"/>
    <w:rsid w:val="00761E80"/>
    <w:rsid w:val="00761F08"/>
    <w:rsid w:val="00762064"/>
    <w:rsid w:val="007620EE"/>
    <w:rsid w:val="00762105"/>
    <w:rsid w:val="0076219F"/>
    <w:rsid w:val="007621E8"/>
    <w:rsid w:val="0076233C"/>
    <w:rsid w:val="007623F9"/>
    <w:rsid w:val="007624F5"/>
    <w:rsid w:val="00762595"/>
    <w:rsid w:val="00762637"/>
    <w:rsid w:val="0076266D"/>
    <w:rsid w:val="007626BE"/>
    <w:rsid w:val="0076284C"/>
    <w:rsid w:val="00762882"/>
    <w:rsid w:val="007628AC"/>
    <w:rsid w:val="00762998"/>
    <w:rsid w:val="00762B4A"/>
    <w:rsid w:val="00762C30"/>
    <w:rsid w:val="00762D55"/>
    <w:rsid w:val="00762D8C"/>
    <w:rsid w:val="00762ED4"/>
    <w:rsid w:val="00762EE6"/>
    <w:rsid w:val="00762FDF"/>
    <w:rsid w:val="007630B5"/>
    <w:rsid w:val="007632CB"/>
    <w:rsid w:val="00763396"/>
    <w:rsid w:val="0076346F"/>
    <w:rsid w:val="007634F7"/>
    <w:rsid w:val="00763517"/>
    <w:rsid w:val="0076352F"/>
    <w:rsid w:val="00763542"/>
    <w:rsid w:val="0076364C"/>
    <w:rsid w:val="007636EE"/>
    <w:rsid w:val="00763929"/>
    <w:rsid w:val="007639B0"/>
    <w:rsid w:val="007639B3"/>
    <w:rsid w:val="007639EE"/>
    <w:rsid w:val="00763B2A"/>
    <w:rsid w:val="00763CCB"/>
    <w:rsid w:val="00763CD7"/>
    <w:rsid w:val="00763D54"/>
    <w:rsid w:val="00763D94"/>
    <w:rsid w:val="00763E23"/>
    <w:rsid w:val="00763FAA"/>
    <w:rsid w:val="00764103"/>
    <w:rsid w:val="0076411B"/>
    <w:rsid w:val="0076416D"/>
    <w:rsid w:val="007641D9"/>
    <w:rsid w:val="007641FD"/>
    <w:rsid w:val="007642AB"/>
    <w:rsid w:val="007643E6"/>
    <w:rsid w:val="00764476"/>
    <w:rsid w:val="00764538"/>
    <w:rsid w:val="007645FA"/>
    <w:rsid w:val="00764644"/>
    <w:rsid w:val="00764679"/>
    <w:rsid w:val="007646BB"/>
    <w:rsid w:val="007646CC"/>
    <w:rsid w:val="00764761"/>
    <w:rsid w:val="007647F4"/>
    <w:rsid w:val="007648A8"/>
    <w:rsid w:val="00764A0F"/>
    <w:rsid w:val="00764B17"/>
    <w:rsid w:val="00764BDA"/>
    <w:rsid w:val="00764D2F"/>
    <w:rsid w:val="00764D97"/>
    <w:rsid w:val="00764DB5"/>
    <w:rsid w:val="00764DFC"/>
    <w:rsid w:val="00764E67"/>
    <w:rsid w:val="00764EDB"/>
    <w:rsid w:val="00764F47"/>
    <w:rsid w:val="00764F7D"/>
    <w:rsid w:val="00764F8D"/>
    <w:rsid w:val="00764FE7"/>
    <w:rsid w:val="00765089"/>
    <w:rsid w:val="0076518E"/>
    <w:rsid w:val="007652E3"/>
    <w:rsid w:val="007653C0"/>
    <w:rsid w:val="007655C8"/>
    <w:rsid w:val="007656D0"/>
    <w:rsid w:val="007656D2"/>
    <w:rsid w:val="0076575B"/>
    <w:rsid w:val="0076579B"/>
    <w:rsid w:val="0076589E"/>
    <w:rsid w:val="007658BD"/>
    <w:rsid w:val="007658E5"/>
    <w:rsid w:val="00765973"/>
    <w:rsid w:val="00765A45"/>
    <w:rsid w:val="00765A52"/>
    <w:rsid w:val="00765A99"/>
    <w:rsid w:val="00765AA1"/>
    <w:rsid w:val="00765AC4"/>
    <w:rsid w:val="00765B0B"/>
    <w:rsid w:val="00765C13"/>
    <w:rsid w:val="00765CE1"/>
    <w:rsid w:val="00765E65"/>
    <w:rsid w:val="00765ED9"/>
    <w:rsid w:val="007660AA"/>
    <w:rsid w:val="007660C0"/>
    <w:rsid w:val="00766140"/>
    <w:rsid w:val="0076615A"/>
    <w:rsid w:val="007661B1"/>
    <w:rsid w:val="007661E6"/>
    <w:rsid w:val="00766293"/>
    <w:rsid w:val="007662F2"/>
    <w:rsid w:val="00766333"/>
    <w:rsid w:val="00766344"/>
    <w:rsid w:val="00766384"/>
    <w:rsid w:val="007663C6"/>
    <w:rsid w:val="007663CB"/>
    <w:rsid w:val="007663E9"/>
    <w:rsid w:val="0076641F"/>
    <w:rsid w:val="00766529"/>
    <w:rsid w:val="00766622"/>
    <w:rsid w:val="0076678E"/>
    <w:rsid w:val="007667D7"/>
    <w:rsid w:val="007667FA"/>
    <w:rsid w:val="00766862"/>
    <w:rsid w:val="007669F6"/>
    <w:rsid w:val="00766A35"/>
    <w:rsid w:val="00766C0E"/>
    <w:rsid w:val="00766C8F"/>
    <w:rsid w:val="00766CE7"/>
    <w:rsid w:val="00766D23"/>
    <w:rsid w:val="00766D29"/>
    <w:rsid w:val="00766DB6"/>
    <w:rsid w:val="00766EAC"/>
    <w:rsid w:val="00766EBD"/>
    <w:rsid w:val="00766ED0"/>
    <w:rsid w:val="00767068"/>
    <w:rsid w:val="0076709B"/>
    <w:rsid w:val="007671AB"/>
    <w:rsid w:val="0076720A"/>
    <w:rsid w:val="0076726D"/>
    <w:rsid w:val="00767367"/>
    <w:rsid w:val="007673A5"/>
    <w:rsid w:val="00767529"/>
    <w:rsid w:val="007675A3"/>
    <w:rsid w:val="00767621"/>
    <w:rsid w:val="00767673"/>
    <w:rsid w:val="007677DF"/>
    <w:rsid w:val="00767887"/>
    <w:rsid w:val="007679B7"/>
    <w:rsid w:val="007679DB"/>
    <w:rsid w:val="007679E2"/>
    <w:rsid w:val="00767A55"/>
    <w:rsid w:val="00767B1E"/>
    <w:rsid w:val="00767C12"/>
    <w:rsid w:val="00767C38"/>
    <w:rsid w:val="00767E0C"/>
    <w:rsid w:val="00767E78"/>
    <w:rsid w:val="00767EE5"/>
    <w:rsid w:val="00767F16"/>
    <w:rsid w:val="00767F18"/>
    <w:rsid w:val="00767F4E"/>
    <w:rsid w:val="00767F82"/>
    <w:rsid w:val="00767FA4"/>
    <w:rsid w:val="00767FFE"/>
    <w:rsid w:val="00770022"/>
    <w:rsid w:val="00770092"/>
    <w:rsid w:val="0077010F"/>
    <w:rsid w:val="00770117"/>
    <w:rsid w:val="00770177"/>
    <w:rsid w:val="007701BB"/>
    <w:rsid w:val="007701C3"/>
    <w:rsid w:val="00770293"/>
    <w:rsid w:val="00770331"/>
    <w:rsid w:val="007703D1"/>
    <w:rsid w:val="00770422"/>
    <w:rsid w:val="0077059B"/>
    <w:rsid w:val="00770601"/>
    <w:rsid w:val="00770666"/>
    <w:rsid w:val="007706A7"/>
    <w:rsid w:val="0077077D"/>
    <w:rsid w:val="007707AD"/>
    <w:rsid w:val="0077082A"/>
    <w:rsid w:val="00770875"/>
    <w:rsid w:val="00770882"/>
    <w:rsid w:val="00770925"/>
    <w:rsid w:val="00770A01"/>
    <w:rsid w:val="00770A83"/>
    <w:rsid w:val="00770AE8"/>
    <w:rsid w:val="00770AF5"/>
    <w:rsid w:val="00770B08"/>
    <w:rsid w:val="00770DEA"/>
    <w:rsid w:val="00770E8D"/>
    <w:rsid w:val="00770EDA"/>
    <w:rsid w:val="00770F84"/>
    <w:rsid w:val="0077104A"/>
    <w:rsid w:val="00771144"/>
    <w:rsid w:val="00771240"/>
    <w:rsid w:val="0077127E"/>
    <w:rsid w:val="007712E2"/>
    <w:rsid w:val="00771327"/>
    <w:rsid w:val="00771387"/>
    <w:rsid w:val="007715A4"/>
    <w:rsid w:val="00771608"/>
    <w:rsid w:val="00771610"/>
    <w:rsid w:val="00771619"/>
    <w:rsid w:val="00771645"/>
    <w:rsid w:val="00771748"/>
    <w:rsid w:val="007717A7"/>
    <w:rsid w:val="00771818"/>
    <w:rsid w:val="0077187F"/>
    <w:rsid w:val="0077189E"/>
    <w:rsid w:val="00771B55"/>
    <w:rsid w:val="00771C0A"/>
    <w:rsid w:val="00771C7E"/>
    <w:rsid w:val="00771C97"/>
    <w:rsid w:val="00771CC6"/>
    <w:rsid w:val="00771D08"/>
    <w:rsid w:val="00771D40"/>
    <w:rsid w:val="00771D51"/>
    <w:rsid w:val="00771DD3"/>
    <w:rsid w:val="00771DD5"/>
    <w:rsid w:val="00771DF5"/>
    <w:rsid w:val="00771E26"/>
    <w:rsid w:val="00771E6B"/>
    <w:rsid w:val="00771F90"/>
    <w:rsid w:val="00771FCE"/>
    <w:rsid w:val="00772024"/>
    <w:rsid w:val="00772096"/>
    <w:rsid w:val="007720D9"/>
    <w:rsid w:val="007720F6"/>
    <w:rsid w:val="0077216B"/>
    <w:rsid w:val="00772191"/>
    <w:rsid w:val="007723C0"/>
    <w:rsid w:val="00772420"/>
    <w:rsid w:val="00772463"/>
    <w:rsid w:val="007724C9"/>
    <w:rsid w:val="00772595"/>
    <w:rsid w:val="007725E6"/>
    <w:rsid w:val="00772613"/>
    <w:rsid w:val="0077264C"/>
    <w:rsid w:val="007727D8"/>
    <w:rsid w:val="0077285A"/>
    <w:rsid w:val="0077291C"/>
    <w:rsid w:val="00772942"/>
    <w:rsid w:val="0077297D"/>
    <w:rsid w:val="00772B39"/>
    <w:rsid w:val="00772B4F"/>
    <w:rsid w:val="00772BD3"/>
    <w:rsid w:val="00772C17"/>
    <w:rsid w:val="00772CDC"/>
    <w:rsid w:val="00772E6A"/>
    <w:rsid w:val="00772EA3"/>
    <w:rsid w:val="00772F0E"/>
    <w:rsid w:val="00772F6E"/>
    <w:rsid w:val="00772FD3"/>
    <w:rsid w:val="00773113"/>
    <w:rsid w:val="00773155"/>
    <w:rsid w:val="007731C2"/>
    <w:rsid w:val="00773281"/>
    <w:rsid w:val="007732CB"/>
    <w:rsid w:val="0077334D"/>
    <w:rsid w:val="007733F4"/>
    <w:rsid w:val="007733F8"/>
    <w:rsid w:val="0077349A"/>
    <w:rsid w:val="0077349E"/>
    <w:rsid w:val="007734B3"/>
    <w:rsid w:val="00773625"/>
    <w:rsid w:val="007736B2"/>
    <w:rsid w:val="00773743"/>
    <w:rsid w:val="007737A2"/>
    <w:rsid w:val="00773827"/>
    <w:rsid w:val="007738C8"/>
    <w:rsid w:val="007738FD"/>
    <w:rsid w:val="0077391D"/>
    <w:rsid w:val="00773941"/>
    <w:rsid w:val="00773A2C"/>
    <w:rsid w:val="00773A3F"/>
    <w:rsid w:val="00773A4A"/>
    <w:rsid w:val="00773AC0"/>
    <w:rsid w:val="00773B37"/>
    <w:rsid w:val="00773BD0"/>
    <w:rsid w:val="00773C5B"/>
    <w:rsid w:val="00773CA6"/>
    <w:rsid w:val="00773D55"/>
    <w:rsid w:val="00773D68"/>
    <w:rsid w:val="00773DA1"/>
    <w:rsid w:val="00773DA4"/>
    <w:rsid w:val="00773E5C"/>
    <w:rsid w:val="00773F30"/>
    <w:rsid w:val="00773F73"/>
    <w:rsid w:val="00773F89"/>
    <w:rsid w:val="00773FE6"/>
    <w:rsid w:val="00773FED"/>
    <w:rsid w:val="0077401D"/>
    <w:rsid w:val="00774051"/>
    <w:rsid w:val="00774183"/>
    <w:rsid w:val="0077427F"/>
    <w:rsid w:val="007742C6"/>
    <w:rsid w:val="007742D1"/>
    <w:rsid w:val="007742FF"/>
    <w:rsid w:val="007743E0"/>
    <w:rsid w:val="0077445A"/>
    <w:rsid w:val="00774479"/>
    <w:rsid w:val="0077448D"/>
    <w:rsid w:val="00774582"/>
    <w:rsid w:val="00774588"/>
    <w:rsid w:val="00774692"/>
    <w:rsid w:val="007747B3"/>
    <w:rsid w:val="007747FC"/>
    <w:rsid w:val="00774912"/>
    <w:rsid w:val="0077494F"/>
    <w:rsid w:val="0077497A"/>
    <w:rsid w:val="00774A6B"/>
    <w:rsid w:val="00774B0C"/>
    <w:rsid w:val="00774C4F"/>
    <w:rsid w:val="00774CC1"/>
    <w:rsid w:val="00774CD5"/>
    <w:rsid w:val="00774D3B"/>
    <w:rsid w:val="00774F71"/>
    <w:rsid w:val="00774FB9"/>
    <w:rsid w:val="00774FE7"/>
    <w:rsid w:val="00775038"/>
    <w:rsid w:val="00775063"/>
    <w:rsid w:val="00775073"/>
    <w:rsid w:val="007750BF"/>
    <w:rsid w:val="00775130"/>
    <w:rsid w:val="0077539F"/>
    <w:rsid w:val="00775402"/>
    <w:rsid w:val="0077559E"/>
    <w:rsid w:val="007758AD"/>
    <w:rsid w:val="007758E9"/>
    <w:rsid w:val="00775AD2"/>
    <w:rsid w:val="00775B9D"/>
    <w:rsid w:val="00775C3B"/>
    <w:rsid w:val="00775C3F"/>
    <w:rsid w:val="00775CDF"/>
    <w:rsid w:val="00775E55"/>
    <w:rsid w:val="00775E85"/>
    <w:rsid w:val="00775F8A"/>
    <w:rsid w:val="00776134"/>
    <w:rsid w:val="0077623C"/>
    <w:rsid w:val="00776297"/>
    <w:rsid w:val="00776301"/>
    <w:rsid w:val="0077639A"/>
    <w:rsid w:val="0077648E"/>
    <w:rsid w:val="00776720"/>
    <w:rsid w:val="00776897"/>
    <w:rsid w:val="007768A3"/>
    <w:rsid w:val="0077693E"/>
    <w:rsid w:val="00776947"/>
    <w:rsid w:val="0077695B"/>
    <w:rsid w:val="00776B36"/>
    <w:rsid w:val="00776BCB"/>
    <w:rsid w:val="00776CA7"/>
    <w:rsid w:val="00776CCB"/>
    <w:rsid w:val="00776D2D"/>
    <w:rsid w:val="00776D9D"/>
    <w:rsid w:val="00776E0F"/>
    <w:rsid w:val="00776E46"/>
    <w:rsid w:val="00776E53"/>
    <w:rsid w:val="00776E7A"/>
    <w:rsid w:val="00776EDA"/>
    <w:rsid w:val="00776F23"/>
    <w:rsid w:val="00776F29"/>
    <w:rsid w:val="0077707D"/>
    <w:rsid w:val="00777126"/>
    <w:rsid w:val="007771A7"/>
    <w:rsid w:val="007771B0"/>
    <w:rsid w:val="007773B0"/>
    <w:rsid w:val="007773DA"/>
    <w:rsid w:val="007774E8"/>
    <w:rsid w:val="00777504"/>
    <w:rsid w:val="00777558"/>
    <w:rsid w:val="007776EC"/>
    <w:rsid w:val="007777C0"/>
    <w:rsid w:val="007778A4"/>
    <w:rsid w:val="00777A1A"/>
    <w:rsid w:val="00777A4F"/>
    <w:rsid w:val="00777AED"/>
    <w:rsid w:val="00777C76"/>
    <w:rsid w:val="00777CC2"/>
    <w:rsid w:val="00777D08"/>
    <w:rsid w:val="00777D6F"/>
    <w:rsid w:val="00777E3B"/>
    <w:rsid w:val="00777E99"/>
    <w:rsid w:val="00777FF7"/>
    <w:rsid w:val="0078003C"/>
    <w:rsid w:val="0078012B"/>
    <w:rsid w:val="0078027B"/>
    <w:rsid w:val="007802B3"/>
    <w:rsid w:val="007802C5"/>
    <w:rsid w:val="007802ED"/>
    <w:rsid w:val="007803DB"/>
    <w:rsid w:val="00780455"/>
    <w:rsid w:val="0078057E"/>
    <w:rsid w:val="007805E2"/>
    <w:rsid w:val="007808A1"/>
    <w:rsid w:val="00780AB6"/>
    <w:rsid w:val="00780B5B"/>
    <w:rsid w:val="00780C3E"/>
    <w:rsid w:val="00780D0B"/>
    <w:rsid w:val="00780D71"/>
    <w:rsid w:val="00780DA1"/>
    <w:rsid w:val="00780E0C"/>
    <w:rsid w:val="00780E84"/>
    <w:rsid w:val="00780F12"/>
    <w:rsid w:val="00780F44"/>
    <w:rsid w:val="00780FB6"/>
    <w:rsid w:val="00780FC8"/>
    <w:rsid w:val="00780FDE"/>
    <w:rsid w:val="007810C8"/>
    <w:rsid w:val="00781107"/>
    <w:rsid w:val="00781222"/>
    <w:rsid w:val="0078132B"/>
    <w:rsid w:val="00781331"/>
    <w:rsid w:val="00781440"/>
    <w:rsid w:val="00781458"/>
    <w:rsid w:val="0078146E"/>
    <w:rsid w:val="007814BA"/>
    <w:rsid w:val="007814DB"/>
    <w:rsid w:val="00781575"/>
    <w:rsid w:val="0078171D"/>
    <w:rsid w:val="0078173C"/>
    <w:rsid w:val="0078178C"/>
    <w:rsid w:val="0078178F"/>
    <w:rsid w:val="007817EE"/>
    <w:rsid w:val="007818C5"/>
    <w:rsid w:val="00781902"/>
    <w:rsid w:val="00781916"/>
    <w:rsid w:val="00781924"/>
    <w:rsid w:val="00781974"/>
    <w:rsid w:val="00781995"/>
    <w:rsid w:val="00781999"/>
    <w:rsid w:val="007819B7"/>
    <w:rsid w:val="00781A68"/>
    <w:rsid w:val="00781B00"/>
    <w:rsid w:val="00781B79"/>
    <w:rsid w:val="00781BEB"/>
    <w:rsid w:val="00781BED"/>
    <w:rsid w:val="00781C0C"/>
    <w:rsid w:val="00781C5B"/>
    <w:rsid w:val="00781CF3"/>
    <w:rsid w:val="00781D56"/>
    <w:rsid w:val="00781DD2"/>
    <w:rsid w:val="00781F58"/>
    <w:rsid w:val="00781FCE"/>
    <w:rsid w:val="007820D9"/>
    <w:rsid w:val="007820FB"/>
    <w:rsid w:val="0078210C"/>
    <w:rsid w:val="00782163"/>
    <w:rsid w:val="00782179"/>
    <w:rsid w:val="0078226C"/>
    <w:rsid w:val="0078231F"/>
    <w:rsid w:val="00782360"/>
    <w:rsid w:val="00782599"/>
    <w:rsid w:val="007825BA"/>
    <w:rsid w:val="00782645"/>
    <w:rsid w:val="007826FB"/>
    <w:rsid w:val="0078271D"/>
    <w:rsid w:val="00782763"/>
    <w:rsid w:val="007827DF"/>
    <w:rsid w:val="00782923"/>
    <w:rsid w:val="00782924"/>
    <w:rsid w:val="0078292C"/>
    <w:rsid w:val="007829CE"/>
    <w:rsid w:val="00782A0E"/>
    <w:rsid w:val="00782B06"/>
    <w:rsid w:val="00782B4E"/>
    <w:rsid w:val="00782CC1"/>
    <w:rsid w:val="00782CCC"/>
    <w:rsid w:val="00782D1C"/>
    <w:rsid w:val="00782E4C"/>
    <w:rsid w:val="00782E65"/>
    <w:rsid w:val="00782F97"/>
    <w:rsid w:val="00782FF4"/>
    <w:rsid w:val="00783058"/>
    <w:rsid w:val="007830B5"/>
    <w:rsid w:val="007830E2"/>
    <w:rsid w:val="00783104"/>
    <w:rsid w:val="0078318F"/>
    <w:rsid w:val="00783226"/>
    <w:rsid w:val="00783296"/>
    <w:rsid w:val="007832BD"/>
    <w:rsid w:val="007832C8"/>
    <w:rsid w:val="007832F2"/>
    <w:rsid w:val="007832F8"/>
    <w:rsid w:val="00783391"/>
    <w:rsid w:val="007834AE"/>
    <w:rsid w:val="007834EF"/>
    <w:rsid w:val="007835E4"/>
    <w:rsid w:val="00783616"/>
    <w:rsid w:val="00783658"/>
    <w:rsid w:val="007837E1"/>
    <w:rsid w:val="00783826"/>
    <w:rsid w:val="007838FC"/>
    <w:rsid w:val="00783AF4"/>
    <w:rsid w:val="00783B60"/>
    <w:rsid w:val="00783B71"/>
    <w:rsid w:val="00783D1C"/>
    <w:rsid w:val="00783D2F"/>
    <w:rsid w:val="00783E61"/>
    <w:rsid w:val="00783F52"/>
    <w:rsid w:val="00783F80"/>
    <w:rsid w:val="00783FDA"/>
    <w:rsid w:val="00784014"/>
    <w:rsid w:val="00784159"/>
    <w:rsid w:val="0078415D"/>
    <w:rsid w:val="00784165"/>
    <w:rsid w:val="00784179"/>
    <w:rsid w:val="00784312"/>
    <w:rsid w:val="00784375"/>
    <w:rsid w:val="00784411"/>
    <w:rsid w:val="007844D5"/>
    <w:rsid w:val="0078450B"/>
    <w:rsid w:val="007845A2"/>
    <w:rsid w:val="00784615"/>
    <w:rsid w:val="00784633"/>
    <w:rsid w:val="007847AA"/>
    <w:rsid w:val="007847C6"/>
    <w:rsid w:val="007847CD"/>
    <w:rsid w:val="007847FB"/>
    <w:rsid w:val="00784893"/>
    <w:rsid w:val="007848F2"/>
    <w:rsid w:val="007849D0"/>
    <w:rsid w:val="00784A09"/>
    <w:rsid w:val="00784AA3"/>
    <w:rsid w:val="00784B6E"/>
    <w:rsid w:val="00784D4E"/>
    <w:rsid w:val="00784E65"/>
    <w:rsid w:val="00784F60"/>
    <w:rsid w:val="00785149"/>
    <w:rsid w:val="0078515D"/>
    <w:rsid w:val="007851B4"/>
    <w:rsid w:val="0078530C"/>
    <w:rsid w:val="0078535E"/>
    <w:rsid w:val="007853DB"/>
    <w:rsid w:val="00785484"/>
    <w:rsid w:val="007854CB"/>
    <w:rsid w:val="0078559D"/>
    <w:rsid w:val="00785675"/>
    <w:rsid w:val="0078578C"/>
    <w:rsid w:val="00785988"/>
    <w:rsid w:val="007859B1"/>
    <w:rsid w:val="007859B4"/>
    <w:rsid w:val="00785A43"/>
    <w:rsid w:val="00785B3D"/>
    <w:rsid w:val="00785D80"/>
    <w:rsid w:val="00785DA6"/>
    <w:rsid w:val="00785EE3"/>
    <w:rsid w:val="00785EFF"/>
    <w:rsid w:val="00785F14"/>
    <w:rsid w:val="00785F53"/>
    <w:rsid w:val="00785FD5"/>
    <w:rsid w:val="00786011"/>
    <w:rsid w:val="0078616B"/>
    <w:rsid w:val="007861A0"/>
    <w:rsid w:val="007862EC"/>
    <w:rsid w:val="0078638C"/>
    <w:rsid w:val="007863F3"/>
    <w:rsid w:val="00786566"/>
    <w:rsid w:val="007865CE"/>
    <w:rsid w:val="00786649"/>
    <w:rsid w:val="00786784"/>
    <w:rsid w:val="007867E0"/>
    <w:rsid w:val="00786959"/>
    <w:rsid w:val="00786997"/>
    <w:rsid w:val="00786A89"/>
    <w:rsid w:val="00786ACE"/>
    <w:rsid w:val="00786B07"/>
    <w:rsid w:val="00786CAF"/>
    <w:rsid w:val="00786CDF"/>
    <w:rsid w:val="00786D88"/>
    <w:rsid w:val="00786D98"/>
    <w:rsid w:val="00786EFC"/>
    <w:rsid w:val="00786FCF"/>
    <w:rsid w:val="00786FE6"/>
    <w:rsid w:val="0078702E"/>
    <w:rsid w:val="00787054"/>
    <w:rsid w:val="0078705D"/>
    <w:rsid w:val="007870B0"/>
    <w:rsid w:val="00787102"/>
    <w:rsid w:val="007871EA"/>
    <w:rsid w:val="00787234"/>
    <w:rsid w:val="0078729A"/>
    <w:rsid w:val="00787307"/>
    <w:rsid w:val="00787336"/>
    <w:rsid w:val="00787344"/>
    <w:rsid w:val="00787432"/>
    <w:rsid w:val="00787450"/>
    <w:rsid w:val="007874A1"/>
    <w:rsid w:val="00787519"/>
    <w:rsid w:val="00787870"/>
    <w:rsid w:val="007878A9"/>
    <w:rsid w:val="007878D0"/>
    <w:rsid w:val="007879F1"/>
    <w:rsid w:val="00787A96"/>
    <w:rsid w:val="00787B0F"/>
    <w:rsid w:val="00787B1A"/>
    <w:rsid w:val="00787B95"/>
    <w:rsid w:val="00787C2B"/>
    <w:rsid w:val="00787C58"/>
    <w:rsid w:val="00787C92"/>
    <w:rsid w:val="00787CE8"/>
    <w:rsid w:val="00787DD8"/>
    <w:rsid w:val="00787E0F"/>
    <w:rsid w:val="00787ED5"/>
    <w:rsid w:val="00787F93"/>
    <w:rsid w:val="00790062"/>
    <w:rsid w:val="00790069"/>
    <w:rsid w:val="00790192"/>
    <w:rsid w:val="00790231"/>
    <w:rsid w:val="00790314"/>
    <w:rsid w:val="007903BF"/>
    <w:rsid w:val="0079046A"/>
    <w:rsid w:val="007904FD"/>
    <w:rsid w:val="00790626"/>
    <w:rsid w:val="00790637"/>
    <w:rsid w:val="00790658"/>
    <w:rsid w:val="007906CA"/>
    <w:rsid w:val="007906F1"/>
    <w:rsid w:val="00790747"/>
    <w:rsid w:val="00790791"/>
    <w:rsid w:val="007907F1"/>
    <w:rsid w:val="00790888"/>
    <w:rsid w:val="00790901"/>
    <w:rsid w:val="00790B52"/>
    <w:rsid w:val="00790BF3"/>
    <w:rsid w:val="00790DD8"/>
    <w:rsid w:val="00790F27"/>
    <w:rsid w:val="00790F90"/>
    <w:rsid w:val="00790F95"/>
    <w:rsid w:val="00791222"/>
    <w:rsid w:val="00791265"/>
    <w:rsid w:val="00791269"/>
    <w:rsid w:val="0079138C"/>
    <w:rsid w:val="007914F0"/>
    <w:rsid w:val="00791894"/>
    <w:rsid w:val="007919F4"/>
    <w:rsid w:val="00791A19"/>
    <w:rsid w:val="00791B00"/>
    <w:rsid w:val="00791C03"/>
    <w:rsid w:val="00791CA2"/>
    <w:rsid w:val="00791CF8"/>
    <w:rsid w:val="00791D13"/>
    <w:rsid w:val="007921C3"/>
    <w:rsid w:val="0079220A"/>
    <w:rsid w:val="007922D2"/>
    <w:rsid w:val="00792438"/>
    <w:rsid w:val="007924C2"/>
    <w:rsid w:val="0079259C"/>
    <w:rsid w:val="007927AD"/>
    <w:rsid w:val="007928AC"/>
    <w:rsid w:val="007928D1"/>
    <w:rsid w:val="00792934"/>
    <w:rsid w:val="0079293C"/>
    <w:rsid w:val="007929CA"/>
    <w:rsid w:val="007929E5"/>
    <w:rsid w:val="00792A0C"/>
    <w:rsid w:val="00792A52"/>
    <w:rsid w:val="00792A7F"/>
    <w:rsid w:val="00792B5E"/>
    <w:rsid w:val="00792C81"/>
    <w:rsid w:val="00792CEF"/>
    <w:rsid w:val="00792D68"/>
    <w:rsid w:val="00792DF9"/>
    <w:rsid w:val="00792E5E"/>
    <w:rsid w:val="00792F62"/>
    <w:rsid w:val="00793037"/>
    <w:rsid w:val="00793076"/>
    <w:rsid w:val="0079309C"/>
    <w:rsid w:val="00793152"/>
    <w:rsid w:val="0079330F"/>
    <w:rsid w:val="00793385"/>
    <w:rsid w:val="0079347E"/>
    <w:rsid w:val="0079366A"/>
    <w:rsid w:val="00793862"/>
    <w:rsid w:val="007939CC"/>
    <w:rsid w:val="00793A5F"/>
    <w:rsid w:val="00793ABF"/>
    <w:rsid w:val="00793B30"/>
    <w:rsid w:val="00793B4A"/>
    <w:rsid w:val="00793C47"/>
    <w:rsid w:val="00793CB9"/>
    <w:rsid w:val="00793CD4"/>
    <w:rsid w:val="00793E4A"/>
    <w:rsid w:val="00793E60"/>
    <w:rsid w:val="00794034"/>
    <w:rsid w:val="0079415B"/>
    <w:rsid w:val="0079415E"/>
    <w:rsid w:val="00794213"/>
    <w:rsid w:val="00794262"/>
    <w:rsid w:val="007942BB"/>
    <w:rsid w:val="007943D8"/>
    <w:rsid w:val="007943F8"/>
    <w:rsid w:val="0079454E"/>
    <w:rsid w:val="0079458E"/>
    <w:rsid w:val="007945D6"/>
    <w:rsid w:val="007946D9"/>
    <w:rsid w:val="0079477C"/>
    <w:rsid w:val="00794780"/>
    <w:rsid w:val="00794781"/>
    <w:rsid w:val="007948B6"/>
    <w:rsid w:val="00794A5A"/>
    <w:rsid w:val="00794ACA"/>
    <w:rsid w:val="00794C47"/>
    <w:rsid w:val="00794C6F"/>
    <w:rsid w:val="00794D35"/>
    <w:rsid w:val="00794D6E"/>
    <w:rsid w:val="00794DBC"/>
    <w:rsid w:val="00794E5D"/>
    <w:rsid w:val="00794EC3"/>
    <w:rsid w:val="00794F33"/>
    <w:rsid w:val="00794F9A"/>
    <w:rsid w:val="00795091"/>
    <w:rsid w:val="007950D7"/>
    <w:rsid w:val="0079510C"/>
    <w:rsid w:val="00795129"/>
    <w:rsid w:val="0079513A"/>
    <w:rsid w:val="00795173"/>
    <w:rsid w:val="00795261"/>
    <w:rsid w:val="007952E2"/>
    <w:rsid w:val="007953B0"/>
    <w:rsid w:val="007953F3"/>
    <w:rsid w:val="00795556"/>
    <w:rsid w:val="0079555B"/>
    <w:rsid w:val="007956DE"/>
    <w:rsid w:val="0079578D"/>
    <w:rsid w:val="007957B4"/>
    <w:rsid w:val="0079583D"/>
    <w:rsid w:val="007958E0"/>
    <w:rsid w:val="0079595E"/>
    <w:rsid w:val="00795969"/>
    <w:rsid w:val="00795A1C"/>
    <w:rsid w:val="00795A57"/>
    <w:rsid w:val="00795A73"/>
    <w:rsid w:val="00795BA9"/>
    <w:rsid w:val="00795BAA"/>
    <w:rsid w:val="00795C4D"/>
    <w:rsid w:val="00795E23"/>
    <w:rsid w:val="00795E89"/>
    <w:rsid w:val="00795EC5"/>
    <w:rsid w:val="00795EDA"/>
    <w:rsid w:val="00795F24"/>
    <w:rsid w:val="00795F3F"/>
    <w:rsid w:val="0079603E"/>
    <w:rsid w:val="007960BC"/>
    <w:rsid w:val="0079615B"/>
    <w:rsid w:val="007961B0"/>
    <w:rsid w:val="007961DF"/>
    <w:rsid w:val="00796222"/>
    <w:rsid w:val="007963B5"/>
    <w:rsid w:val="007963C3"/>
    <w:rsid w:val="00796483"/>
    <w:rsid w:val="0079648D"/>
    <w:rsid w:val="00796496"/>
    <w:rsid w:val="00796504"/>
    <w:rsid w:val="007965C2"/>
    <w:rsid w:val="007965C6"/>
    <w:rsid w:val="007965CE"/>
    <w:rsid w:val="00796694"/>
    <w:rsid w:val="007966D2"/>
    <w:rsid w:val="007967C8"/>
    <w:rsid w:val="00796822"/>
    <w:rsid w:val="00796833"/>
    <w:rsid w:val="00796871"/>
    <w:rsid w:val="00796925"/>
    <w:rsid w:val="007969C8"/>
    <w:rsid w:val="00796AE8"/>
    <w:rsid w:val="00796B25"/>
    <w:rsid w:val="00796B5B"/>
    <w:rsid w:val="00796C3C"/>
    <w:rsid w:val="00796C48"/>
    <w:rsid w:val="00796C84"/>
    <w:rsid w:val="00796CE0"/>
    <w:rsid w:val="00796D2B"/>
    <w:rsid w:val="00796FCD"/>
    <w:rsid w:val="007970F2"/>
    <w:rsid w:val="00797181"/>
    <w:rsid w:val="00797284"/>
    <w:rsid w:val="007972BC"/>
    <w:rsid w:val="007973C6"/>
    <w:rsid w:val="00797456"/>
    <w:rsid w:val="0079746B"/>
    <w:rsid w:val="0079747E"/>
    <w:rsid w:val="007975C9"/>
    <w:rsid w:val="00797625"/>
    <w:rsid w:val="00797676"/>
    <w:rsid w:val="0079773A"/>
    <w:rsid w:val="0079796F"/>
    <w:rsid w:val="007979DE"/>
    <w:rsid w:val="00797B00"/>
    <w:rsid w:val="00797B47"/>
    <w:rsid w:val="00797BB5"/>
    <w:rsid w:val="00797C49"/>
    <w:rsid w:val="00797C71"/>
    <w:rsid w:val="00797D11"/>
    <w:rsid w:val="00797D6B"/>
    <w:rsid w:val="00797E6A"/>
    <w:rsid w:val="00797F0C"/>
    <w:rsid w:val="00797F89"/>
    <w:rsid w:val="0079D772"/>
    <w:rsid w:val="007A0002"/>
    <w:rsid w:val="007A00AC"/>
    <w:rsid w:val="007A01F0"/>
    <w:rsid w:val="007A0238"/>
    <w:rsid w:val="007A037B"/>
    <w:rsid w:val="007A03BD"/>
    <w:rsid w:val="007A0406"/>
    <w:rsid w:val="007A04B9"/>
    <w:rsid w:val="007A054B"/>
    <w:rsid w:val="007A057D"/>
    <w:rsid w:val="007A061C"/>
    <w:rsid w:val="007A06D4"/>
    <w:rsid w:val="007A0706"/>
    <w:rsid w:val="007A085E"/>
    <w:rsid w:val="007A08A4"/>
    <w:rsid w:val="007A08A7"/>
    <w:rsid w:val="007A08AC"/>
    <w:rsid w:val="007A094C"/>
    <w:rsid w:val="007A0A1B"/>
    <w:rsid w:val="007A0A24"/>
    <w:rsid w:val="007A0A9A"/>
    <w:rsid w:val="007A0ABE"/>
    <w:rsid w:val="007A0B5B"/>
    <w:rsid w:val="007A0B7B"/>
    <w:rsid w:val="007A0BD0"/>
    <w:rsid w:val="007A0BE6"/>
    <w:rsid w:val="007A0C0C"/>
    <w:rsid w:val="007A0D2F"/>
    <w:rsid w:val="007A0D40"/>
    <w:rsid w:val="007A0E21"/>
    <w:rsid w:val="007A0F33"/>
    <w:rsid w:val="007A0F9D"/>
    <w:rsid w:val="007A0FF7"/>
    <w:rsid w:val="007A1081"/>
    <w:rsid w:val="007A1082"/>
    <w:rsid w:val="007A10C6"/>
    <w:rsid w:val="007A119A"/>
    <w:rsid w:val="007A1392"/>
    <w:rsid w:val="007A1404"/>
    <w:rsid w:val="007A1459"/>
    <w:rsid w:val="007A14C7"/>
    <w:rsid w:val="007A15F8"/>
    <w:rsid w:val="007A172D"/>
    <w:rsid w:val="007A1755"/>
    <w:rsid w:val="007A186B"/>
    <w:rsid w:val="007A1921"/>
    <w:rsid w:val="007A1938"/>
    <w:rsid w:val="007A19B1"/>
    <w:rsid w:val="007A1B5D"/>
    <w:rsid w:val="007A1C0C"/>
    <w:rsid w:val="007A1C49"/>
    <w:rsid w:val="007A1C4A"/>
    <w:rsid w:val="007A1D65"/>
    <w:rsid w:val="007A1EF9"/>
    <w:rsid w:val="007A1F8A"/>
    <w:rsid w:val="007A1F92"/>
    <w:rsid w:val="007A1FD9"/>
    <w:rsid w:val="007A1FF7"/>
    <w:rsid w:val="007A204F"/>
    <w:rsid w:val="007A211E"/>
    <w:rsid w:val="007A2151"/>
    <w:rsid w:val="007A2165"/>
    <w:rsid w:val="007A216F"/>
    <w:rsid w:val="007A21D9"/>
    <w:rsid w:val="007A221A"/>
    <w:rsid w:val="007A2294"/>
    <w:rsid w:val="007A22AB"/>
    <w:rsid w:val="007A23CB"/>
    <w:rsid w:val="007A2566"/>
    <w:rsid w:val="007A256C"/>
    <w:rsid w:val="007A260F"/>
    <w:rsid w:val="007A2716"/>
    <w:rsid w:val="007A2773"/>
    <w:rsid w:val="007A27B4"/>
    <w:rsid w:val="007A285B"/>
    <w:rsid w:val="007A2897"/>
    <w:rsid w:val="007A28BC"/>
    <w:rsid w:val="007A2A90"/>
    <w:rsid w:val="007A2AB3"/>
    <w:rsid w:val="007A2BE6"/>
    <w:rsid w:val="007A2C51"/>
    <w:rsid w:val="007A2CF2"/>
    <w:rsid w:val="007A2CF5"/>
    <w:rsid w:val="007A2D16"/>
    <w:rsid w:val="007A2D97"/>
    <w:rsid w:val="007A2E72"/>
    <w:rsid w:val="007A2E81"/>
    <w:rsid w:val="007A2F59"/>
    <w:rsid w:val="007A2F65"/>
    <w:rsid w:val="007A2FFF"/>
    <w:rsid w:val="007A3058"/>
    <w:rsid w:val="007A30B5"/>
    <w:rsid w:val="007A30B6"/>
    <w:rsid w:val="007A31D7"/>
    <w:rsid w:val="007A324E"/>
    <w:rsid w:val="007A3271"/>
    <w:rsid w:val="007A3436"/>
    <w:rsid w:val="007A3485"/>
    <w:rsid w:val="007A34EB"/>
    <w:rsid w:val="007A3513"/>
    <w:rsid w:val="007A36CB"/>
    <w:rsid w:val="007A37EE"/>
    <w:rsid w:val="007A381E"/>
    <w:rsid w:val="007A386F"/>
    <w:rsid w:val="007A38CE"/>
    <w:rsid w:val="007A393F"/>
    <w:rsid w:val="007A3A2C"/>
    <w:rsid w:val="007A3A68"/>
    <w:rsid w:val="007A3ACE"/>
    <w:rsid w:val="007A3BC0"/>
    <w:rsid w:val="007A3BE3"/>
    <w:rsid w:val="007A3C0D"/>
    <w:rsid w:val="007A3CEE"/>
    <w:rsid w:val="007A3D0B"/>
    <w:rsid w:val="007A3EDA"/>
    <w:rsid w:val="007A3F3B"/>
    <w:rsid w:val="007A3FC2"/>
    <w:rsid w:val="007A3FFF"/>
    <w:rsid w:val="007A400D"/>
    <w:rsid w:val="007A4095"/>
    <w:rsid w:val="007A409C"/>
    <w:rsid w:val="007A4145"/>
    <w:rsid w:val="007A416A"/>
    <w:rsid w:val="007A419C"/>
    <w:rsid w:val="007A41DC"/>
    <w:rsid w:val="007A4234"/>
    <w:rsid w:val="007A4437"/>
    <w:rsid w:val="007A46A4"/>
    <w:rsid w:val="007A4779"/>
    <w:rsid w:val="007A47EA"/>
    <w:rsid w:val="007A487C"/>
    <w:rsid w:val="007A4900"/>
    <w:rsid w:val="007A4B8A"/>
    <w:rsid w:val="007A4D0E"/>
    <w:rsid w:val="007A4D3E"/>
    <w:rsid w:val="007A4E06"/>
    <w:rsid w:val="007A4E68"/>
    <w:rsid w:val="007A4F10"/>
    <w:rsid w:val="007A4F91"/>
    <w:rsid w:val="007A5048"/>
    <w:rsid w:val="007A5051"/>
    <w:rsid w:val="007A50E6"/>
    <w:rsid w:val="007A50E8"/>
    <w:rsid w:val="007A5164"/>
    <w:rsid w:val="007A527C"/>
    <w:rsid w:val="007A5316"/>
    <w:rsid w:val="007A5584"/>
    <w:rsid w:val="007A558D"/>
    <w:rsid w:val="007A55BF"/>
    <w:rsid w:val="007A580A"/>
    <w:rsid w:val="007A587F"/>
    <w:rsid w:val="007A58A7"/>
    <w:rsid w:val="007A58B5"/>
    <w:rsid w:val="007A58BE"/>
    <w:rsid w:val="007A5A94"/>
    <w:rsid w:val="007A5AE9"/>
    <w:rsid w:val="007A5B1A"/>
    <w:rsid w:val="007A5B93"/>
    <w:rsid w:val="007A5C3A"/>
    <w:rsid w:val="007A5DFB"/>
    <w:rsid w:val="007A5E02"/>
    <w:rsid w:val="007A5EDB"/>
    <w:rsid w:val="007A5F88"/>
    <w:rsid w:val="007A5FB5"/>
    <w:rsid w:val="007A5FE9"/>
    <w:rsid w:val="007A612F"/>
    <w:rsid w:val="007A6134"/>
    <w:rsid w:val="007A6136"/>
    <w:rsid w:val="007A614C"/>
    <w:rsid w:val="007A615F"/>
    <w:rsid w:val="007A620C"/>
    <w:rsid w:val="007A6412"/>
    <w:rsid w:val="007A6413"/>
    <w:rsid w:val="007A66A3"/>
    <w:rsid w:val="007A67D5"/>
    <w:rsid w:val="007A681C"/>
    <w:rsid w:val="007A6831"/>
    <w:rsid w:val="007A68F8"/>
    <w:rsid w:val="007A6C11"/>
    <w:rsid w:val="007A6D36"/>
    <w:rsid w:val="007A6D85"/>
    <w:rsid w:val="007A6DB8"/>
    <w:rsid w:val="007A6DFC"/>
    <w:rsid w:val="007A6F6B"/>
    <w:rsid w:val="007A6FCD"/>
    <w:rsid w:val="007A7052"/>
    <w:rsid w:val="007A70FE"/>
    <w:rsid w:val="007A76AB"/>
    <w:rsid w:val="007A7711"/>
    <w:rsid w:val="007A78D8"/>
    <w:rsid w:val="007A7904"/>
    <w:rsid w:val="007A7910"/>
    <w:rsid w:val="007A7951"/>
    <w:rsid w:val="007A7991"/>
    <w:rsid w:val="007A7A2B"/>
    <w:rsid w:val="007A7A98"/>
    <w:rsid w:val="007A7B26"/>
    <w:rsid w:val="007A7B3C"/>
    <w:rsid w:val="007A7B6D"/>
    <w:rsid w:val="007A7C99"/>
    <w:rsid w:val="007A7F11"/>
    <w:rsid w:val="007A7F61"/>
    <w:rsid w:val="007A7F91"/>
    <w:rsid w:val="007A7FD5"/>
    <w:rsid w:val="007B0003"/>
    <w:rsid w:val="007B004A"/>
    <w:rsid w:val="007B018A"/>
    <w:rsid w:val="007B01F4"/>
    <w:rsid w:val="007B0205"/>
    <w:rsid w:val="007B02D2"/>
    <w:rsid w:val="007B02D4"/>
    <w:rsid w:val="007B03EC"/>
    <w:rsid w:val="007B03F4"/>
    <w:rsid w:val="007B0413"/>
    <w:rsid w:val="007B044A"/>
    <w:rsid w:val="007B04B0"/>
    <w:rsid w:val="007B07BA"/>
    <w:rsid w:val="007B0949"/>
    <w:rsid w:val="007B0A0F"/>
    <w:rsid w:val="007B0A2A"/>
    <w:rsid w:val="007B0AA9"/>
    <w:rsid w:val="007B0ADF"/>
    <w:rsid w:val="007B0B26"/>
    <w:rsid w:val="007B0B7A"/>
    <w:rsid w:val="007B0BA5"/>
    <w:rsid w:val="007B0D73"/>
    <w:rsid w:val="007B0EB2"/>
    <w:rsid w:val="007B0F55"/>
    <w:rsid w:val="007B0F6A"/>
    <w:rsid w:val="007B0F74"/>
    <w:rsid w:val="007B0FC4"/>
    <w:rsid w:val="007B1077"/>
    <w:rsid w:val="007B10AF"/>
    <w:rsid w:val="007B11AA"/>
    <w:rsid w:val="007B1477"/>
    <w:rsid w:val="007B14BD"/>
    <w:rsid w:val="007B14D3"/>
    <w:rsid w:val="007B14EE"/>
    <w:rsid w:val="007B1617"/>
    <w:rsid w:val="007B161F"/>
    <w:rsid w:val="007B1650"/>
    <w:rsid w:val="007B1675"/>
    <w:rsid w:val="007B1697"/>
    <w:rsid w:val="007B183A"/>
    <w:rsid w:val="007B192F"/>
    <w:rsid w:val="007B19A4"/>
    <w:rsid w:val="007B19B4"/>
    <w:rsid w:val="007B19B5"/>
    <w:rsid w:val="007B1A9F"/>
    <w:rsid w:val="007B1B1B"/>
    <w:rsid w:val="007B1B99"/>
    <w:rsid w:val="007B1CD6"/>
    <w:rsid w:val="007B1D40"/>
    <w:rsid w:val="007B1DCA"/>
    <w:rsid w:val="007B1FE6"/>
    <w:rsid w:val="007B2006"/>
    <w:rsid w:val="007B2013"/>
    <w:rsid w:val="007B20EF"/>
    <w:rsid w:val="007B223F"/>
    <w:rsid w:val="007B227F"/>
    <w:rsid w:val="007B22D3"/>
    <w:rsid w:val="007B234A"/>
    <w:rsid w:val="007B23C8"/>
    <w:rsid w:val="007B240C"/>
    <w:rsid w:val="007B242A"/>
    <w:rsid w:val="007B2443"/>
    <w:rsid w:val="007B2489"/>
    <w:rsid w:val="007B24B3"/>
    <w:rsid w:val="007B25B1"/>
    <w:rsid w:val="007B2638"/>
    <w:rsid w:val="007B267E"/>
    <w:rsid w:val="007B26A7"/>
    <w:rsid w:val="007B2856"/>
    <w:rsid w:val="007B2976"/>
    <w:rsid w:val="007B2A68"/>
    <w:rsid w:val="007B2B1D"/>
    <w:rsid w:val="007B2B37"/>
    <w:rsid w:val="007B2BC5"/>
    <w:rsid w:val="007B2C06"/>
    <w:rsid w:val="007B2CD9"/>
    <w:rsid w:val="007B2E71"/>
    <w:rsid w:val="007B2F8B"/>
    <w:rsid w:val="007B3056"/>
    <w:rsid w:val="007B3176"/>
    <w:rsid w:val="007B3185"/>
    <w:rsid w:val="007B31C1"/>
    <w:rsid w:val="007B32AD"/>
    <w:rsid w:val="007B32C3"/>
    <w:rsid w:val="007B3377"/>
    <w:rsid w:val="007B3595"/>
    <w:rsid w:val="007B360B"/>
    <w:rsid w:val="007B3619"/>
    <w:rsid w:val="007B371C"/>
    <w:rsid w:val="007B373C"/>
    <w:rsid w:val="007B3848"/>
    <w:rsid w:val="007B389C"/>
    <w:rsid w:val="007B38A5"/>
    <w:rsid w:val="007B3903"/>
    <w:rsid w:val="007B395E"/>
    <w:rsid w:val="007B3964"/>
    <w:rsid w:val="007B39F4"/>
    <w:rsid w:val="007B3A79"/>
    <w:rsid w:val="007B3AEC"/>
    <w:rsid w:val="007B3B15"/>
    <w:rsid w:val="007B3B43"/>
    <w:rsid w:val="007B3BF9"/>
    <w:rsid w:val="007B3C03"/>
    <w:rsid w:val="007B3D1A"/>
    <w:rsid w:val="007B3D79"/>
    <w:rsid w:val="007B3E5E"/>
    <w:rsid w:val="007B3F14"/>
    <w:rsid w:val="007B3F1F"/>
    <w:rsid w:val="007B3FA8"/>
    <w:rsid w:val="007B4104"/>
    <w:rsid w:val="007B4182"/>
    <w:rsid w:val="007B41D6"/>
    <w:rsid w:val="007B43F2"/>
    <w:rsid w:val="007B44B3"/>
    <w:rsid w:val="007B46E8"/>
    <w:rsid w:val="007B4786"/>
    <w:rsid w:val="007B47EA"/>
    <w:rsid w:val="007B49D4"/>
    <w:rsid w:val="007B4A12"/>
    <w:rsid w:val="007B4A98"/>
    <w:rsid w:val="007B4ADE"/>
    <w:rsid w:val="007B4C83"/>
    <w:rsid w:val="007B4D1A"/>
    <w:rsid w:val="007B4D8C"/>
    <w:rsid w:val="007B4DB8"/>
    <w:rsid w:val="007B4EDA"/>
    <w:rsid w:val="007B4EF8"/>
    <w:rsid w:val="007B4F82"/>
    <w:rsid w:val="007B4FD3"/>
    <w:rsid w:val="007B50BF"/>
    <w:rsid w:val="007B526A"/>
    <w:rsid w:val="007B526F"/>
    <w:rsid w:val="007B528F"/>
    <w:rsid w:val="007B5468"/>
    <w:rsid w:val="007B54D9"/>
    <w:rsid w:val="007B54F2"/>
    <w:rsid w:val="007B550C"/>
    <w:rsid w:val="007B551E"/>
    <w:rsid w:val="007B5596"/>
    <w:rsid w:val="007B55AA"/>
    <w:rsid w:val="007B569D"/>
    <w:rsid w:val="007B56D2"/>
    <w:rsid w:val="007B57C0"/>
    <w:rsid w:val="007B584C"/>
    <w:rsid w:val="007B5863"/>
    <w:rsid w:val="007B5882"/>
    <w:rsid w:val="007B58D4"/>
    <w:rsid w:val="007B5925"/>
    <w:rsid w:val="007B5AAC"/>
    <w:rsid w:val="007B5C0C"/>
    <w:rsid w:val="007B5C2B"/>
    <w:rsid w:val="007B5C7F"/>
    <w:rsid w:val="007B5E8E"/>
    <w:rsid w:val="007B5F06"/>
    <w:rsid w:val="007B5FDE"/>
    <w:rsid w:val="007B6045"/>
    <w:rsid w:val="007B6046"/>
    <w:rsid w:val="007B628A"/>
    <w:rsid w:val="007B6321"/>
    <w:rsid w:val="007B657A"/>
    <w:rsid w:val="007B6582"/>
    <w:rsid w:val="007B65A2"/>
    <w:rsid w:val="007B6613"/>
    <w:rsid w:val="007B666F"/>
    <w:rsid w:val="007B6674"/>
    <w:rsid w:val="007B676E"/>
    <w:rsid w:val="007B679E"/>
    <w:rsid w:val="007B67C7"/>
    <w:rsid w:val="007B6953"/>
    <w:rsid w:val="007B6BBA"/>
    <w:rsid w:val="007B6BD2"/>
    <w:rsid w:val="007B6D20"/>
    <w:rsid w:val="007B6DAF"/>
    <w:rsid w:val="007B6DFF"/>
    <w:rsid w:val="007B6E31"/>
    <w:rsid w:val="007B70EE"/>
    <w:rsid w:val="007B723A"/>
    <w:rsid w:val="007B72E0"/>
    <w:rsid w:val="007B7384"/>
    <w:rsid w:val="007B739A"/>
    <w:rsid w:val="007B73B5"/>
    <w:rsid w:val="007B742B"/>
    <w:rsid w:val="007B74A7"/>
    <w:rsid w:val="007B74D1"/>
    <w:rsid w:val="007B75B3"/>
    <w:rsid w:val="007B75EE"/>
    <w:rsid w:val="007B7674"/>
    <w:rsid w:val="007B76EE"/>
    <w:rsid w:val="007B7765"/>
    <w:rsid w:val="007B777E"/>
    <w:rsid w:val="007B7780"/>
    <w:rsid w:val="007B77DF"/>
    <w:rsid w:val="007B77EB"/>
    <w:rsid w:val="007B7836"/>
    <w:rsid w:val="007B786C"/>
    <w:rsid w:val="007B790C"/>
    <w:rsid w:val="007B7984"/>
    <w:rsid w:val="007B7994"/>
    <w:rsid w:val="007B7B34"/>
    <w:rsid w:val="007B7B47"/>
    <w:rsid w:val="007B7BC5"/>
    <w:rsid w:val="007B7BEB"/>
    <w:rsid w:val="007B7C61"/>
    <w:rsid w:val="007B7C67"/>
    <w:rsid w:val="007B7C68"/>
    <w:rsid w:val="007B7CD7"/>
    <w:rsid w:val="007B7CE1"/>
    <w:rsid w:val="007B7CE9"/>
    <w:rsid w:val="007B7DE3"/>
    <w:rsid w:val="007B7E33"/>
    <w:rsid w:val="007B7EDB"/>
    <w:rsid w:val="007B7F08"/>
    <w:rsid w:val="007B7FD9"/>
    <w:rsid w:val="007C0068"/>
    <w:rsid w:val="007C00B3"/>
    <w:rsid w:val="007C00E0"/>
    <w:rsid w:val="007C012A"/>
    <w:rsid w:val="007C01E3"/>
    <w:rsid w:val="007C02D8"/>
    <w:rsid w:val="007C02E6"/>
    <w:rsid w:val="007C0359"/>
    <w:rsid w:val="007C0364"/>
    <w:rsid w:val="007C037D"/>
    <w:rsid w:val="007C0391"/>
    <w:rsid w:val="007C0406"/>
    <w:rsid w:val="007C040B"/>
    <w:rsid w:val="007C0411"/>
    <w:rsid w:val="007C0470"/>
    <w:rsid w:val="007C0488"/>
    <w:rsid w:val="007C0502"/>
    <w:rsid w:val="007C0539"/>
    <w:rsid w:val="007C0641"/>
    <w:rsid w:val="007C0676"/>
    <w:rsid w:val="007C06BC"/>
    <w:rsid w:val="007C081A"/>
    <w:rsid w:val="007C083E"/>
    <w:rsid w:val="007C08E0"/>
    <w:rsid w:val="007C0900"/>
    <w:rsid w:val="007C0990"/>
    <w:rsid w:val="007C0A24"/>
    <w:rsid w:val="007C0A58"/>
    <w:rsid w:val="007C0A8E"/>
    <w:rsid w:val="007C0AE7"/>
    <w:rsid w:val="007C0C6B"/>
    <w:rsid w:val="007C0E14"/>
    <w:rsid w:val="007C0E1E"/>
    <w:rsid w:val="007C0F0C"/>
    <w:rsid w:val="007C0F62"/>
    <w:rsid w:val="007C0FB4"/>
    <w:rsid w:val="007C10EB"/>
    <w:rsid w:val="007C11EF"/>
    <w:rsid w:val="007C12BC"/>
    <w:rsid w:val="007C13AD"/>
    <w:rsid w:val="007C1425"/>
    <w:rsid w:val="007C146A"/>
    <w:rsid w:val="007C152E"/>
    <w:rsid w:val="007C15F1"/>
    <w:rsid w:val="007C1668"/>
    <w:rsid w:val="007C1717"/>
    <w:rsid w:val="007C175D"/>
    <w:rsid w:val="007C1825"/>
    <w:rsid w:val="007C1874"/>
    <w:rsid w:val="007C19B7"/>
    <w:rsid w:val="007C1A11"/>
    <w:rsid w:val="007C1B54"/>
    <w:rsid w:val="007C1B6B"/>
    <w:rsid w:val="007C1C7B"/>
    <w:rsid w:val="007C1D9A"/>
    <w:rsid w:val="007C1DF9"/>
    <w:rsid w:val="007C1E7E"/>
    <w:rsid w:val="007C1F47"/>
    <w:rsid w:val="007C1F4F"/>
    <w:rsid w:val="007C1F58"/>
    <w:rsid w:val="007C2052"/>
    <w:rsid w:val="007C20F4"/>
    <w:rsid w:val="007C210D"/>
    <w:rsid w:val="007C2221"/>
    <w:rsid w:val="007C223B"/>
    <w:rsid w:val="007C2300"/>
    <w:rsid w:val="007C2336"/>
    <w:rsid w:val="007C238F"/>
    <w:rsid w:val="007C2435"/>
    <w:rsid w:val="007C2459"/>
    <w:rsid w:val="007C24E8"/>
    <w:rsid w:val="007C2569"/>
    <w:rsid w:val="007C2594"/>
    <w:rsid w:val="007C260E"/>
    <w:rsid w:val="007C2671"/>
    <w:rsid w:val="007C26C3"/>
    <w:rsid w:val="007C2745"/>
    <w:rsid w:val="007C284A"/>
    <w:rsid w:val="007C2974"/>
    <w:rsid w:val="007C2A2E"/>
    <w:rsid w:val="007C2A7F"/>
    <w:rsid w:val="007C2B3A"/>
    <w:rsid w:val="007C2B7E"/>
    <w:rsid w:val="007C2B97"/>
    <w:rsid w:val="007C2BDD"/>
    <w:rsid w:val="007C2DAB"/>
    <w:rsid w:val="007C2E9B"/>
    <w:rsid w:val="007C2EB5"/>
    <w:rsid w:val="007C2ECC"/>
    <w:rsid w:val="007C2EDF"/>
    <w:rsid w:val="007C303C"/>
    <w:rsid w:val="007C3102"/>
    <w:rsid w:val="007C311B"/>
    <w:rsid w:val="007C3169"/>
    <w:rsid w:val="007C32A2"/>
    <w:rsid w:val="007C32CC"/>
    <w:rsid w:val="007C33A8"/>
    <w:rsid w:val="007C33DF"/>
    <w:rsid w:val="007C33F4"/>
    <w:rsid w:val="007C343A"/>
    <w:rsid w:val="007C346B"/>
    <w:rsid w:val="007C349C"/>
    <w:rsid w:val="007C3527"/>
    <w:rsid w:val="007C353A"/>
    <w:rsid w:val="007C357F"/>
    <w:rsid w:val="007C35A0"/>
    <w:rsid w:val="007C3658"/>
    <w:rsid w:val="007C369F"/>
    <w:rsid w:val="007C37B4"/>
    <w:rsid w:val="007C38B2"/>
    <w:rsid w:val="007C38B9"/>
    <w:rsid w:val="007C38E5"/>
    <w:rsid w:val="007C3908"/>
    <w:rsid w:val="007C39CD"/>
    <w:rsid w:val="007C3A45"/>
    <w:rsid w:val="007C3B54"/>
    <w:rsid w:val="007C3BCE"/>
    <w:rsid w:val="007C3BFD"/>
    <w:rsid w:val="007C3C07"/>
    <w:rsid w:val="007C3DE3"/>
    <w:rsid w:val="007C3E88"/>
    <w:rsid w:val="007C404C"/>
    <w:rsid w:val="007C406C"/>
    <w:rsid w:val="007C40BB"/>
    <w:rsid w:val="007C42D0"/>
    <w:rsid w:val="007C42DC"/>
    <w:rsid w:val="007C4376"/>
    <w:rsid w:val="007C43BB"/>
    <w:rsid w:val="007C444A"/>
    <w:rsid w:val="007C4462"/>
    <w:rsid w:val="007C4494"/>
    <w:rsid w:val="007C4564"/>
    <w:rsid w:val="007C462F"/>
    <w:rsid w:val="007C46DD"/>
    <w:rsid w:val="007C4702"/>
    <w:rsid w:val="007C4809"/>
    <w:rsid w:val="007C485F"/>
    <w:rsid w:val="007C48E4"/>
    <w:rsid w:val="007C4918"/>
    <w:rsid w:val="007C4935"/>
    <w:rsid w:val="007C49B5"/>
    <w:rsid w:val="007C49F7"/>
    <w:rsid w:val="007C4AA4"/>
    <w:rsid w:val="007C4B02"/>
    <w:rsid w:val="007C4BBA"/>
    <w:rsid w:val="007C4D01"/>
    <w:rsid w:val="007C4DB3"/>
    <w:rsid w:val="007C4DD0"/>
    <w:rsid w:val="007C4E64"/>
    <w:rsid w:val="007C4E90"/>
    <w:rsid w:val="007C4EC0"/>
    <w:rsid w:val="007C4FC7"/>
    <w:rsid w:val="007C5150"/>
    <w:rsid w:val="007C51BD"/>
    <w:rsid w:val="007C51EF"/>
    <w:rsid w:val="007C5306"/>
    <w:rsid w:val="007C54B0"/>
    <w:rsid w:val="007C54B8"/>
    <w:rsid w:val="007C5551"/>
    <w:rsid w:val="007C5559"/>
    <w:rsid w:val="007C5561"/>
    <w:rsid w:val="007C557B"/>
    <w:rsid w:val="007C5584"/>
    <w:rsid w:val="007C55AE"/>
    <w:rsid w:val="007C56E0"/>
    <w:rsid w:val="007C56F8"/>
    <w:rsid w:val="007C571D"/>
    <w:rsid w:val="007C5757"/>
    <w:rsid w:val="007C57A3"/>
    <w:rsid w:val="007C57B2"/>
    <w:rsid w:val="007C57BE"/>
    <w:rsid w:val="007C57E7"/>
    <w:rsid w:val="007C581E"/>
    <w:rsid w:val="007C583B"/>
    <w:rsid w:val="007C5878"/>
    <w:rsid w:val="007C58FD"/>
    <w:rsid w:val="007C596B"/>
    <w:rsid w:val="007C5B02"/>
    <w:rsid w:val="007C5B34"/>
    <w:rsid w:val="007C5C00"/>
    <w:rsid w:val="007C5C33"/>
    <w:rsid w:val="007C5E11"/>
    <w:rsid w:val="007C5E25"/>
    <w:rsid w:val="007C5F10"/>
    <w:rsid w:val="007C5F54"/>
    <w:rsid w:val="007C6021"/>
    <w:rsid w:val="007C6140"/>
    <w:rsid w:val="007C614A"/>
    <w:rsid w:val="007C6185"/>
    <w:rsid w:val="007C618F"/>
    <w:rsid w:val="007C6196"/>
    <w:rsid w:val="007C619D"/>
    <w:rsid w:val="007C6246"/>
    <w:rsid w:val="007C6258"/>
    <w:rsid w:val="007C634F"/>
    <w:rsid w:val="007C640B"/>
    <w:rsid w:val="007C6589"/>
    <w:rsid w:val="007C671F"/>
    <w:rsid w:val="007C67F6"/>
    <w:rsid w:val="007C6804"/>
    <w:rsid w:val="007C6816"/>
    <w:rsid w:val="007C6818"/>
    <w:rsid w:val="007C6883"/>
    <w:rsid w:val="007C68C4"/>
    <w:rsid w:val="007C69BC"/>
    <w:rsid w:val="007C69DB"/>
    <w:rsid w:val="007C6B64"/>
    <w:rsid w:val="007C6BD0"/>
    <w:rsid w:val="007C6DF8"/>
    <w:rsid w:val="007C6E21"/>
    <w:rsid w:val="007C6E2F"/>
    <w:rsid w:val="007C6E4C"/>
    <w:rsid w:val="007C6EB1"/>
    <w:rsid w:val="007C6F38"/>
    <w:rsid w:val="007C6F42"/>
    <w:rsid w:val="007C6F70"/>
    <w:rsid w:val="007C711C"/>
    <w:rsid w:val="007C717D"/>
    <w:rsid w:val="007C721D"/>
    <w:rsid w:val="007C7232"/>
    <w:rsid w:val="007C7298"/>
    <w:rsid w:val="007C72ED"/>
    <w:rsid w:val="007C732E"/>
    <w:rsid w:val="007C7337"/>
    <w:rsid w:val="007C7415"/>
    <w:rsid w:val="007C7454"/>
    <w:rsid w:val="007C755A"/>
    <w:rsid w:val="007C7651"/>
    <w:rsid w:val="007C7702"/>
    <w:rsid w:val="007C77A7"/>
    <w:rsid w:val="007C7858"/>
    <w:rsid w:val="007C79B0"/>
    <w:rsid w:val="007C79E6"/>
    <w:rsid w:val="007C7A35"/>
    <w:rsid w:val="007C7A50"/>
    <w:rsid w:val="007C7A6D"/>
    <w:rsid w:val="007C7ADF"/>
    <w:rsid w:val="007C7B88"/>
    <w:rsid w:val="007C7BC6"/>
    <w:rsid w:val="007C7C1A"/>
    <w:rsid w:val="007C7D1F"/>
    <w:rsid w:val="007C7D7F"/>
    <w:rsid w:val="007C7E50"/>
    <w:rsid w:val="007C7E6E"/>
    <w:rsid w:val="007C7F71"/>
    <w:rsid w:val="007D000C"/>
    <w:rsid w:val="007D004C"/>
    <w:rsid w:val="007D005C"/>
    <w:rsid w:val="007D00D3"/>
    <w:rsid w:val="007D0140"/>
    <w:rsid w:val="007D0243"/>
    <w:rsid w:val="007D0275"/>
    <w:rsid w:val="007D0296"/>
    <w:rsid w:val="007D031D"/>
    <w:rsid w:val="007D0351"/>
    <w:rsid w:val="007D0361"/>
    <w:rsid w:val="007D037D"/>
    <w:rsid w:val="007D038D"/>
    <w:rsid w:val="007D03A6"/>
    <w:rsid w:val="007D045B"/>
    <w:rsid w:val="007D04CC"/>
    <w:rsid w:val="007D04CD"/>
    <w:rsid w:val="007D05F8"/>
    <w:rsid w:val="007D0604"/>
    <w:rsid w:val="007D0702"/>
    <w:rsid w:val="007D085E"/>
    <w:rsid w:val="007D0862"/>
    <w:rsid w:val="007D08C9"/>
    <w:rsid w:val="007D0987"/>
    <w:rsid w:val="007D099C"/>
    <w:rsid w:val="007D0A25"/>
    <w:rsid w:val="007D0A2E"/>
    <w:rsid w:val="007D0B26"/>
    <w:rsid w:val="007D0BEE"/>
    <w:rsid w:val="007D0CA8"/>
    <w:rsid w:val="007D0CE8"/>
    <w:rsid w:val="007D0E70"/>
    <w:rsid w:val="007D0EAF"/>
    <w:rsid w:val="007D1006"/>
    <w:rsid w:val="007D10A0"/>
    <w:rsid w:val="007D111D"/>
    <w:rsid w:val="007D1240"/>
    <w:rsid w:val="007D127F"/>
    <w:rsid w:val="007D12D9"/>
    <w:rsid w:val="007D1337"/>
    <w:rsid w:val="007D145B"/>
    <w:rsid w:val="007D1641"/>
    <w:rsid w:val="007D1646"/>
    <w:rsid w:val="007D168A"/>
    <w:rsid w:val="007D1775"/>
    <w:rsid w:val="007D17A1"/>
    <w:rsid w:val="007D187D"/>
    <w:rsid w:val="007D18D8"/>
    <w:rsid w:val="007D18F1"/>
    <w:rsid w:val="007D19E0"/>
    <w:rsid w:val="007D1A4B"/>
    <w:rsid w:val="007D1A55"/>
    <w:rsid w:val="007D1B37"/>
    <w:rsid w:val="007D1BA8"/>
    <w:rsid w:val="007D1C41"/>
    <w:rsid w:val="007D1C71"/>
    <w:rsid w:val="007D1D0B"/>
    <w:rsid w:val="007D209B"/>
    <w:rsid w:val="007D20A9"/>
    <w:rsid w:val="007D20E5"/>
    <w:rsid w:val="007D215F"/>
    <w:rsid w:val="007D22D2"/>
    <w:rsid w:val="007D245D"/>
    <w:rsid w:val="007D2579"/>
    <w:rsid w:val="007D26C9"/>
    <w:rsid w:val="007D288A"/>
    <w:rsid w:val="007D28C2"/>
    <w:rsid w:val="007D2918"/>
    <w:rsid w:val="007D2A7E"/>
    <w:rsid w:val="007D2AB8"/>
    <w:rsid w:val="007D2CC9"/>
    <w:rsid w:val="007D2CCD"/>
    <w:rsid w:val="007D2D0C"/>
    <w:rsid w:val="007D2E0E"/>
    <w:rsid w:val="007D2E0F"/>
    <w:rsid w:val="007D2E25"/>
    <w:rsid w:val="007D2F84"/>
    <w:rsid w:val="007D2FEE"/>
    <w:rsid w:val="007D30E2"/>
    <w:rsid w:val="007D30EB"/>
    <w:rsid w:val="007D3115"/>
    <w:rsid w:val="007D3232"/>
    <w:rsid w:val="007D3469"/>
    <w:rsid w:val="007D34F1"/>
    <w:rsid w:val="007D3648"/>
    <w:rsid w:val="007D3651"/>
    <w:rsid w:val="007D36EC"/>
    <w:rsid w:val="007D374F"/>
    <w:rsid w:val="007D37D1"/>
    <w:rsid w:val="007D3893"/>
    <w:rsid w:val="007D38FE"/>
    <w:rsid w:val="007D396D"/>
    <w:rsid w:val="007D3A6D"/>
    <w:rsid w:val="007D3B11"/>
    <w:rsid w:val="007D3BE3"/>
    <w:rsid w:val="007D3C7F"/>
    <w:rsid w:val="007D3CC6"/>
    <w:rsid w:val="007D3DA5"/>
    <w:rsid w:val="007D3E5B"/>
    <w:rsid w:val="007D3F13"/>
    <w:rsid w:val="007D3F56"/>
    <w:rsid w:val="007D3F90"/>
    <w:rsid w:val="007D40C0"/>
    <w:rsid w:val="007D40E7"/>
    <w:rsid w:val="007D4123"/>
    <w:rsid w:val="007D43B9"/>
    <w:rsid w:val="007D4451"/>
    <w:rsid w:val="007D44DF"/>
    <w:rsid w:val="007D466F"/>
    <w:rsid w:val="007D467E"/>
    <w:rsid w:val="007D4736"/>
    <w:rsid w:val="007D486E"/>
    <w:rsid w:val="007D4877"/>
    <w:rsid w:val="007D489D"/>
    <w:rsid w:val="007D48F5"/>
    <w:rsid w:val="007D4A88"/>
    <w:rsid w:val="007D4A8D"/>
    <w:rsid w:val="007D4B0D"/>
    <w:rsid w:val="007D4B26"/>
    <w:rsid w:val="007D4B38"/>
    <w:rsid w:val="007D4C0B"/>
    <w:rsid w:val="007D4C73"/>
    <w:rsid w:val="007D4CBD"/>
    <w:rsid w:val="007D4D74"/>
    <w:rsid w:val="007D4DB6"/>
    <w:rsid w:val="007D4E7E"/>
    <w:rsid w:val="007D4E91"/>
    <w:rsid w:val="007D4E9A"/>
    <w:rsid w:val="007D4F8F"/>
    <w:rsid w:val="007D500E"/>
    <w:rsid w:val="007D5018"/>
    <w:rsid w:val="007D502E"/>
    <w:rsid w:val="007D51D3"/>
    <w:rsid w:val="007D52AC"/>
    <w:rsid w:val="007D5306"/>
    <w:rsid w:val="007D5308"/>
    <w:rsid w:val="007D5345"/>
    <w:rsid w:val="007D536E"/>
    <w:rsid w:val="007D5451"/>
    <w:rsid w:val="007D5507"/>
    <w:rsid w:val="007D5512"/>
    <w:rsid w:val="007D5528"/>
    <w:rsid w:val="007D5564"/>
    <w:rsid w:val="007D55A7"/>
    <w:rsid w:val="007D561A"/>
    <w:rsid w:val="007D563F"/>
    <w:rsid w:val="007D56A5"/>
    <w:rsid w:val="007D58E4"/>
    <w:rsid w:val="007D599E"/>
    <w:rsid w:val="007D59BC"/>
    <w:rsid w:val="007D5ABD"/>
    <w:rsid w:val="007D5B93"/>
    <w:rsid w:val="007D5C37"/>
    <w:rsid w:val="007D5CE2"/>
    <w:rsid w:val="007D5E49"/>
    <w:rsid w:val="007D5E4B"/>
    <w:rsid w:val="007D5E94"/>
    <w:rsid w:val="007D5EA2"/>
    <w:rsid w:val="007D5ED5"/>
    <w:rsid w:val="007D5FAA"/>
    <w:rsid w:val="007D6152"/>
    <w:rsid w:val="007D61DF"/>
    <w:rsid w:val="007D629E"/>
    <w:rsid w:val="007D638B"/>
    <w:rsid w:val="007D63A5"/>
    <w:rsid w:val="007D64DE"/>
    <w:rsid w:val="007D64EE"/>
    <w:rsid w:val="007D6521"/>
    <w:rsid w:val="007D6581"/>
    <w:rsid w:val="007D6696"/>
    <w:rsid w:val="007D66B2"/>
    <w:rsid w:val="007D66EE"/>
    <w:rsid w:val="007D66EF"/>
    <w:rsid w:val="007D67F3"/>
    <w:rsid w:val="007D69FE"/>
    <w:rsid w:val="007D6AA5"/>
    <w:rsid w:val="007D6B30"/>
    <w:rsid w:val="007D6B5F"/>
    <w:rsid w:val="007D6BB0"/>
    <w:rsid w:val="007D6C30"/>
    <w:rsid w:val="007D6C65"/>
    <w:rsid w:val="007D6D97"/>
    <w:rsid w:val="007D6D9C"/>
    <w:rsid w:val="007D6F59"/>
    <w:rsid w:val="007D6FA5"/>
    <w:rsid w:val="007D6FAA"/>
    <w:rsid w:val="007D6FDE"/>
    <w:rsid w:val="007D6FEC"/>
    <w:rsid w:val="007D7225"/>
    <w:rsid w:val="007D7441"/>
    <w:rsid w:val="007D7507"/>
    <w:rsid w:val="007D7516"/>
    <w:rsid w:val="007D754D"/>
    <w:rsid w:val="007D7573"/>
    <w:rsid w:val="007D7617"/>
    <w:rsid w:val="007D786B"/>
    <w:rsid w:val="007D78A4"/>
    <w:rsid w:val="007D790F"/>
    <w:rsid w:val="007D7952"/>
    <w:rsid w:val="007D7A1C"/>
    <w:rsid w:val="007D7A36"/>
    <w:rsid w:val="007D7A3A"/>
    <w:rsid w:val="007D7B4F"/>
    <w:rsid w:val="007D7CC6"/>
    <w:rsid w:val="007D7CDF"/>
    <w:rsid w:val="007D7CF9"/>
    <w:rsid w:val="007D7D3F"/>
    <w:rsid w:val="007D7DDD"/>
    <w:rsid w:val="007D7DF6"/>
    <w:rsid w:val="007D7E2A"/>
    <w:rsid w:val="007D7E43"/>
    <w:rsid w:val="007D7EDC"/>
    <w:rsid w:val="007E0133"/>
    <w:rsid w:val="007E0189"/>
    <w:rsid w:val="007E0287"/>
    <w:rsid w:val="007E0320"/>
    <w:rsid w:val="007E033D"/>
    <w:rsid w:val="007E0382"/>
    <w:rsid w:val="007E0398"/>
    <w:rsid w:val="007E041C"/>
    <w:rsid w:val="007E04CF"/>
    <w:rsid w:val="007E062C"/>
    <w:rsid w:val="007E06DB"/>
    <w:rsid w:val="007E06F6"/>
    <w:rsid w:val="007E0730"/>
    <w:rsid w:val="007E074F"/>
    <w:rsid w:val="007E0764"/>
    <w:rsid w:val="007E0765"/>
    <w:rsid w:val="007E07F3"/>
    <w:rsid w:val="007E08F6"/>
    <w:rsid w:val="007E0959"/>
    <w:rsid w:val="007E0A42"/>
    <w:rsid w:val="007E0A54"/>
    <w:rsid w:val="007E0B13"/>
    <w:rsid w:val="007E0C2D"/>
    <w:rsid w:val="007E0C33"/>
    <w:rsid w:val="007E0D54"/>
    <w:rsid w:val="007E0D63"/>
    <w:rsid w:val="007E0D6C"/>
    <w:rsid w:val="007E0DCB"/>
    <w:rsid w:val="007E0DD7"/>
    <w:rsid w:val="007E0E7D"/>
    <w:rsid w:val="007E0F2F"/>
    <w:rsid w:val="007E0F42"/>
    <w:rsid w:val="007E1090"/>
    <w:rsid w:val="007E1159"/>
    <w:rsid w:val="007E11D5"/>
    <w:rsid w:val="007E1241"/>
    <w:rsid w:val="007E1243"/>
    <w:rsid w:val="007E12DE"/>
    <w:rsid w:val="007E12EE"/>
    <w:rsid w:val="007E133C"/>
    <w:rsid w:val="007E1359"/>
    <w:rsid w:val="007E1372"/>
    <w:rsid w:val="007E1387"/>
    <w:rsid w:val="007E1520"/>
    <w:rsid w:val="007E15B4"/>
    <w:rsid w:val="007E15BB"/>
    <w:rsid w:val="007E1670"/>
    <w:rsid w:val="007E17D6"/>
    <w:rsid w:val="007E185B"/>
    <w:rsid w:val="007E1A2C"/>
    <w:rsid w:val="007E1B5D"/>
    <w:rsid w:val="007E1B98"/>
    <w:rsid w:val="007E1CB5"/>
    <w:rsid w:val="007E1CC6"/>
    <w:rsid w:val="007E1D8D"/>
    <w:rsid w:val="007E1E3C"/>
    <w:rsid w:val="007E1E4D"/>
    <w:rsid w:val="007E1EAC"/>
    <w:rsid w:val="007E1F2D"/>
    <w:rsid w:val="007E1FF5"/>
    <w:rsid w:val="007E2081"/>
    <w:rsid w:val="007E20FE"/>
    <w:rsid w:val="007E212F"/>
    <w:rsid w:val="007E2224"/>
    <w:rsid w:val="007E22F8"/>
    <w:rsid w:val="007E2348"/>
    <w:rsid w:val="007E2384"/>
    <w:rsid w:val="007E238F"/>
    <w:rsid w:val="007E23ED"/>
    <w:rsid w:val="007E242B"/>
    <w:rsid w:val="007E26C6"/>
    <w:rsid w:val="007E27B2"/>
    <w:rsid w:val="007E2985"/>
    <w:rsid w:val="007E2A45"/>
    <w:rsid w:val="007E2B5A"/>
    <w:rsid w:val="007E2BCA"/>
    <w:rsid w:val="007E2BE7"/>
    <w:rsid w:val="007E2BEB"/>
    <w:rsid w:val="007E2BEF"/>
    <w:rsid w:val="007E2BF8"/>
    <w:rsid w:val="007E2CCB"/>
    <w:rsid w:val="007E2D40"/>
    <w:rsid w:val="007E2E21"/>
    <w:rsid w:val="007E2E8B"/>
    <w:rsid w:val="007E2EA4"/>
    <w:rsid w:val="007E2EC3"/>
    <w:rsid w:val="007E2F4F"/>
    <w:rsid w:val="007E30D0"/>
    <w:rsid w:val="007E31AA"/>
    <w:rsid w:val="007E3533"/>
    <w:rsid w:val="007E36C4"/>
    <w:rsid w:val="007E3730"/>
    <w:rsid w:val="007E3767"/>
    <w:rsid w:val="007E3778"/>
    <w:rsid w:val="007E37C1"/>
    <w:rsid w:val="007E37D5"/>
    <w:rsid w:val="007E37FF"/>
    <w:rsid w:val="007E397C"/>
    <w:rsid w:val="007E3A17"/>
    <w:rsid w:val="007E3AA7"/>
    <w:rsid w:val="007E3AD9"/>
    <w:rsid w:val="007E3B71"/>
    <w:rsid w:val="007E3C4E"/>
    <w:rsid w:val="007E3DC9"/>
    <w:rsid w:val="007E3E00"/>
    <w:rsid w:val="007E3E92"/>
    <w:rsid w:val="007E3FB7"/>
    <w:rsid w:val="007E40E4"/>
    <w:rsid w:val="007E4191"/>
    <w:rsid w:val="007E425C"/>
    <w:rsid w:val="007E4304"/>
    <w:rsid w:val="007E4346"/>
    <w:rsid w:val="007E439C"/>
    <w:rsid w:val="007E4405"/>
    <w:rsid w:val="007E4584"/>
    <w:rsid w:val="007E45E6"/>
    <w:rsid w:val="007E4650"/>
    <w:rsid w:val="007E469F"/>
    <w:rsid w:val="007E46E5"/>
    <w:rsid w:val="007E4719"/>
    <w:rsid w:val="007E4772"/>
    <w:rsid w:val="007E47DD"/>
    <w:rsid w:val="007E48AE"/>
    <w:rsid w:val="007E4B23"/>
    <w:rsid w:val="007E4B27"/>
    <w:rsid w:val="007E4B37"/>
    <w:rsid w:val="007E4CA3"/>
    <w:rsid w:val="007E4D09"/>
    <w:rsid w:val="007E4E28"/>
    <w:rsid w:val="007E4F0F"/>
    <w:rsid w:val="007E4F12"/>
    <w:rsid w:val="007E4FBC"/>
    <w:rsid w:val="007E5023"/>
    <w:rsid w:val="007E5042"/>
    <w:rsid w:val="007E505C"/>
    <w:rsid w:val="007E51DA"/>
    <w:rsid w:val="007E51EE"/>
    <w:rsid w:val="007E5293"/>
    <w:rsid w:val="007E531F"/>
    <w:rsid w:val="007E53A6"/>
    <w:rsid w:val="007E545F"/>
    <w:rsid w:val="007E546D"/>
    <w:rsid w:val="007E55D1"/>
    <w:rsid w:val="007E562B"/>
    <w:rsid w:val="007E563E"/>
    <w:rsid w:val="007E5745"/>
    <w:rsid w:val="007E575A"/>
    <w:rsid w:val="007E57B4"/>
    <w:rsid w:val="007E5853"/>
    <w:rsid w:val="007E596A"/>
    <w:rsid w:val="007E5A91"/>
    <w:rsid w:val="007E5AFE"/>
    <w:rsid w:val="007E5B31"/>
    <w:rsid w:val="007E5B44"/>
    <w:rsid w:val="007E5BA1"/>
    <w:rsid w:val="007E5BF6"/>
    <w:rsid w:val="007E5CBA"/>
    <w:rsid w:val="007E5CDE"/>
    <w:rsid w:val="007E5DA4"/>
    <w:rsid w:val="007E5DD9"/>
    <w:rsid w:val="007E5F31"/>
    <w:rsid w:val="007E602E"/>
    <w:rsid w:val="007E605D"/>
    <w:rsid w:val="007E60D1"/>
    <w:rsid w:val="007E6131"/>
    <w:rsid w:val="007E618B"/>
    <w:rsid w:val="007E622F"/>
    <w:rsid w:val="007E6263"/>
    <w:rsid w:val="007E6273"/>
    <w:rsid w:val="007E6274"/>
    <w:rsid w:val="007E627E"/>
    <w:rsid w:val="007E6289"/>
    <w:rsid w:val="007E6300"/>
    <w:rsid w:val="007E637A"/>
    <w:rsid w:val="007E63D4"/>
    <w:rsid w:val="007E6546"/>
    <w:rsid w:val="007E656B"/>
    <w:rsid w:val="007E6852"/>
    <w:rsid w:val="007E68BA"/>
    <w:rsid w:val="007E6970"/>
    <w:rsid w:val="007E69B4"/>
    <w:rsid w:val="007E6ABE"/>
    <w:rsid w:val="007E6B42"/>
    <w:rsid w:val="007E6BEB"/>
    <w:rsid w:val="007E6E63"/>
    <w:rsid w:val="007E6EE2"/>
    <w:rsid w:val="007E6F00"/>
    <w:rsid w:val="007E7023"/>
    <w:rsid w:val="007E703A"/>
    <w:rsid w:val="007E70B1"/>
    <w:rsid w:val="007E722E"/>
    <w:rsid w:val="007E7272"/>
    <w:rsid w:val="007E732D"/>
    <w:rsid w:val="007E7409"/>
    <w:rsid w:val="007E7476"/>
    <w:rsid w:val="007E7540"/>
    <w:rsid w:val="007E75D8"/>
    <w:rsid w:val="007E779B"/>
    <w:rsid w:val="007E77B0"/>
    <w:rsid w:val="007E77C7"/>
    <w:rsid w:val="007E783D"/>
    <w:rsid w:val="007E784A"/>
    <w:rsid w:val="007E79CF"/>
    <w:rsid w:val="007E79D7"/>
    <w:rsid w:val="007E7B13"/>
    <w:rsid w:val="007E7BF0"/>
    <w:rsid w:val="007E7C2D"/>
    <w:rsid w:val="007E7C7C"/>
    <w:rsid w:val="007E7D4B"/>
    <w:rsid w:val="007E7DA0"/>
    <w:rsid w:val="007E7F9F"/>
    <w:rsid w:val="007E7FD7"/>
    <w:rsid w:val="007EC06E"/>
    <w:rsid w:val="007F0095"/>
    <w:rsid w:val="007F00BD"/>
    <w:rsid w:val="007F0120"/>
    <w:rsid w:val="007F0130"/>
    <w:rsid w:val="007F0291"/>
    <w:rsid w:val="007F02E6"/>
    <w:rsid w:val="007F02F7"/>
    <w:rsid w:val="007F02FF"/>
    <w:rsid w:val="007F030A"/>
    <w:rsid w:val="007F03E7"/>
    <w:rsid w:val="007F0402"/>
    <w:rsid w:val="007F046F"/>
    <w:rsid w:val="007F07BF"/>
    <w:rsid w:val="007F0833"/>
    <w:rsid w:val="007F08D9"/>
    <w:rsid w:val="007F08F5"/>
    <w:rsid w:val="007F0900"/>
    <w:rsid w:val="007F093D"/>
    <w:rsid w:val="007F0A34"/>
    <w:rsid w:val="007F0A4C"/>
    <w:rsid w:val="007F0AAC"/>
    <w:rsid w:val="007F0C9F"/>
    <w:rsid w:val="007F0CCF"/>
    <w:rsid w:val="007F0DA6"/>
    <w:rsid w:val="007F0E42"/>
    <w:rsid w:val="007F0EB1"/>
    <w:rsid w:val="007F0ED6"/>
    <w:rsid w:val="007F0EEE"/>
    <w:rsid w:val="007F0F45"/>
    <w:rsid w:val="007F10DD"/>
    <w:rsid w:val="007F111F"/>
    <w:rsid w:val="007F1124"/>
    <w:rsid w:val="007F1142"/>
    <w:rsid w:val="007F12A6"/>
    <w:rsid w:val="007F13D5"/>
    <w:rsid w:val="007F13E1"/>
    <w:rsid w:val="007F1445"/>
    <w:rsid w:val="007F1488"/>
    <w:rsid w:val="007F151F"/>
    <w:rsid w:val="007F1547"/>
    <w:rsid w:val="007F184E"/>
    <w:rsid w:val="007F1907"/>
    <w:rsid w:val="007F191D"/>
    <w:rsid w:val="007F19E6"/>
    <w:rsid w:val="007F19F3"/>
    <w:rsid w:val="007F1A90"/>
    <w:rsid w:val="007F1B14"/>
    <w:rsid w:val="007F1D1F"/>
    <w:rsid w:val="007F1D2C"/>
    <w:rsid w:val="007F1D76"/>
    <w:rsid w:val="007F1E78"/>
    <w:rsid w:val="007F1E9C"/>
    <w:rsid w:val="007F1ED4"/>
    <w:rsid w:val="007F1F7D"/>
    <w:rsid w:val="007F206B"/>
    <w:rsid w:val="007F21A8"/>
    <w:rsid w:val="007F21EA"/>
    <w:rsid w:val="007F21F4"/>
    <w:rsid w:val="007F2299"/>
    <w:rsid w:val="007F2307"/>
    <w:rsid w:val="007F237A"/>
    <w:rsid w:val="007F2426"/>
    <w:rsid w:val="007F2468"/>
    <w:rsid w:val="007F24C6"/>
    <w:rsid w:val="007F24DA"/>
    <w:rsid w:val="007F251D"/>
    <w:rsid w:val="007F2613"/>
    <w:rsid w:val="007F2653"/>
    <w:rsid w:val="007F26C9"/>
    <w:rsid w:val="007F2715"/>
    <w:rsid w:val="007F2786"/>
    <w:rsid w:val="007F279C"/>
    <w:rsid w:val="007F2827"/>
    <w:rsid w:val="007F290B"/>
    <w:rsid w:val="007F2924"/>
    <w:rsid w:val="007F295C"/>
    <w:rsid w:val="007F29AF"/>
    <w:rsid w:val="007F2AAF"/>
    <w:rsid w:val="007F2AD2"/>
    <w:rsid w:val="007F2AFA"/>
    <w:rsid w:val="007F2B0A"/>
    <w:rsid w:val="007F2B81"/>
    <w:rsid w:val="007F2C56"/>
    <w:rsid w:val="007F2C62"/>
    <w:rsid w:val="007F2D6C"/>
    <w:rsid w:val="007F2D7A"/>
    <w:rsid w:val="007F2DB5"/>
    <w:rsid w:val="007F2E65"/>
    <w:rsid w:val="007F2EA0"/>
    <w:rsid w:val="007F30BB"/>
    <w:rsid w:val="007F3188"/>
    <w:rsid w:val="007F31E8"/>
    <w:rsid w:val="007F338C"/>
    <w:rsid w:val="007F342E"/>
    <w:rsid w:val="007F344C"/>
    <w:rsid w:val="007F3481"/>
    <w:rsid w:val="007F34B4"/>
    <w:rsid w:val="007F34B7"/>
    <w:rsid w:val="007F35AD"/>
    <w:rsid w:val="007F35C3"/>
    <w:rsid w:val="007F36E8"/>
    <w:rsid w:val="007F38B7"/>
    <w:rsid w:val="007F3994"/>
    <w:rsid w:val="007F39A1"/>
    <w:rsid w:val="007F3ABB"/>
    <w:rsid w:val="007F3BAA"/>
    <w:rsid w:val="007F3CF3"/>
    <w:rsid w:val="007F3CFD"/>
    <w:rsid w:val="007F3D50"/>
    <w:rsid w:val="007F3D88"/>
    <w:rsid w:val="007F3DA7"/>
    <w:rsid w:val="007F3DB7"/>
    <w:rsid w:val="007F3E6C"/>
    <w:rsid w:val="007F3EE3"/>
    <w:rsid w:val="007F3F0F"/>
    <w:rsid w:val="007F3F1C"/>
    <w:rsid w:val="007F3F3F"/>
    <w:rsid w:val="007F402B"/>
    <w:rsid w:val="007F417B"/>
    <w:rsid w:val="007F43D0"/>
    <w:rsid w:val="007F43FF"/>
    <w:rsid w:val="007F44C7"/>
    <w:rsid w:val="007F4533"/>
    <w:rsid w:val="007F461F"/>
    <w:rsid w:val="007F46C4"/>
    <w:rsid w:val="007F46E1"/>
    <w:rsid w:val="007F471E"/>
    <w:rsid w:val="007F48EC"/>
    <w:rsid w:val="007F4969"/>
    <w:rsid w:val="007F4A4C"/>
    <w:rsid w:val="007F4AFA"/>
    <w:rsid w:val="007F4BBF"/>
    <w:rsid w:val="007F4BCC"/>
    <w:rsid w:val="007F4BE0"/>
    <w:rsid w:val="007F4C4B"/>
    <w:rsid w:val="007F4CA2"/>
    <w:rsid w:val="007F4EE4"/>
    <w:rsid w:val="007F4F6E"/>
    <w:rsid w:val="007F5032"/>
    <w:rsid w:val="007F5084"/>
    <w:rsid w:val="007F5130"/>
    <w:rsid w:val="007F5131"/>
    <w:rsid w:val="007F565A"/>
    <w:rsid w:val="007F5668"/>
    <w:rsid w:val="007F579C"/>
    <w:rsid w:val="007F57DE"/>
    <w:rsid w:val="007F5801"/>
    <w:rsid w:val="007F5827"/>
    <w:rsid w:val="007F58BB"/>
    <w:rsid w:val="007F5A8B"/>
    <w:rsid w:val="007F5ADB"/>
    <w:rsid w:val="007F5B31"/>
    <w:rsid w:val="007F5B3B"/>
    <w:rsid w:val="007F5B53"/>
    <w:rsid w:val="007F5CF7"/>
    <w:rsid w:val="007F5D2E"/>
    <w:rsid w:val="007F5E61"/>
    <w:rsid w:val="007F5F82"/>
    <w:rsid w:val="007F5F8C"/>
    <w:rsid w:val="007F5FB3"/>
    <w:rsid w:val="007F6069"/>
    <w:rsid w:val="007F613D"/>
    <w:rsid w:val="007F618F"/>
    <w:rsid w:val="007F61E5"/>
    <w:rsid w:val="007F62B8"/>
    <w:rsid w:val="007F63D2"/>
    <w:rsid w:val="007F6404"/>
    <w:rsid w:val="007F64A1"/>
    <w:rsid w:val="007F65E2"/>
    <w:rsid w:val="007F67DA"/>
    <w:rsid w:val="007F6825"/>
    <w:rsid w:val="007F6830"/>
    <w:rsid w:val="007F6870"/>
    <w:rsid w:val="007F6878"/>
    <w:rsid w:val="007F68E6"/>
    <w:rsid w:val="007F691E"/>
    <w:rsid w:val="007F6B18"/>
    <w:rsid w:val="007F6C24"/>
    <w:rsid w:val="007F6E19"/>
    <w:rsid w:val="007F6E5B"/>
    <w:rsid w:val="007F6F12"/>
    <w:rsid w:val="007F6F49"/>
    <w:rsid w:val="007F6FAA"/>
    <w:rsid w:val="007F7025"/>
    <w:rsid w:val="007F7071"/>
    <w:rsid w:val="007F70E1"/>
    <w:rsid w:val="007F7188"/>
    <w:rsid w:val="007F73EA"/>
    <w:rsid w:val="007F7410"/>
    <w:rsid w:val="007F741F"/>
    <w:rsid w:val="007F7548"/>
    <w:rsid w:val="007F7653"/>
    <w:rsid w:val="007F76D8"/>
    <w:rsid w:val="007F78BB"/>
    <w:rsid w:val="007F78D5"/>
    <w:rsid w:val="007F7913"/>
    <w:rsid w:val="007F7962"/>
    <w:rsid w:val="007F79F0"/>
    <w:rsid w:val="007F7A98"/>
    <w:rsid w:val="007F7B15"/>
    <w:rsid w:val="007F7BA5"/>
    <w:rsid w:val="007F7BA7"/>
    <w:rsid w:val="007F7BB6"/>
    <w:rsid w:val="007F7BC8"/>
    <w:rsid w:val="007F7C7F"/>
    <w:rsid w:val="007F7D13"/>
    <w:rsid w:val="007F7DA4"/>
    <w:rsid w:val="007F7E84"/>
    <w:rsid w:val="007F7E86"/>
    <w:rsid w:val="007F7E8C"/>
    <w:rsid w:val="007F7EB9"/>
    <w:rsid w:val="00800027"/>
    <w:rsid w:val="00800040"/>
    <w:rsid w:val="00800069"/>
    <w:rsid w:val="008000C7"/>
    <w:rsid w:val="008000DE"/>
    <w:rsid w:val="0080010D"/>
    <w:rsid w:val="00800131"/>
    <w:rsid w:val="008001B4"/>
    <w:rsid w:val="008001E3"/>
    <w:rsid w:val="008001E7"/>
    <w:rsid w:val="00800233"/>
    <w:rsid w:val="00800366"/>
    <w:rsid w:val="00800468"/>
    <w:rsid w:val="008005CB"/>
    <w:rsid w:val="008005D5"/>
    <w:rsid w:val="0080079B"/>
    <w:rsid w:val="008008C9"/>
    <w:rsid w:val="008008D8"/>
    <w:rsid w:val="0080097E"/>
    <w:rsid w:val="008009B2"/>
    <w:rsid w:val="008009C9"/>
    <w:rsid w:val="00800AB7"/>
    <w:rsid w:val="00800B7F"/>
    <w:rsid w:val="00800B88"/>
    <w:rsid w:val="00800C35"/>
    <w:rsid w:val="00800C63"/>
    <w:rsid w:val="00800CC9"/>
    <w:rsid w:val="00800D07"/>
    <w:rsid w:val="00800D64"/>
    <w:rsid w:val="00800DD9"/>
    <w:rsid w:val="00800EDD"/>
    <w:rsid w:val="00800F6C"/>
    <w:rsid w:val="00800FEA"/>
    <w:rsid w:val="00801152"/>
    <w:rsid w:val="00801238"/>
    <w:rsid w:val="0080125D"/>
    <w:rsid w:val="008012DC"/>
    <w:rsid w:val="00801368"/>
    <w:rsid w:val="0080139C"/>
    <w:rsid w:val="0080145D"/>
    <w:rsid w:val="00801478"/>
    <w:rsid w:val="0080147F"/>
    <w:rsid w:val="00801563"/>
    <w:rsid w:val="008015DA"/>
    <w:rsid w:val="00801796"/>
    <w:rsid w:val="008017E2"/>
    <w:rsid w:val="0080187C"/>
    <w:rsid w:val="00801886"/>
    <w:rsid w:val="008018E6"/>
    <w:rsid w:val="00801A4C"/>
    <w:rsid w:val="00801A5D"/>
    <w:rsid w:val="00801AE6"/>
    <w:rsid w:val="00801B71"/>
    <w:rsid w:val="00801BDE"/>
    <w:rsid w:val="00801BE3"/>
    <w:rsid w:val="00801CC0"/>
    <w:rsid w:val="00801CD0"/>
    <w:rsid w:val="00801D64"/>
    <w:rsid w:val="00801DE5"/>
    <w:rsid w:val="00801E88"/>
    <w:rsid w:val="00801F44"/>
    <w:rsid w:val="00801F4D"/>
    <w:rsid w:val="00801F76"/>
    <w:rsid w:val="00801FB3"/>
    <w:rsid w:val="00801FBD"/>
    <w:rsid w:val="00801FF1"/>
    <w:rsid w:val="00802061"/>
    <w:rsid w:val="00802095"/>
    <w:rsid w:val="00802194"/>
    <w:rsid w:val="00802299"/>
    <w:rsid w:val="008022B2"/>
    <w:rsid w:val="0080238F"/>
    <w:rsid w:val="008023DB"/>
    <w:rsid w:val="00802512"/>
    <w:rsid w:val="00802602"/>
    <w:rsid w:val="00802654"/>
    <w:rsid w:val="008026F7"/>
    <w:rsid w:val="008027C1"/>
    <w:rsid w:val="00802831"/>
    <w:rsid w:val="00802955"/>
    <w:rsid w:val="0080295F"/>
    <w:rsid w:val="0080299C"/>
    <w:rsid w:val="008029E2"/>
    <w:rsid w:val="00802AFA"/>
    <w:rsid w:val="00802B0A"/>
    <w:rsid w:val="00802B1C"/>
    <w:rsid w:val="00802B5C"/>
    <w:rsid w:val="00802B88"/>
    <w:rsid w:val="00802C58"/>
    <w:rsid w:val="00802DD5"/>
    <w:rsid w:val="00802DEC"/>
    <w:rsid w:val="00802DF0"/>
    <w:rsid w:val="00802EA8"/>
    <w:rsid w:val="00803141"/>
    <w:rsid w:val="0080328D"/>
    <w:rsid w:val="008032B2"/>
    <w:rsid w:val="008033A5"/>
    <w:rsid w:val="0080348D"/>
    <w:rsid w:val="0080351F"/>
    <w:rsid w:val="0080359A"/>
    <w:rsid w:val="008037E5"/>
    <w:rsid w:val="00803815"/>
    <w:rsid w:val="00803856"/>
    <w:rsid w:val="0080394C"/>
    <w:rsid w:val="00803987"/>
    <w:rsid w:val="008039BD"/>
    <w:rsid w:val="00803A37"/>
    <w:rsid w:val="00803A5F"/>
    <w:rsid w:val="00803AFC"/>
    <w:rsid w:val="00803B95"/>
    <w:rsid w:val="00803C70"/>
    <w:rsid w:val="00803C8B"/>
    <w:rsid w:val="00803CE9"/>
    <w:rsid w:val="00803D56"/>
    <w:rsid w:val="00803DC2"/>
    <w:rsid w:val="00803E09"/>
    <w:rsid w:val="00803E32"/>
    <w:rsid w:val="00804046"/>
    <w:rsid w:val="00804047"/>
    <w:rsid w:val="008040EF"/>
    <w:rsid w:val="00804168"/>
    <w:rsid w:val="008041DA"/>
    <w:rsid w:val="00804235"/>
    <w:rsid w:val="00804241"/>
    <w:rsid w:val="00804332"/>
    <w:rsid w:val="0080437C"/>
    <w:rsid w:val="008043B4"/>
    <w:rsid w:val="008043DB"/>
    <w:rsid w:val="0080456C"/>
    <w:rsid w:val="008046E2"/>
    <w:rsid w:val="0080474D"/>
    <w:rsid w:val="008047B5"/>
    <w:rsid w:val="008047BC"/>
    <w:rsid w:val="008047FB"/>
    <w:rsid w:val="00804814"/>
    <w:rsid w:val="00804872"/>
    <w:rsid w:val="00804877"/>
    <w:rsid w:val="00804925"/>
    <w:rsid w:val="008049D7"/>
    <w:rsid w:val="008049EC"/>
    <w:rsid w:val="00804A69"/>
    <w:rsid w:val="00804ABD"/>
    <w:rsid w:val="00804ACE"/>
    <w:rsid w:val="00804BC3"/>
    <w:rsid w:val="00804BD7"/>
    <w:rsid w:val="00804C73"/>
    <w:rsid w:val="00804C79"/>
    <w:rsid w:val="00804C82"/>
    <w:rsid w:val="00804E3C"/>
    <w:rsid w:val="00804E59"/>
    <w:rsid w:val="00804EAD"/>
    <w:rsid w:val="00804EC7"/>
    <w:rsid w:val="00804FB4"/>
    <w:rsid w:val="00805005"/>
    <w:rsid w:val="008050A3"/>
    <w:rsid w:val="008051A2"/>
    <w:rsid w:val="008051CE"/>
    <w:rsid w:val="008051DA"/>
    <w:rsid w:val="00805337"/>
    <w:rsid w:val="0080535B"/>
    <w:rsid w:val="0080535D"/>
    <w:rsid w:val="00805395"/>
    <w:rsid w:val="008053B1"/>
    <w:rsid w:val="00805436"/>
    <w:rsid w:val="008055A2"/>
    <w:rsid w:val="00805611"/>
    <w:rsid w:val="0080567C"/>
    <w:rsid w:val="008056DF"/>
    <w:rsid w:val="008056FB"/>
    <w:rsid w:val="00805820"/>
    <w:rsid w:val="00805824"/>
    <w:rsid w:val="0080585C"/>
    <w:rsid w:val="008058B3"/>
    <w:rsid w:val="008058ED"/>
    <w:rsid w:val="008058F8"/>
    <w:rsid w:val="008059F7"/>
    <w:rsid w:val="00805BE6"/>
    <w:rsid w:val="00805D17"/>
    <w:rsid w:val="00805D8C"/>
    <w:rsid w:val="00805DE3"/>
    <w:rsid w:val="00805EED"/>
    <w:rsid w:val="00805F5D"/>
    <w:rsid w:val="00805FA7"/>
    <w:rsid w:val="00806151"/>
    <w:rsid w:val="00806213"/>
    <w:rsid w:val="008062C1"/>
    <w:rsid w:val="0080631B"/>
    <w:rsid w:val="0080642A"/>
    <w:rsid w:val="0080644C"/>
    <w:rsid w:val="0080645F"/>
    <w:rsid w:val="008064AE"/>
    <w:rsid w:val="008065D5"/>
    <w:rsid w:val="008065F3"/>
    <w:rsid w:val="00806614"/>
    <w:rsid w:val="008068F5"/>
    <w:rsid w:val="00806962"/>
    <w:rsid w:val="00806999"/>
    <w:rsid w:val="008069B8"/>
    <w:rsid w:val="00806A37"/>
    <w:rsid w:val="00806A4F"/>
    <w:rsid w:val="00806A7F"/>
    <w:rsid w:val="00806B03"/>
    <w:rsid w:val="00806C48"/>
    <w:rsid w:val="00806CFF"/>
    <w:rsid w:val="00806DFB"/>
    <w:rsid w:val="00806E2B"/>
    <w:rsid w:val="00806E2F"/>
    <w:rsid w:val="00806E54"/>
    <w:rsid w:val="00806F07"/>
    <w:rsid w:val="00806F5F"/>
    <w:rsid w:val="008070BB"/>
    <w:rsid w:val="008070F8"/>
    <w:rsid w:val="0080717B"/>
    <w:rsid w:val="008072DE"/>
    <w:rsid w:val="00807364"/>
    <w:rsid w:val="008074B2"/>
    <w:rsid w:val="008074C6"/>
    <w:rsid w:val="00807571"/>
    <w:rsid w:val="0080758F"/>
    <w:rsid w:val="00807676"/>
    <w:rsid w:val="008076E4"/>
    <w:rsid w:val="00807951"/>
    <w:rsid w:val="0080797C"/>
    <w:rsid w:val="008079A3"/>
    <w:rsid w:val="008079A4"/>
    <w:rsid w:val="008079CD"/>
    <w:rsid w:val="00807A08"/>
    <w:rsid w:val="00807A7A"/>
    <w:rsid w:val="00807AF3"/>
    <w:rsid w:val="00807B5B"/>
    <w:rsid w:val="00807B6E"/>
    <w:rsid w:val="00807C1E"/>
    <w:rsid w:val="00807C22"/>
    <w:rsid w:val="00807CD3"/>
    <w:rsid w:val="00807DB8"/>
    <w:rsid w:val="00807E57"/>
    <w:rsid w:val="00807E6F"/>
    <w:rsid w:val="00807EC3"/>
    <w:rsid w:val="00807F34"/>
    <w:rsid w:val="00807F9A"/>
    <w:rsid w:val="0081003B"/>
    <w:rsid w:val="008100DE"/>
    <w:rsid w:val="00810112"/>
    <w:rsid w:val="00810143"/>
    <w:rsid w:val="008101A1"/>
    <w:rsid w:val="008101DD"/>
    <w:rsid w:val="00810216"/>
    <w:rsid w:val="0081035B"/>
    <w:rsid w:val="008103DC"/>
    <w:rsid w:val="00810414"/>
    <w:rsid w:val="008104B9"/>
    <w:rsid w:val="008104F5"/>
    <w:rsid w:val="008105E3"/>
    <w:rsid w:val="008105EB"/>
    <w:rsid w:val="00810620"/>
    <w:rsid w:val="00810711"/>
    <w:rsid w:val="008107B3"/>
    <w:rsid w:val="008107D1"/>
    <w:rsid w:val="008109A4"/>
    <w:rsid w:val="00810A15"/>
    <w:rsid w:val="00810AB7"/>
    <w:rsid w:val="00810B7C"/>
    <w:rsid w:val="00810B87"/>
    <w:rsid w:val="00810BF7"/>
    <w:rsid w:val="00810C52"/>
    <w:rsid w:val="00810C85"/>
    <w:rsid w:val="00810D2C"/>
    <w:rsid w:val="00810DCB"/>
    <w:rsid w:val="00810E2A"/>
    <w:rsid w:val="00810ECC"/>
    <w:rsid w:val="00810ED5"/>
    <w:rsid w:val="00810F1C"/>
    <w:rsid w:val="008110D0"/>
    <w:rsid w:val="00811176"/>
    <w:rsid w:val="00811269"/>
    <w:rsid w:val="008112A8"/>
    <w:rsid w:val="0081134A"/>
    <w:rsid w:val="00811483"/>
    <w:rsid w:val="00811505"/>
    <w:rsid w:val="00811605"/>
    <w:rsid w:val="00811774"/>
    <w:rsid w:val="00811878"/>
    <w:rsid w:val="008118DD"/>
    <w:rsid w:val="008119AE"/>
    <w:rsid w:val="00811A05"/>
    <w:rsid w:val="00811C39"/>
    <w:rsid w:val="00811E2A"/>
    <w:rsid w:val="00811E77"/>
    <w:rsid w:val="00811F58"/>
    <w:rsid w:val="0081203F"/>
    <w:rsid w:val="008121CF"/>
    <w:rsid w:val="0081239C"/>
    <w:rsid w:val="008123B7"/>
    <w:rsid w:val="00812544"/>
    <w:rsid w:val="008125F6"/>
    <w:rsid w:val="0081260D"/>
    <w:rsid w:val="00812622"/>
    <w:rsid w:val="0081262A"/>
    <w:rsid w:val="0081268F"/>
    <w:rsid w:val="00812706"/>
    <w:rsid w:val="00812759"/>
    <w:rsid w:val="0081279C"/>
    <w:rsid w:val="00812908"/>
    <w:rsid w:val="0081297A"/>
    <w:rsid w:val="008129B7"/>
    <w:rsid w:val="008129FC"/>
    <w:rsid w:val="00812A17"/>
    <w:rsid w:val="00812A8B"/>
    <w:rsid w:val="00812B18"/>
    <w:rsid w:val="00812C16"/>
    <w:rsid w:val="00812C74"/>
    <w:rsid w:val="00812CB3"/>
    <w:rsid w:val="00812CE7"/>
    <w:rsid w:val="00812E60"/>
    <w:rsid w:val="00812E62"/>
    <w:rsid w:val="00812EB3"/>
    <w:rsid w:val="00812ECD"/>
    <w:rsid w:val="00812F79"/>
    <w:rsid w:val="00812F92"/>
    <w:rsid w:val="00812FA4"/>
    <w:rsid w:val="00812FFD"/>
    <w:rsid w:val="00813018"/>
    <w:rsid w:val="00813044"/>
    <w:rsid w:val="0081309C"/>
    <w:rsid w:val="008130FF"/>
    <w:rsid w:val="00813211"/>
    <w:rsid w:val="00813333"/>
    <w:rsid w:val="008133B4"/>
    <w:rsid w:val="0081352F"/>
    <w:rsid w:val="00813551"/>
    <w:rsid w:val="0081357D"/>
    <w:rsid w:val="0081358B"/>
    <w:rsid w:val="00813638"/>
    <w:rsid w:val="0081364B"/>
    <w:rsid w:val="008136B1"/>
    <w:rsid w:val="00813924"/>
    <w:rsid w:val="00813A10"/>
    <w:rsid w:val="00813B29"/>
    <w:rsid w:val="00813B97"/>
    <w:rsid w:val="00813CA8"/>
    <w:rsid w:val="00813F28"/>
    <w:rsid w:val="00813F53"/>
    <w:rsid w:val="00814031"/>
    <w:rsid w:val="00814099"/>
    <w:rsid w:val="008141C3"/>
    <w:rsid w:val="00814294"/>
    <w:rsid w:val="008143F3"/>
    <w:rsid w:val="008144F8"/>
    <w:rsid w:val="008145B2"/>
    <w:rsid w:val="008145B4"/>
    <w:rsid w:val="0081465C"/>
    <w:rsid w:val="00814683"/>
    <w:rsid w:val="00814874"/>
    <w:rsid w:val="00814893"/>
    <w:rsid w:val="008148F0"/>
    <w:rsid w:val="008149A0"/>
    <w:rsid w:val="008149DE"/>
    <w:rsid w:val="00814A1F"/>
    <w:rsid w:val="00814A36"/>
    <w:rsid w:val="00814AF8"/>
    <w:rsid w:val="00814C81"/>
    <w:rsid w:val="00814D5B"/>
    <w:rsid w:val="00814D6E"/>
    <w:rsid w:val="00814DA4"/>
    <w:rsid w:val="00814DD6"/>
    <w:rsid w:val="00814DFB"/>
    <w:rsid w:val="00814E17"/>
    <w:rsid w:val="00814EAA"/>
    <w:rsid w:val="00814F17"/>
    <w:rsid w:val="00815143"/>
    <w:rsid w:val="00815287"/>
    <w:rsid w:val="0081531E"/>
    <w:rsid w:val="00815326"/>
    <w:rsid w:val="0081537C"/>
    <w:rsid w:val="008154E5"/>
    <w:rsid w:val="00815509"/>
    <w:rsid w:val="008155AA"/>
    <w:rsid w:val="008156C4"/>
    <w:rsid w:val="0081572A"/>
    <w:rsid w:val="0081576E"/>
    <w:rsid w:val="00815866"/>
    <w:rsid w:val="00815872"/>
    <w:rsid w:val="008158E7"/>
    <w:rsid w:val="008159CC"/>
    <w:rsid w:val="00815A06"/>
    <w:rsid w:val="00815B2A"/>
    <w:rsid w:val="00815B4A"/>
    <w:rsid w:val="00815CEF"/>
    <w:rsid w:val="00815D27"/>
    <w:rsid w:val="00815F02"/>
    <w:rsid w:val="00815FAD"/>
    <w:rsid w:val="00815FB7"/>
    <w:rsid w:val="00816113"/>
    <w:rsid w:val="00816146"/>
    <w:rsid w:val="00816164"/>
    <w:rsid w:val="008161F7"/>
    <w:rsid w:val="00816263"/>
    <w:rsid w:val="0081627F"/>
    <w:rsid w:val="00816311"/>
    <w:rsid w:val="00816537"/>
    <w:rsid w:val="00816552"/>
    <w:rsid w:val="00816554"/>
    <w:rsid w:val="00816623"/>
    <w:rsid w:val="0081665B"/>
    <w:rsid w:val="008166E1"/>
    <w:rsid w:val="0081677D"/>
    <w:rsid w:val="008168D9"/>
    <w:rsid w:val="008168DF"/>
    <w:rsid w:val="008168EC"/>
    <w:rsid w:val="008168F9"/>
    <w:rsid w:val="008169D1"/>
    <w:rsid w:val="00816A07"/>
    <w:rsid w:val="00816A48"/>
    <w:rsid w:val="00816A71"/>
    <w:rsid w:val="00816A86"/>
    <w:rsid w:val="00816A99"/>
    <w:rsid w:val="00816AA3"/>
    <w:rsid w:val="00816B74"/>
    <w:rsid w:val="00816B98"/>
    <w:rsid w:val="00816BFC"/>
    <w:rsid w:val="00816C54"/>
    <w:rsid w:val="00816CAE"/>
    <w:rsid w:val="00816D4F"/>
    <w:rsid w:val="00816E3D"/>
    <w:rsid w:val="008170FC"/>
    <w:rsid w:val="0081721F"/>
    <w:rsid w:val="00817326"/>
    <w:rsid w:val="0081736A"/>
    <w:rsid w:val="008173FA"/>
    <w:rsid w:val="0081740D"/>
    <w:rsid w:val="008174A2"/>
    <w:rsid w:val="008174ED"/>
    <w:rsid w:val="008175C5"/>
    <w:rsid w:val="0081767C"/>
    <w:rsid w:val="008177FC"/>
    <w:rsid w:val="008178CC"/>
    <w:rsid w:val="008178F1"/>
    <w:rsid w:val="00817973"/>
    <w:rsid w:val="00817ACD"/>
    <w:rsid w:val="00817B43"/>
    <w:rsid w:val="00817BF7"/>
    <w:rsid w:val="00817C05"/>
    <w:rsid w:val="00817C7D"/>
    <w:rsid w:val="00817CFA"/>
    <w:rsid w:val="00817D06"/>
    <w:rsid w:val="00817DAB"/>
    <w:rsid w:val="00817DE9"/>
    <w:rsid w:val="00817E87"/>
    <w:rsid w:val="00817EA6"/>
    <w:rsid w:val="00817F25"/>
    <w:rsid w:val="00817F61"/>
    <w:rsid w:val="00817FC0"/>
    <w:rsid w:val="00820019"/>
    <w:rsid w:val="0082008E"/>
    <w:rsid w:val="008200D4"/>
    <w:rsid w:val="008200DA"/>
    <w:rsid w:val="008202A0"/>
    <w:rsid w:val="008203DB"/>
    <w:rsid w:val="00820512"/>
    <w:rsid w:val="00820639"/>
    <w:rsid w:val="00820645"/>
    <w:rsid w:val="00820707"/>
    <w:rsid w:val="0082078C"/>
    <w:rsid w:val="008207F7"/>
    <w:rsid w:val="0082086F"/>
    <w:rsid w:val="008209CF"/>
    <w:rsid w:val="00820AE5"/>
    <w:rsid w:val="00820B73"/>
    <w:rsid w:val="00820BAF"/>
    <w:rsid w:val="00820BCC"/>
    <w:rsid w:val="00820BFF"/>
    <w:rsid w:val="00820C88"/>
    <w:rsid w:val="00820DB8"/>
    <w:rsid w:val="00820E2B"/>
    <w:rsid w:val="00820E3B"/>
    <w:rsid w:val="00820E70"/>
    <w:rsid w:val="00820F09"/>
    <w:rsid w:val="00820F0F"/>
    <w:rsid w:val="0082119C"/>
    <w:rsid w:val="008212D5"/>
    <w:rsid w:val="0082130C"/>
    <w:rsid w:val="00821364"/>
    <w:rsid w:val="0082146F"/>
    <w:rsid w:val="00821508"/>
    <w:rsid w:val="0082170D"/>
    <w:rsid w:val="008217C0"/>
    <w:rsid w:val="008217FF"/>
    <w:rsid w:val="008218C9"/>
    <w:rsid w:val="008219A9"/>
    <w:rsid w:val="008219EE"/>
    <w:rsid w:val="00821A2D"/>
    <w:rsid w:val="00821A56"/>
    <w:rsid w:val="00821AB5"/>
    <w:rsid w:val="00821C2F"/>
    <w:rsid w:val="00821C47"/>
    <w:rsid w:val="00821C95"/>
    <w:rsid w:val="00821CB4"/>
    <w:rsid w:val="00821CBB"/>
    <w:rsid w:val="00821CE5"/>
    <w:rsid w:val="00821D99"/>
    <w:rsid w:val="00821DF8"/>
    <w:rsid w:val="00821E81"/>
    <w:rsid w:val="00821F72"/>
    <w:rsid w:val="00821FEF"/>
    <w:rsid w:val="00822029"/>
    <w:rsid w:val="0082207F"/>
    <w:rsid w:val="00822099"/>
    <w:rsid w:val="00822149"/>
    <w:rsid w:val="00822179"/>
    <w:rsid w:val="008221D6"/>
    <w:rsid w:val="00822220"/>
    <w:rsid w:val="00822222"/>
    <w:rsid w:val="0082222C"/>
    <w:rsid w:val="00822354"/>
    <w:rsid w:val="008224DC"/>
    <w:rsid w:val="008225B3"/>
    <w:rsid w:val="008225B6"/>
    <w:rsid w:val="0082283E"/>
    <w:rsid w:val="00822882"/>
    <w:rsid w:val="00822986"/>
    <w:rsid w:val="008229B6"/>
    <w:rsid w:val="00822A0B"/>
    <w:rsid w:val="00822A2E"/>
    <w:rsid w:val="00822AC7"/>
    <w:rsid w:val="00822BDE"/>
    <w:rsid w:val="00822D7F"/>
    <w:rsid w:val="00822DAE"/>
    <w:rsid w:val="00822E08"/>
    <w:rsid w:val="00822E80"/>
    <w:rsid w:val="00822F72"/>
    <w:rsid w:val="00823034"/>
    <w:rsid w:val="0082303F"/>
    <w:rsid w:val="00823071"/>
    <w:rsid w:val="00823206"/>
    <w:rsid w:val="00823290"/>
    <w:rsid w:val="00823453"/>
    <w:rsid w:val="0082354B"/>
    <w:rsid w:val="0082358D"/>
    <w:rsid w:val="00823594"/>
    <w:rsid w:val="008236DB"/>
    <w:rsid w:val="00823871"/>
    <w:rsid w:val="008238F6"/>
    <w:rsid w:val="0082390F"/>
    <w:rsid w:val="0082391C"/>
    <w:rsid w:val="0082391F"/>
    <w:rsid w:val="00823A2B"/>
    <w:rsid w:val="00823A30"/>
    <w:rsid w:val="00823A73"/>
    <w:rsid w:val="00823B99"/>
    <w:rsid w:val="00823CD7"/>
    <w:rsid w:val="00823D8C"/>
    <w:rsid w:val="00823E69"/>
    <w:rsid w:val="00823E93"/>
    <w:rsid w:val="0082411C"/>
    <w:rsid w:val="00824229"/>
    <w:rsid w:val="00824277"/>
    <w:rsid w:val="008242D3"/>
    <w:rsid w:val="008242D5"/>
    <w:rsid w:val="0082430E"/>
    <w:rsid w:val="008243AA"/>
    <w:rsid w:val="008245A8"/>
    <w:rsid w:val="008245E0"/>
    <w:rsid w:val="00824626"/>
    <w:rsid w:val="0082474A"/>
    <w:rsid w:val="0082497E"/>
    <w:rsid w:val="008249A6"/>
    <w:rsid w:val="00824A88"/>
    <w:rsid w:val="00824B5F"/>
    <w:rsid w:val="00824C4C"/>
    <w:rsid w:val="00824C93"/>
    <w:rsid w:val="00824CB4"/>
    <w:rsid w:val="00824D5B"/>
    <w:rsid w:val="00824D6D"/>
    <w:rsid w:val="00824DDE"/>
    <w:rsid w:val="00824DF9"/>
    <w:rsid w:val="00824F36"/>
    <w:rsid w:val="00824F3D"/>
    <w:rsid w:val="00825016"/>
    <w:rsid w:val="0082508B"/>
    <w:rsid w:val="008250E7"/>
    <w:rsid w:val="00825131"/>
    <w:rsid w:val="0082516F"/>
    <w:rsid w:val="00825359"/>
    <w:rsid w:val="00825362"/>
    <w:rsid w:val="008253B1"/>
    <w:rsid w:val="00825437"/>
    <w:rsid w:val="0082544E"/>
    <w:rsid w:val="008254F1"/>
    <w:rsid w:val="0082553E"/>
    <w:rsid w:val="0082555A"/>
    <w:rsid w:val="00825593"/>
    <w:rsid w:val="00825617"/>
    <w:rsid w:val="0082564F"/>
    <w:rsid w:val="00825766"/>
    <w:rsid w:val="008257F4"/>
    <w:rsid w:val="0082584A"/>
    <w:rsid w:val="00825921"/>
    <w:rsid w:val="0082595A"/>
    <w:rsid w:val="00825A08"/>
    <w:rsid w:val="00825A20"/>
    <w:rsid w:val="00825B18"/>
    <w:rsid w:val="00825BC6"/>
    <w:rsid w:val="00825BEE"/>
    <w:rsid w:val="00825BEF"/>
    <w:rsid w:val="00825C3F"/>
    <w:rsid w:val="00825C4D"/>
    <w:rsid w:val="00825D0C"/>
    <w:rsid w:val="00825D3D"/>
    <w:rsid w:val="00825E3D"/>
    <w:rsid w:val="00825E74"/>
    <w:rsid w:val="00825E77"/>
    <w:rsid w:val="00825F1F"/>
    <w:rsid w:val="00825F28"/>
    <w:rsid w:val="0082609B"/>
    <w:rsid w:val="0082617E"/>
    <w:rsid w:val="00826277"/>
    <w:rsid w:val="008262AF"/>
    <w:rsid w:val="008262C0"/>
    <w:rsid w:val="008262C1"/>
    <w:rsid w:val="0082637E"/>
    <w:rsid w:val="00826498"/>
    <w:rsid w:val="00826557"/>
    <w:rsid w:val="008265B9"/>
    <w:rsid w:val="00826605"/>
    <w:rsid w:val="00826645"/>
    <w:rsid w:val="008266D2"/>
    <w:rsid w:val="00826725"/>
    <w:rsid w:val="00826899"/>
    <w:rsid w:val="00826A38"/>
    <w:rsid w:val="00826A47"/>
    <w:rsid w:val="00826A48"/>
    <w:rsid w:val="00826A8B"/>
    <w:rsid w:val="00826ADD"/>
    <w:rsid w:val="00826BD8"/>
    <w:rsid w:val="00826C14"/>
    <w:rsid w:val="00826C37"/>
    <w:rsid w:val="00826D20"/>
    <w:rsid w:val="00826D58"/>
    <w:rsid w:val="00827116"/>
    <w:rsid w:val="00827164"/>
    <w:rsid w:val="00827198"/>
    <w:rsid w:val="008271DE"/>
    <w:rsid w:val="00827258"/>
    <w:rsid w:val="0082728E"/>
    <w:rsid w:val="00827323"/>
    <w:rsid w:val="0082744C"/>
    <w:rsid w:val="008274D5"/>
    <w:rsid w:val="00827536"/>
    <w:rsid w:val="0082758A"/>
    <w:rsid w:val="008275E6"/>
    <w:rsid w:val="00827601"/>
    <w:rsid w:val="00827615"/>
    <w:rsid w:val="0082765F"/>
    <w:rsid w:val="00827672"/>
    <w:rsid w:val="008276DA"/>
    <w:rsid w:val="008276F2"/>
    <w:rsid w:val="008276FB"/>
    <w:rsid w:val="008276FC"/>
    <w:rsid w:val="0082772D"/>
    <w:rsid w:val="0082777B"/>
    <w:rsid w:val="00827887"/>
    <w:rsid w:val="008278BF"/>
    <w:rsid w:val="008278EC"/>
    <w:rsid w:val="0082791C"/>
    <w:rsid w:val="00827961"/>
    <w:rsid w:val="008279C9"/>
    <w:rsid w:val="00827B91"/>
    <w:rsid w:val="00827C5E"/>
    <w:rsid w:val="00827C7E"/>
    <w:rsid w:val="00827E1C"/>
    <w:rsid w:val="00827EE9"/>
    <w:rsid w:val="00827F1C"/>
    <w:rsid w:val="0083002D"/>
    <w:rsid w:val="00830065"/>
    <w:rsid w:val="00830083"/>
    <w:rsid w:val="0083015D"/>
    <w:rsid w:val="00830299"/>
    <w:rsid w:val="008302F5"/>
    <w:rsid w:val="0083031E"/>
    <w:rsid w:val="00830377"/>
    <w:rsid w:val="00830469"/>
    <w:rsid w:val="0083064C"/>
    <w:rsid w:val="008306B2"/>
    <w:rsid w:val="0083083E"/>
    <w:rsid w:val="008308F4"/>
    <w:rsid w:val="0083094E"/>
    <w:rsid w:val="00830968"/>
    <w:rsid w:val="00830A8E"/>
    <w:rsid w:val="00830A92"/>
    <w:rsid w:val="00830ADF"/>
    <w:rsid w:val="00830B04"/>
    <w:rsid w:val="00830B9A"/>
    <w:rsid w:val="00830BA1"/>
    <w:rsid w:val="00830BF3"/>
    <w:rsid w:val="00830C23"/>
    <w:rsid w:val="00830C36"/>
    <w:rsid w:val="00830C72"/>
    <w:rsid w:val="00830D2A"/>
    <w:rsid w:val="00830DB5"/>
    <w:rsid w:val="00830E1D"/>
    <w:rsid w:val="00830E94"/>
    <w:rsid w:val="00830EC4"/>
    <w:rsid w:val="00830EE4"/>
    <w:rsid w:val="00830F43"/>
    <w:rsid w:val="00830F91"/>
    <w:rsid w:val="00830FA8"/>
    <w:rsid w:val="00831023"/>
    <w:rsid w:val="008310C2"/>
    <w:rsid w:val="008310CD"/>
    <w:rsid w:val="00831145"/>
    <w:rsid w:val="008311BC"/>
    <w:rsid w:val="0083128A"/>
    <w:rsid w:val="008312BF"/>
    <w:rsid w:val="008312F7"/>
    <w:rsid w:val="00831424"/>
    <w:rsid w:val="00831473"/>
    <w:rsid w:val="008314CB"/>
    <w:rsid w:val="0083152B"/>
    <w:rsid w:val="00831680"/>
    <w:rsid w:val="00831732"/>
    <w:rsid w:val="0083174F"/>
    <w:rsid w:val="00831762"/>
    <w:rsid w:val="008318A2"/>
    <w:rsid w:val="0083190D"/>
    <w:rsid w:val="0083196E"/>
    <w:rsid w:val="008319A9"/>
    <w:rsid w:val="00831A1B"/>
    <w:rsid w:val="00831AAD"/>
    <w:rsid w:val="00831B58"/>
    <w:rsid w:val="00831B76"/>
    <w:rsid w:val="00831BB4"/>
    <w:rsid w:val="00831C68"/>
    <w:rsid w:val="00831FA0"/>
    <w:rsid w:val="00831FF6"/>
    <w:rsid w:val="00832049"/>
    <w:rsid w:val="0083208F"/>
    <w:rsid w:val="008321F8"/>
    <w:rsid w:val="00832255"/>
    <w:rsid w:val="00832273"/>
    <w:rsid w:val="008322DB"/>
    <w:rsid w:val="00832338"/>
    <w:rsid w:val="0083239D"/>
    <w:rsid w:val="008323B0"/>
    <w:rsid w:val="008325D8"/>
    <w:rsid w:val="00832644"/>
    <w:rsid w:val="00832745"/>
    <w:rsid w:val="0083274C"/>
    <w:rsid w:val="00832838"/>
    <w:rsid w:val="00832AFB"/>
    <w:rsid w:val="00832B2C"/>
    <w:rsid w:val="00832BA2"/>
    <w:rsid w:val="00832C5E"/>
    <w:rsid w:val="00832D50"/>
    <w:rsid w:val="00832DAF"/>
    <w:rsid w:val="00832E0F"/>
    <w:rsid w:val="00832E1A"/>
    <w:rsid w:val="00833066"/>
    <w:rsid w:val="008330CF"/>
    <w:rsid w:val="0083311E"/>
    <w:rsid w:val="008332A3"/>
    <w:rsid w:val="008332BD"/>
    <w:rsid w:val="008332C8"/>
    <w:rsid w:val="00833325"/>
    <w:rsid w:val="0083338B"/>
    <w:rsid w:val="0083338F"/>
    <w:rsid w:val="00833396"/>
    <w:rsid w:val="00833412"/>
    <w:rsid w:val="0083347F"/>
    <w:rsid w:val="0083361C"/>
    <w:rsid w:val="0083365A"/>
    <w:rsid w:val="008336AA"/>
    <w:rsid w:val="008338A6"/>
    <w:rsid w:val="00833908"/>
    <w:rsid w:val="00833A16"/>
    <w:rsid w:val="00833A62"/>
    <w:rsid w:val="00833AAD"/>
    <w:rsid w:val="00833B90"/>
    <w:rsid w:val="00833B96"/>
    <w:rsid w:val="00833C1C"/>
    <w:rsid w:val="00833CFD"/>
    <w:rsid w:val="00833D78"/>
    <w:rsid w:val="00833DFC"/>
    <w:rsid w:val="00833E75"/>
    <w:rsid w:val="00833E85"/>
    <w:rsid w:val="00833E96"/>
    <w:rsid w:val="00833EA8"/>
    <w:rsid w:val="00833F33"/>
    <w:rsid w:val="00833F87"/>
    <w:rsid w:val="00834147"/>
    <w:rsid w:val="0083427F"/>
    <w:rsid w:val="008342AA"/>
    <w:rsid w:val="0083433F"/>
    <w:rsid w:val="00834398"/>
    <w:rsid w:val="008343B9"/>
    <w:rsid w:val="0083451D"/>
    <w:rsid w:val="00834570"/>
    <w:rsid w:val="008345C9"/>
    <w:rsid w:val="008346A0"/>
    <w:rsid w:val="008346C2"/>
    <w:rsid w:val="0083470D"/>
    <w:rsid w:val="008347E1"/>
    <w:rsid w:val="0083485B"/>
    <w:rsid w:val="008348AC"/>
    <w:rsid w:val="00834918"/>
    <w:rsid w:val="0083491C"/>
    <w:rsid w:val="0083491D"/>
    <w:rsid w:val="00834A8E"/>
    <w:rsid w:val="00834ABA"/>
    <w:rsid w:val="00834C88"/>
    <w:rsid w:val="00834D2F"/>
    <w:rsid w:val="00834D90"/>
    <w:rsid w:val="00834DBC"/>
    <w:rsid w:val="00834DC1"/>
    <w:rsid w:val="00834DC8"/>
    <w:rsid w:val="00834EDC"/>
    <w:rsid w:val="00834F15"/>
    <w:rsid w:val="00835142"/>
    <w:rsid w:val="00835328"/>
    <w:rsid w:val="008354B4"/>
    <w:rsid w:val="00835505"/>
    <w:rsid w:val="00835507"/>
    <w:rsid w:val="0083559E"/>
    <w:rsid w:val="008355B0"/>
    <w:rsid w:val="008355E7"/>
    <w:rsid w:val="008356CD"/>
    <w:rsid w:val="008357C7"/>
    <w:rsid w:val="008357DB"/>
    <w:rsid w:val="0083585E"/>
    <w:rsid w:val="00835995"/>
    <w:rsid w:val="0083599E"/>
    <w:rsid w:val="008359E9"/>
    <w:rsid w:val="00835AA1"/>
    <w:rsid w:val="00835ABA"/>
    <w:rsid w:val="00835ADB"/>
    <w:rsid w:val="00835C89"/>
    <w:rsid w:val="00835D2B"/>
    <w:rsid w:val="00835D51"/>
    <w:rsid w:val="00835E01"/>
    <w:rsid w:val="00835E11"/>
    <w:rsid w:val="008360AE"/>
    <w:rsid w:val="008360B8"/>
    <w:rsid w:val="008360BD"/>
    <w:rsid w:val="008360F5"/>
    <w:rsid w:val="0083611B"/>
    <w:rsid w:val="00836129"/>
    <w:rsid w:val="00836195"/>
    <w:rsid w:val="008362AA"/>
    <w:rsid w:val="008362F3"/>
    <w:rsid w:val="00836391"/>
    <w:rsid w:val="0083639A"/>
    <w:rsid w:val="008363B5"/>
    <w:rsid w:val="0083641A"/>
    <w:rsid w:val="008364CD"/>
    <w:rsid w:val="00836549"/>
    <w:rsid w:val="008365C9"/>
    <w:rsid w:val="008366CC"/>
    <w:rsid w:val="00836969"/>
    <w:rsid w:val="00836996"/>
    <w:rsid w:val="008369F7"/>
    <w:rsid w:val="00836A6D"/>
    <w:rsid w:val="00836A7A"/>
    <w:rsid w:val="00836AA4"/>
    <w:rsid w:val="00836B13"/>
    <w:rsid w:val="00836B59"/>
    <w:rsid w:val="00836B5D"/>
    <w:rsid w:val="00836C0A"/>
    <w:rsid w:val="00836C4C"/>
    <w:rsid w:val="00836C81"/>
    <w:rsid w:val="00836CC9"/>
    <w:rsid w:val="00836D9B"/>
    <w:rsid w:val="00836F54"/>
    <w:rsid w:val="0083702C"/>
    <w:rsid w:val="00837050"/>
    <w:rsid w:val="008370A9"/>
    <w:rsid w:val="00837177"/>
    <w:rsid w:val="008373C8"/>
    <w:rsid w:val="0083747C"/>
    <w:rsid w:val="008374A2"/>
    <w:rsid w:val="00837520"/>
    <w:rsid w:val="00837598"/>
    <w:rsid w:val="008375A1"/>
    <w:rsid w:val="008375F3"/>
    <w:rsid w:val="00837649"/>
    <w:rsid w:val="0083764E"/>
    <w:rsid w:val="008376CD"/>
    <w:rsid w:val="008376E1"/>
    <w:rsid w:val="00837884"/>
    <w:rsid w:val="0083792A"/>
    <w:rsid w:val="00837994"/>
    <w:rsid w:val="00837A57"/>
    <w:rsid w:val="00837D85"/>
    <w:rsid w:val="00837E87"/>
    <w:rsid w:val="00837F15"/>
    <w:rsid w:val="00837FC3"/>
    <w:rsid w:val="008400E3"/>
    <w:rsid w:val="008400F4"/>
    <w:rsid w:val="0084011E"/>
    <w:rsid w:val="00840222"/>
    <w:rsid w:val="00840249"/>
    <w:rsid w:val="00840290"/>
    <w:rsid w:val="00840313"/>
    <w:rsid w:val="0084034E"/>
    <w:rsid w:val="008403B9"/>
    <w:rsid w:val="008403CA"/>
    <w:rsid w:val="008403DD"/>
    <w:rsid w:val="00840466"/>
    <w:rsid w:val="0084051B"/>
    <w:rsid w:val="00840808"/>
    <w:rsid w:val="0084082E"/>
    <w:rsid w:val="008408C0"/>
    <w:rsid w:val="00840996"/>
    <w:rsid w:val="00840AD9"/>
    <w:rsid w:val="00840B6E"/>
    <w:rsid w:val="00840BB8"/>
    <w:rsid w:val="00840D26"/>
    <w:rsid w:val="00840D65"/>
    <w:rsid w:val="00840DB2"/>
    <w:rsid w:val="00840EB7"/>
    <w:rsid w:val="00840FC1"/>
    <w:rsid w:val="0084105B"/>
    <w:rsid w:val="008410C1"/>
    <w:rsid w:val="0084123C"/>
    <w:rsid w:val="008412F4"/>
    <w:rsid w:val="008413AF"/>
    <w:rsid w:val="008414AA"/>
    <w:rsid w:val="008414D8"/>
    <w:rsid w:val="0084151E"/>
    <w:rsid w:val="0084152F"/>
    <w:rsid w:val="0084155A"/>
    <w:rsid w:val="00841596"/>
    <w:rsid w:val="008415AD"/>
    <w:rsid w:val="0084164A"/>
    <w:rsid w:val="008416B3"/>
    <w:rsid w:val="008417F3"/>
    <w:rsid w:val="00841912"/>
    <w:rsid w:val="00841B15"/>
    <w:rsid w:val="00841B5F"/>
    <w:rsid w:val="00841B68"/>
    <w:rsid w:val="00841C69"/>
    <w:rsid w:val="00841CEA"/>
    <w:rsid w:val="00841E3D"/>
    <w:rsid w:val="00841EB8"/>
    <w:rsid w:val="00842021"/>
    <w:rsid w:val="0084206C"/>
    <w:rsid w:val="008420C4"/>
    <w:rsid w:val="008420D7"/>
    <w:rsid w:val="008421F0"/>
    <w:rsid w:val="008423CD"/>
    <w:rsid w:val="00842534"/>
    <w:rsid w:val="00842582"/>
    <w:rsid w:val="008425F3"/>
    <w:rsid w:val="0084262B"/>
    <w:rsid w:val="008426C4"/>
    <w:rsid w:val="0084274C"/>
    <w:rsid w:val="008428F8"/>
    <w:rsid w:val="008429EE"/>
    <w:rsid w:val="00842A13"/>
    <w:rsid w:val="00842A3C"/>
    <w:rsid w:val="00842A45"/>
    <w:rsid w:val="00842A95"/>
    <w:rsid w:val="00842A96"/>
    <w:rsid w:val="00842C12"/>
    <w:rsid w:val="00842C8A"/>
    <w:rsid w:val="00842D11"/>
    <w:rsid w:val="00842E22"/>
    <w:rsid w:val="00842ECF"/>
    <w:rsid w:val="00842F07"/>
    <w:rsid w:val="00842FE9"/>
    <w:rsid w:val="00843025"/>
    <w:rsid w:val="008430E0"/>
    <w:rsid w:val="008431FD"/>
    <w:rsid w:val="008432BB"/>
    <w:rsid w:val="008432DC"/>
    <w:rsid w:val="0084347E"/>
    <w:rsid w:val="00843535"/>
    <w:rsid w:val="00843684"/>
    <w:rsid w:val="0084374E"/>
    <w:rsid w:val="00843786"/>
    <w:rsid w:val="008437E7"/>
    <w:rsid w:val="008437F7"/>
    <w:rsid w:val="00843891"/>
    <w:rsid w:val="00843899"/>
    <w:rsid w:val="008439B2"/>
    <w:rsid w:val="00843ACD"/>
    <w:rsid w:val="00843B85"/>
    <w:rsid w:val="00843BAD"/>
    <w:rsid w:val="00843C32"/>
    <w:rsid w:val="00843D20"/>
    <w:rsid w:val="00843DC2"/>
    <w:rsid w:val="00843FE2"/>
    <w:rsid w:val="008440B9"/>
    <w:rsid w:val="008441EE"/>
    <w:rsid w:val="00844252"/>
    <w:rsid w:val="008442C7"/>
    <w:rsid w:val="008442F4"/>
    <w:rsid w:val="00844306"/>
    <w:rsid w:val="00844518"/>
    <w:rsid w:val="0084471F"/>
    <w:rsid w:val="008447D4"/>
    <w:rsid w:val="0084487E"/>
    <w:rsid w:val="008449EC"/>
    <w:rsid w:val="00844A69"/>
    <w:rsid w:val="00844B12"/>
    <w:rsid w:val="00844B29"/>
    <w:rsid w:val="00844B8A"/>
    <w:rsid w:val="00844BA5"/>
    <w:rsid w:val="00844C62"/>
    <w:rsid w:val="00844C6B"/>
    <w:rsid w:val="00844CD1"/>
    <w:rsid w:val="00844D03"/>
    <w:rsid w:val="00844D4D"/>
    <w:rsid w:val="00844E76"/>
    <w:rsid w:val="00844EFA"/>
    <w:rsid w:val="00844F26"/>
    <w:rsid w:val="00844FF8"/>
    <w:rsid w:val="0084500A"/>
    <w:rsid w:val="0084504B"/>
    <w:rsid w:val="008450C4"/>
    <w:rsid w:val="00845133"/>
    <w:rsid w:val="0084514F"/>
    <w:rsid w:val="008453BA"/>
    <w:rsid w:val="008453D2"/>
    <w:rsid w:val="008453F2"/>
    <w:rsid w:val="0084556F"/>
    <w:rsid w:val="008455CB"/>
    <w:rsid w:val="00845643"/>
    <w:rsid w:val="0084574A"/>
    <w:rsid w:val="008457B1"/>
    <w:rsid w:val="00845842"/>
    <w:rsid w:val="008458FF"/>
    <w:rsid w:val="0084593B"/>
    <w:rsid w:val="00845958"/>
    <w:rsid w:val="00845B45"/>
    <w:rsid w:val="00845BF3"/>
    <w:rsid w:val="00845CD7"/>
    <w:rsid w:val="00845D34"/>
    <w:rsid w:val="00845D87"/>
    <w:rsid w:val="00845E43"/>
    <w:rsid w:val="00845F2A"/>
    <w:rsid w:val="00845FDD"/>
    <w:rsid w:val="00845FEA"/>
    <w:rsid w:val="00846085"/>
    <w:rsid w:val="008460A1"/>
    <w:rsid w:val="0084610E"/>
    <w:rsid w:val="00846386"/>
    <w:rsid w:val="00846427"/>
    <w:rsid w:val="00846493"/>
    <w:rsid w:val="008464A1"/>
    <w:rsid w:val="00846584"/>
    <w:rsid w:val="0084667F"/>
    <w:rsid w:val="008466E0"/>
    <w:rsid w:val="008467E9"/>
    <w:rsid w:val="0084681F"/>
    <w:rsid w:val="0084682A"/>
    <w:rsid w:val="00846859"/>
    <w:rsid w:val="00846908"/>
    <w:rsid w:val="00846948"/>
    <w:rsid w:val="00846989"/>
    <w:rsid w:val="00846A62"/>
    <w:rsid w:val="00846BE4"/>
    <w:rsid w:val="00846C2F"/>
    <w:rsid w:val="00846CAD"/>
    <w:rsid w:val="00846CF1"/>
    <w:rsid w:val="00846D1A"/>
    <w:rsid w:val="00846D24"/>
    <w:rsid w:val="00846D65"/>
    <w:rsid w:val="00846D81"/>
    <w:rsid w:val="00846D89"/>
    <w:rsid w:val="00846E0B"/>
    <w:rsid w:val="00846E65"/>
    <w:rsid w:val="00846E99"/>
    <w:rsid w:val="00846EBB"/>
    <w:rsid w:val="00846F30"/>
    <w:rsid w:val="00847044"/>
    <w:rsid w:val="00847158"/>
    <w:rsid w:val="00847182"/>
    <w:rsid w:val="008471A6"/>
    <w:rsid w:val="008471C2"/>
    <w:rsid w:val="00847236"/>
    <w:rsid w:val="0084725E"/>
    <w:rsid w:val="008472BB"/>
    <w:rsid w:val="008472D6"/>
    <w:rsid w:val="0084732D"/>
    <w:rsid w:val="00847377"/>
    <w:rsid w:val="00847536"/>
    <w:rsid w:val="0084757E"/>
    <w:rsid w:val="0084761A"/>
    <w:rsid w:val="00847677"/>
    <w:rsid w:val="008476FF"/>
    <w:rsid w:val="00847716"/>
    <w:rsid w:val="00847794"/>
    <w:rsid w:val="0084792A"/>
    <w:rsid w:val="008479C1"/>
    <w:rsid w:val="008479D5"/>
    <w:rsid w:val="00847A0E"/>
    <w:rsid w:val="00847A59"/>
    <w:rsid w:val="00847AB4"/>
    <w:rsid w:val="00847ACC"/>
    <w:rsid w:val="00847AF7"/>
    <w:rsid w:val="00847B14"/>
    <w:rsid w:val="00847C41"/>
    <w:rsid w:val="00847C80"/>
    <w:rsid w:val="00847CD0"/>
    <w:rsid w:val="00847DC5"/>
    <w:rsid w:val="00847E34"/>
    <w:rsid w:val="00847E4E"/>
    <w:rsid w:val="00847F19"/>
    <w:rsid w:val="00847F7A"/>
    <w:rsid w:val="00847F93"/>
    <w:rsid w:val="00850065"/>
    <w:rsid w:val="008500C4"/>
    <w:rsid w:val="00850116"/>
    <w:rsid w:val="00850185"/>
    <w:rsid w:val="00850190"/>
    <w:rsid w:val="00850294"/>
    <w:rsid w:val="008502A9"/>
    <w:rsid w:val="00850406"/>
    <w:rsid w:val="008504A5"/>
    <w:rsid w:val="00850580"/>
    <w:rsid w:val="008506C9"/>
    <w:rsid w:val="008506F5"/>
    <w:rsid w:val="00850765"/>
    <w:rsid w:val="00850784"/>
    <w:rsid w:val="00850808"/>
    <w:rsid w:val="00850985"/>
    <w:rsid w:val="008509D4"/>
    <w:rsid w:val="00850B5E"/>
    <w:rsid w:val="00850BE7"/>
    <w:rsid w:val="00850E8D"/>
    <w:rsid w:val="00850F47"/>
    <w:rsid w:val="0085107B"/>
    <w:rsid w:val="0085107C"/>
    <w:rsid w:val="0085113E"/>
    <w:rsid w:val="00851141"/>
    <w:rsid w:val="008511F0"/>
    <w:rsid w:val="008511F8"/>
    <w:rsid w:val="008512EE"/>
    <w:rsid w:val="00851313"/>
    <w:rsid w:val="008513BA"/>
    <w:rsid w:val="0085140A"/>
    <w:rsid w:val="008515DD"/>
    <w:rsid w:val="0085169B"/>
    <w:rsid w:val="008517A0"/>
    <w:rsid w:val="008517B0"/>
    <w:rsid w:val="00851886"/>
    <w:rsid w:val="008518A6"/>
    <w:rsid w:val="008518D9"/>
    <w:rsid w:val="00851951"/>
    <w:rsid w:val="008519CB"/>
    <w:rsid w:val="00851A09"/>
    <w:rsid w:val="00851A9D"/>
    <w:rsid w:val="00851B8E"/>
    <w:rsid w:val="00851C23"/>
    <w:rsid w:val="00851C30"/>
    <w:rsid w:val="00851CDB"/>
    <w:rsid w:val="00851D28"/>
    <w:rsid w:val="00851D2F"/>
    <w:rsid w:val="00851D64"/>
    <w:rsid w:val="00851DD4"/>
    <w:rsid w:val="00851DFB"/>
    <w:rsid w:val="00851E1F"/>
    <w:rsid w:val="00851E3C"/>
    <w:rsid w:val="00851E65"/>
    <w:rsid w:val="00851E83"/>
    <w:rsid w:val="00851EAA"/>
    <w:rsid w:val="00851F11"/>
    <w:rsid w:val="00851F2B"/>
    <w:rsid w:val="00851FE5"/>
    <w:rsid w:val="0085206E"/>
    <w:rsid w:val="008520DE"/>
    <w:rsid w:val="0085219C"/>
    <w:rsid w:val="008521E6"/>
    <w:rsid w:val="0085224F"/>
    <w:rsid w:val="00852317"/>
    <w:rsid w:val="00852318"/>
    <w:rsid w:val="0085255E"/>
    <w:rsid w:val="00852563"/>
    <w:rsid w:val="00852743"/>
    <w:rsid w:val="0085276E"/>
    <w:rsid w:val="0085277A"/>
    <w:rsid w:val="00852834"/>
    <w:rsid w:val="00852876"/>
    <w:rsid w:val="00852AA7"/>
    <w:rsid w:val="00852ABE"/>
    <w:rsid w:val="00852DA4"/>
    <w:rsid w:val="00852DBA"/>
    <w:rsid w:val="00852DD0"/>
    <w:rsid w:val="00852DDA"/>
    <w:rsid w:val="00852E1F"/>
    <w:rsid w:val="00852E24"/>
    <w:rsid w:val="00852E5A"/>
    <w:rsid w:val="00852F2C"/>
    <w:rsid w:val="00852F44"/>
    <w:rsid w:val="00852FD6"/>
    <w:rsid w:val="00853176"/>
    <w:rsid w:val="008531A0"/>
    <w:rsid w:val="008532EE"/>
    <w:rsid w:val="00853367"/>
    <w:rsid w:val="008533D3"/>
    <w:rsid w:val="00853406"/>
    <w:rsid w:val="00853438"/>
    <w:rsid w:val="00853456"/>
    <w:rsid w:val="00853477"/>
    <w:rsid w:val="00853583"/>
    <w:rsid w:val="00853620"/>
    <w:rsid w:val="0085370B"/>
    <w:rsid w:val="00853890"/>
    <w:rsid w:val="008538A3"/>
    <w:rsid w:val="008538B1"/>
    <w:rsid w:val="008538F0"/>
    <w:rsid w:val="00853A0B"/>
    <w:rsid w:val="00853A20"/>
    <w:rsid w:val="00853AF9"/>
    <w:rsid w:val="00853B0A"/>
    <w:rsid w:val="00853B1F"/>
    <w:rsid w:val="00853BB6"/>
    <w:rsid w:val="00853C00"/>
    <w:rsid w:val="00853C06"/>
    <w:rsid w:val="00853C5F"/>
    <w:rsid w:val="00853CB1"/>
    <w:rsid w:val="00853CF8"/>
    <w:rsid w:val="00853D6F"/>
    <w:rsid w:val="00853EAC"/>
    <w:rsid w:val="00853F42"/>
    <w:rsid w:val="00853FAE"/>
    <w:rsid w:val="00854018"/>
    <w:rsid w:val="008540DE"/>
    <w:rsid w:val="008541E6"/>
    <w:rsid w:val="00854430"/>
    <w:rsid w:val="00854456"/>
    <w:rsid w:val="00854486"/>
    <w:rsid w:val="008544BB"/>
    <w:rsid w:val="008544F6"/>
    <w:rsid w:val="0085452D"/>
    <w:rsid w:val="00854656"/>
    <w:rsid w:val="008546A5"/>
    <w:rsid w:val="00854819"/>
    <w:rsid w:val="00854899"/>
    <w:rsid w:val="008548AB"/>
    <w:rsid w:val="00854910"/>
    <w:rsid w:val="0085492C"/>
    <w:rsid w:val="00854A76"/>
    <w:rsid w:val="00854A89"/>
    <w:rsid w:val="00854A99"/>
    <w:rsid w:val="00854B68"/>
    <w:rsid w:val="00854B8C"/>
    <w:rsid w:val="00854BFE"/>
    <w:rsid w:val="00854C7F"/>
    <w:rsid w:val="00854D35"/>
    <w:rsid w:val="00854DEF"/>
    <w:rsid w:val="00855055"/>
    <w:rsid w:val="008550B2"/>
    <w:rsid w:val="008550E3"/>
    <w:rsid w:val="008550E4"/>
    <w:rsid w:val="00855253"/>
    <w:rsid w:val="0085538D"/>
    <w:rsid w:val="008553D1"/>
    <w:rsid w:val="0085542F"/>
    <w:rsid w:val="00855497"/>
    <w:rsid w:val="008554B5"/>
    <w:rsid w:val="0085550C"/>
    <w:rsid w:val="00855535"/>
    <w:rsid w:val="0085554E"/>
    <w:rsid w:val="0085563B"/>
    <w:rsid w:val="008556C9"/>
    <w:rsid w:val="00855722"/>
    <w:rsid w:val="0085572A"/>
    <w:rsid w:val="00855781"/>
    <w:rsid w:val="00855782"/>
    <w:rsid w:val="008557D0"/>
    <w:rsid w:val="008557EE"/>
    <w:rsid w:val="008559D2"/>
    <w:rsid w:val="00855A67"/>
    <w:rsid w:val="00855B70"/>
    <w:rsid w:val="00855D9E"/>
    <w:rsid w:val="00855E32"/>
    <w:rsid w:val="00855E55"/>
    <w:rsid w:val="00855E8C"/>
    <w:rsid w:val="00855F53"/>
    <w:rsid w:val="00856007"/>
    <w:rsid w:val="00856074"/>
    <w:rsid w:val="008560E4"/>
    <w:rsid w:val="00856105"/>
    <w:rsid w:val="00856169"/>
    <w:rsid w:val="00856336"/>
    <w:rsid w:val="00856342"/>
    <w:rsid w:val="00856350"/>
    <w:rsid w:val="00856396"/>
    <w:rsid w:val="00856467"/>
    <w:rsid w:val="008567D1"/>
    <w:rsid w:val="0085681C"/>
    <w:rsid w:val="00856836"/>
    <w:rsid w:val="00856861"/>
    <w:rsid w:val="008568D9"/>
    <w:rsid w:val="008568FA"/>
    <w:rsid w:val="00856A19"/>
    <w:rsid w:val="00856AC0"/>
    <w:rsid w:val="00856ACA"/>
    <w:rsid w:val="00856AE4"/>
    <w:rsid w:val="00856AFC"/>
    <w:rsid w:val="00856C22"/>
    <w:rsid w:val="00856D08"/>
    <w:rsid w:val="00856D7A"/>
    <w:rsid w:val="00856F0F"/>
    <w:rsid w:val="00856F56"/>
    <w:rsid w:val="00856F60"/>
    <w:rsid w:val="00857066"/>
    <w:rsid w:val="00857069"/>
    <w:rsid w:val="008570A5"/>
    <w:rsid w:val="008570E2"/>
    <w:rsid w:val="00857120"/>
    <w:rsid w:val="008571C9"/>
    <w:rsid w:val="008571D1"/>
    <w:rsid w:val="008572F5"/>
    <w:rsid w:val="00857386"/>
    <w:rsid w:val="008574AB"/>
    <w:rsid w:val="008576A6"/>
    <w:rsid w:val="0085771D"/>
    <w:rsid w:val="008577AB"/>
    <w:rsid w:val="008577D3"/>
    <w:rsid w:val="00857872"/>
    <w:rsid w:val="00857908"/>
    <w:rsid w:val="00857993"/>
    <w:rsid w:val="008579CF"/>
    <w:rsid w:val="00857A0F"/>
    <w:rsid w:val="00857AE3"/>
    <w:rsid w:val="00857AE5"/>
    <w:rsid w:val="00857C9C"/>
    <w:rsid w:val="00857CBD"/>
    <w:rsid w:val="00857E9E"/>
    <w:rsid w:val="00857EBD"/>
    <w:rsid w:val="00857EE4"/>
    <w:rsid w:val="0086004B"/>
    <w:rsid w:val="00860093"/>
    <w:rsid w:val="008600C5"/>
    <w:rsid w:val="008600F2"/>
    <w:rsid w:val="00860166"/>
    <w:rsid w:val="00860197"/>
    <w:rsid w:val="008602E2"/>
    <w:rsid w:val="00860301"/>
    <w:rsid w:val="00860365"/>
    <w:rsid w:val="00860419"/>
    <w:rsid w:val="0086045D"/>
    <w:rsid w:val="0086045E"/>
    <w:rsid w:val="0086048D"/>
    <w:rsid w:val="008604BC"/>
    <w:rsid w:val="008604CB"/>
    <w:rsid w:val="00860638"/>
    <w:rsid w:val="00860661"/>
    <w:rsid w:val="00860666"/>
    <w:rsid w:val="00860777"/>
    <w:rsid w:val="00860888"/>
    <w:rsid w:val="008608B2"/>
    <w:rsid w:val="0086090B"/>
    <w:rsid w:val="008609E6"/>
    <w:rsid w:val="008609ED"/>
    <w:rsid w:val="00860A14"/>
    <w:rsid w:val="00860A78"/>
    <w:rsid w:val="00860A94"/>
    <w:rsid w:val="00860CD1"/>
    <w:rsid w:val="00860CD7"/>
    <w:rsid w:val="00860CD8"/>
    <w:rsid w:val="00860D23"/>
    <w:rsid w:val="00860D4C"/>
    <w:rsid w:val="00860E03"/>
    <w:rsid w:val="00860E77"/>
    <w:rsid w:val="00860F60"/>
    <w:rsid w:val="00860F8B"/>
    <w:rsid w:val="00861015"/>
    <w:rsid w:val="008610B1"/>
    <w:rsid w:val="008610EE"/>
    <w:rsid w:val="008611AB"/>
    <w:rsid w:val="00861258"/>
    <w:rsid w:val="0086134E"/>
    <w:rsid w:val="0086137B"/>
    <w:rsid w:val="008614E5"/>
    <w:rsid w:val="0086159A"/>
    <w:rsid w:val="008615AA"/>
    <w:rsid w:val="008615DE"/>
    <w:rsid w:val="008615FD"/>
    <w:rsid w:val="00861608"/>
    <w:rsid w:val="00861621"/>
    <w:rsid w:val="0086162D"/>
    <w:rsid w:val="00861755"/>
    <w:rsid w:val="00861785"/>
    <w:rsid w:val="0086182D"/>
    <w:rsid w:val="00861846"/>
    <w:rsid w:val="008618AD"/>
    <w:rsid w:val="00861A6C"/>
    <w:rsid w:val="00861B53"/>
    <w:rsid w:val="00861BF2"/>
    <w:rsid w:val="00861C88"/>
    <w:rsid w:val="00861D15"/>
    <w:rsid w:val="00861FB3"/>
    <w:rsid w:val="00861FFD"/>
    <w:rsid w:val="0086203C"/>
    <w:rsid w:val="0086208E"/>
    <w:rsid w:val="0086208F"/>
    <w:rsid w:val="008621AF"/>
    <w:rsid w:val="00862219"/>
    <w:rsid w:val="008622B1"/>
    <w:rsid w:val="008622BE"/>
    <w:rsid w:val="00862306"/>
    <w:rsid w:val="00862343"/>
    <w:rsid w:val="00862476"/>
    <w:rsid w:val="008624DA"/>
    <w:rsid w:val="008624E9"/>
    <w:rsid w:val="00862579"/>
    <w:rsid w:val="008625A1"/>
    <w:rsid w:val="00862649"/>
    <w:rsid w:val="008626D5"/>
    <w:rsid w:val="008627B5"/>
    <w:rsid w:val="0086285A"/>
    <w:rsid w:val="008628B1"/>
    <w:rsid w:val="008628DC"/>
    <w:rsid w:val="008628FB"/>
    <w:rsid w:val="00862998"/>
    <w:rsid w:val="008629D7"/>
    <w:rsid w:val="00862A49"/>
    <w:rsid w:val="00862AD8"/>
    <w:rsid w:val="00862B09"/>
    <w:rsid w:val="00862B1E"/>
    <w:rsid w:val="00862B73"/>
    <w:rsid w:val="00862C28"/>
    <w:rsid w:val="00862CA4"/>
    <w:rsid w:val="00862CFE"/>
    <w:rsid w:val="00862D21"/>
    <w:rsid w:val="00862D22"/>
    <w:rsid w:val="00862D5A"/>
    <w:rsid w:val="00862D66"/>
    <w:rsid w:val="00862D70"/>
    <w:rsid w:val="00862E6C"/>
    <w:rsid w:val="00862E74"/>
    <w:rsid w:val="00862F4E"/>
    <w:rsid w:val="0086322F"/>
    <w:rsid w:val="00863262"/>
    <w:rsid w:val="008632C3"/>
    <w:rsid w:val="0086334B"/>
    <w:rsid w:val="0086340C"/>
    <w:rsid w:val="00863425"/>
    <w:rsid w:val="00863621"/>
    <w:rsid w:val="00863647"/>
    <w:rsid w:val="008636C4"/>
    <w:rsid w:val="00863709"/>
    <w:rsid w:val="00863760"/>
    <w:rsid w:val="008637EE"/>
    <w:rsid w:val="00863837"/>
    <w:rsid w:val="008638AA"/>
    <w:rsid w:val="008638B4"/>
    <w:rsid w:val="008638B7"/>
    <w:rsid w:val="008638FC"/>
    <w:rsid w:val="00863900"/>
    <w:rsid w:val="00863A86"/>
    <w:rsid w:val="00863A96"/>
    <w:rsid w:val="00863AA1"/>
    <w:rsid w:val="00863ACF"/>
    <w:rsid w:val="00863B53"/>
    <w:rsid w:val="00863D7A"/>
    <w:rsid w:val="00863E8E"/>
    <w:rsid w:val="00863F53"/>
    <w:rsid w:val="00863F69"/>
    <w:rsid w:val="00863FAC"/>
    <w:rsid w:val="00863FF0"/>
    <w:rsid w:val="008640A7"/>
    <w:rsid w:val="008640F9"/>
    <w:rsid w:val="00864207"/>
    <w:rsid w:val="00864249"/>
    <w:rsid w:val="008642CA"/>
    <w:rsid w:val="008642D9"/>
    <w:rsid w:val="008642FF"/>
    <w:rsid w:val="00864509"/>
    <w:rsid w:val="00864688"/>
    <w:rsid w:val="0086470E"/>
    <w:rsid w:val="0086473B"/>
    <w:rsid w:val="008647CB"/>
    <w:rsid w:val="008647D9"/>
    <w:rsid w:val="008647E6"/>
    <w:rsid w:val="0086483F"/>
    <w:rsid w:val="0086499A"/>
    <w:rsid w:val="00864B63"/>
    <w:rsid w:val="00864C29"/>
    <w:rsid w:val="00864C6F"/>
    <w:rsid w:val="00864CE1"/>
    <w:rsid w:val="00864D23"/>
    <w:rsid w:val="00864E5F"/>
    <w:rsid w:val="00864E7B"/>
    <w:rsid w:val="00864EAB"/>
    <w:rsid w:val="00864F30"/>
    <w:rsid w:val="00864F54"/>
    <w:rsid w:val="00864FD6"/>
    <w:rsid w:val="0086507A"/>
    <w:rsid w:val="008650AE"/>
    <w:rsid w:val="0086513F"/>
    <w:rsid w:val="00865189"/>
    <w:rsid w:val="0086518A"/>
    <w:rsid w:val="008651E7"/>
    <w:rsid w:val="0086526B"/>
    <w:rsid w:val="008652E3"/>
    <w:rsid w:val="0086530C"/>
    <w:rsid w:val="0086531E"/>
    <w:rsid w:val="008653BE"/>
    <w:rsid w:val="008654FD"/>
    <w:rsid w:val="008655ED"/>
    <w:rsid w:val="00865604"/>
    <w:rsid w:val="00865615"/>
    <w:rsid w:val="0086563C"/>
    <w:rsid w:val="00865648"/>
    <w:rsid w:val="00865789"/>
    <w:rsid w:val="0086587F"/>
    <w:rsid w:val="00865A7F"/>
    <w:rsid w:val="00865AD0"/>
    <w:rsid w:val="00865B83"/>
    <w:rsid w:val="00865C2E"/>
    <w:rsid w:val="00865C68"/>
    <w:rsid w:val="00865D21"/>
    <w:rsid w:val="00865D66"/>
    <w:rsid w:val="00865DB1"/>
    <w:rsid w:val="00865E06"/>
    <w:rsid w:val="00865E38"/>
    <w:rsid w:val="00865E87"/>
    <w:rsid w:val="00865E93"/>
    <w:rsid w:val="00865F33"/>
    <w:rsid w:val="00865FE1"/>
    <w:rsid w:val="00866069"/>
    <w:rsid w:val="0086617D"/>
    <w:rsid w:val="00866245"/>
    <w:rsid w:val="008663A8"/>
    <w:rsid w:val="008663D0"/>
    <w:rsid w:val="0086640E"/>
    <w:rsid w:val="008664C3"/>
    <w:rsid w:val="00866500"/>
    <w:rsid w:val="00866503"/>
    <w:rsid w:val="0086654D"/>
    <w:rsid w:val="008665A3"/>
    <w:rsid w:val="0086663B"/>
    <w:rsid w:val="00866694"/>
    <w:rsid w:val="008666D1"/>
    <w:rsid w:val="008667E4"/>
    <w:rsid w:val="008669CA"/>
    <w:rsid w:val="00866A70"/>
    <w:rsid w:val="00866C19"/>
    <w:rsid w:val="00866D36"/>
    <w:rsid w:val="00866DD2"/>
    <w:rsid w:val="00866E6A"/>
    <w:rsid w:val="00866E8D"/>
    <w:rsid w:val="00866E9A"/>
    <w:rsid w:val="00866F58"/>
    <w:rsid w:val="00866F67"/>
    <w:rsid w:val="00866FEE"/>
    <w:rsid w:val="00867037"/>
    <w:rsid w:val="00867187"/>
    <w:rsid w:val="008671BC"/>
    <w:rsid w:val="008671D2"/>
    <w:rsid w:val="008671F1"/>
    <w:rsid w:val="0086720F"/>
    <w:rsid w:val="008674CB"/>
    <w:rsid w:val="00867548"/>
    <w:rsid w:val="0086766D"/>
    <w:rsid w:val="00867686"/>
    <w:rsid w:val="008676A6"/>
    <w:rsid w:val="00867773"/>
    <w:rsid w:val="0086777D"/>
    <w:rsid w:val="00867785"/>
    <w:rsid w:val="0086787F"/>
    <w:rsid w:val="0086794B"/>
    <w:rsid w:val="00867AEC"/>
    <w:rsid w:val="00867B0E"/>
    <w:rsid w:val="00867BC2"/>
    <w:rsid w:val="00867DD4"/>
    <w:rsid w:val="00867E56"/>
    <w:rsid w:val="00867F56"/>
    <w:rsid w:val="00867FEE"/>
    <w:rsid w:val="0087002C"/>
    <w:rsid w:val="00870062"/>
    <w:rsid w:val="008700A7"/>
    <w:rsid w:val="008701FB"/>
    <w:rsid w:val="0087026A"/>
    <w:rsid w:val="008702AC"/>
    <w:rsid w:val="00870332"/>
    <w:rsid w:val="00870334"/>
    <w:rsid w:val="00870383"/>
    <w:rsid w:val="008703E9"/>
    <w:rsid w:val="008703FA"/>
    <w:rsid w:val="00870534"/>
    <w:rsid w:val="0087059B"/>
    <w:rsid w:val="008705B0"/>
    <w:rsid w:val="008705BC"/>
    <w:rsid w:val="0087061D"/>
    <w:rsid w:val="008706C8"/>
    <w:rsid w:val="00870778"/>
    <w:rsid w:val="00870799"/>
    <w:rsid w:val="00870823"/>
    <w:rsid w:val="00870939"/>
    <w:rsid w:val="0087097A"/>
    <w:rsid w:val="008709AB"/>
    <w:rsid w:val="008709BF"/>
    <w:rsid w:val="00870A54"/>
    <w:rsid w:val="00870BB7"/>
    <w:rsid w:val="00870C26"/>
    <w:rsid w:val="00870C91"/>
    <w:rsid w:val="00870C96"/>
    <w:rsid w:val="00870DB4"/>
    <w:rsid w:val="00870DFF"/>
    <w:rsid w:val="00870F01"/>
    <w:rsid w:val="00870FB5"/>
    <w:rsid w:val="0087106F"/>
    <w:rsid w:val="00871072"/>
    <w:rsid w:val="00871089"/>
    <w:rsid w:val="008711B6"/>
    <w:rsid w:val="0087133C"/>
    <w:rsid w:val="00871345"/>
    <w:rsid w:val="008713C6"/>
    <w:rsid w:val="0087148E"/>
    <w:rsid w:val="008714B3"/>
    <w:rsid w:val="00871538"/>
    <w:rsid w:val="00871578"/>
    <w:rsid w:val="008715A1"/>
    <w:rsid w:val="00871655"/>
    <w:rsid w:val="008716BD"/>
    <w:rsid w:val="008716C7"/>
    <w:rsid w:val="00871787"/>
    <w:rsid w:val="008717C9"/>
    <w:rsid w:val="008717DC"/>
    <w:rsid w:val="008717E1"/>
    <w:rsid w:val="0087195B"/>
    <w:rsid w:val="00871974"/>
    <w:rsid w:val="00871996"/>
    <w:rsid w:val="008719AA"/>
    <w:rsid w:val="00871A37"/>
    <w:rsid w:val="00871A8C"/>
    <w:rsid w:val="00871ABC"/>
    <w:rsid w:val="00871C1A"/>
    <w:rsid w:val="00871C42"/>
    <w:rsid w:val="00871D14"/>
    <w:rsid w:val="00871D46"/>
    <w:rsid w:val="00871D79"/>
    <w:rsid w:val="00871D8F"/>
    <w:rsid w:val="00871DDA"/>
    <w:rsid w:val="00871DE7"/>
    <w:rsid w:val="00871E48"/>
    <w:rsid w:val="00871E79"/>
    <w:rsid w:val="00871EE0"/>
    <w:rsid w:val="00871F28"/>
    <w:rsid w:val="00872030"/>
    <w:rsid w:val="00872046"/>
    <w:rsid w:val="0087204C"/>
    <w:rsid w:val="0087205B"/>
    <w:rsid w:val="008720F1"/>
    <w:rsid w:val="00872129"/>
    <w:rsid w:val="00872216"/>
    <w:rsid w:val="00872282"/>
    <w:rsid w:val="008722FA"/>
    <w:rsid w:val="0087234D"/>
    <w:rsid w:val="00872362"/>
    <w:rsid w:val="0087241C"/>
    <w:rsid w:val="0087245E"/>
    <w:rsid w:val="00872479"/>
    <w:rsid w:val="008725F2"/>
    <w:rsid w:val="0087278E"/>
    <w:rsid w:val="008727C7"/>
    <w:rsid w:val="008727EA"/>
    <w:rsid w:val="00872856"/>
    <w:rsid w:val="00872B2F"/>
    <w:rsid w:val="00872D6B"/>
    <w:rsid w:val="00872FA6"/>
    <w:rsid w:val="008730C8"/>
    <w:rsid w:val="0087314A"/>
    <w:rsid w:val="008732EC"/>
    <w:rsid w:val="00873326"/>
    <w:rsid w:val="008733DF"/>
    <w:rsid w:val="008733E7"/>
    <w:rsid w:val="00873412"/>
    <w:rsid w:val="00873437"/>
    <w:rsid w:val="008734F3"/>
    <w:rsid w:val="00873561"/>
    <w:rsid w:val="00873567"/>
    <w:rsid w:val="0087371F"/>
    <w:rsid w:val="0087374B"/>
    <w:rsid w:val="008737E5"/>
    <w:rsid w:val="0087382F"/>
    <w:rsid w:val="00873888"/>
    <w:rsid w:val="0087388A"/>
    <w:rsid w:val="00873914"/>
    <w:rsid w:val="00873A80"/>
    <w:rsid w:val="00873AFB"/>
    <w:rsid w:val="00873AFC"/>
    <w:rsid w:val="00873B11"/>
    <w:rsid w:val="00873BBE"/>
    <w:rsid w:val="00873C04"/>
    <w:rsid w:val="00873C0D"/>
    <w:rsid w:val="00873C10"/>
    <w:rsid w:val="00873CA8"/>
    <w:rsid w:val="00873CCF"/>
    <w:rsid w:val="008740F6"/>
    <w:rsid w:val="008741AE"/>
    <w:rsid w:val="0087428D"/>
    <w:rsid w:val="008742A8"/>
    <w:rsid w:val="0087431C"/>
    <w:rsid w:val="0087432D"/>
    <w:rsid w:val="00874389"/>
    <w:rsid w:val="008743D5"/>
    <w:rsid w:val="008745B9"/>
    <w:rsid w:val="00874636"/>
    <w:rsid w:val="008746E5"/>
    <w:rsid w:val="008746F9"/>
    <w:rsid w:val="0087474E"/>
    <w:rsid w:val="00874764"/>
    <w:rsid w:val="00874815"/>
    <w:rsid w:val="00874A31"/>
    <w:rsid w:val="00874A8C"/>
    <w:rsid w:val="00874A9C"/>
    <w:rsid w:val="00874CF7"/>
    <w:rsid w:val="00874EFD"/>
    <w:rsid w:val="0087511C"/>
    <w:rsid w:val="0087512A"/>
    <w:rsid w:val="008751B4"/>
    <w:rsid w:val="008753B1"/>
    <w:rsid w:val="00875414"/>
    <w:rsid w:val="008754AE"/>
    <w:rsid w:val="00875514"/>
    <w:rsid w:val="00875553"/>
    <w:rsid w:val="00875589"/>
    <w:rsid w:val="00875639"/>
    <w:rsid w:val="0087564E"/>
    <w:rsid w:val="0087581A"/>
    <w:rsid w:val="008758A1"/>
    <w:rsid w:val="008758A2"/>
    <w:rsid w:val="008758E4"/>
    <w:rsid w:val="0087590C"/>
    <w:rsid w:val="008759DD"/>
    <w:rsid w:val="00875A16"/>
    <w:rsid w:val="00875B03"/>
    <w:rsid w:val="00875B78"/>
    <w:rsid w:val="00875B99"/>
    <w:rsid w:val="00875BC3"/>
    <w:rsid w:val="00875D10"/>
    <w:rsid w:val="00875D5D"/>
    <w:rsid w:val="00875D61"/>
    <w:rsid w:val="00875DD2"/>
    <w:rsid w:val="00875DF7"/>
    <w:rsid w:val="00875ED8"/>
    <w:rsid w:val="00876000"/>
    <w:rsid w:val="00876100"/>
    <w:rsid w:val="008761EE"/>
    <w:rsid w:val="008761FF"/>
    <w:rsid w:val="00876214"/>
    <w:rsid w:val="0087625E"/>
    <w:rsid w:val="00876291"/>
    <w:rsid w:val="00876320"/>
    <w:rsid w:val="008763C2"/>
    <w:rsid w:val="0087640F"/>
    <w:rsid w:val="008764B9"/>
    <w:rsid w:val="0087652A"/>
    <w:rsid w:val="008767C9"/>
    <w:rsid w:val="00876887"/>
    <w:rsid w:val="008768D5"/>
    <w:rsid w:val="00876A3B"/>
    <w:rsid w:val="00876A9B"/>
    <w:rsid w:val="00876AB8"/>
    <w:rsid w:val="00876AD6"/>
    <w:rsid w:val="00876B07"/>
    <w:rsid w:val="00876BD0"/>
    <w:rsid w:val="00876C01"/>
    <w:rsid w:val="00876C2F"/>
    <w:rsid w:val="00876C36"/>
    <w:rsid w:val="00876E83"/>
    <w:rsid w:val="00876EF4"/>
    <w:rsid w:val="00876F7D"/>
    <w:rsid w:val="00876F91"/>
    <w:rsid w:val="00877042"/>
    <w:rsid w:val="00877076"/>
    <w:rsid w:val="0087707E"/>
    <w:rsid w:val="00877097"/>
    <w:rsid w:val="0087724F"/>
    <w:rsid w:val="00877250"/>
    <w:rsid w:val="00877271"/>
    <w:rsid w:val="008773EC"/>
    <w:rsid w:val="00877433"/>
    <w:rsid w:val="008774E6"/>
    <w:rsid w:val="008776DD"/>
    <w:rsid w:val="008776F9"/>
    <w:rsid w:val="00877765"/>
    <w:rsid w:val="00877793"/>
    <w:rsid w:val="0087781B"/>
    <w:rsid w:val="00877883"/>
    <w:rsid w:val="0087796B"/>
    <w:rsid w:val="00877A09"/>
    <w:rsid w:val="00877A5B"/>
    <w:rsid w:val="00877A71"/>
    <w:rsid w:val="00877B52"/>
    <w:rsid w:val="00877C09"/>
    <w:rsid w:val="00877C97"/>
    <w:rsid w:val="00877D83"/>
    <w:rsid w:val="00877DAB"/>
    <w:rsid w:val="00877DE0"/>
    <w:rsid w:val="00877E23"/>
    <w:rsid w:val="00877F20"/>
    <w:rsid w:val="00880019"/>
    <w:rsid w:val="00880031"/>
    <w:rsid w:val="0088004E"/>
    <w:rsid w:val="00880074"/>
    <w:rsid w:val="0088019E"/>
    <w:rsid w:val="00880371"/>
    <w:rsid w:val="0088045B"/>
    <w:rsid w:val="008804B1"/>
    <w:rsid w:val="008804F6"/>
    <w:rsid w:val="0088051F"/>
    <w:rsid w:val="0088055C"/>
    <w:rsid w:val="008805E7"/>
    <w:rsid w:val="008806B2"/>
    <w:rsid w:val="00880785"/>
    <w:rsid w:val="008808B9"/>
    <w:rsid w:val="00880952"/>
    <w:rsid w:val="008809A8"/>
    <w:rsid w:val="00880A63"/>
    <w:rsid w:val="00880B0D"/>
    <w:rsid w:val="00880B26"/>
    <w:rsid w:val="00880B8C"/>
    <w:rsid w:val="00880BA8"/>
    <w:rsid w:val="00880BEC"/>
    <w:rsid w:val="00880CAC"/>
    <w:rsid w:val="00880CCB"/>
    <w:rsid w:val="00880D16"/>
    <w:rsid w:val="00880DBE"/>
    <w:rsid w:val="00880E2A"/>
    <w:rsid w:val="00880E9E"/>
    <w:rsid w:val="00880EDF"/>
    <w:rsid w:val="0088107A"/>
    <w:rsid w:val="00881081"/>
    <w:rsid w:val="00881088"/>
    <w:rsid w:val="008812BC"/>
    <w:rsid w:val="0088135D"/>
    <w:rsid w:val="00881389"/>
    <w:rsid w:val="00881400"/>
    <w:rsid w:val="0088140F"/>
    <w:rsid w:val="00881469"/>
    <w:rsid w:val="008819A8"/>
    <w:rsid w:val="00881A0F"/>
    <w:rsid w:val="00881A5F"/>
    <w:rsid w:val="00881C94"/>
    <w:rsid w:val="00881D0B"/>
    <w:rsid w:val="00881EBC"/>
    <w:rsid w:val="00881EDB"/>
    <w:rsid w:val="00881F2B"/>
    <w:rsid w:val="00881F57"/>
    <w:rsid w:val="00881F78"/>
    <w:rsid w:val="00881F94"/>
    <w:rsid w:val="00882116"/>
    <w:rsid w:val="008822CF"/>
    <w:rsid w:val="008823B7"/>
    <w:rsid w:val="008823D0"/>
    <w:rsid w:val="00882512"/>
    <w:rsid w:val="00882525"/>
    <w:rsid w:val="0088252F"/>
    <w:rsid w:val="008825A5"/>
    <w:rsid w:val="008825A8"/>
    <w:rsid w:val="008825B4"/>
    <w:rsid w:val="008826C1"/>
    <w:rsid w:val="008826CA"/>
    <w:rsid w:val="008828A0"/>
    <w:rsid w:val="0088294C"/>
    <w:rsid w:val="0088295A"/>
    <w:rsid w:val="008829BE"/>
    <w:rsid w:val="00882A7C"/>
    <w:rsid w:val="00882AD3"/>
    <w:rsid w:val="00882BB7"/>
    <w:rsid w:val="00882C68"/>
    <w:rsid w:val="00882CFB"/>
    <w:rsid w:val="00882D25"/>
    <w:rsid w:val="00882D3C"/>
    <w:rsid w:val="00882D7B"/>
    <w:rsid w:val="00882E17"/>
    <w:rsid w:val="00882E4D"/>
    <w:rsid w:val="00882EA9"/>
    <w:rsid w:val="00882EAA"/>
    <w:rsid w:val="00882F4C"/>
    <w:rsid w:val="00882F6F"/>
    <w:rsid w:val="008832C4"/>
    <w:rsid w:val="008832E3"/>
    <w:rsid w:val="00883462"/>
    <w:rsid w:val="0088349C"/>
    <w:rsid w:val="008834E2"/>
    <w:rsid w:val="008834F0"/>
    <w:rsid w:val="008835C0"/>
    <w:rsid w:val="00883674"/>
    <w:rsid w:val="008836A8"/>
    <w:rsid w:val="008837E3"/>
    <w:rsid w:val="00883ADA"/>
    <w:rsid w:val="00883BAC"/>
    <w:rsid w:val="00883BD6"/>
    <w:rsid w:val="00883CA4"/>
    <w:rsid w:val="00883D83"/>
    <w:rsid w:val="00883E1B"/>
    <w:rsid w:val="00883EAD"/>
    <w:rsid w:val="00883FB1"/>
    <w:rsid w:val="00883FC8"/>
    <w:rsid w:val="0088403E"/>
    <w:rsid w:val="00884113"/>
    <w:rsid w:val="0088415C"/>
    <w:rsid w:val="00884229"/>
    <w:rsid w:val="0088429C"/>
    <w:rsid w:val="0088430B"/>
    <w:rsid w:val="00884367"/>
    <w:rsid w:val="008843F2"/>
    <w:rsid w:val="0088440E"/>
    <w:rsid w:val="008844B7"/>
    <w:rsid w:val="008845CC"/>
    <w:rsid w:val="008846A2"/>
    <w:rsid w:val="00884707"/>
    <w:rsid w:val="008847A0"/>
    <w:rsid w:val="008847C4"/>
    <w:rsid w:val="008847DD"/>
    <w:rsid w:val="00884866"/>
    <w:rsid w:val="00884A42"/>
    <w:rsid w:val="00884A75"/>
    <w:rsid w:val="00884A89"/>
    <w:rsid w:val="00884ABA"/>
    <w:rsid w:val="00884ADD"/>
    <w:rsid w:val="00884B89"/>
    <w:rsid w:val="00884B99"/>
    <w:rsid w:val="00884C8D"/>
    <w:rsid w:val="00884CBC"/>
    <w:rsid w:val="00884CD5"/>
    <w:rsid w:val="00884CDE"/>
    <w:rsid w:val="00884CF3"/>
    <w:rsid w:val="00884CF8"/>
    <w:rsid w:val="00884D2D"/>
    <w:rsid w:val="00884D60"/>
    <w:rsid w:val="00884DC7"/>
    <w:rsid w:val="00884DE3"/>
    <w:rsid w:val="00884E8B"/>
    <w:rsid w:val="00884FFA"/>
    <w:rsid w:val="00885059"/>
    <w:rsid w:val="00885168"/>
    <w:rsid w:val="008851AA"/>
    <w:rsid w:val="00885330"/>
    <w:rsid w:val="00885340"/>
    <w:rsid w:val="00885373"/>
    <w:rsid w:val="0088546D"/>
    <w:rsid w:val="008854DD"/>
    <w:rsid w:val="00885513"/>
    <w:rsid w:val="00885589"/>
    <w:rsid w:val="0088558F"/>
    <w:rsid w:val="008858FB"/>
    <w:rsid w:val="00885917"/>
    <w:rsid w:val="008859AE"/>
    <w:rsid w:val="00885A96"/>
    <w:rsid w:val="00885B54"/>
    <w:rsid w:val="00885CD7"/>
    <w:rsid w:val="00885CF7"/>
    <w:rsid w:val="00885D6C"/>
    <w:rsid w:val="00885F0D"/>
    <w:rsid w:val="00885FA0"/>
    <w:rsid w:val="00886059"/>
    <w:rsid w:val="00886096"/>
    <w:rsid w:val="0088613F"/>
    <w:rsid w:val="00886160"/>
    <w:rsid w:val="0088618F"/>
    <w:rsid w:val="008861F9"/>
    <w:rsid w:val="0088624D"/>
    <w:rsid w:val="00886258"/>
    <w:rsid w:val="0088629E"/>
    <w:rsid w:val="008862F4"/>
    <w:rsid w:val="008864D1"/>
    <w:rsid w:val="008864F0"/>
    <w:rsid w:val="0088650D"/>
    <w:rsid w:val="008865C8"/>
    <w:rsid w:val="008865E9"/>
    <w:rsid w:val="0088667A"/>
    <w:rsid w:val="00886774"/>
    <w:rsid w:val="008867DA"/>
    <w:rsid w:val="008868C8"/>
    <w:rsid w:val="008868EE"/>
    <w:rsid w:val="0088690E"/>
    <w:rsid w:val="0088690F"/>
    <w:rsid w:val="00886950"/>
    <w:rsid w:val="0088697D"/>
    <w:rsid w:val="00886A10"/>
    <w:rsid w:val="00886A43"/>
    <w:rsid w:val="00886A51"/>
    <w:rsid w:val="00886B71"/>
    <w:rsid w:val="00886BE5"/>
    <w:rsid w:val="00886BEB"/>
    <w:rsid w:val="00886BF6"/>
    <w:rsid w:val="00886C4B"/>
    <w:rsid w:val="00886C99"/>
    <w:rsid w:val="00886ED0"/>
    <w:rsid w:val="00886EE6"/>
    <w:rsid w:val="00886F16"/>
    <w:rsid w:val="008870CB"/>
    <w:rsid w:val="008870E7"/>
    <w:rsid w:val="00887116"/>
    <w:rsid w:val="008871B5"/>
    <w:rsid w:val="008871D0"/>
    <w:rsid w:val="008872B5"/>
    <w:rsid w:val="008872C4"/>
    <w:rsid w:val="0088735D"/>
    <w:rsid w:val="00887396"/>
    <w:rsid w:val="008873C7"/>
    <w:rsid w:val="00887420"/>
    <w:rsid w:val="008874D2"/>
    <w:rsid w:val="00887555"/>
    <w:rsid w:val="0088755F"/>
    <w:rsid w:val="00887624"/>
    <w:rsid w:val="008876AE"/>
    <w:rsid w:val="008876D7"/>
    <w:rsid w:val="008876E2"/>
    <w:rsid w:val="008878E3"/>
    <w:rsid w:val="00887992"/>
    <w:rsid w:val="00887AB5"/>
    <w:rsid w:val="00887AE4"/>
    <w:rsid w:val="00887B6A"/>
    <w:rsid w:val="00887C0E"/>
    <w:rsid w:val="00887C82"/>
    <w:rsid w:val="00887CD2"/>
    <w:rsid w:val="00887DE7"/>
    <w:rsid w:val="00887E8A"/>
    <w:rsid w:val="00887E90"/>
    <w:rsid w:val="00887E91"/>
    <w:rsid w:val="00887F4B"/>
    <w:rsid w:val="00887F65"/>
    <w:rsid w:val="00887FB5"/>
    <w:rsid w:val="00890016"/>
    <w:rsid w:val="00890053"/>
    <w:rsid w:val="0089018D"/>
    <w:rsid w:val="008901FB"/>
    <w:rsid w:val="008902EA"/>
    <w:rsid w:val="00890388"/>
    <w:rsid w:val="008903A6"/>
    <w:rsid w:val="008904CF"/>
    <w:rsid w:val="008905A2"/>
    <w:rsid w:val="0089064B"/>
    <w:rsid w:val="0089066F"/>
    <w:rsid w:val="00890723"/>
    <w:rsid w:val="00890A85"/>
    <w:rsid w:val="00890B64"/>
    <w:rsid w:val="00890BC9"/>
    <w:rsid w:val="00890C0C"/>
    <w:rsid w:val="00890C10"/>
    <w:rsid w:val="00890D0D"/>
    <w:rsid w:val="00890F5D"/>
    <w:rsid w:val="0089101D"/>
    <w:rsid w:val="008910D8"/>
    <w:rsid w:val="0089111E"/>
    <w:rsid w:val="00891181"/>
    <w:rsid w:val="008911A8"/>
    <w:rsid w:val="00891295"/>
    <w:rsid w:val="0089142B"/>
    <w:rsid w:val="00891511"/>
    <w:rsid w:val="0089157E"/>
    <w:rsid w:val="00891678"/>
    <w:rsid w:val="008916ED"/>
    <w:rsid w:val="008916F8"/>
    <w:rsid w:val="00891739"/>
    <w:rsid w:val="00891821"/>
    <w:rsid w:val="00891867"/>
    <w:rsid w:val="008918AE"/>
    <w:rsid w:val="008919B8"/>
    <w:rsid w:val="008919F7"/>
    <w:rsid w:val="00891A49"/>
    <w:rsid w:val="00891A75"/>
    <w:rsid w:val="00891A99"/>
    <w:rsid w:val="00891B1E"/>
    <w:rsid w:val="00891B38"/>
    <w:rsid w:val="00891B71"/>
    <w:rsid w:val="00891B79"/>
    <w:rsid w:val="00891B97"/>
    <w:rsid w:val="00891BC3"/>
    <w:rsid w:val="00891CCA"/>
    <w:rsid w:val="00891CE9"/>
    <w:rsid w:val="00891D0B"/>
    <w:rsid w:val="00891D49"/>
    <w:rsid w:val="00891D50"/>
    <w:rsid w:val="00891E13"/>
    <w:rsid w:val="00892010"/>
    <w:rsid w:val="00892100"/>
    <w:rsid w:val="00892145"/>
    <w:rsid w:val="008921F3"/>
    <w:rsid w:val="00892217"/>
    <w:rsid w:val="0089227D"/>
    <w:rsid w:val="00892282"/>
    <w:rsid w:val="008922AF"/>
    <w:rsid w:val="00892409"/>
    <w:rsid w:val="008924FA"/>
    <w:rsid w:val="00892611"/>
    <w:rsid w:val="00892687"/>
    <w:rsid w:val="008926E4"/>
    <w:rsid w:val="008927D9"/>
    <w:rsid w:val="0089288C"/>
    <w:rsid w:val="00892964"/>
    <w:rsid w:val="00892AC1"/>
    <w:rsid w:val="00892B6D"/>
    <w:rsid w:val="00892B9D"/>
    <w:rsid w:val="00892BC8"/>
    <w:rsid w:val="00892C92"/>
    <w:rsid w:val="00892CC7"/>
    <w:rsid w:val="00892E2C"/>
    <w:rsid w:val="00892E52"/>
    <w:rsid w:val="00892E7F"/>
    <w:rsid w:val="00892E94"/>
    <w:rsid w:val="00892F04"/>
    <w:rsid w:val="00892F5F"/>
    <w:rsid w:val="00892FBD"/>
    <w:rsid w:val="00893009"/>
    <w:rsid w:val="00893093"/>
    <w:rsid w:val="008930A3"/>
    <w:rsid w:val="00893184"/>
    <w:rsid w:val="0089324D"/>
    <w:rsid w:val="008933DD"/>
    <w:rsid w:val="008934C7"/>
    <w:rsid w:val="008935ED"/>
    <w:rsid w:val="0089360E"/>
    <w:rsid w:val="0089371D"/>
    <w:rsid w:val="00893721"/>
    <w:rsid w:val="008937AE"/>
    <w:rsid w:val="008937BF"/>
    <w:rsid w:val="008937D2"/>
    <w:rsid w:val="00893921"/>
    <w:rsid w:val="00893927"/>
    <w:rsid w:val="0089393B"/>
    <w:rsid w:val="00893A58"/>
    <w:rsid w:val="00893A89"/>
    <w:rsid w:val="00893B89"/>
    <w:rsid w:val="00893BBB"/>
    <w:rsid w:val="00893C21"/>
    <w:rsid w:val="00893CE8"/>
    <w:rsid w:val="00893D44"/>
    <w:rsid w:val="00893D83"/>
    <w:rsid w:val="00893D8C"/>
    <w:rsid w:val="00893DED"/>
    <w:rsid w:val="00893F47"/>
    <w:rsid w:val="0089409A"/>
    <w:rsid w:val="00894226"/>
    <w:rsid w:val="00894290"/>
    <w:rsid w:val="00894303"/>
    <w:rsid w:val="00894330"/>
    <w:rsid w:val="00894365"/>
    <w:rsid w:val="00894456"/>
    <w:rsid w:val="00894486"/>
    <w:rsid w:val="008944AA"/>
    <w:rsid w:val="008946A6"/>
    <w:rsid w:val="00894711"/>
    <w:rsid w:val="0089473A"/>
    <w:rsid w:val="008947AD"/>
    <w:rsid w:val="008947B1"/>
    <w:rsid w:val="008948BB"/>
    <w:rsid w:val="00894956"/>
    <w:rsid w:val="00894AE6"/>
    <w:rsid w:val="00894B41"/>
    <w:rsid w:val="00894B6A"/>
    <w:rsid w:val="00894BFB"/>
    <w:rsid w:val="00894C14"/>
    <w:rsid w:val="00894C78"/>
    <w:rsid w:val="00894C99"/>
    <w:rsid w:val="00894CA1"/>
    <w:rsid w:val="00894D4A"/>
    <w:rsid w:val="00894D84"/>
    <w:rsid w:val="00894D98"/>
    <w:rsid w:val="00894D9E"/>
    <w:rsid w:val="00894E1D"/>
    <w:rsid w:val="00894EBD"/>
    <w:rsid w:val="00894FAB"/>
    <w:rsid w:val="00895029"/>
    <w:rsid w:val="008950A8"/>
    <w:rsid w:val="0089510D"/>
    <w:rsid w:val="00895279"/>
    <w:rsid w:val="00895285"/>
    <w:rsid w:val="00895289"/>
    <w:rsid w:val="00895311"/>
    <w:rsid w:val="0089533A"/>
    <w:rsid w:val="0089536F"/>
    <w:rsid w:val="0089541E"/>
    <w:rsid w:val="0089542E"/>
    <w:rsid w:val="008954C9"/>
    <w:rsid w:val="00895501"/>
    <w:rsid w:val="0089554E"/>
    <w:rsid w:val="00895639"/>
    <w:rsid w:val="0089569A"/>
    <w:rsid w:val="008956EF"/>
    <w:rsid w:val="0089587E"/>
    <w:rsid w:val="00895951"/>
    <w:rsid w:val="00895A43"/>
    <w:rsid w:val="00895A4F"/>
    <w:rsid w:val="00895A71"/>
    <w:rsid w:val="00895AA7"/>
    <w:rsid w:val="00895B16"/>
    <w:rsid w:val="00895BC0"/>
    <w:rsid w:val="00895C32"/>
    <w:rsid w:val="00895CBB"/>
    <w:rsid w:val="00895CD8"/>
    <w:rsid w:val="00895DFE"/>
    <w:rsid w:val="00895E4B"/>
    <w:rsid w:val="00895F42"/>
    <w:rsid w:val="00895F71"/>
    <w:rsid w:val="00895FC3"/>
    <w:rsid w:val="008960D3"/>
    <w:rsid w:val="008960D6"/>
    <w:rsid w:val="00896172"/>
    <w:rsid w:val="00896216"/>
    <w:rsid w:val="008962B2"/>
    <w:rsid w:val="008962CE"/>
    <w:rsid w:val="0089633B"/>
    <w:rsid w:val="00896379"/>
    <w:rsid w:val="008963DC"/>
    <w:rsid w:val="0089644F"/>
    <w:rsid w:val="00896520"/>
    <w:rsid w:val="00896592"/>
    <w:rsid w:val="008966CB"/>
    <w:rsid w:val="0089670D"/>
    <w:rsid w:val="00896717"/>
    <w:rsid w:val="008967CA"/>
    <w:rsid w:val="00896818"/>
    <w:rsid w:val="00896886"/>
    <w:rsid w:val="008968B2"/>
    <w:rsid w:val="008969D9"/>
    <w:rsid w:val="00896A4B"/>
    <w:rsid w:val="00896A83"/>
    <w:rsid w:val="00896B6D"/>
    <w:rsid w:val="00896BE1"/>
    <w:rsid w:val="00896C2C"/>
    <w:rsid w:val="00896C33"/>
    <w:rsid w:val="00896C67"/>
    <w:rsid w:val="00896C9E"/>
    <w:rsid w:val="00896D56"/>
    <w:rsid w:val="00896D72"/>
    <w:rsid w:val="00896DDA"/>
    <w:rsid w:val="00896F44"/>
    <w:rsid w:val="00896F58"/>
    <w:rsid w:val="0089703C"/>
    <w:rsid w:val="0089708F"/>
    <w:rsid w:val="008971B8"/>
    <w:rsid w:val="00897232"/>
    <w:rsid w:val="00897273"/>
    <w:rsid w:val="008972EA"/>
    <w:rsid w:val="0089731C"/>
    <w:rsid w:val="00897370"/>
    <w:rsid w:val="008974A9"/>
    <w:rsid w:val="008975EB"/>
    <w:rsid w:val="00897663"/>
    <w:rsid w:val="008976B8"/>
    <w:rsid w:val="008979C7"/>
    <w:rsid w:val="00897C10"/>
    <w:rsid w:val="00897C96"/>
    <w:rsid w:val="00897DE2"/>
    <w:rsid w:val="00897E20"/>
    <w:rsid w:val="00897F7C"/>
    <w:rsid w:val="00897FBD"/>
    <w:rsid w:val="00897FEB"/>
    <w:rsid w:val="008A0039"/>
    <w:rsid w:val="008A00D7"/>
    <w:rsid w:val="008A00F2"/>
    <w:rsid w:val="008A00FC"/>
    <w:rsid w:val="008A0113"/>
    <w:rsid w:val="008A01D2"/>
    <w:rsid w:val="008A0268"/>
    <w:rsid w:val="008A02E7"/>
    <w:rsid w:val="008A035C"/>
    <w:rsid w:val="008A038C"/>
    <w:rsid w:val="008A04AC"/>
    <w:rsid w:val="008A04CB"/>
    <w:rsid w:val="008A057D"/>
    <w:rsid w:val="008A06EA"/>
    <w:rsid w:val="008A07CA"/>
    <w:rsid w:val="008A0883"/>
    <w:rsid w:val="008A0952"/>
    <w:rsid w:val="008A0A2E"/>
    <w:rsid w:val="008A0A9E"/>
    <w:rsid w:val="008A0ADF"/>
    <w:rsid w:val="008A0B40"/>
    <w:rsid w:val="008A0BDB"/>
    <w:rsid w:val="008A0DEC"/>
    <w:rsid w:val="008A0E62"/>
    <w:rsid w:val="008A0F77"/>
    <w:rsid w:val="008A0FFF"/>
    <w:rsid w:val="008A1161"/>
    <w:rsid w:val="008A1190"/>
    <w:rsid w:val="008A1214"/>
    <w:rsid w:val="008A126E"/>
    <w:rsid w:val="008A1355"/>
    <w:rsid w:val="008A1587"/>
    <w:rsid w:val="008A16A1"/>
    <w:rsid w:val="008A16F9"/>
    <w:rsid w:val="008A17C3"/>
    <w:rsid w:val="008A18F0"/>
    <w:rsid w:val="008A1A0D"/>
    <w:rsid w:val="008A1A13"/>
    <w:rsid w:val="008A1A43"/>
    <w:rsid w:val="008A1AC7"/>
    <w:rsid w:val="008A1ADC"/>
    <w:rsid w:val="008A1B62"/>
    <w:rsid w:val="008A1C57"/>
    <w:rsid w:val="008A1DBB"/>
    <w:rsid w:val="008A1DE0"/>
    <w:rsid w:val="008A1E79"/>
    <w:rsid w:val="008A1E7C"/>
    <w:rsid w:val="008A1F73"/>
    <w:rsid w:val="008A1FD6"/>
    <w:rsid w:val="008A1FF0"/>
    <w:rsid w:val="008A2026"/>
    <w:rsid w:val="008A20A4"/>
    <w:rsid w:val="008A212D"/>
    <w:rsid w:val="008A2151"/>
    <w:rsid w:val="008A22A9"/>
    <w:rsid w:val="008A235D"/>
    <w:rsid w:val="008A23BE"/>
    <w:rsid w:val="008A2476"/>
    <w:rsid w:val="008A24A8"/>
    <w:rsid w:val="008A24F3"/>
    <w:rsid w:val="008A2508"/>
    <w:rsid w:val="008A2541"/>
    <w:rsid w:val="008A255E"/>
    <w:rsid w:val="008A25AE"/>
    <w:rsid w:val="008A25B5"/>
    <w:rsid w:val="008A25FF"/>
    <w:rsid w:val="008A2645"/>
    <w:rsid w:val="008A266A"/>
    <w:rsid w:val="008A2727"/>
    <w:rsid w:val="008A275A"/>
    <w:rsid w:val="008A27AA"/>
    <w:rsid w:val="008A2833"/>
    <w:rsid w:val="008A2840"/>
    <w:rsid w:val="008A28F5"/>
    <w:rsid w:val="008A2946"/>
    <w:rsid w:val="008A2A64"/>
    <w:rsid w:val="008A2A77"/>
    <w:rsid w:val="008A2B05"/>
    <w:rsid w:val="008A2BD9"/>
    <w:rsid w:val="008A2C23"/>
    <w:rsid w:val="008A2CCC"/>
    <w:rsid w:val="008A2D1E"/>
    <w:rsid w:val="008A2D67"/>
    <w:rsid w:val="008A2E83"/>
    <w:rsid w:val="008A308D"/>
    <w:rsid w:val="008A30A8"/>
    <w:rsid w:val="008A30D0"/>
    <w:rsid w:val="008A3165"/>
    <w:rsid w:val="008A333B"/>
    <w:rsid w:val="008A337C"/>
    <w:rsid w:val="008A33A9"/>
    <w:rsid w:val="008A342D"/>
    <w:rsid w:val="008A3700"/>
    <w:rsid w:val="008A3753"/>
    <w:rsid w:val="008A3801"/>
    <w:rsid w:val="008A3867"/>
    <w:rsid w:val="008A3873"/>
    <w:rsid w:val="008A391A"/>
    <w:rsid w:val="008A396E"/>
    <w:rsid w:val="008A3994"/>
    <w:rsid w:val="008A39D4"/>
    <w:rsid w:val="008A3A7E"/>
    <w:rsid w:val="008A3ABA"/>
    <w:rsid w:val="008A3AE7"/>
    <w:rsid w:val="008A3AEA"/>
    <w:rsid w:val="008A3B54"/>
    <w:rsid w:val="008A3B65"/>
    <w:rsid w:val="008A3BAA"/>
    <w:rsid w:val="008A3C0A"/>
    <w:rsid w:val="008A3F0D"/>
    <w:rsid w:val="008A3F11"/>
    <w:rsid w:val="008A4057"/>
    <w:rsid w:val="008A4082"/>
    <w:rsid w:val="008A4084"/>
    <w:rsid w:val="008A40F9"/>
    <w:rsid w:val="008A411E"/>
    <w:rsid w:val="008A412F"/>
    <w:rsid w:val="008A42FC"/>
    <w:rsid w:val="008A4378"/>
    <w:rsid w:val="008A44F7"/>
    <w:rsid w:val="008A46A0"/>
    <w:rsid w:val="008A4904"/>
    <w:rsid w:val="008A4933"/>
    <w:rsid w:val="008A49D9"/>
    <w:rsid w:val="008A49DB"/>
    <w:rsid w:val="008A4A36"/>
    <w:rsid w:val="008A4A48"/>
    <w:rsid w:val="008A4A73"/>
    <w:rsid w:val="008A4A7C"/>
    <w:rsid w:val="008A4B69"/>
    <w:rsid w:val="008A4C32"/>
    <w:rsid w:val="008A4C79"/>
    <w:rsid w:val="008A4CBE"/>
    <w:rsid w:val="008A4D6C"/>
    <w:rsid w:val="008A4DE9"/>
    <w:rsid w:val="008A4EDE"/>
    <w:rsid w:val="008A4EF0"/>
    <w:rsid w:val="008A4F14"/>
    <w:rsid w:val="008A4F36"/>
    <w:rsid w:val="008A4F8B"/>
    <w:rsid w:val="008A501C"/>
    <w:rsid w:val="008A517B"/>
    <w:rsid w:val="008A519E"/>
    <w:rsid w:val="008A51D3"/>
    <w:rsid w:val="008A526B"/>
    <w:rsid w:val="008A5284"/>
    <w:rsid w:val="008A52E7"/>
    <w:rsid w:val="008A537F"/>
    <w:rsid w:val="008A53BB"/>
    <w:rsid w:val="008A54AE"/>
    <w:rsid w:val="008A550D"/>
    <w:rsid w:val="008A5510"/>
    <w:rsid w:val="008A5527"/>
    <w:rsid w:val="008A552E"/>
    <w:rsid w:val="008A5565"/>
    <w:rsid w:val="008A55DD"/>
    <w:rsid w:val="008A5703"/>
    <w:rsid w:val="008A57CB"/>
    <w:rsid w:val="008A5844"/>
    <w:rsid w:val="008A5891"/>
    <w:rsid w:val="008A5A17"/>
    <w:rsid w:val="008A5A19"/>
    <w:rsid w:val="008A5AB5"/>
    <w:rsid w:val="008A5C94"/>
    <w:rsid w:val="008A5CD3"/>
    <w:rsid w:val="008A5DA4"/>
    <w:rsid w:val="008A5DB7"/>
    <w:rsid w:val="008A5E7B"/>
    <w:rsid w:val="008A5E7E"/>
    <w:rsid w:val="008A6092"/>
    <w:rsid w:val="008A609E"/>
    <w:rsid w:val="008A61B7"/>
    <w:rsid w:val="008A61F0"/>
    <w:rsid w:val="008A620F"/>
    <w:rsid w:val="008A6289"/>
    <w:rsid w:val="008A62E4"/>
    <w:rsid w:val="008A63F7"/>
    <w:rsid w:val="008A6554"/>
    <w:rsid w:val="008A65C8"/>
    <w:rsid w:val="008A65D7"/>
    <w:rsid w:val="008A6686"/>
    <w:rsid w:val="008A66C4"/>
    <w:rsid w:val="008A66F9"/>
    <w:rsid w:val="008A6741"/>
    <w:rsid w:val="008A67DE"/>
    <w:rsid w:val="008A682B"/>
    <w:rsid w:val="008A6968"/>
    <w:rsid w:val="008A6997"/>
    <w:rsid w:val="008A6A0A"/>
    <w:rsid w:val="008A6B97"/>
    <w:rsid w:val="008A6BA6"/>
    <w:rsid w:val="008A6C4E"/>
    <w:rsid w:val="008A6CF6"/>
    <w:rsid w:val="008A6EFF"/>
    <w:rsid w:val="008A6F0C"/>
    <w:rsid w:val="008A70A7"/>
    <w:rsid w:val="008A7185"/>
    <w:rsid w:val="008A71A6"/>
    <w:rsid w:val="008A7206"/>
    <w:rsid w:val="008A726F"/>
    <w:rsid w:val="008A72EC"/>
    <w:rsid w:val="008A74EC"/>
    <w:rsid w:val="008A750D"/>
    <w:rsid w:val="008A7560"/>
    <w:rsid w:val="008A759E"/>
    <w:rsid w:val="008A7602"/>
    <w:rsid w:val="008A7606"/>
    <w:rsid w:val="008A76EF"/>
    <w:rsid w:val="008A77AE"/>
    <w:rsid w:val="008A78E9"/>
    <w:rsid w:val="008A795D"/>
    <w:rsid w:val="008A7971"/>
    <w:rsid w:val="008A797B"/>
    <w:rsid w:val="008A7A49"/>
    <w:rsid w:val="008A7A76"/>
    <w:rsid w:val="008A7AD6"/>
    <w:rsid w:val="008A7AE9"/>
    <w:rsid w:val="008A7BEE"/>
    <w:rsid w:val="008A7C06"/>
    <w:rsid w:val="008A7CA0"/>
    <w:rsid w:val="008A7DBA"/>
    <w:rsid w:val="008A7DBD"/>
    <w:rsid w:val="008A7DEC"/>
    <w:rsid w:val="008A7E38"/>
    <w:rsid w:val="008AFA81"/>
    <w:rsid w:val="008B0043"/>
    <w:rsid w:val="008B01CA"/>
    <w:rsid w:val="008B01EB"/>
    <w:rsid w:val="008B02EA"/>
    <w:rsid w:val="008B0394"/>
    <w:rsid w:val="008B03B6"/>
    <w:rsid w:val="008B03B9"/>
    <w:rsid w:val="008B03F8"/>
    <w:rsid w:val="008B04FC"/>
    <w:rsid w:val="008B0538"/>
    <w:rsid w:val="008B06B7"/>
    <w:rsid w:val="008B0745"/>
    <w:rsid w:val="008B07C5"/>
    <w:rsid w:val="008B0900"/>
    <w:rsid w:val="008B0909"/>
    <w:rsid w:val="008B090C"/>
    <w:rsid w:val="008B0920"/>
    <w:rsid w:val="008B0970"/>
    <w:rsid w:val="008B0972"/>
    <w:rsid w:val="008B0A87"/>
    <w:rsid w:val="008B0AC4"/>
    <w:rsid w:val="008B0C90"/>
    <w:rsid w:val="008B0D4B"/>
    <w:rsid w:val="008B0DA7"/>
    <w:rsid w:val="008B0DFA"/>
    <w:rsid w:val="008B0E0B"/>
    <w:rsid w:val="008B0F5F"/>
    <w:rsid w:val="008B1045"/>
    <w:rsid w:val="008B1192"/>
    <w:rsid w:val="008B1287"/>
    <w:rsid w:val="008B12B0"/>
    <w:rsid w:val="008B12FE"/>
    <w:rsid w:val="008B1393"/>
    <w:rsid w:val="008B13A1"/>
    <w:rsid w:val="008B1490"/>
    <w:rsid w:val="008B153A"/>
    <w:rsid w:val="008B1577"/>
    <w:rsid w:val="008B167A"/>
    <w:rsid w:val="008B176D"/>
    <w:rsid w:val="008B185C"/>
    <w:rsid w:val="008B1925"/>
    <w:rsid w:val="008B192A"/>
    <w:rsid w:val="008B1A2F"/>
    <w:rsid w:val="008B1AD2"/>
    <w:rsid w:val="008B1AF0"/>
    <w:rsid w:val="008B1B04"/>
    <w:rsid w:val="008B1B86"/>
    <w:rsid w:val="008B1C27"/>
    <w:rsid w:val="008B1D37"/>
    <w:rsid w:val="008B1D7C"/>
    <w:rsid w:val="008B1DA1"/>
    <w:rsid w:val="008B1DBD"/>
    <w:rsid w:val="008B1FA3"/>
    <w:rsid w:val="008B20B9"/>
    <w:rsid w:val="008B2154"/>
    <w:rsid w:val="008B21DE"/>
    <w:rsid w:val="008B2312"/>
    <w:rsid w:val="008B234F"/>
    <w:rsid w:val="008B235D"/>
    <w:rsid w:val="008B24E0"/>
    <w:rsid w:val="008B25D7"/>
    <w:rsid w:val="008B2608"/>
    <w:rsid w:val="008B2644"/>
    <w:rsid w:val="008B26AC"/>
    <w:rsid w:val="008B278F"/>
    <w:rsid w:val="008B27AA"/>
    <w:rsid w:val="008B2800"/>
    <w:rsid w:val="008B2816"/>
    <w:rsid w:val="008B29D0"/>
    <w:rsid w:val="008B29D5"/>
    <w:rsid w:val="008B2ADC"/>
    <w:rsid w:val="008B2B31"/>
    <w:rsid w:val="008B2BC5"/>
    <w:rsid w:val="008B2BD9"/>
    <w:rsid w:val="008B2C7A"/>
    <w:rsid w:val="008B2D5B"/>
    <w:rsid w:val="008B2EF5"/>
    <w:rsid w:val="008B30BA"/>
    <w:rsid w:val="008B30CB"/>
    <w:rsid w:val="008B3181"/>
    <w:rsid w:val="008B330C"/>
    <w:rsid w:val="008B33B2"/>
    <w:rsid w:val="008B33F9"/>
    <w:rsid w:val="008B34C0"/>
    <w:rsid w:val="008B34D5"/>
    <w:rsid w:val="008B3516"/>
    <w:rsid w:val="008B3684"/>
    <w:rsid w:val="008B3704"/>
    <w:rsid w:val="008B388A"/>
    <w:rsid w:val="008B38D8"/>
    <w:rsid w:val="008B392D"/>
    <w:rsid w:val="008B39AA"/>
    <w:rsid w:val="008B3A25"/>
    <w:rsid w:val="008B3B19"/>
    <w:rsid w:val="008B3B7E"/>
    <w:rsid w:val="008B3BA8"/>
    <w:rsid w:val="008B3BC9"/>
    <w:rsid w:val="008B3C95"/>
    <w:rsid w:val="008B3DD2"/>
    <w:rsid w:val="008B3DDD"/>
    <w:rsid w:val="008B3E2C"/>
    <w:rsid w:val="008B3EE2"/>
    <w:rsid w:val="008B3F46"/>
    <w:rsid w:val="008B3F5A"/>
    <w:rsid w:val="008B3F88"/>
    <w:rsid w:val="008B40F1"/>
    <w:rsid w:val="008B4152"/>
    <w:rsid w:val="008B4216"/>
    <w:rsid w:val="008B428F"/>
    <w:rsid w:val="008B42A5"/>
    <w:rsid w:val="008B42B3"/>
    <w:rsid w:val="008B4342"/>
    <w:rsid w:val="008B4502"/>
    <w:rsid w:val="008B452D"/>
    <w:rsid w:val="008B45DB"/>
    <w:rsid w:val="008B472C"/>
    <w:rsid w:val="008B472F"/>
    <w:rsid w:val="008B4753"/>
    <w:rsid w:val="008B47CA"/>
    <w:rsid w:val="008B47E8"/>
    <w:rsid w:val="008B4ADA"/>
    <w:rsid w:val="008B4B03"/>
    <w:rsid w:val="008B4BB5"/>
    <w:rsid w:val="008B4CF8"/>
    <w:rsid w:val="008B4D1B"/>
    <w:rsid w:val="008B4DC0"/>
    <w:rsid w:val="008B4DDB"/>
    <w:rsid w:val="008B4DE5"/>
    <w:rsid w:val="008B4E0E"/>
    <w:rsid w:val="008B4E1C"/>
    <w:rsid w:val="008B4E7F"/>
    <w:rsid w:val="008B4EE0"/>
    <w:rsid w:val="008B4EFC"/>
    <w:rsid w:val="008B4F03"/>
    <w:rsid w:val="008B4F1D"/>
    <w:rsid w:val="008B4FB8"/>
    <w:rsid w:val="008B5054"/>
    <w:rsid w:val="008B5207"/>
    <w:rsid w:val="008B5224"/>
    <w:rsid w:val="008B5298"/>
    <w:rsid w:val="008B52C3"/>
    <w:rsid w:val="008B530E"/>
    <w:rsid w:val="008B539E"/>
    <w:rsid w:val="008B53A4"/>
    <w:rsid w:val="008B5441"/>
    <w:rsid w:val="008B54A7"/>
    <w:rsid w:val="008B55F1"/>
    <w:rsid w:val="008B5624"/>
    <w:rsid w:val="008B566A"/>
    <w:rsid w:val="008B591A"/>
    <w:rsid w:val="008B5979"/>
    <w:rsid w:val="008B59BB"/>
    <w:rsid w:val="008B5AD4"/>
    <w:rsid w:val="008B5B12"/>
    <w:rsid w:val="008B5B9C"/>
    <w:rsid w:val="008B5C76"/>
    <w:rsid w:val="008B5C8B"/>
    <w:rsid w:val="008B5C95"/>
    <w:rsid w:val="008B5CBB"/>
    <w:rsid w:val="008B5D0C"/>
    <w:rsid w:val="008B5D93"/>
    <w:rsid w:val="008B5E17"/>
    <w:rsid w:val="008B5E70"/>
    <w:rsid w:val="008B5F0C"/>
    <w:rsid w:val="008B5FE0"/>
    <w:rsid w:val="008B5FFB"/>
    <w:rsid w:val="008B6093"/>
    <w:rsid w:val="008B6138"/>
    <w:rsid w:val="008B616B"/>
    <w:rsid w:val="008B61EA"/>
    <w:rsid w:val="008B6305"/>
    <w:rsid w:val="008B638B"/>
    <w:rsid w:val="008B6602"/>
    <w:rsid w:val="008B696B"/>
    <w:rsid w:val="008B6A82"/>
    <w:rsid w:val="008B6C2B"/>
    <w:rsid w:val="008B6C3F"/>
    <w:rsid w:val="008B6D9F"/>
    <w:rsid w:val="008B6DA4"/>
    <w:rsid w:val="008B6DCC"/>
    <w:rsid w:val="008B6E25"/>
    <w:rsid w:val="008B6E61"/>
    <w:rsid w:val="008B6E6B"/>
    <w:rsid w:val="008B6F6A"/>
    <w:rsid w:val="008B7008"/>
    <w:rsid w:val="008B709F"/>
    <w:rsid w:val="008B7112"/>
    <w:rsid w:val="008B7148"/>
    <w:rsid w:val="008B714A"/>
    <w:rsid w:val="008B7150"/>
    <w:rsid w:val="008B71DE"/>
    <w:rsid w:val="008B7335"/>
    <w:rsid w:val="008B73B2"/>
    <w:rsid w:val="008B73B6"/>
    <w:rsid w:val="008B7400"/>
    <w:rsid w:val="008B7429"/>
    <w:rsid w:val="008B74DF"/>
    <w:rsid w:val="008B74F1"/>
    <w:rsid w:val="008B7543"/>
    <w:rsid w:val="008B755B"/>
    <w:rsid w:val="008B75A8"/>
    <w:rsid w:val="008B7604"/>
    <w:rsid w:val="008B7676"/>
    <w:rsid w:val="008B76AE"/>
    <w:rsid w:val="008B7792"/>
    <w:rsid w:val="008B77FB"/>
    <w:rsid w:val="008B7C45"/>
    <w:rsid w:val="008B7C56"/>
    <w:rsid w:val="008B7C9B"/>
    <w:rsid w:val="008B7D33"/>
    <w:rsid w:val="008B7D46"/>
    <w:rsid w:val="008B7D59"/>
    <w:rsid w:val="008B7E06"/>
    <w:rsid w:val="008B7E92"/>
    <w:rsid w:val="008B7F5B"/>
    <w:rsid w:val="008B7F84"/>
    <w:rsid w:val="008B7FF4"/>
    <w:rsid w:val="008C00A2"/>
    <w:rsid w:val="008C028F"/>
    <w:rsid w:val="008C02B3"/>
    <w:rsid w:val="008C0331"/>
    <w:rsid w:val="008C0420"/>
    <w:rsid w:val="008C049C"/>
    <w:rsid w:val="008C0619"/>
    <w:rsid w:val="008C0635"/>
    <w:rsid w:val="008C0684"/>
    <w:rsid w:val="008C06A1"/>
    <w:rsid w:val="008C06C6"/>
    <w:rsid w:val="008C07F0"/>
    <w:rsid w:val="008C087B"/>
    <w:rsid w:val="008C08B8"/>
    <w:rsid w:val="008C09CE"/>
    <w:rsid w:val="008C0A92"/>
    <w:rsid w:val="008C0B66"/>
    <w:rsid w:val="008C0BBE"/>
    <w:rsid w:val="008C0C36"/>
    <w:rsid w:val="008C0C64"/>
    <w:rsid w:val="008C0CAD"/>
    <w:rsid w:val="008C0D12"/>
    <w:rsid w:val="008C0D6C"/>
    <w:rsid w:val="008C0EC5"/>
    <w:rsid w:val="008C0ED9"/>
    <w:rsid w:val="008C0FEE"/>
    <w:rsid w:val="008C1051"/>
    <w:rsid w:val="008C108D"/>
    <w:rsid w:val="008C1123"/>
    <w:rsid w:val="008C1169"/>
    <w:rsid w:val="008C11A1"/>
    <w:rsid w:val="008C11E3"/>
    <w:rsid w:val="008C11F4"/>
    <w:rsid w:val="008C1233"/>
    <w:rsid w:val="008C1267"/>
    <w:rsid w:val="008C1307"/>
    <w:rsid w:val="008C139D"/>
    <w:rsid w:val="008C144F"/>
    <w:rsid w:val="008C1475"/>
    <w:rsid w:val="008C14A3"/>
    <w:rsid w:val="008C14CC"/>
    <w:rsid w:val="008C15D4"/>
    <w:rsid w:val="008C160D"/>
    <w:rsid w:val="008C1703"/>
    <w:rsid w:val="008C1750"/>
    <w:rsid w:val="008C1777"/>
    <w:rsid w:val="008C17B8"/>
    <w:rsid w:val="008C17FA"/>
    <w:rsid w:val="008C1890"/>
    <w:rsid w:val="008C18C5"/>
    <w:rsid w:val="008C18CF"/>
    <w:rsid w:val="008C19F3"/>
    <w:rsid w:val="008C1A6D"/>
    <w:rsid w:val="008C1AF2"/>
    <w:rsid w:val="008C1C17"/>
    <w:rsid w:val="008C1C29"/>
    <w:rsid w:val="008C1C5F"/>
    <w:rsid w:val="008C1E08"/>
    <w:rsid w:val="008C1F0C"/>
    <w:rsid w:val="008C1F9F"/>
    <w:rsid w:val="008C2008"/>
    <w:rsid w:val="008C20CA"/>
    <w:rsid w:val="008C2162"/>
    <w:rsid w:val="008C226A"/>
    <w:rsid w:val="008C22AB"/>
    <w:rsid w:val="008C2301"/>
    <w:rsid w:val="008C2432"/>
    <w:rsid w:val="008C2766"/>
    <w:rsid w:val="008C27EF"/>
    <w:rsid w:val="008C27F9"/>
    <w:rsid w:val="008C2834"/>
    <w:rsid w:val="008C28F9"/>
    <w:rsid w:val="008C2970"/>
    <w:rsid w:val="008C299A"/>
    <w:rsid w:val="008C2B40"/>
    <w:rsid w:val="008C2BF5"/>
    <w:rsid w:val="008C2C74"/>
    <w:rsid w:val="008C2CDD"/>
    <w:rsid w:val="008C2D01"/>
    <w:rsid w:val="008C2E3E"/>
    <w:rsid w:val="008C2F57"/>
    <w:rsid w:val="008C3072"/>
    <w:rsid w:val="008C3088"/>
    <w:rsid w:val="008C3112"/>
    <w:rsid w:val="008C31FB"/>
    <w:rsid w:val="008C32F7"/>
    <w:rsid w:val="008C33BE"/>
    <w:rsid w:val="008C34B0"/>
    <w:rsid w:val="008C34E4"/>
    <w:rsid w:val="008C352C"/>
    <w:rsid w:val="008C3558"/>
    <w:rsid w:val="008C35BC"/>
    <w:rsid w:val="008C35D6"/>
    <w:rsid w:val="008C36E2"/>
    <w:rsid w:val="008C37C1"/>
    <w:rsid w:val="008C38AB"/>
    <w:rsid w:val="008C38FF"/>
    <w:rsid w:val="008C399B"/>
    <w:rsid w:val="008C399C"/>
    <w:rsid w:val="008C39CF"/>
    <w:rsid w:val="008C3A65"/>
    <w:rsid w:val="008C3AC7"/>
    <w:rsid w:val="008C3B2C"/>
    <w:rsid w:val="008C3BFB"/>
    <w:rsid w:val="008C3C10"/>
    <w:rsid w:val="008C3C52"/>
    <w:rsid w:val="008C3C69"/>
    <w:rsid w:val="008C3CAD"/>
    <w:rsid w:val="008C3F12"/>
    <w:rsid w:val="008C4066"/>
    <w:rsid w:val="008C4094"/>
    <w:rsid w:val="008C4127"/>
    <w:rsid w:val="008C414D"/>
    <w:rsid w:val="008C417A"/>
    <w:rsid w:val="008C41EB"/>
    <w:rsid w:val="008C4274"/>
    <w:rsid w:val="008C4299"/>
    <w:rsid w:val="008C4313"/>
    <w:rsid w:val="008C44B1"/>
    <w:rsid w:val="008C44BE"/>
    <w:rsid w:val="008C454D"/>
    <w:rsid w:val="008C454F"/>
    <w:rsid w:val="008C464A"/>
    <w:rsid w:val="008C4654"/>
    <w:rsid w:val="008C4736"/>
    <w:rsid w:val="008C490D"/>
    <w:rsid w:val="008C49B7"/>
    <w:rsid w:val="008C4C7B"/>
    <w:rsid w:val="008C4D04"/>
    <w:rsid w:val="008C4DC8"/>
    <w:rsid w:val="008C4E44"/>
    <w:rsid w:val="008C4E82"/>
    <w:rsid w:val="008C4F53"/>
    <w:rsid w:val="008C4F74"/>
    <w:rsid w:val="008C510C"/>
    <w:rsid w:val="008C51F8"/>
    <w:rsid w:val="008C521E"/>
    <w:rsid w:val="008C523B"/>
    <w:rsid w:val="008C5299"/>
    <w:rsid w:val="008C52C4"/>
    <w:rsid w:val="008C5365"/>
    <w:rsid w:val="008C568D"/>
    <w:rsid w:val="008C56D8"/>
    <w:rsid w:val="008C5785"/>
    <w:rsid w:val="008C5874"/>
    <w:rsid w:val="008C58A3"/>
    <w:rsid w:val="008C5912"/>
    <w:rsid w:val="008C59D4"/>
    <w:rsid w:val="008C5A3B"/>
    <w:rsid w:val="008C5ADF"/>
    <w:rsid w:val="008C5CEB"/>
    <w:rsid w:val="008C5E26"/>
    <w:rsid w:val="008C5F8A"/>
    <w:rsid w:val="008C5FD7"/>
    <w:rsid w:val="008C6039"/>
    <w:rsid w:val="008C6180"/>
    <w:rsid w:val="008C61A8"/>
    <w:rsid w:val="008C61DF"/>
    <w:rsid w:val="008C62E7"/>
    <w:rsid w:val="008C63F3"/>
    <w:rsid w:val="008C667F"/>
    <w:rsid w:val="008C6698"/>
    <w:rsid w:val="008C66A2"/>
    <w:rsid w:val="008C670E"/>
    <w:rsid w:val="008C678C"/>
    <w:rsid w:val="008C6923"/>
    <w:rsid w:val="008C6934"/>
    <w:rsid w:val="008C6A15"/>
    <w:rsid w:val="008C6C69"/>
    <w:rsid w:val="008C6D25"/>
    <w:rsid w:val="008C6D33"/>
    <w:rsid w:val="008C6DB2"/>
    <w:rsid w:val="008C6F9C"/>
    <w:rsid w:val="008C7024"/>
    <w:rsid w:val="008C705E"/>
    <w:rsid w:val="008C70B4"/>
    <w:rsid w:val="008C70BC"/>
    <w:rsid w:val="008C70E2"/>
    <w:rsid w:val="008C713F"/>
    <w:rsid w:val="008C71AE"/>
    <w:rsid w:val="008C71EA"/>
    <w:rsid w:val="008C7238"/>
    <w:rsid w:val="008C723A"/>
    <w:rsid w:val="008C7251"/>
    <w:rsid w:val="008C7256"/>
    <w:rsid w:val="008C7458"/>
    <w:rsid w:val="008C7482"/>
    <w:rsid w:val="008C74DE"/>
    <w:rsid w:val="008C753B"/>
    <w:rsid w:val="008C7561"/>
    <w:rsid w:val="008C777F"/>
    <w:rsid w:val="008C780E"/>
    <w:rsid w:val="008C7820"/>
    <w:rsid w:val="008C787B"/>
    <w:rsid w:val="008C79A9"/>
    <w:rsid w:val="008C7A7C"/>
    <w:rsid w:val="008C7AA2"/>
    <w:rsid w:val="008C7BD4"/>
    <w:rsid w:val="008C7C78"/>
    <w:rsid w:val="008C7CA3"/>
    <w:rsid w:val="008C7D1A"/>
    <w:rsid w:val="008C7D88"/>
    <w:rsid w:val="008C7E02"/>
    <w:rsid w:val="008C7E49"/>
    <w:rsid w:val="008C7F13"/>
    <w:rsid w:val="008C7FC6"/>
    <w:rsid w:val="008D001F"/>
    <w:rsid w:val="008D0168"/>
    <w:rsid w:val="008D01BE"/>
    <w:rsid w:val="008D01FD"/>
    <w:rsid w:val="008D022E"/>
    <w:rsid w:val="008D0243"/>
    <w:rsid w:val="008D02A8"/>
    <w:rsid w:val="008D0380"/>
    <w:rsid w:val="008D03A8"/>
    <w:rsid w:val="008D040C"/>
    <w:rsid w:val="008D0430"/>
    <w:rsid w:val="008D05B7"/>
    <w:rsid w:val="008D05C4"/>
    <w:rsid w:val="008D078F"/>
    <w:rsid w:val="008D0827"/>
    <w:rsid w:val="008D089D"/>
    <w:rsid w:val="008D08BA"/>
    <w:rsid w:val="008D09EE"/>
    <w:rsid w:val="008D0A49"/>
    <w:rsid w:val="008D0A59"/>
    <w:rsid w:val="008D0BDD"/>
    <w:rsid w:val="008D0C05"/>
    <w:rsid w:val="008D0C18"/>
    <w:rsid w:val="008D0C65"/>
    <w:rsid w:val="008D0CB5"/>
    <w:rsid w:val="008D0E23"/>
    <w:rsid w:val="008D104A"/>
    <w:rsid w:val="008D104E"/>
    <w:rsid w:val="008D10FE"/>
    <w:rsid w:val="008D1143"/>
    <w:rsid w:val="008D1158"/>
    <w:rsid w:val="008D11B4"/>
    <w:rsid w:val="008D125B"/>
    <w:rsid w:val="008D1287"/>
    <w:rsid w:val="008D1313"/>
    <w:rsid w:val="008D14B9"/>
    <w:rsid w:val="008D14C4"/>
    <w:rsid w:val="008D14CD"/>
    <w:rsid w:val="008D1674"/>
    <w:rsid w:val="008D1684"/>
    <w:rsid w:val="008D16C4"/>
    <w:rsid w:val="008D1745"/>
    <w:rsid w:val="008D179A"/>
    <w:rsid w:val="008D188C"/>
    <w:rsid w:val="008D1A42"/>
    <w:rsid w:val="008D1A9D"/>
    <w:rsid w:val="008D1AA6"/>
    <w:rsid w:val="008D1AD4"/>
    <w:rsid w:val="008D1AFC"/>
    <w:rsid w:val="008D1BB7"/>
    <w:rsid w:val="008D1F92"/>
    <w:rsid w:val="008D2002"/>
    <w:rsid w:val="008D20BF"/>
    <w:rsid w:val="008D2125"/>
    <w:rsid w:val="008D219C"/>
    <w:rsid w:val="008D21BB"/>
    <w:rsid w:val="008D21D1"/>
    <w:rsid w:val="008D21EB"/>
    <w:rsid w:val="008D2200"/>
    <w:rsid w:val="008D23AD"/>
    <w:rsid w:val="008D23D1"/>
    <w:rsid w:val="008D252F"/>
    <w:rsid w:val="008D257F"/>
    <w:rsid w:val="008D25A3"/>
    <w:rsid w:val="008D2639"/>
    <w:rsid w:val="008D2672"/>
    <w:rsid w:val="008D26E2"/>
    <w:rsid w:val="008D27C3"/>
    <w:rsid w:val="008D28AA"/>
    <w:rsid w:val="008D2994"/>
    <w:rsid w:val="008D2CAA"/>
    <w:rsid w:val="008D2CFB"/>
    <w:rsid w:val="008D2DEE"/>
    <w:rsid w:val="008D2E1F"/>
    <w:rsid w:val="008D2E31"/>
    <w:rsid w:val="008D2ECE"/>
    <w:rsid w:val="008D2F37"/>
    <w:rsid w:val="008D2F95"/>
    <w:rsid w:val="008D2FC5"/>
    <w:rsid w:val="008D3054"/>
    <w:rsid w:val="008D3177"/>
    <w:rsid w:val="008D32AB"/>
    <w:rsid w:val="008D3312"/>
    <w:rsid w:val="008D3368"/>
    <w:rsid w:val="008D3375"/>
    <w:rsid w:val="008D33E7"/>
    <w:rsid w:val="008D3562"/>
    <w:rsid w:val="008D35DE"/>
    <w:rsid w:val="008D36AA"/>
    <w:rsid w:val="008D37E6"/>
    <w:rsid w:val="008D38A3"/>
    <w:rsid w:val="008D39F3"/>
    <w:rsid w:val="008D3A6E"/>
    <w:rsid w:val="008D3B19"/>
    <w:rsid w:val="008D3BB9"/>
    <w:rsid w:val="008D3BD9"/>
    <w:rsid w:val="008D3C20"/>
    <w:rsid w:val="008D3C2B"/>
    <w:rsid w:val="008D3C96"/>
    <w:rsid w:val="008D3DED"/>
    <w:rsid w:val="008D3F28"/>
    <w:rsid w:val="008D3F38"/>
    <w:rsid w:val="008D3FB6"/>
    <w:rsid w:val="008D4006"/>
    <w:rsid w:val="008D4372"/>
    <w:rsid w:val="008D4398"/>
    <w:rsid w:val="008D43B1"/>
    <w:rsid w:val="008D43E3"/>
    <w:rsid w:val="008D4457"/>
    <w:rsid w:val="008D447F"/>
    <w:rsid w:val="008D44F1"/>
    <w:rsid w:val="008D45B5"/>
    <w:rsid w:val="008D45BF"/>
    <w:rsid w:val="008D45D3"/>
    <w:rsid w:val="008D46BF"/>
    <w:rsid w:val="008D48AC"/>
    <w:rsid w:val="008D48B6"/>
    <w:rsid w:val="008D4CD2"/>
    <w:rsid w:val="008D4D1B"/>
    <w:rsid w:val="008D4DFB"/>
    <w:rsid w:val="008D4E32"/>
    <w:rsid w:val="008D4F0D"/>
    <w:rsid w:val="008D502D"/>
    <w:rsid w:val="008D5055"/>
    <w:rsid w:val="008D514E"/>
    <w:rsid w:val="008D5179"/>
    <w:rsid w:val="008D51C5"/>
    <w:rsid w:val="008D5258"/>
    <w:rsid w:val="008D52C0"/>
    <w:rsid w:val="008D531F"/>
    <w:rsid w:val="008D5347"/>
    <w:rsid w:val="008D5366"/>
    <w:rsid w:val="008D53E7"/>
    <w:rsid w:val="008D5414"/>
    <w:rsid w:val="008D54B8"/>
    <w:rsid w:val="008D54D6"/>
    <w:rsid w:val="008D55C0"/>
    <w:rsid w:val="008D566B"/>
    <w:rsid w:val="008D5679"/>
    <w:rsid w:val="008D56E2"/>
    <w:rsid w:val="008D57AF"/>
    <w:rsid w:val="008D5846"/>
    <w:rsid w:val="008D5880"/>
    <w:rsid w:val="008D593A"/>
    <w:rsid w:val="008D5959"/>
    <w:rsid w:val="008D598C"/>
    <w:rsid w:val="008D59A5"/>
    <w:rsid w:val="008D5B9E"/>
    <w:rsid w:val="008D5BAF"/>
    <w:rsid w:val="008D5BE1"/>
    <w:rsid w:val="008D5DCB"/>
    <w:rsid w:val="008D5DD4"/>
    <w:rsid w:val="008D5E0F"/>
    <w:rsid w:val="008D5F6F"/>
    <w:rsid w:val="008D5F78"/>
    <w:rsid w:val="008D5F84"/>
    <w:rsid w:val="008D6051"/>
    <w:rsid w:val="008D6105"/>
    <w:rsid w:val="008D610C"/>
    <w:rsid w:val="008D61E1"/>
    <w:rsid w:val="008D620A"/>
    <w:rsid w:val="008D6250"/>
    <w:rsid w:val="008D6403"/>
    <w:rsid w:val="008D6404"/>
    <w:rsid w:val="008D652E"/>
    <w:rsid w:val="008D6531"/>
    <w:rsid w:val="008D6586"/>
    <w:rsid w:val="008D65CB"/>
    <w:rsid w:val="008D665A"/>
    <w:rsid w:val="008D679D"/>
    <w:rsid w:val="008D67F4"/>
    <w:rsid w:val="008D687B"/>
    <w:rsid w:val="008D6A67"/>
    <w:rsid w:val="008D6AA1"/>
    <w:rsid w:val="008D6C9F"/>
    <w:rsid w:val="008D6D1F"/>
    <w:rsid w:val="008D6D36"/>
    <w:rsid w:val="008D6DFF"/>
    <w:rsid w:val="008D6E5B"/>
    <w:rsid w:val="008D6F49"/>
    <w:rsid w:val="008D70B8"/>
    <w:rsid w:val="008D7123"/>
    <w:rsid w:val="008D719A"/>
    <w:rsid w:val="008D72AF"/>
    <w:rsid w:val="008D73C0"/>
    <w:rsid w:val="008D7512"/>
    <w:rsid w:val="008D7538"/>
    <w:rsid w:val="008D75A9"/>
    <w:rsid w:val="008D7630"/>
    <w:rsid w:val="008D7652"/>
    <w:rsid w:val="008D7674"/>
    <w:rsid w:val="008D769C"/>
    <w:rsid w:val="008D7702"/>
    <w:rsid w:val="008D7825"/>
    <w:rsid w:val="008D785F"/>
    <w:rsid w:val="008D790C"/>
    <w:rsid w:val="008D7946"/>
    <w:rsid w:val="008D798F"/>
    <w:rsid w:val="008D7AAD"/>
    <w:rsid w:val="008D7AE7"/>
    <w:rsid w:val="008D7C9A"/>
    <w:rsid w:val="008D7D33"/>
    <w:rsid w:val="008D7D45"/>
    <w:rsid w:val="008D7DB3"/>
    <w:rsid w:val="008D7E15"/>
    <w:rsid w:val="008D7EF6"/>
    <w:rsid w:val="008D7F0B"/>
    <w:rsid w:val="008D7FD2"/>
    <w:rsid w:val="008E0193"/>
    <w:rsid w:val="008E01C1"/>
    <w:rsid w:val="008E0217"/>
    <w:rsid w:val="008E02F7"/>
    <w:rsid w:val="008E032E"/>
    <w:rsid w:val="008E0381"/>
    <w:rsid w:val="008E038E"/>
    <w:rsid w:val="008E05BE"/>
    <w:rsid w:val="008E0712"/>
    <w:rsid w:val="008E0737"/>
    <w:rsid w:val="008E08EB"/>
    <w:rsid w:val="008E0A89"/>
    <w:rsid w:val="008E0B1B"/>
    <w:rsid w:val="008E0B25"/>
    <w:rsid w:val="008E0D45"/>
    <w:rsid w:val="008E0D93"/>
    <w:rsid w:val="008E0DB2"/>
    <w:rsid w:val="008E0DC3"/>
    <w:rsid w:val="008E0EC5"/>
    <w:rsid w:val="008E0F65"/>
    <w:rsid w:val="008E1044"/>
    <w:rsid w:val="008E1064"/>
    <w:rsid w:val="008E115B"/>
    <w:rsid w:val="008E123B"/>
    <w:rsid w:val="008E1274"/>
    <w:rsid w:val="008E1299"/>
    <w:rsid w:val="008E12E6"/>
    <w:rsid w:val="008E1303"/>
    <w:rsid w:val="008E13FC"/>
    <w:rsid w:val="008E1420"/>
    <w:rsid w:val="008E1456"/>
    <w:rsid w:val="008E1479"/>
    <w:rsid w:val="008E14C4"/>
    <w:rsid w:val="008E1516"/>
    <w:rsid w:val="008E15FD"/>
    <w:rsid w:val="008E1601"/>
    <w:rsid w:val="008E1610"/>
    <w:rsid w:val="008E1691"/>
    <w:rsid w:val="008E174C"/>
    <w:rsid w:val="008E175C"/>
    <w:rsid w:val="008E1872"/>
    <w:rsid w:val="008E18AE"/>
    <w:rsid w:val="008E1A15"/>
    <w:rsid w:val="008E1A7A"/>
    <w:rsid w:val="008E1AA2"/>
    <w:rsid w:val="008E1BE9"/>
    <w:rsid w:val="008E1CAD"/>
    <w:rsid w:val="008E1D58"/>
    <w:rsid w:val="008E1D76"/>
    <w:rsid w:val="008E1DA5"/>
    <w:rsid w:val="008E1E87"/>
    <w:rsid w:val="008E1EE2"/>
    <w:rsid w:val="008E1EEC"/>
    <w:rsid w:val="008E1F63"/>
    <w:rsid w:val="008E2002"/>
    <w:rsid w:val="008E20A4"/>
    <w:rsid w:val="008E2182"/>
    <w:rsid w:val="008E219C"/>
    <w:rsid w:val="008E219F"/>
    <w:rsid w:val="008E229E"/>
    <w:rsid w:val="008E23D0"/>
    <w:rsid w:val="008E241D"/>
    <w:rsid w:val="008E2478"/>
    <w:rsid w:val="008E248B"/>
    <w:rsid w:val="008E248C"/>
    <w:rsid w:val="008E24A5"/>
    <w:rsid w:val="008E2665"/>
    <w:rsid w:val="008E26DB"/>
    <w:rsid w:val="008E2810"/>
    <w:rsid w:val="008E2845"/>
    <w:rsid w:val="008E2861"/>
    <w:rsid w:val="008E28B6"/>
    <w:rsid w:val="008E29C3"/>
    <w:rsid w:val="008E2A05"/>
    <w:rsid w:val="008E2AFB"/>
    <w:rsid w:val="008E2C00"/>
    <w:rsid w:val="008E2C0D"/>
    <w:rsid w:val="008E2C65"/>
    <w:rsid w:val="008E2DE6"/>
    <w:rsid w:val="008E2DFB"/>
    <w:rsid w:val="008E2EBC"/>
    <w:rsid w:val="008E2EF5"/>
    <w:rsid w:val="008E2F70"/>
    <w:rsid w:val="008E2FB2"/>
    <w:rsid w:val="008E2FC9"/>
    <w:rsid w:val="008E30EB"/>
    <w:rsid w:val="008E3147"/>
    <w:rsid w:val="008E314F"/>
    <w:rsid w:val="008E317D"/>
    <w:rsid w:val="008E31D2"/>
    <w:rsid w:val="008E31E4"/>
    <w:rsid w:val="008E3270"/>
    <w:rsid w:val="008E342C"/>
    <w:rsid w:val="008E359C"/>
    <w:rsid w:val="008E35DA"/>
    <w:rsid w:val="008E3620"/>
    <w:rsid w:val="008E3624"/>
    <w:rsid w:val="008E3660"/>
    <w:rsid w:val="008E367F"/>
    <w:rsid w:val="008E368B"/>
    <w:rsid w:val="008E3838"/>
    <w:rsid w:val="008E3891"/>
    <w:rsid w:val="008E3949"/>
    <w:rsid w:val="008E3A3B"/>
    <w:rsid w:val="008E3A64"/>
    <w:rsid w:val="008E3A98"/>
    <w:rsid w:val="008E3CF4"/>
    <w:rsid w:val="008E3D9E"/>
    <w:rsid w:val="008E3DCC"/>
    <w:rsid w:val="008E3E49"/>
    <w:rsid w:val="008E3EEE"/>
    <w:rsid w:val="008E3FC9"/>
    <w:rsid w:val="008E406E"/>
    <w:rsid w:val="008E40AE"/>
    <w:rsid w:val="008E40BF"/>
    <w:rsid w:val="008E418E"/>
    <w:rsid w:val="008E41BB"/>
    <w:rsid w:val="008E427B"/>
    <w:rsid w:val="008E4359"/>
    <w:rsid w:val="008E437A"/>
    <w:rsid w:val="008E440D"/>
    <w:rsid w:val="008E464D"/>
    <w:rsid w:val="008E4680"/>
    <w:rsid w:val="008E4726"/>
    <w:rsid w:val="008E47D3"/>
    <w:rsid w:val="008E47F4"/>
    <w:rsid w:val="008E489D"/>
    <w:rsid w:val="008E48AA"/>
    <w:rsid w:val="008E492D"/>
    <w:rsid w:val="008E4932"/>
    <w:rsid w:val="008E495F"/>
    <w:rsid w:val="008E4991"/>
    <w:rsid w:val="008E49B2"/>
    <w:rsid w:val="008E4A6D"/>
    <w:rsid w:val="008E4BE3"/>
    <w:rsid w:val="008E4BF4"/>
    <w:rsid w:val="008E4C64"/>
    <w:rsid w:val="008E4C9F"/>
    <w:rsid w:val="008E4D05"/>
    <w:rsid w:val="008E4D61"/>
    <w:rsid w:val="008E4D8C"/>
    <w:rsid w:val="008E4F83"/>
    <w:rsid w:val="008E51BC"/>
    <w:rsid w:val="008E5357"/>
    <w:rsid w:val="008E541D"/>
    <w:rsid w:val="008E546E"/>
    <w:rsid w:val="008E5495"/>
    <w:rsid w:val="008E5498"/>
    <w:rsid w:val="008E54C2"/>
    <w:rsid w:val="008E5516"/>
    <w:rsid w:val="008E5591"/>
    <w:rsid w:val="008E55C3"/>
    <w:rsid w:val="008E571F"/>
    <w:rsid w:val="008E5739"/>
    <w:rsid w:val="008E57C3"/>
    <w:rsid w:val="008E58A2"/>
    <w:rsid w:val="008E599E"/>
    <w:rsid w:val="008E59FA"/>
    <w:rsid w:val="008E5AC1"/>
    <w:rsid w:val="008E5EF2"/>
    <w:rsid w:val="008E5FC9"/>
    <w:rsid w:val="008E61F9"/>
    <w:rsid w:val="008E632D"/>
    <w:rsid w:val="008E638C"/>
    <w:rsid w:val="008E63D0"/>
    <w:rsid w:val="008E63E1"/>
    <w:rsid w:val="008E6402"/>
    <w:rsid w:val="008E64A1"/>
    <w:rsid w:val="008E64A4"/>
    <w:rsid w:val="008E64B9"/>
    <w:rsid w:val="008E65E2"/>
    <w:rsid w:val="008E65F1"/>
    <w:rsid w:val="008E6691"/>
    <w:rsid w:val="008E670F"/>
    <w:rsid w:val="008E6711"/>
    <w:rsid w:val="008E69BE"/>
    <w:rsid w:val="008E6A0D"/>
    <w:rsid w:val="008E6B09"/>
    <w:rsid w:val="008E6B7E"/>
    <w:rsid w:val="008E6BD2"/>
    <w:rsid w:val="008E6C13"/>
    <w:rsid w:val="008E6C54"/>
    <w:rsid w:val="008E6C83"/>
    <w:rsid w:val="008E6CB2"/>
    <w:rsid w:val="008E6DB4"/>
    <w:rsid w:val="008E6E4E"/>
    <w:rsid w:val="008E6EB1"/>
    <w:rsid w:val="008E7093"/>
    <w:rsid w:val="008E7125"/>
    <w:rsid w:val="008E7175"/>
    <w:rsid w:val="008E717B"/>
    <w:rsid w:val="008E7206"/>
    <w:rsid w:val="008E7297"/>
    <w:rsid w:val="008E731E"/>
    <w:rsid w:val="008E7334"/>
    <w:rsid w:val="008E74EF"/>
    <w:rsid w:val="008E74F1"/>
    <w:rsid w:val="008E7537"/>
    <w:rsid w:val="008E7667"/>
    <w:rsid w:val="008E76D2"/>
    <w:rsid w:val="008E774A"/>
    <w:rsid w:val="008E774F"/>
    <w:rsid w:val="008E77A7"/>
    <w:rsid w:val="008E7858"/>
    <w:rsid w:val="008E795B"/>
    <w:rsid w:val="008E7984"/>
    <w:rsid w:val="008E79C4"/>
    <w:rsid w:val="008E7A87"/>
    <w:rsid w:val="008E7ACD"/>
    <w:rsid w:val="008E7B10"/>
    <w:rsid w:val="008E7B59"/>
    <w:rsid w:val="008E7BAB"/>
    <w:rsid w:val="008E7BFC"/>
    <w:rsid w:val="008E7DD8"/>
    <w:rsid w:val="008E7DF2"/>
    <w:rsid w:val="008E7E17"/>
    <w:rsid w:val="008E7E4F"/>
    <w:rsid w:val="008E7F81"/>
    <w:rsid w:val="008E7FAF"/>
    <w:rsid w:val="008F00B5"/>
    <w:rsid w:val="008F00B6"/>
    <w:rsid w:val="008F01A7"/>
    <w:rsid w:val="008F026C"/>
    <w:rsid w:val="008F0298"/>
    <w:rsid w:val="008F0299"/>
    <w:rsid w:val="008F02C0"/>
    <w:rsid w:val="008F02EE"/>
    <w:rsid w:val="008F0324"/>
    <w:rsid w:val="008F034F"/>
    <w:rsid w:val="008F03B5"/>
    <w:rsid w:val="008F03E0"/>
    <w:rsid w:val="008F0452"/>
    <w:rsid w:val="008F0471"/>
    <w:rsid w:val="008F04B5"/>
    <w:rsid w:val="008F04C1"/>
    <w:rsid w:val="008F0661"/>
    <w:rsid w:val="008F06A9"/>
    <w:rsid w:val="008F06B4"/>
    <w:rsid w:val="008F089E"/>
    <w:rsid w:val="008F08A6"/>
    <w:rsid w:val="008F08EE"/>
    <w:rsid w:val="008F09F3"/>
    <w:rsid w:val="008F0A1F"/>
    <w:rsid w:val="008F0A70"/>
    <w:rsid w:val="008F0B98"/>
    <w:rsid w:val="008F0DB0"/>
    <w:rsid w:val="008F0E00"/>
    <w:rsid w:val="008F0E4F"/>
    <w:rsid w:val="008F0EBD"/>
    <w:rsid w:val="008F0EE5"/>
    <w:rsid w:val="008F0F3A"/>
    <w:rsid w:val="008F1007"/>
    <w:rsid w:val="008F1060"/>
    <w:rsid w:val="008F1132"/>
    <w:rsid w:val="008F11E6"/>
    <w:rsid w:val="008F122F"/>
    <w:rsid w:val="008F1251"/>
    <w:rsid w:val="008F1316"/>
    <w:rsid w:val="008F132C"/>
    <w:rsid w:val="008F1365"/>
    <w:rsid w:val="008F1419"/>
    <w:rsid w:val="008F143C"/>
    <w:rsid w:val="008F14E0"/>
    <w:rsid w:val="008F150A"/>
    <w:rsid w:val="008F151F"/>
    <w:rsid w:val="008F1539"/>
    <w:rsid w:val="008F15C8"/>
    <w:rsid w:val="008F161F"/>
    <w:rsid w:val="008F1627"/>
    <w:rsid w:val="008F165B"/>
    <w:rsid w:val="008F16B8"/>
    <w:rsid w:val="008F1742"/>
    <w:rsid w:val="008F183D"/>
    <w:rsid w:val="008F1845"/>
    <w:rsid w:val="008F18EC"/>
    <w:rsid w:val="008F193C"/>
    <w:rsid w:val="008F19A9"/>
    <w:rsid w:val="008F19C5"/>
    <w:rsid w:val="008F1ADB"/>
    <w:rsid w:val="008F1AFA"/>
    <w:rsid w:val="008F1BB0"/>
    <w:rsid w:val="008F1C01"/>
    <w:rsid w:val="008F1C69"/>
    <w:rsid w:val="008F1E7F"/>
    <w:rsid w:val="008F1ED8"/>
    <w:rsid w:val="008F1F43"/>
    <w:rsid w:val="008F1F5E"/>
    <w:rsid w:val="008F1FC4"/>
    <w:rsid w:val="008F2018"/>
    <w:rsid w:val="008F2095"/>
    <w:rsid w:val="008F212D"/>
    <w:rsid w:val="008F21C4"/>
    <w:rsid w:val="008F2214"/>
    <w:rsid w:val="008F22F2"/>
    <w:rsid w:val="008F24AB"/>
    <w:rsid w:val="008F267B"/>
    <w:rsid w:val="008F26C8"/>
    <w:rsid w:val="008F26D1"/>
    <w:rsid w:val="008F274A"/>
    <w:rsid w:val="008F2910"/>
    <w:rsid w:val="008F298C"/>
    <w:rsid w:val="008F29D5"/>
    <w:rsid w:val="008F2B00"/>
    <w:rsid w:val="008F2B4F"/>
    <w:rsid w:val="008F2B53"/>
    <w:rsid w:val="008F2BA9"/>
    <w:rsid w:val="008F2CA8"/>
    <w:rsid w:val="008F2D1F"/>
    <w:rsid w:val="008F2E94"/>
    <w:rsid w:val="008F2F91"/>
    <w:rsid w:val="008F302F"/>
    <w:rsid w:val="008F309B"/>
    <w:rsid w:val="008F3161"/>
    <w:rsid w:val="008F31E7"/>
    <w:rsid w:val="008F3302"/>
    <w:rsid w:val="008F3386"/>
    <w:rsid w:val="008F33A0"/>
    <w:rsid w:val="008F33C4"/>
    <w:rsid w:val="008F34CD"/>
    <w:rsid w:val="008F34F1"/>
    <w:rsid w:val="008F35AB"/>
    <w:rsid w:val="008F35C2"/>
    <w:rsid w:val="008F35EC"/>
    <w:rsid w:val="008F36CF"/>
    <w:rsid w:val="008F37B2"/>
    <w:rsid w:val="008F3928"/>
    <w:rsid w:val="008F3953"/>
    <w:rsid w:val="008F39E1"/>
    <w:rsid w:val="008F3A60"/>
    <w:rsid w:val="008F3B17"/>
    <w:rsid w:val="008F3BC5"/>
    <w:rsid w:val="008F3CBE"/>
    <w:rsid w:val="008F3CFB"/>
    <w:rsid w:val="008F3D5A"/>
    <w:rsid w:val="008F3E0D"/>
    <w:rsid w:val="008F3E44"/>
    <w:rsid w:val="008F3EBD"/>
    <w:rsid w:val="008F4038"/>
    <w:rsid w:val="008F40FB"/>
    <w:rsid w:val="008F413F"/>
    <w:rsid w:val="008F41D8"/>
    <w:rsid w:val="008F4233"/>
    <w:rsid w:val="008F4362"/>
    <w:rsid w:val="008F43E9"/>
    <w:rsid w:val="008F4440"/>
    <w:rsid w:val="008F4468"/>
    <w:rsid w:val="008F4504"/>
    <w:rsid w:val="008F4530"/>
    <w:rsid w:val="008F456E"/>
    <w:rsid w:val="008F45D5"/>
    <w:rsid w:val="008F45E9"/>
    <w:rsid w:val="008F45F0"/>
    <w:rsid w:val="008F4667"/>
    <w:rsid w:val="008F471A"/>
    <w:rsid w:val="008F47C8"/>
    <w:rsid w:val="008F4806"/>
    <w:rsid w:val="008F487D"/>
    <w:rsid w:val="008F48E3"/>
    <w:rsid w:val="008F4960"/>
    <w:rsid w:val="008F496C"/>
    <w:rsid w:val="008F4981"/>
    <w:rsid w:val="008F4985"/>
    <w:rsid w:val="008F49D6"/>
    <w:rsid w:val="008F4A01"/>
    <w:rsid w:val="008F4A75"/>
    <w:rsid w:val="008F4AA6"/>
    <w:rsid w:val="008F4AB6"/>
    <w:rsid w:val="008F4C0C"/>
    <w:rsid w:val="008F4CD2"/>
    <w:rsid w:val="008F4D51"/>
    <w:rsid w:val="008F4D73"/>
    <w:rsid w:val="008F4DC3"/>
    <w:rsid w:val="008F4E0B"/>
    <w:rsid w:val="008F4E3A"/>
    <w:rsid w:val="008F4E3D"/>
    <w:rsid w:val="008F4FF0"/>
    <w:rsid w:val="008F4FFC"/>
    <w:rsid w:val="008F5020"/>
    <w:rsid w:val="008F5029"/>
    <w:rsid w:val="008F503F"/>
    <w:rsid w:val="008F51DD"/>
    <w:rsid w:val="008F5269"/>
    <w:rsid w:val="008F5280"/>
    <w:rsid w:val="008F53E4"/>
    <w:rsid w:val="008F5461"/>
    <w:rsid w:val="008F54D6"/>
    <w:rsid w:val="008F54E7"/>
    <w:rsid w:val="008F54FA"/>
    <w:rsid w:val="008F559A"/>
    <w:rsid w:val="008F55AE"/>
    <w:rsid w:val="008F5684"/>
    <w:rsid w:val="008F5891"/>
    <w:rsid w:val="008F58BD"/>
    <w:rsid w:val="008F5955"/>
    <w:rsid w:val="008F5990"/>
    <w:rsid w:val="008F59F2"/>
    <w:rsid w:val="008F5A9A"/>
    <w:rsid w:val="008F5BCF"/>
    <w:rsid w:val="008F5CFD"/>
    <w:rsid w:val="008F5D10"/>
    <w:rsid w:val="008F5D15"/>
    <w:rsid w:val="008F5D34"/>
    <w:rsid w:val="008F5D55"/>
    <w:rsid w:val="008F5DAF"/>
    <w:rsid w:val="008F5E60"/>
    <w:rsid w:val="008F5F7C"/>
    <w:rsid w:val="008F5FC9"/>
    <w:rsid w:val="008F600E"/>
    <w:rsid w:val="008F6074"/>
    <w:rsid w:val="008F6113"/>
    <w:rsid w:val="008F6172"/>
    <w:rsid w:val="008F61D5"/>
    <w:rsid w:val="008F61DF"/>
    <w:rsid w:val="008F629B"/>
    <w:rsid w:val="008F62B2"/>
    <w:rsid w:val="008F62DE"/>
    <w:rsid w:val="008F6372"/>
    <w:rsid w:val="008F63BE"/>
    <w:rsid w:val="008F6470"/>
    <w:rsid w:val="008F6488"/>
    <w:rsid w:val="008F6499"/>
    <w:rsid w:val="008F650F"/>
    <w:rsid w:val="008F6591"/>
    <w:rsid w:val="008F6696"/>
    <w:rsid w:val="008F670E"/>
    <w:rsid w:val="008F6752"/>
    <w:rsid w:val="008F679F"/>
    <w:rsid w:val="008F6827"/>
    <w:rsid w:val="008F683A"/>
    <w:rsid w:val="008F6841"/>
    <w:rsid w:val="008F6922"/>
    <w:rsid w:val="008F694D"/>
    <w:rsid w:val="008F6A6C"/>
    <w:rsid w:val="008F6AD5"/>
    <w:rsid w:val="008F6B01"/>
    <w:rsid w:val="008F6C1C"/>
    <w:rsid w:val="008F6C4F"/>
    <w:rsid w:val="008F6DAF"/>
    <w:rsid w:val="008F6E1C"/>
    <w:rsid w:val="008F6EAD"/>
    <w:rsid w:val="008F6ED7"/>
    <w:rsid w:val="008F6FF0"/>
    <w:rsid w:val="008F71D2"/>
    <w:rsid w:val="008F71DA"/>
    <w:rsid w:val="008F725E"/>
    <w:rsid w:val="008F72CC"/>
    <w:rsid w:val="008F72FE"/>
    <w:rsid w:val="008F733D"/>
    <w:rsid w:val="008F751F"/>
    <w:rsid w:val="008F7559"/>
    <w:rsid w:val="008F75CE"/>
    <w:rsid w:val="008F75FD"/>
    <w:rsid w:val="008F767B"/>
    <w:rsid w:val="008F76A8"/>
    <w:rsid w:val="008F76E9"/>
    <w:rsid w:val="008F778A"/>
    <w:rsid w:val="008F781E"/>
    <w:rsid w:val="008F78F2"/>
    <w:rsid w:val="008F7919"/>
    <w:rsid w:val="008F791A"/>
    <w:rsid w:val="008F79BC"/>
    <w:rsid w:val="008F79E9"/>
    <w:rsid w:val="008F7A22"/>
    <w:rsid w:val="008F7B0D"/>
    <w:rsid w:val="008F7B42"/>
    <w:rsid w:val="008F7DF6"/>
    <w:rsid w:val="008F7E5B"/>
    <w:rsid w:val="008F7EA8"/>
    <w:rsid w:val="008F7EB2"/>
    <w:rsid w:val="008F7F66"/>
    <w:rsid w:val="00900022"/>
    <w:rsid w:val="0090002B"/>
    <w:rsid w:val="00900070"/>
    <w:rsid w:val="009000B9"/>
    <w:rsid w:val="00900105"/>
    <w:rsid w:val="00900120"/>
    <w:rsid w:val="0090018A"/>
    <w:rsid w:val="0090035D"/>
    <w:rsid w:val="00900458"/>
    <w:rsid w:val="0090060F"/>
    <w:rsid w:val="00900632"/>
    <w:rsid w:val="00900685"/>
    <w:rsid w:val="00900719"/>
    <w:rsid w:val="00900750"/>
    <w:rsid w:val="0090075C"/>
    <w:rsid w:val="0090088D"/>
    <w:rsid w:val="009008F5"/>
    <w:rsid w:val="00900997"/>
    <w:rsid w:val="009009CA"/>
    <w:rsid w:val="00900A5A"/>
    <w:rsid w:val="00900A95"/>
    <w:rsid w:val="00900ACB"/>
    <w:rsid w:val="00900B76"/>
    <w:rsid w:val="00900BBA"/>
    <w:rsid w:val="00900C75"/>
    <w:rsid w:val="00900E08"/>
    <w:rsid w:val="00900E52"/>
    <w:rsid w:val="00900EA7"/>
    <w:rsid w:val="00900F76"/>
    <w:rsid w:val="009010C4"/>
    <w:rsid w:val="00901127"/>
    <w:rsid w:val="00901319"/>
    <w:rsid w:val="0090139C"/>
    <w:rsid w:val="009013C9"/>
    <w:rsid w:val="0090142D"/>
    <w:rsid w:val="0090147A"/>
    <w:rsid w:val="0090149A"/>
    <w:rsid w:val="009014B9"/>
    <w:rsid w:val="00901620"/>
    <w:rsid w:val="00901654"/>
    <w:rsid w:val="009016F3"/>
    <w:rsid w:val="00901733"/>
    <w:rsid w:val="009019BF"/>
    <w:rsid w:val="009019FC"/>
    <w:rsid w:val="00901C84"/>
    <w:rsid w:val="00901CEE"/>
    <w:rsid w:val="00901D06"/>
    <w:rsid w:val="00901E02"/>
    <w:rsid w:val="00901E73"/>
    <w:rsid w:val="00901E86"/>
    <w:rsid w:val="00901EC7"/>
    <w:rsid w:val="00901EE8"/>
    <w:rsid w:val="00901F02"/>
    <w:rsid w:val="00901FB3"/>
    <w:rsid w:val="009021A5"/>
    <w:rsid w:val="009021AC"/>
    <w:rsid w:val="0090222C"/>
    <w:rsid w:val="009024C0"/>
    <w:rsid w:val="009025B1"/>
    <w:rsid w:val="009025D4"/>
    <w:rsid w:val="00902657"/>
    <w:rsid w:val="0090270D"/>
    <w:rsid w:val="00902782"/>
    <w:rsid w:val="009027BE"/>
    <w:rsid w:val="009027D6"/>
    <w:rsid w:val="00902865"/>
    <w:rsid w:val="00902885"/>
    <w:rsid w:val="009028C2"/>
    <w:rsid w:val="00902917"/>
    <w:rsid w:val="00902949"/>
    <w:rsid w:val="0090298A"/>
    <w:rsid w:val="00902A3B"/>
    <w:rsid w:val="00902A87"/>
    <w:rsid w:val="00902B10"/>
    <w:rsid w:val="00902B4C"/>
    <w:rsid w:val="00902B91"/>
    <w:rsid w:val="00902C38"/>
    <w:rsid w:val="00902C61"/>
    <w:rsid w:val="00902CC1"/>
    <w:rsid w:val="00902D90"/>
    <w:rsid w:val="00902DDF"/>
    <w:rsid w:val="00902E3E"/>
    <w:rsid w:val="00902F6A"/>
    <w:rsid w:val="00902FAB"/>
    <w:rsid w:val="0090301F"/>
    <w:rsid w:val="009030EC"/>
    <w:rsid w:val="00903221"/>
    <w:rsid w:val="0090322D"/>
    <w:rsid w:val="009032C0"/>
    <w:rsid w:val="009032CD"/>
    <w:rsid w:val="00903647"/>
    <w:rsid w:val="009036C1"/>
    <w:rsid w:val="0090374C"/>
    <w:rsid w:val="00903751"/>
    <w:rsid w:val="00903821"/>
    <w:rsid w:val="00903855"/>
    <w:rsid w:val="009039A7"/>
    <w:rsid w:val="00903A99"/>
    <w:rsid w:val="00903AA9"/>
    <w:rsid w:val="00903AB6"/>
    <w:rsid w:val="00903BD3"/>
    <w:rsid w:val="00903C39"/>
    <w:rsid w:val="00903C44"/>
    <w:rsid w:val="00903C56"/>
    <w:rsid w:val="00903C5F"/>
    <w:rsid w:val="00903CDA"/>
    <w:rsid w:val="00903CFE"/>
    <w:rsid w:val="00903D36"/>
    <w:rsid w:val="00903EE5"/>
    <w:rsid w:val="0090401A"/>
    <w:rsid w:val="00904067"/>
    <w:rsid w:val="0090420F"/>
    <w:rsid w:val="009043B9"/>
    <w:rsid w:val="009043C0"/>
    <w:rsid w:val="00904415"/>
    <w:rsid w:val="00904449"/>
    <w:rsid w:val="009044D3"/>
    <w:rsid w:val="0090451E"/>
    <w:rsid w:val="00904591"/>
    <w:rsid w:val="009045B8"/>
    <w:rsid w:val="00904633"/>
    <w:rsid w:val="00904706"/>
    <w:rsid w:val="00904707"/>
    <w:rsid w:val="009047E0"/>
    <w:rsid w:val="009048A5"/>
    <w:rsid w:val="009048C7"/>
    <w:rsid w:val="009048D3"/>
    <w:rsid w:val="009048F2"/>
    <w:rsid w:val="00904952"/>
    <w:rsid w:val="009049B8"/>
    <w:rsid w:val="009049BC"/>
    <w:rsid w:val="00904A59"/>
    <w:rsid w:val="00904B06"/>
    <w:rsid w:val="00904B38"/>
    <w:rsid w:val="00904B4B"/>
    <w:rsid w:val="00904B91"/>
    <w:rsid w:val="00904BFB"/>
    <w:rsid w:val="00904D0C"/>
    <w:rsid w:val="00904F09"/>
    <w:rsid w:val="00904F47"/>
    <w:rsid w:val="00904F74"/>
    <w:rsid w:val="00904FFA"/>
    <w:rsid w:val="0090500C"/>
    <w:rsid w:val="009050FE"/>
    <w:rsid w:val="00905109"/>
    <w:rsid w:val="00905172"/>
    <w:rsid w:val="009052CE"/>
    <w:rsid w:val="009053BA"/>
    <w:rsid w:val="00905458"/>
    <w:rsid w:val="00905461"/>
    <w:rsid w:val="009055EE"/>
    <w:rsid w:val="00905709"/>
    <w:rsid w:val="009057C3"/>
    <w:rsid w:val="00905827"/>
    <w:rsid w:val="009058D5"/>
    <w:rsid w:val="00905960"/>
    <w:rsid w:val="00905B38"/>
    <w:rsid w:val="00905B5D"/>
    <w:rsid w:val="00905C03"/>
    <w:rsid w:val="00905C1F"/>
    <w:rsid w:val="00905CAA"/>
    <w:rsid w:val="00905CE8"/>
    <w:rsid w:val="00905D56"/>
    <w:rsid w:val="00905D6E"/>
    <w:rsid w:val="00905E27"/>
    <w:rsid w:val="00905E72"/>
    <w:rsid w:val="00905E77"/>
    <w:rsid w:val="00905F19"/>
    <w:rsid w:val="00905FB7"/>
    <w:rsid w:val="0090606E"/>
    <w:rsid w:val="00906075"/>
    <w:rsid w:val="0090612A"/>
    <w:rsid w:val="009061C8"/>
    <w:rsid w:val="0090630E"/>
    <w:rsid w:val="00906320"/>
    <w:rsid w:val="0090636D"/>
    <w:rsid w:val="00906445"/>
    <w:rsid w:val="0090652A"/>
    <w:rsid w:val="00906765"/>
    <w:rsid w:val="0090679C"/>
    <w:rsid w:val="009068EA"/>
    <w:rsid w:val="009068F6"/>
    <w:rsid w:val="00906950"/>
    <w:rsid w:val="00906965"/>
    <w:rsid w:val="00906B22"/>
    <w:rsid w:val="00906B53"/>
    <w:rsid w:val="00906C17"/>
    <w:rsid w:val="00906C6A"/>
    <w:rsid w:val="00906C79"/>
    <w:rsid w:val="00906DDF"/>
    <w:rsid w:val="00906EDA"/>
    <w:rsid w:val="00906EE6"/>
    <w:rsid w:val="00906F8B"/>
    <w:rsid w:val="00906FE2"/>
    <w:rsid w:val="00907017"/>
    <w:rsid w:val="00907049"/>
    <w:rsid w:val="00907165"/>
    <w:rsid w:val="00907208"/>
    <w:rsid w:val="00907215"/>
    <w:rsid w:val="009072BF"/>
    <w:rsid w:val="0090741F"/>
    <w:rsid w:val="009076A9"/>
    <w:rsid w:val="009076FA"/>
    <w:rsid w:val="0090775A"/>
    <w:rsid w:val="00907778"/>
    <w:rsid w:val="009077E6"/>
    <w:rsid w:val="0090798B"/>
    <w:rsid w:val="00907A02"/>
    <w:rsid w:val="00907A46"/>
    <w:rsid w:val="00907B6C"/>
    <w:rsid w:val="00907BBE"/>
    <w:rsid w:val="00907BD8"/>
    <w:rsid w:val="00907BE5"/>
    <w:rsid w:val="00907E1D"/>
    <w:rsid w:val="00907E95"/>
    <w:rsid w:val="00907ED5"/>
    <w:rsid w:val="00910034"/>
    <w:rsid w:val="00910090"/>
    <w:rsid w:val="00910171"/>
    <w:rsid w:val="0091030C"/>
    <w:rsid w:val="009103A7"/>
    <w:rsid w:val="009103DB"/>
    <w:rsid w:val="00910417"/>
    <w:rsid w:val="00910543"/>
    <w:rsid w:val="009106F0"/>
    <w:rsid w:val="009107F6"/>
    <w:rsid w:val="0091094C"/>
    <w:rsid w:val="0091094E"/>
    <w:rsid w:val="009109BD"/>
    <w:rsid w:val="00910A3F"/>
    <w:rsid w:val="00910B04"/>
    <w:rsid w:val="00910B93"/>
    <w:rsid w:val="00910BA8"/>
    <w:rsid w:val="00910CAF"/>
    <w:rsid w:val="00910CB5"/>
    <w:rsid w:val="00910D1C"/>
    <w:rsid w:val="00910D41"/>
    <w:rsid w:val="00910D46"/>
    <w:rsid w:val="00910EA0"/>
    <w:rsid w:val="00910EC1"/>
    <w:rsid w:val="0091102A"/>
    <w:rsid w:val="0091103D"/>
    <w:rsid w:val="00911042"/>
    <w:rsid w:val="009110A2"/>
    <w:rsid w:val="009110A5"/>
    <w:rsid w:val="00911105"/>
    <w:rsid w:val="009111F6"/>
    <w:rsid w:val="009112BA"/>
    <w:rsid w:val="009113D0"/>
    <w:rsid w:val="0091142C"/>
    <w:rsid w:val="0091145A"/>
    <w:rsid w:val="009114E6"/>
    <w:rsid w:val="009114F3"/>
    <w:rsid w:val="009115B4"/>
    <w:rsid w:val="0091168A"/>
    <w:rsid w:val="009116B8"/>
    <w:rsid w:val="0091174E"/>
    <w:rsid w:val="009117A0"/>
    <w:rsid w:val="009117BA"/>
    <w:rsid w:val="00911870"/>
    <w:rsid w:val="00911878"/>
    <w:rsid w:val="00911956"/>
    <w:rsid w:val="00911962"/>
    <w:rsid w:val="00911A64"/>
    <w:rsid w:val="00911A9E"/>
    <w:rsid w:val="00911C43"/>
    <w:rsid w:val="00911CAA"/>
    <w:rsid w:val="00911CC3"/>
    <w:rsid w:val="00911DA2"/>
    <w:rsid w:val="00911E68"/>
    <w:rsid w:val="00911E77"/>
    <w:rsid w:val="00911F3B"/>
    <w:rsid w:val="00912001"/>
    <w:rsid w:val="0091203D"/>
    <w:rsid w:val="00912084"/>
    <w:rsid w:val="00912114"/>
    <w:rsid w:val="00912141"/>
    <w:rsid w:val="00912174"/>
    <w:rsid w:val="009121FF"/>
    <w:rsid w:val="00912359"/>
    <w:rsid w:val="00912411"/>
    <w:rsid w:val="009124A5"/>
    <w:rsid w:val="009124AE"/>
    <w:rsid w:val="00912781"/>
    <w:rsid w:val="00912785"/>
    <w:rsid w:val="0091278F"/>
    <w:rsid w:val="009127F4"/>
    <w:rsid w:val="0091286F"/>
    <w:rsid w:val="009128F2"/>
    <w:rsid w:val="00912977"/>
    <w:rsid w:val="00912AD9"/>
    <w:rsid w:val="00912B82"/>
    <w:rsid w:val="00912D38"/>
    <w:rsid w:val="00912E0D"/>
    <w:rsid w:val="00912FA8"/>
    <w:rsid w:val="00912FC0"/>
    <w:rsid w:val="0091301B"/>
    <w:rsid w:val="00913031"/>
    <w:rsid w:val="0091303C"/>
    <w:rsid w:val="00913152"/>
    <w:rsid w:val="009131F4"/>
    <w:rsid w:val="0091323B"/>
    <w:rsid w:val="0091333E"/>
    <w:rsid w:val="00913358"/>
    <w:rsid w:val="009133AF"/>
    <w:rsid w:val="009133B6"/>
    <w:rsid w:val="009133D2"/>
    <w:rsid w:val="0091343E"/>
    <w:rsid w:val="009134E0"/>
    <w:rsid w:val="00913522"/>
    <w:rsid w:val="00913675"/>
    <w:rsid w:val="00913689"/>
    <w:rsid w:val="00913724"/>
    <w:rsid w:val="009137DE"/>
    <w:rsid w:val="00913897"/>
    <w:rsid w:val="009138DD"/>
    <w:rsid w:val="00913A3E"/>
    <w:rsid w:val="00913A90"/>
    <w:rsid w:val="00913B46"/>
    <w:rsid w:val="00913BCE"/>
    <w:rsid w:val="00913BE7"/>
    <w:rsid w:val="00913C9F"/>
    <w:rsid w:val="00914007"/>
    <w:rsid w:val="0091416C"/>
    <w:rsid w:val="009141C4"/>
    <w:rsid w:val="009142D2"/>
    <w:rsid w:val="00914374"/>
    <w:rsid w:val="0091446D"/>
    <w:rsid w:val="009144D1"/>
    <w:rsid w:val="009145AE"/>
    <w:rsid w:val="009146E4"/>
    <w:rsid w:val="009146F8"/>
    <w:rsid w:val="0091477C"/>
    <w:rsid w:val="0091479D"/>
    <w:rsid w:val="009147A8"/>
    <w:rsid w:val="009147AD"/>
    <w:rsid w:val="00914831"/>
    <w:rsid w:val="00914A4B"/>
    <w:rsid w:val="00914AD5"/>
    <w:rsid w:val="00914AEF"/>
    <w:rsid w:val="00914B9F"/>
    <w:rsid w:val="00914C0D"/>
    <w:rsid w:val="00914C45"/>
    <w:rsid w:val="00914C5B"/>
    <w:rsid w:val="00914D01"/>
    <w:rsid w:val="00914D79"/>
    <w:rsid w:val="00914D7D"/>
    <w:rsid w:val="00914E39"/>
    <w:rsid w:val="00914FBC"/>
    <w:rsid w:val="00915070"/>
    <w:rsid w:val="00915130"/>
    <w:rsid w:val="009151C2"/>
    <w:rsid w:val="009151D2"/>
    <w:rsid w:val="00915234"/>
    <w:rsid w:val="0091523B"/>
    <w:rsid w:val="0091525D"/>
    <w:rsid w:val="00915477"/>
    <w:rsid w:val="00915575"/>
    <w:rsid w:val="009155B3"/>
    <w:rsid w:val="009155E2"/>
    <w:rsid w:val="009156A0"/>
    <w:rsid w:val="009156D2"/>
    <w:rsid w:val="00915704"/>
    <w:rsid w:val="00915721"/>
    <w:rsid w:val="00915733"/>
    <w:rsid w:val="009157BC"/>
    <w:rsid w:val="00915870"/>
    <w:rsid w:val="009158D4"/>
    <w:rsid w:val="009159D0"/>
    <w:rsid w:val="00915A4E"/>
    <w:rsid w:val="00915B18"/>
    <w:rsid w:val="00915BE8"/>
    <w:rsid w:val="00915BFA"/>
    <w:rsid w:val="00915C08"/>
    <w:rsid w:val="00915C54"/>
    <w:rsid w:val="00915DBC"/>
    <w:rsid w:val="00915E5F"/>
    <w:rsid w:val="00915FA7"/>
    <w:rsid w:val="00916016"/>
    <w:rsid w:val="009160E1"/>
    <w:rsid w:val="009160FB"/>
    <w:rsid w:val="00916205"/>
    <w:rsid w:val="0091625E"/>
    <w:rsid w:val="00916264"/>
    <w:rsid w:val="00916293"/>
    <w:rsid w:val="00916402"/>
    <w:rsid w:val="0091640C"/>
    <w:rsid w:val="0091646A"/>
    <w:rsid w:val="0091652E"/>
    <w:rsid w:val="00916582"/>
    <w:rsid w:val="009166CC"/>
    <w:rsid w:val="009166D8"/>
    <w:rsid w:val="0091677E"/>
    <w:rsid w:val="00916799"/>
    <w:rsid w:val="0091681E"/>
    <w:rsid w:val="0091682E"/>
    <w:rsid w:val="00916889"/>
    <w:rsid w:val="0091694F"/>
    <w:rsid w:val="00916BF6"/>
    <w:rsid w:val="00916C6D"/>
    <w:rsid w:val="00916C70"/>
    <w:rsid w:val="00916CD6"/>
    <w:rsid w:val="00916CF1"/>
    <w:rsid w:val="00916D6D"/>
    <w:rsid w:val="00916DCB"/>
    <w:rsid w:val="00916E7F"/>
    <w:rsid w:val="00916E91"/>
    <w:rsid w:val="00916F78"/>
    <w:rsid w:val="00916FD5"/>
    <w:rsid w:val="00917012"/>
    <w:rsid w:val="00917044"/>
    <w:rsid w:val="00917152"/>
    <w:rsid w:val="009171D3"/>
    <w:rsid w:val="0091722F"/>
    <w:rsid w:val="00917243"/>
    <w:rsid w:val="00917313"/>
    <w:rsid w:val="0091737D"/>
    <w:rsid w:val="00917430"/>
    <w:rsid w:val="009174BC"/>
    <w:rsid w:val="009175CE"/>
    <w:rsid w:val="009175F9"/>
    <w:rsid w:val="009176FE"/>
    <w:rsid w:val="0091774D"/>
    <w:rsid w:val="00917794"/>
    <w:rsid w:val="00917825"/>
    <w:rsid w:val="00917835"/>
    <w:rsid w:val="0091788D"/>
    <w:rsid w:val="009179B7"/>
    <w:rsid w:val="00917BCD"/>
    <w:rsid w:val="00917D26"/>
    <w:rsid w:val="00917D4F"/>
    <w:rsid w:val="00917DA9"/>
    <w:rsid w:val="00920070"/>
    <w:rsid w:val="009200DC"/>
    <w:rsid w:val="00920417"/>
    <w:rsid w:val="009204FD"/>
    <w:rsid w:val="00920556"/>
    <w:rsid w:val="00920662"/>
    <w:rsid w:val="00920675"/>
    <w:rsid w:val="009206B1"/>
    <w:rsid w:val="00920778"/>
    <w:rsid w:val="00920877"/>
    <w:rsid w:val="00920981"/>
    <w:rsid w:val="009209E2"/>
    <w:rsid w:val="00920A30"/>
    <w:rsid w:val="00920AD0"/>
    <w:rsid w:val="00920B08"/>
    <w:rsid w:val="00920BAA"/>
    <w:rsid w:val="00920BBF"/>
    <w:rsid w:val="00920BF7"/>
    <w:rsid w:val="00920C73"/>
    <w:rsid w:val="00920D43"/>
    <w:rsid w:val="00920D77"/>
    <w:rsid w:val="00920D99"/>
    <w:rsid w:val="00920DAF"/>
    <w:rsid w:val="00920DD3"/>
    <w:rsid w:val="00920EE2"/>
    <w:rsid w:val="00920FFE"/>
    <w:rsid w:val="00921026"/>
    <w:rsid w:val="00921159"/>
    <w:rsid w:val="0092131A"/>
    <w:rsid w:val="0092134A"/>
    <w:rsid w:val="0092135B"/>
    <w:rsid w:val="009213E2"/>
    <w:rsid w:val="00921455"/>
    <w:rsid w:val="00921496"/>
    <w:rsid w:val="0092157A"/>
    <w:rsid w:val="009215B0"/>
    <w:rsid w:val="009215C9"/>
    <w:rsid w:val="009216E6"/>
    <w:rsid w:val="009218B0"/>
    <w:rsid w:val="00921915"/>
    <w:rsid w:val="0092195F"/>
    <w:rsid w:val="009219A8"/>
    <w:rsid w:val="00921A73"/>
    <w:rsid w:val="00921B6B"/>
    <w:rsid w:val="00921B6E"/>
    <w:rsid w:val="00921B88"/>
    <w:rsid w:val="00921D40"/>
    <w:rsid w:val="00921DF3"/>
    <w:rsid w:val="00921E4A"/>
    <w:rsid w:val="00921E72"/>
    <w:rsid w:val="00922242"/>
    <w:rsid w:val="00922367"/>
    <w:rsid w:val="009223C3"/>
    <w:rsid w:val="009224AC"/>
    <w:rsid w:val="009224BA"/>
    <w:rsid w:val="0092252D"/>
    <w:rsid w:val="009225C2"/>
    <w:rsid w:val="0092262E"/>
    <w:rsid w:val="009226E2"/>
    <w:rsid w:val="0092273E"/>
    <w:rsid w:val="0092275A"/>
    <w:rsid w:val="00922837"/>
    <w:rsid w:val="00922910"/>
    <w:rsid w:val="0092296A"/>
    <w:rsid w:val="00922A24"/>
    <w:rsid w:val="00922AB7"/>
    <w:rsid w:val="00922ABE"/>
    <w:rsid w:val="00922BFA"/>
    <w:rsid w:val="00922C22"/>
    <w:rsid w:val="00922C3C"/>
    <w:rsid w:val="00922C5C"/>
    <w:rsid w:val="00922E3B"/>
    <w:rsid w:val="00922E3F"/>
    <w:rsid w:val="00922EA6"/>
    <w:rsid w:val="00922ECC"/>
    <w:rsid w:val="00922F03"/>
    <w:rsid w:val="00922F80"/>
    <w:rsid w:val="00922FD2"/>
    <w:rsid w:val="009230A6"/>
    <w:rsid w:val="009232CA"/>
    <w:rsid w:val="009232E0"/>
    <w:rsid w:val="0092330C"/>
    <w:rsid w:val="00923321"/>
    <w:rsid w:val="00923397"/>
    <w:rsid w:val="00923674"/>
    <w:rsid w:val="0092373C"/>
    <w:rsid w:val="0092376A"/>
    <w:rsid w:val="00923830"/>
    <w:rsid w:val="00923845"/>
    <w:rsid w:val="0092384E"/>
    <w:rsid w:val="009238AA"/>
    <w:rsid w:val="009238C5"/>
    <w:rsid w:val="00923920"/>
    <w:rsid w:val="00923AA2"/>
    <w:rsid w:val="00923AD4"/>
    <w:rsid w:val="00923AFE"/>
    <w:rsid w:val="00923B4A"/>
    <w:rsid w:val="00923B52"/>
    <w:rsid w:val="00923BBD"/>
    <w:rsid w:val="00923C13"/>
    <w:rsid w:val="00923D59"/>
    <w:rsid w:val="00923E91"/>
    <w:rsid w:val="0092406A"/>
    <w:rsid w:val="00924256"/>
    <w:rsid w:val="009242EC"/>
    <w:rsid w:val="00924336"/>
    <w:rsid w:val="00924339"/>
    <w:rsid w:val="009243D3"/>
    <w:rsid w:val="00924432"/>
    <w:rsid w:val="0092443B"/>
    <w:rsid w:val="00924543"/>
    <w:rsid w:val="00924674"/>
    <w:rsid w:val="0092467E"/>
    <w:rsid w:val="009246A0"/>
    <w:rsid w:val="009246CC"/>
    <w:rsid w:val="00924760"/>
    <w:rsid w:val="00924792"/>
    <w:rsid w:val="0092479E"/>
    <w:rsid w:val="009247EC"/>
    <w:rsid w:val="009248F3"/>
    <w:rsid w:val="009249EE"/>
    <w:rsid w:val="009249FB"/>
    <w:rsid w:val="00924AA9"/>
    <w:rsid w:val="00924AB7"/>
    <w:rsid w:val="00924B50"/>
    <w:rsid w:val="00924B62"/>
    <w:rsid w:val="00924B75"/>
    <w:rsid w:val="00924BF0"/>
    <w:rsid w:val="00924BF1"/>
    <w:rsid w:val="00924D94"/>
    <w:rsid w:val="00924DED"/>
    <w:rsid w:val="00924E6D"/>
    <w:rsid w:val="00924E8D"/>
    <w:rsid w:val="00924E97"/>
    <w:rsid w:val="00924FFD"/>
    <w:rsid w:val="0092505E"/>
    <w:rsid w:val="009250F5"/>
    <w:rsid w:val="009251BD"/>
    <w:rsid w:val="0092525B"/>
    <w:rsid w:val="0092525C"/>
    <w:rsid w:val="0092532D"/>
    <w:rsid w:val="00925388"/>
    <w:rsid w:val="009254B7"/>
    <w:rsid w:val="0092552C"/>
    <w:rsid w:val="009256B6"/>
    <w:rsid w:val="0092572A"/>
    <w:rsid w:val="00925731"/>
    <w:rsid w:val="00925781"/>
    <w:rsid w:val="0092581D"/>
    <w:rsid w:val="0092590F"/>
    <w:rsid w:val="009259A8"/>
    <w:rsid w:val="00925ACE"/>
    <w:rsid w:val="00925B2A"/>
    <w:rsid w:val="00925BC8"/>
    <w:rsid w:val="00925C40"/>
    <w:rsid w:val="00925CE4"/>
    <w:rsid w:val="00925D8A"/>
    <w:rsid w:val="00925E99"/>
    <w:rsid w:val="00925FAB"/>
    <w:rsid w:val="00925FCE"/>
    <w:rsid w:val="00926084"/>
    <w:rsid w:val="009261C3"/>
    <w:rsid w:val="00926223"/>
    <w:rsid w:val="00926303"/>
    <w:rsid w:val="00926311"/>
    <w:rsid w:val="00926321"/>
    <w:rsid w:val="009263DA"/>
    <w:rsid w:val="00926445"/>
    <w:rsid w:val="00926524"/>
    <w:rsid w:val="0092659D"/>
    <w:rsid w:val="009265A2"/>
    <w:rsid w:val="00926652"/>
    <w:rsid w:val="0092681C"/>
    <w:rsid w:val="0092685F"/>
    <w:rsid w:val="009268ED"/>
    <w:rsid w:val="0092694D"/>
    <w:rsid w:val="00926956"/>
    <w:rsid w:val="0092698A"/>
    <w:rsid w:val="009269FC"/>
    <w:rsid w:val="00926A72"/>
    <w:rsid w:val="00926A9B"/>
    <w:rsid w:val="00926AC2"/>
    <w:rsid w:val="00926B38"/>
    <w:rsid w:val="00926B41"/>
    <w:rsid w:val="00926B8E"/>
    <w:rsid w:val="00926BC3"/>
    <w:rsid w:val="00926BF8"/>
    <w:rsid w:val="00926C47"/>
    <w:rsid w:val="00926C48"/>
    <w:rsid w:val="00926C67"/>
    <w:rsid w:val="00926CB9"/>
    <w:rsid w:val="00926CCE"/>
    <w:rsid w:val="00926D8A"/>
    <w:rsid w:val="00926EBE"/>
    <w:rsid w:val="00926F16"/>
    <w:rsid w:val="00927035"/>
    <w:rsid w:val="0092717F"/>
    <w:rsid w:val="009271BD"/>
    <w:rsid w:val="009271C5"/>
    <w:rsid w:val="009271C8"/>
    <w:rsid w:val="00927252"/>
    <w:rsid w:val="009272B0"/>
    <w:rsid w:val="00927415"/>
    <w:rsid w:val="00927486"/>
    <w:rsid w:val="00927489"/>
    <w:rsid w:val="009274B8"/>
    <w:rsid w:val="0092756F"/>
    <w:rsid w:val="00927574"/>
    <w:rsid w:val="00927613"/>
    <w:rsid w:val="00927761"/>
    <w:rsid w:val="009279D7"/>
    <w:rsid w:val="00927A19"/>
    <w:rsid w:val="00927A2C"/>
    <w:rsid w:val="00927A49"/>
    <w:rsid w:val="00927A7A"/>
    <w:rsid w:val="00927BE6"/>
    <w:rsid w:val="00927CB4"/>
    <w:rsid w:val="00927D2A"/>
    <w:rsid w:val="00927D9A"/>
    <w:rsid w:val="00927DCC"/>
    <w:rsid w:val="00927E1B"/>
    <w:rsid w:val="00927F48"/>
    <w:rsid w:val="00927F97"/>
    <w:rsid w:val="00927FA9"/>
    <w:rsid w:val="009302C7"/>
    <w:rsid w:val="009302D5"/>
    <w:rsid w:val="009303B2"/>
    <w:rsid w:val="009303EB"/>
    <w:rsid w:val="00930456"/>
    <w:rsid w:val="0093047E"/>
    <w:rsid w:val="0093052D"/>
    <w:rsid w:val="009305C2"/>
    <w:rsid w:val="009306B6"/>
    <w:rsid w:val="0093070C"/>
    <w:rsid w:val="00930759"/>
    <w:rsid w:val="009307BA"/>
    <w:rsid w:val="009308EB"/>
    <w:rsid w:val="009309B3"/>
    <w:rsid w:val="00930AD5"/>
    <w:rsid w:val="00930AEB"/>
    <w:rsid w:val="00930B8E"/>
    <w:rsid w:val="00930C1D"/>
    <w:rsid w:val="00930CD3"/>
    <w:rsid w:val="00930D86"/>
    <w:rsid w:val="00930D8C"/>
    <w:rsid w:val="00930DC7"/>
    <w:rsid w:val="00930DF8"/>
    <w:rsid w:val="00930E80"/>
    <w:rsid w:val="00930F5B"/>
    <w:rsid w:val="00930FD5"/>
    <w:rsid w:val="00930FE7"/>
    <w:rsid w:val="009310F3"/>
    <w:rsid w:val="009311AC"/>
    <w:rsid w:val="009311EF"/>
    <w:rsid w:val="0093137A"/>
    <w:rsid w:val="009313AD"/>
    <w:rsid w:val="009313F7"/>
    <w:rsid w:val="00931405"/>
    <w:rsid w:val="009314E9"/>
    <w:rsid w:val="00931511"/>
    <w:rsid w:val="00931520"/>
    <w:rsid w:val="00931586"/>
    <w:rsid w:val="00931637"/>
    <w:rsid w:val="00931762"/>
    <w:rsid w:val="00931844"/>
    <w:rsid w:val="009318DB"/>
    <w:rsid w:val="009319BE"/>
    <w:rsid w:val="00931A45"/>
    <w:rsid w:val="00931A6C"/>
    <w:rsid w:val="00931C20"/>
    <w:rsid w:val="00931CAE"/>
    <w:rsid w:val="00931CE8"/>
    <w:rsid w:val="00931D85"/>
    <w:rsid w:val="00931E11"/>
    <w:rsid w:val="00931E39"/>
    <w:rsid w:val="00931E52"/>
    <w:rsid w:val="00931E56"/>
    <w:rsid w:val="00931E90"/>
    <w:rsid w:val="00932104"/>
    <w:rsid w:val="009321C6"/>
    <w:rsid w:val="00932231"/>
    <w:rsid w:val="00932277"/>
    <w:rsid w:val="009322A3"/>
    <w:rsid w:val="009324A7"/>
    <w:rsid w:val="0093261A"/>
    <w:rsid w:val="0093263C"/>
    <w:rsid w:val="00932829"/>
    <w:rsid w:val="00932832"/>
    <w:rsid w:val="00932851"/>
    <w:rsid w:val="009328E0"/>
    <w:rsid w:val="009328E7"/>
    <w:rsid w:val="009329AF"/>
    <w:rsid w:val="009329C6"/>
    <w:rsid w:val="00932A74"/>
    <w:rsid w:val="00932A7E"/>
    <w:rsid w:val="00932C00"/>
    <w:rsid w:val="00932C2F"/>
    <w:rsid w:val="00932C5A"/>
    <w:rsid w:val="00932DB5"/>
    <w:rsid w:val="00932DD5"/>
    <w:rsid w:val="00932E4D"/>
    <w:rsid w:val="00932F27"/>
    <w:rsid w:val="00932FCF"/>
    <w:rsid w:val="00933092"/>
    <w:rsid w:val="00933123"/>
    <w:rsid w:val="00933127"/>
    <w:rsid w:val="00933158"/>
    <w:rsid w:val="0093317B"/>
    <w:rsid w:val="0093318E"/>
    <w:rsid w:val="00933325"/>
    <w:rsid w:val="009333CB"/>
    <w:rsid w:val="009333D1"/>
    <w:rsid w:val="009334C2"/>
    <w:rsid w:val="00933595"/>
    <w:rsid w:val="009335C7"/>
    <w:rsid w:val="00933625"/>
    <w:rsid w:val="00933654"/>
    <w:rsid w:val="0093372D"/>
    <w:rsid w:val="00933863"/>
    <w:rsid w:val="009338F9"/>
    <w:rsid w:val="0093390C"/>
    <w:rsid w:val="00933963"/>
    <w:rsid w:val="0093399D"/>
    <w:rsid w:val="009339C4"/>
    <w:rsid w:val="009339F1"/>
    <w:rsid w:val="00933BD4"/>
    <w:rsid w:val="00933C9C"/>
    <w:rsid w:val="00933EBE"/>
    <w:rsid w:val="0093401B"/>
    <w:rsid w:val="009342AC"/>
    <w:rsid w:val="009342DB"/>
    <w:rsid w:val="00934353"/>
    <w:rsid w:val="009343E2"/>
    <w:rsid w:val="009344DD"/>
    <w:rsid w:val="0093454A"/>
    <w:rsid w:val="00934584"/>
    <w:rsid w:val="009346A0"/>
    <w:rsid w:val="00934799"/>
    <w:rsid w:val="00934908"/>
    <w:rsid w:val="00934950"/>
    <w:rsid w:val="00934979"/>
    <w:rsid w:val="0093498F"/>
    <w:rsid w:val="00934A7E"/>
    <w:rsid w:val="00934AC6"/>
    <w:rsid w:val="00934B78"/>
    <w:rsid w:val="00934B7A"/>
    <w:rsid w:val="00934BB5"/>
    <w:rsid w:val="00934BCE"/>
    <w:rsid w:val="00934BE5"/>
    <w:rsid w:val="00934C7D"/>
    <w:rsid w:val="00934C86"/>
    <w:rsid w:val="00934E78"/>
    <w:rsid w:val="00934E93"/>
    <w:rsid w:val="00934EA5"/>
    <w:rsid w:val="00934F8C"/>
    <w:rsid w:val="00934FDA"/>
    <w:rsid w:val="00935018"/>
    <w:rsid w:val="0093503E"/>
    <w:rsid w:val="009351BC"/>
    <w:rsid w:val="009352D6"/>
    <w:rsid w:val="00935324"/>
    <w:rsid w:val="0093535C"/>
    <w:rsid w:val="00935379"/>
    <w:rsid w:val="0093539F"/>
    <w:rsid w:val="00935409"/>
    <w:rsid w:val="00935417"/>
    <w:rsid w:val="0093543D"/>
    <w:rsid w:val="0093547A"/>
    <w:rsid w:val="009354F6"/>
    <w:rsid w:val="009356D7"/>
    <w:rsid w:val="009357A6"/>
    <w:rsid w:val="00935809"/>
    <w:rsid w:val="00935895"/>
    <w:rsid w:val="009358E5"/>
    <w:rsid w:val="00935977"/>
    <w:rsid w:val="00935A00"/>
    <w:rsid w:val="00935AD5"/>
    <w:rsid w:val="00935AF4"/>
    <w:rsid w:val="00935C28"/>
    <w:rsid w:val="00935D68"/>
    <w:rsid w:val="00935E8B"/>
    <w:rsid w:val="00935F11"/>
    <w:rsid w:val="00935F94"/>
    <w:rsid w:val="00935FC1"/>
    <w:rsid w:val="009360AD"/>
    <w:rsid w:val="00936100"/>
    <w:rsid w:val="00936103"/>
    <w:rsid w:val="0093626F"/>
    <w:rsid w:val="0093628B"/>
    <w:rsid w:val="0093635F"/>
    <w:rsid w:val="0093640A"/>
    <w:rsid w:val="0093654F"/>
    <w:rsid w:val="009366E2"/>
    <w:rsid w:val="0093684D"/>
    <w:rsid w:val="009368F2"/>
    <w:rsid w:val="00936910"/>
    <w:rsid w:val="00936A09"/>
    <w:rsid w:val="00936A40"/>
    <w:rsid w:val="00936A9C"/>
    <w:rsid w:val="00936BF5"/>
    <w:rsid w:val="00936C96"/>
    <w:rsid w:val="00936DC6"/>
    <w:rsid w:val="00936E7D"/>
    <w:rsid w:val="00936FCB"/>
    <w:rsid w:val="00936FF9"/>
    <w:rsid w:val="0093707E"/>
    <w:rsid w:val="00937087"/>
    <w:rsid w:val="00937125"/>
    <w:rsid w:val="00937130"/>
    <w:rsid w:val="009371B4"/>
    <w:rsid w:val="009371C2"/>
    <w:rsid w:val="00937239"/>
    <w:rsid w:val="00937266"/>
    <w:rsid w:val="009373D3"/>
    <w:rsid w:val="00937447"/>
    <w:rsid w:val="00937476"/>
    <w:rsid w:val="00937488"/>
    <w:rsid w:val="00937496"/>
    <w:rsid w:val="009374EB"/>
    <w:rsid w:val="009374F0"/>
    <w:rsid w:val="00937512"/>
    <w:rsid w:val="00937514"/>
    <w:rsid w:val="0093752B"/>
    <w:rsid w:val="009375C9"/>
    <w:rsid w:val="00937679"/>
    <w:rsid w:val="00937709"/>
    <w:rsid w:val="00937722"/>
    <w:rsid w:val="0093778A"/>
    <w:rsid w:val="0093779F"/>
    <w:rsid w:val="009377AD"/>
    <w:rsid w:val="00937816"/>
    <w:rsid w:val="009378BE"/>
    <w:rsid w:val="009378D6"/>
    <w:rsid w:val="00937A0E"/>
    <w:rsid w:val="00937B61"/>
    <w:rsid w:val="00937DD9"/>
    <w:rsid w:val="00937DDA"/>
    <w:rsid w:val="00937E74"/>
    <w:rsid w:val="00937F8E"/>
    <w:rsid w:val="009400CA"/>
    <w:rsid w:val="00940168"/>
    <w:rsid w:val="0094017C"/>
    <w:rsid w:val="00940289"/>
    <w:rsid w:val="0094035A"/>
    <w:rsid w:val="0094039D"/>
    <w:rsid w:val="00940475"/>
    <w:rsid w:val="009404E7"/>
    <w:rsid w:val="00940584"/>
    <w:rsid w:val="009407A2"/>
    <w:rsid w:val="0094083C"/>
    <w:rsid w:val="009408BD"/>
    <w:rsid w:val="009408DF"/>
    <w:rsid w:val="0094096A"/>
    <w:rsid w:val="009409C9"/>
    <w:rsid w:val="00940ABD"/>
    <w:rsid w:val="00940AE1"/>
    <w:rsid w:val="00940B72"/>
    <w:rsid w:val="00940E35"/>
    <w:rsid w:val="00940EED"/>
    <w:rsid w:val="00940F0D"/>
    <w:rsid w:val="00940F16"/>
    <w:rsid w:val="00940F4A"/>
    <w:rsid w:val="00940F68"/>
    <w:rsid w:val="00941036"/>
    <w:rsid w:val="0094103A"/>
    <w:rsid w:val="0094109C"/>
    <w:rsid w:val="009410B7"/>
    <w:rsid w:val="0094114F"/>
    <w:rsid w:val="00941168"/>
    <w:rsid w:val="009411AB"/>
    <w:rsid w:val="009411E3"/>
    <w:rsid w:val="009411F2"/>
    <w:rsid w:val="00941204"/>
    <w:rsid w:val="00941230"/>
    <w:rsid w:val="009413D6"/>
    <w:rsid w:val="0094141B"/>
    <w:rsid w:val="0094153F"/>
    <w:rsid w:val="009415A3"/>
    <w:rsid w:val="00941607"/>
    <w:rsid w:val="0094161E"/>
    <w:rsid w:val="0094167F"/>
    <w:rsid w:val="009416AC"/>
    <w:rsid w:val="0094179B"/>
    <w:rsid w:val="0094188F"/>
    <w:rsid w:val="00941932"/>
    <w:rsid w:val="00941976"/>
    <w:rsid w:val="009419C9"/>
    <w:rsid w:val="00941A38"/>
    <w:rsid w:val="00941A57"/>
    <w:rsid w:val="00941ADC"/>
    <w:rsid w:val="00941B6F"/>
    <w:rsid w:val="00941BF7"/>
    <w:rsid w:val="00941C1D"/>
    <w:rsid w:val="00941C27"/>
    <w:rsid w:val="00941D00"/>
    <w:rsid w:val="00941D3D"/>
    <w:rsid w:val="00941DE1"/>
    <w:rsid w:val="00941FCA"/>
    <w:rsid w:val="00941FFB"/>
    <w:rsid w:val="00942288"/>
    <w:rsid w:val="00942369"/>
    <w:rsid w:val="0094238F"/>
    <w:rsid w:val="00942458"/>
    <w:rsid w:val="00942487"/>
    <w:rsid w:val="00942511"/>
    <w:rsid w:val="00942550"/>
    <w:rsid w:val="0094261A"/>
    <w:rsid w:val="0094273C"/>
    <w:rsid w:val="009427C3"/>
    <w:rsid w:val="00942831"/>
    <w:rsid w:val="009429BF"/>
    <w:rsid w:val="00942A1D"/>
    <w:rsid w:val="00942A8B"/>
    <w:rsid w:val="00942ACC"/>
    <w:rsid w:val="00942BDC"/>
    <w:rsid w:val="00942C1D"/>
    <w:rsid w:val="00942C9F"/>
    <w:rsid w:val="00942CC5"/>
    <w:rsid w:val="00942CD9"/>
    <w:rsid w:val="00942E5C"/>
    <w:rsid w:val="00942F08"/>
    <w:rsid w:val="00942F4A"/>
    <w:rsid w:val="00943037"/>
    <w:rsid w:val="0094307D"/>
    <w:rsid w:val="009430EE"/>
    <w:rsid w:val="009431E3"/>
    <w:rsid w:val="009435D9"/>
    <w:rsid w:val="0094365F"/>
    <w:rsid w:val="0094366C"/>
    <w:rsid w:val="009437BE"/>
    <w:rsid w:val="0094387D"/>
    <w:rsid w:val="00943908"/>
    <w:rsid w:val="0094390B"/>
    <w:rsid w:val="00943936"/>
    <w:rsid w:val="009439B6"/>
    <w:rsid w:val="00943A29"/>
    <w:rsid w:val="00943B4C"/>
    <w:rsid w:val="00943BB5"/>
    <w:rsid w:val="00943BF4"/>
    <w:rsid w:val="00943CC8"/>
    <w:rsid w:val="00943E23"/>
    <w:rsid w:val="00943E95"/>
    <w:rsid w:val="00943F97"/>
    <w:rsid w:val="00944087"/>
    <w:rsid w:val="009440A4"/>
    <w:rsid w:val="00944197"/>
    <w:rsid w:val="009441AD"/>
    <w:rsid w:val="00944329"/>
    <w:rsid w:val="0094438D"/>
    <w:rsid w:val="00944443"/>
    <w:rsid w:val="0094445B"/>
    <w:rsid w:val="0094447D"/>
    <w:rsid w:val="00944525"/>
    <w:rsid w:val="009445BC"/>
    <w:rsid w:val="009446B1"/>
    <w:rsid w:val="009446BF"/>
    <w:rsid w:val="00944703"/>
    <w:rsid w:val="00944746"/>
    <w:rsid w:val="00944801"/>
    <w:rsid w:val="0094480D"/>
    <w:rsid w:val="00944853"/>
    <w:rsid w:val="0094488F"/>
    <w:rsid w:val="00944975"/>
    <w:rsid w:val="009449CC"/>
    <w:rsid w:val="00944A36"/>
    <w:rsid w:val="00944ACD"/>
    <w:rsid w:val="00944ADA"/>
    <w:rsid w:val="00944B6B"/>
    <w:rsid w:val="00944BDF"/>
    <w:rsid w:val="00944C30"/>
    <w:rsid w:val="00944C44"/>
    <w:rsid w:val="00944CCE"/>
    <w:rsid w:val="00944D20"/>
    <w:rsid w:val="00944D32"/>
    <w:rsid w:val="00944D6B"/>
    <w:rsid w:val="00944DDD"/>
    <w:rsid w:val="00944DFD"/>
    <w:rsid w:val="00944E99"/>
    <w:rsid w:val="00944F90"/>
    <w:rsid w:val="00944F9A"/>
    <w:rsid w:val="00944FE7"/>
    <w:rsid w:val="00945003"/>
    <w:rsid w:val="0094512D"/>
    <w:rsid w:val="0094516E"/>
    <w:rsid w:val="00945191"/>
    <w:rsid w:val="009453B1"/>
    <w:rsid w:val="009454CF"/>
    <w:rsid w:val="009454F3"/>
    <w:rsid w:val="00945695"/>
    <w:rsid w:val="009456D1"/>
    <w:rsid w:val="009456E1"/>
    <w:rsid w:val="00945846"/>
    <w:rsid w:val="009458BE"/>
    <w:rsid w:val="009458C2"/>
    <w:rsid w:val="00945932"/>
    <w:rsid w:val="0094599A"/>
    <w:rsid w:val="00945A23"/>
    <w:rsid w:val="00945A24"/>
    <w:rsid w:val="00945A86"/>
    <w:rsid w:val="00945A9B"/>
    <w:rsid w:val="00945AB7"/>
    <w:rsid w:val="00945B95"/>
    <w:rsid w:val="00945C32"/>
    <w:rsid w:val="00945C64"/>
    <w:rsid w:val="00945D77"/>
    <w:rsid w:val="00945ED4"/>
    <w:rsid w:val="00945F08"/>
    <w:rsid w:val="00945F2D"/>
    <w:rsid w:val="00945FB4"/>
    <w:rsid w:val="0094605C"/>
    <w:rsid w:val="009460CB"/>
    <w:rsid w:val="00946141"/>
    <w:rsid w:val="009461D5"/>
    <w:rsid w:val="0094620B"/>
    <w:rsid w:val="009462CF"/>
    <w:rsid w:val="009463B5"/>
    <w:rsid w:val="00946518"/>
    <w:rsid w:val="00946543"/>
    <w:rsid w:val="00946675"/>
    <w:rsid w:val="009466B0"/>
    <w:rsid w:val="00946747"/>
    <w:rsid w:val="0094676D"/>
    <w:rsid w:val="0094687B"/>
    <w:rsid w:val="009468AE"/>
    <w:rsid w:val="009468EC"/>
    <w:rsid w:val="00946915"/>
    <w:rsid w:val="0094695B"/>
    <w:rsid w:val="00946998"/>
    <w:rsid w:val="00946AC9"/>
    <w:rsid w:val="00946B94"/>
    <w:rsid w:val="00946E42"/>
    <w:rsid w:val="00946E76"/>
    <w:rsid w:val="00946F7A"/>
    <w:rsid w:val="00947034"/>
    <w:rsid w:val="0094719B"/>
    <w:rsid w:val="00947245"/>
    <w:rsid w:val="00947509"/>
    <w:rsid w:val="00947697"/>
    <w:rsid w:val="009476E8"/>
    <w:rsid w:val="0094781F"/>
    <w:rsid w:val="00947829"/>
    <w:rsid w:val="009478D2"/>
    <w:rsid w:val="009478EB"/>
    <w:rsid w:val="009478F7"/>
    <w:rsid w:val="00947A0D"/>
    <w:rsid w:val="00947ABF"/>
    <w:rsid w:val="00947CAE"/>
    <w:rsid w:val="00947DA3"/>
    <w:rsid w:val="00947E76"/>
    <w:rsid w:val="00947F2D"/>
    <w:rsid w:val="00947F6A"/>
    <w:rsid w:val="00950092"/>
    <w:rsid w:val="0095015E"/>
    <w:rsid w:val="00950238"/>
    <w:rsid w:val="009502C6"/>
    <w:rsid w:val="00950342"/>
    <w:rsid w:val="00950359"/>
    <w:rsid w:val="009504BA"/>
    <w:rsid w:val="00950554"/>
    <w:rsid w:val="009505CB"/>
    <w:rsid w:val="00950609"/>
    <w:rsid w:val="009506C3"/>
    <w:rsid w:val="009506E7"/>
    <w:rsid w:val="0095086D"/>
    <w:rsid w:val="00950900"/>
    <w:rsid w:val="00950929"/>
    <w:rsid w:val="009509B0"/>
    <w:rsid w:val="00950A3E"/>
    <w:rsid w:val="00950A91"/>
    <w:rsid w:val="00950C42"/>
    <w:rsid w:val="00950C8D"/>
    <w:rsid w:val="00950C92"/>
    <w:rsid w:val="00950CEB"/>
    <w:rsid w:val="00950D26"/>
    <w:rsid w:val="00950EA7"/>
    <w:rsid w:val="00950EFC"/>
    <w:rsid w:val="00950F8C"/>
    <w:rsid w:val="00951059"/>
    <w:rsid w:val="009510D1"/>
    <w:rsid w:val="0095113B"/>
    <w:rsid w:val="009511AD"/>
    <w:rsid w:val="009511B3"/>
    <w:rsid w:val="00951273"/>
    <w:rsid w:val="009512CE"/>
    <w:rsid w:val="0095136A"/>
    <w:rsid w:val="0095138E"/>
    <w:rsid w:val="009513C7"/>
    <w:rsid w:val="009513DE"/>
    <w:rsid w:val="00951446"/>
    <w:rsid w:val="00951451"/>
    <w:rsid w:val="00951462"/>
    <w:rsid w:val="00951580"/>
    <w:rsid w:val="009515C5"/>
    <w:rsid w:val="009515CC"/>
    <w:rsid w:val="00951608"/>
    <w:rsid w:val="00951666"/>
    <w:rsid w:val="0095173B"/>
    <w:rsid w:val="009517D5"/>
    <w:rsid w:val="009518A6"/>
    <w:rsid w:val="009518A7"/>
    <w:rsid w:val="0095198A"/>
    <w:rsid w:val="00951A5A"/>
    <w:rsid w:val="00951A8C"/>
    <w:rsid w:val="00951B35"/>
    <w:rsid w:val="00951BC2"/>
    <w:rsid w:val="00951BC5"/>
    <w:rsid w:val="00951BC8"/>
    <w:rsid w:val="00951CC1"/>
    <w:rsid w:val="00951D5C"/>
    <w:rsid w:val="00951D69"/>
    <w:rsid w:val="00951E57"/>
    <w:rsid w:val="00951E73"/>
    <w:rsid w:val="00951F3D"/>
    <w:rsid w:val="00952026"/>
    <w:rsid w:val="00952118"/>
    <w:rsid w:val="009521B8"/>
    <w:rsid w:val="009521D7"/>
    <w:rsid w:val="009521FB"/>
    <w:rsid w:val="0095220B"/>
    <w:rsid w:val="00952335"/>
    <w:rsid w:val="00952428"/>
    <w:rsid w:val="00952472"/>
    <w:rsid w:val="009526BD"/>
    <w:rsid w:val="00952740"/>
    <w:rsid w:val="00952752"/>
    <w:rsid w:val="00952786"/>
    <w:rsid w:val="0095279C"/>
    <w:rsid w:val="009527CC"/>
    <w:rsid w:val="0095289A"/>
    <w:rsid w:val="00952957"/>
    <w:rsid w:val="009529E1"/>
    <w:rsid w:val="00952AD5"/>
    <w:rsid w:val="00952B28"/>
    <w:rsid w:val="00952B3F"/>
    <w:rsid w:val="00952C2B"/>
    <w:rsid w:val="00952D21"/>
    <w:rsid w:val="00952DC1"/>
    <w:rsid w:val="00952DC2"/>
    <w:rsid w:val="00952DD4"/>
    <w:rsid w:val="00952E6C"/>
    <w:rsid w:val="00952E6D"/>
    <w:rsid w:val="00952E85"/>
    <w:rsid w:val="00952F7F"/>
    <w:rsid w:val="00952FD9"/>
    <w:rsid w:val="00953066"/>
    <w:rsid w:val="009530AC"/>
    <w:rsid w:val="009530EB"/>
    <w:rsid w:val="0095312E"/>
    <w:rsid w:val="0095318A"/>
    <w:rsid w:val="00953254"/>
    <w:rsid w:val="009532D3"/>
    <w:rsid w:val="009532F0"/>
    <w:rsid w:val="00953337"/>
    <w:rsid w:val="00953343"/>
    <w:rsid w:val="00953585"/>
    <w:rsid w:val="00953641"/>
    <w:rsid w:val="00953649"/>
    <w:rsid w:val="009536D4"/>
    <w:rsid w:val="009537A8"/>
    <w:rsid w:val="0095381D"/>
    <w:rsid w:val="009539AC"/>
    <w:rsid w:val="009539C9"/>
    <w:rsid w:val="00953A8E"/>
    <w:rsid w:val="00953AB9"/>
    <w:rsid w:val="00953B52"/>
    <w:rsid w:val="00953B8F"/>
    <w:rsid w:val="00953D1D"/>
    <w:rsid w:val="00953DF5"/>
    <w:rsid w:val="00953E1B"/>
    <w:rsid w:val="00953E5E"/>
    <w:rsid w:val="00953EEF"/>
    <w:rsid w:val="00953EF4"/>
    <w:rsid w:val="009540EB"/>
    <w:rsid w:val="00954135"/>
    <w:rsid w:val="009541EB"/>
    <w:rsid w:val="00954222"/>
    <w:rsid w:val="0095424C"/>
    <w:rsid w:val="0095424F"/>
    <w:rsid w:val="00954278"/>
    <w:rsid w:val="00954358"/>
    <w:rsid w:val="00954492"/>
    <w:rsid w:val="00954519"/>
    <w:rsid w:val="00954596"/>
    <w:rsid w:val="009546D3"/>
    <w:rsid w:val="009546E6"/>
    <w:rsid w:val="00954761"/>
    <w:rsid w:val="009547D5"/>
    <w:rsid w:val="009548E2"/>
    <w:rsid w:val="00954A9A"/>
    <w:rsid w:val="00954BBF"/>
    <w:rsid w:val="00954C23"/>
    <w:rsid w:val="00954C4B"/>
    <w:rsid w:val="00954C57"/>
    <w:rsid w:val="00954D60"/>
    <w:rsid w:val="00954DFC"/>
    <w:rsid w:val="00954EB1"/>
    <w:rsid w:val="00954ED6"/>
    <w:rsid w:val="0095502C"/>
    <w:rsid w:val="00955162"/>
    <w:rsid w:val="00955237"/>
    <w:rsid w:val="009552D3"/>
    <w:rsid w:val="009552FD"/>
    <w:rsid w:val="009553C3"/>
    <w:rsid w:val="009554E2"/>
    <w:rsid w:val="009554F5"/>
    <w:rsid w:val="00955685"/>
    <w:rsid w:val="00955711"/>
    <w:rsid w:val="0095599F"/>
    <w:rsid w:val="009559AA"/>
    <w:rsid w:val="009559D8"/>
    <w:rsid w:val="00955A23"/>
    <w:rsid w:val="00955A4D"/>
    <w:rsid w:val="00955AA3"/>
    <w:rsid w:val="00955AC2"/>
    <w:rsid w:val="00955C4E"/>
    <w:rsid w:val="00955DCA"/>
    <w:rsid w:val="00955E45"/>
    <w:rsid w:val="00955E70"/>
    <w:rsid w:val="00955EA8"/>
    <w:rsid w:val="00955F0A"/>
    <w:rsid w:val="00955F74"/>
    <w:rsid w:val="0095601E"/>
    <w:rsid w:val="009560C9"/>
    <w:rsid w:val="009561AD"/>
    <w:rsid w:val="0095620F"/>
    <w:rsid w:val="0095622B"/>
    <w:rsid w:val="009562E2"/>
    <w:rsid w:val="009562F4"/>
    <w:rsid w:val="00956306"/>
    <w:rsid w:val="00956338"/>
    <w:rsid w:val="00956419"/>
    <w:rsid w:val="00956472"/>
    <w:rsid w:val="00956568"/>
    <w:rsid w:val="0095656A"/>
    <w:rsid w:val="00956579"/>
    <w:rsid w:val="009565D3"/>
    <w:rsid w:val="0095663C"/>
    <w:rsid w:val="00956655"/>
    <w:rsid w:val="00956723"/>
    <w:rsid w:val="009567A4"/>
    <w:rsid w:val="009567CF"/>
    <w:rsid w:val="0095686C"/>
    <w:rsid w:val="00956971"/>
    <w:rsid w:val="00956999"/>
    <w:rsid w:val="009569F9"/>
    <w:rsid w:val="00956A13"/>
    <w:rsid w:val="00956A58"/>
    <w:rsid w:val="00956A74"/>
    <w:rsid w:val="00956A91"/>
    <w:rsid w:val="00956AAF"/>
    <w:rsid w:val="00956C60"/>
    <w:rsid w:val="00956DEF"/>
    <w:rsid w:val="00956F73"/>
    <w:rsid w:val="00956F7D"/>
    <w:rsid w:val="00956F89"/>
    <w:rsid w:val="00956FCC"/>
    <w:rsid w:val="00957011"/>
    <w:rsid w:val="0095701F"/>
    <w:rsid w:val="00957097"/>
    <w:rsid w:val="00957098"/>
    <w:rsid w:val="00957118"/>
    <w:rsid w:val="00957175"/>
    <w:rsid w:val="009571A6"/>
    <w:rsid w:val="0095723D"/>
    <w:rsid w:val="00957272"/>
    <w:rsid w:val="009572E9"/>
    <w:rsid w:val="00957337"/>
    <w:rsid w:val="00957345"/>
    <w:rsid w:val="0095749B"/>
    <w:rsid w:val="009574DC"/>
    <w:rsid w:val="009574DD"/>
    <w:rsid w:val="0095754C"/>
    <w:rsid w:val="00957556"/>
    <w:rsid w:val="0095759F"/>
    <w:rsid w:val="009575C0"/>
    <w:rsid w:val="009575CB"/>
    <w:rsid w:val="009575F6"/>
    <w:rsid w:val="0095768B"/>
    <w:rsid w:val="009576C8"/>
    <w:rsid w:val="00957820"/>
    <w:rsid w:val="009579CB"/>
    <w:rsid w:val="009579E7"/>
    <w:rsid w:val="00957AEC"/>
    <w:rsid w:val="00957B09"/>
    <w:rsid w:val="00957BFF"/>
    <w:rsid w:val="00957C06"/>
    <w:rsid w:val="00957E9A"/>
    <w:rsid w:val="00957F03"/>
    <w:rsid w:val="00957FD4"/>
    <w:rsid w:val="00960103"/>
    <w:rsid w:val="0096014A"/>
    <w:rsid w:val="00960166"/>
    <w:rsid w:val="0096023F"/>
    <w:rsid w:val="0096026B"/>
    <w:rsid w:val="00960300"/>
    <w:rsid w:val="00960380"/>
    <w:rsid w:val="009603E6"/>
    <w:rsid w:val="0096047C"/>
    <w:rsid w:val="0096047F"/>
    <w:rsid w:val="009604CF"/>
    <w:rsid w:val="009604D9"/>
    <w:rsid w:val="00960518"/>
    <w:rsid w:val="0096051B"/>
    <w:rsid w:val="00960753"/>
    <w:rsid w:val="0096091E"/>
    <w:rsid w:val="00960924"/>
    <w:rsid w:val="0096098E"/>
    <w:rsid w:val="00960A29"/>
    <w:rsid w:val="00960AAE"/>
    <w:rsid w:val="00960B50"/>
    <w:rsid w:val="00960EB5"/>
    <w:rsid w:val="00960F85"/>
    <w:rsid w:val="00960FBF"/>
    <w:rsid w:val="00960FCD"/>
    <w:rsid w:val="0096105D"/>
    <w:rsid w:val="009610BB"/>
    <w:rsid w:val="00961136"/>
    <w:rsid w:val="0096123E"/>
    <w:rsid w:val="0096127A"/>
    <w:rsid w:val="009612B5"/>
    <w:rsid w:val="00961444"/>
    <w:rsid w:val="009615C7"/>
    <w:rsid w:val="0096163F"/>
    <w:rsid w:val="009616C2"/>
    <w:rsid w:val="0096175F"/>
    <w:rsid w:val="0096190C"/>
    <w:rsid w:val="00961AC9"/>
    <w:rsid w:val="00961AEB"/>
    <w:rsid w:val="00961B7B"/>
    <w:rsid w:val="00961CA3"/>
    <w:rsid w:val="00961CF5"/>
    <w:rsid w:val="00961D5D"/>
    <w:rsid w:val="00961D96"/>
    <w:rsid w:val="00961DAD"/>
    <w:rsid w:val="00961E0D"/>
    <w:rsid w:val="00961ED6"/>
    <w:rsid w:val="00961FBC"/>
    <w:rsid w:val="00961FFE"/>
    <w:rsid w:val="00962018"/>
    <w:rsid w:val="009620C4"/>
    <w:rsid w:val="009620CC"/>
    <w:rsid w:val="00962113"/>
    <w:rsid w:val="0096216A"/>
    <w:rsid w:val="0096217E"/>
    <w:rsid w:val="00962196"/>
    <w:rsid w:val="0096236B"/>
    <w:rsid w:val="00962428"/>
    <w:rsid w:val="0096244F"/>
    <w:rsid w:val="00962505"/>
    <w:rsid w:val="00962538"/>
    <w:rsid w:val="009625D4"/>
    <w:rsid w:val="009626FB"/>
    <w:rsid w:val="009627D3"/>
    <w:rsid w:val="009628E9"/>
    <w:rsid w:val="009629CF"/>
    <w:rsid w:val="00962A7F"/>
    <w:rsid w:val="00962AB5"/>
    <w:rsid w:val="00962ABB"/>
    <w:rsid w:val="00962ABF"/>
    <w:rsid w:val="00962B82"/>
    <w:rsid w:val="00962B98"/>
    <w:rsid w:val="00962D2E"/>
    <w:rsid w:val="00962D80"/>
    <w:rsid w:val="00962DF8"/>
    <w:rsid w:val="00962E67"/>
    <w:rsid w:val="00962EC4"/>
    <w:rsid w:val="00962EF0"/>
    <w:rsid w:val="00962F1A"/>
    <w:rsid w:val="00962F24"/>
    <w:rsid w:val="00962F64"/>
    <w:rsid w:val="00963152"/>
    <w:rsid w:val="009631C6"/>
    <w:rsid w:val="0096324A"/>
    <w:rsid w:val="00963286"/>
    <w:rsid w:val="009632E2"/>
    <w:rsid w:val="009634C2"/>
    <w:rsid w:val="0096354A"/>
    <w:rsid w:val="00963673"/>
    <w:rsid w:val="00963690"/>
    <w:rsid w:val="00963702"/>
    <w:rsid w:val="0096375A"/>
    <w:rsid w:val="00963810"/>
    <w:rsid w:val="009638C5"/>
    <w:rsid w:val="009638C6"/>
    <w:rsid w:val="00963A28"/>
    <w:rsid w:val="00963D0D"/>
    <w:rsid w:val="00963D2A"/>
    <w:rsid w:val="00963D4A"/>
    <w:rsid w:val="00963E3D"/>
    <w:rsid w:val="00963E85"/>
    <w:rsid w:val="00963F17"/>
    <w:rsid w:val="00963F22"/>
    <w:rsid w:val="00963F94"/>
    <w:rsid w:val="009640DA"/>
    <w:rsid w:val="009640F3"/>
    <w:rsid w:val="009641E5"/>
    <w:rsid w:val="00964227"/>
    <w:rsid w:val="0096428F"/>
    <w:rsid w:val="009642E3"/>
    <w:rsid w:val="0096437E"/>
    <w:rsid w:val="0096437F"/>
    <w:rsid w:val="009643C7"/>
    <w:rsid w:val="00964475"/>
    <w:rsid w:val="00964664"/>
    <w:rsid w:val="00964710"/>
    <w:rsid w:val="009649DA"/>
    <w:rsid w:val="00964AA4"/>
    <w:rsid w:val="00964B66"/>
    <w:rsid w:val="00964B87"/>
    <w:rsid w:val="00964C6F"/>
    <w:rsid w:val="00964C74"/>
    <w:rsid w:val="00964D03"/>
    <w:rsid w:val="00964D6D"/>
    <w:rsid w:val="00964DDF"/>
    <w:rsid w:val="00964EF5"/>
    <w:rsid w:val="00964F6B"/>
    <w:rsid w:val="00964F8F"/>
    <w:rsid w:val="00964F9F"/>
    <w:rsid w:val="00964FA5"/>
    <w:rsid w:val="00964FAF"/>
    <w:rsid w:val="0096523E"/>
    <w:rsid w:val="00965287"/>
    <w:rsid w:val="009652EC"/>
    <w:rsid w:val="0096530E"/>
    <w:rsid w:val="00965331"/>
    <w:rsid w:val="009653AC"/>
    <w:rsid w:val="00965475"/>
    <w:rsid w:val="009654EB"/>
    <w:rsid w:val="00965596"/>
    <w:rsid w:val="0096573A"/>
    <w:rsid w:val="009657C8"/>
    <w:rsid w:val="009657D0"/>
    <w:rsid w:val="0096581D"/>
    <w:rsid w:val="00965874"/>
    <w:rsid w:val="009658D9"/>
    <w:rsid w:val="009659EB"/>
    <w:rsid w:val="009659FF"/>
    <w:rsid w:val="00965CBF"/>
    <w:rsid w:val="00965D6A"/>
    <w:rsid w:val="00965FD8"/>
    <w:rsid w:val="00965FFE"/>
    <w:rsid w:val="0096603B"/>
    <w:rsid w:val="00966090"/>
    <w:rsid w:val="00966103"/>
    <w:rsid w:val="009661A1"/>
    <w:rsid w:val="0096623A"/>
    <w:rsid w:val="0096647E"/>
    <w:rsid w:val="0096648C"/>
    <w:rsid w:val="009664B0"/>
    <w:rsid w:val="00966500"/>
    <w:rsid w:val="00966534"/>
    <w:rsid w:val="009665ED"/>
    <w:rsid w:val="00966608"/>
    <w:rsid w:val="0096660E"/>
    <w:rsid w:val="00966699"/>
    <w:rsid w:val="0096676A"/>
    <w:rsid w:val="0096678D"/>
    <w:rsid w:val="0096689D"/>
    <w:rsid w:val="009668B8"/>
    <w:rsid w:val="00966947"/>
    <w:rsid w:val="00966967"/>
    <w:rsid w:val="00966980"/>
    <w:rsid w:val="009669CA"/>
    <w:rsid w:val="009669CE"/>
    <w:rsid w:val="00966A16"/>
    <w:rsid w:val="00966AD9"/>
    <w:rsid w:val="00966B15"/>
    <w:rsid w:val="00966BAF"/>
    <w:rsid w:val="00966D4A"/>
    <w:rsid w:val="00966ECC"/>
    <w:rsid w:val="00966F15"/>
    <w:rsid w:val="00966FD4"/>
    <w:rsid w:val="00967096"/>
    <w:rsid w:val="009671D3"/>
    <w:rsid w:val="00967281"/>
    <w:rsid w:val="00967308"/>
    <w:rsid w:val="00967388"/>
    <w:rsid w:val="00967500"/>
    <w:rsid w:val="0096750E"/>
    <w:rsid w:val="00967658"/>
    <w:rsid w:val="009676EA"/>
    <w:rsid w:val="009677B2"/>
    <w:rsid w:val="00967826"/>
    <w:rsid w:val="00967963"/>
    <w:rsid w:val="00967982"/>
    <w:rsid w:val="00967A13"/>
    <w:rsid w:val="00967A94"/>
    <w:rsid w:val="00967B52"/>
    <w:rsid w:val="00967BB0"/>
    <w:rsid w:val="00967C64"/>
    <w:rsid w:val="00967C87"/>
    <w:rsid w:val="00967D34"/>
    <w:rsid w:val="00967E45"/>
    <w:rsid w:val="00967EA9"/>
    <w:rsid w:val="00967F67"/>
    <w:rsid w:val="00967FCB"/>
    <w:rsid w:val="00967FE3"/>
    <w:rsid w:val="00967FED"/>
    <w:rsid w:val="00967FF8"/>
    <w:rsid w:val="00970026"/>
    <w:rsid w:val="00970053"/>
    <w:rsid w:val="00970054"/>
    <w:rsid w:val="00970059"/>
    <w:rsid w:val="0097008C"/>
    <w:rsid w:val="009700C5"/>
    <w:rsid w:val="009700DD"/>
    <w:rsid w:val="0097014C"/>
    <w:rsid w:val="009701E1"/>
    <w:rsid w:val="009703FA"/>
    <w:rsid w:val="009705E7"/>
    <w:rsid w:val="009705FF"/>
    <w:rsid w:val="00970612"/>
    <w:rsid w:val="00970818"/>
    <w:rsid w:val="00970867"/>
    <w:rsid w:val="009708C8"/>
    <w:rsid w:val="009708D7"/>
    <w:rsid w:val="00970948"/>
    <w:rsid w:val="00970959"/>
    <w:rsid w:val="00970B78"/>
    <w:rsid w:val="00970B7C"/>
    <w:rsid w:val="00970B99"/>
    <w:rsid w:val="00970BAC"/>
    <w:rsid w:val="00970C57"/>
    <w:rsid w:val="00970C9B"/>
    <w:rsid w:val="00970CC7"/>
    <w:rsid w:val="00970D34"/>
    <w:rsid w:val="00970DA1"/>
    <w:rsid w:val="00970E17"/>
    <w:rsid w:val="00970E20"/>
    <w:rsid w:val="00970ED4"/>
    <w:rsid w:val="0097106E"/>
    <w:rsid w:val="009710FB"/>
    <w:rsid w:val="009710FF"/>
    <w:rsid w:val="00971172"/>
    <w:rsid w:val="009712E3"/>
    <w:rsid w:val="0097136F"/>
    <w:rsid w:val="0097139C"/>
    <w:rsid w:val="009714DB"/>
    <w:rsid w:val="00971529"/>
    <w:rsid w:val="00971602"/>
    <w:rsid w:val="009716A6"/>
    <w:rsid w:val="00971791"/>
    <w:rsid w:val="00971831"/>
    <w:rsid w:val="00971951"/>
    <w:rsid w:val="009719CC"/>
    <w:rsid w:val="00971E4E"/>
    <w:rsid w:val="00971E75"/>
    <w:rsid w:val="009720B7"/>
    <w:rsid w:val="0097219F"/>
    <w:rsid w:val="00972294"/>
    <w:rsid w:val="0097231B"/>
    <w:rsid w:val="00972574"/>
    <w:rsid w:val="009728C6"/>
    <w:rsid w:val="009728D9"/>
    <w:rsid w:val="009729CB"/>
    <w:rsid w:val="00972A44"/>
    <w:rsid w:val="00972A4B"/>
    <w:rsid w:val="00972BFB"/>
    <w:rsid w:val="00972CEA"/>
    <w:rsid w:val="00972D2A"/>
    <w:rsid w:val="00972D35"/>
    <w:rsid w:val="00972DEA"/>
    <w:rsid w:val="00972E24"/>
    <w:rsid w:val="00972ED5"/>
    <w:rsid w:val="00972EE3"/>
    <w:rsid w:val="00972FFC"/>
    <w:rsid w:val="009730ED"/>
    <w:rsid w:val="0097311C"/>
    <w:rsid w:val="00973198"/>
    <w:rsid w:val="009731C1"/>
    <w:rsid w:val="0097321D"/>
    <w:rsid w:val="0097333A"/>
    <w:rsid w:val="0097334F"/>
    <w:rsid w:val="00973410"/>
    <w:rsid w:val="0097358C"/>
    <w:rsid w:val="00973654"/>
    <w:rsid w:val="00973678"/>
    <w:rsid w:val="00973742"/>
    <w:rsid w:val="00973856"/>
    <w:rsid w:val="00973AB2"/>
    <w:rsid w:val="00973B39"/>
    <w:rsid w:val="00973BED"/>
    <w:rsid w:val="00973DD2"/>
    <w:rsid w:val="00973E7F"/>
    <w:rsid w:val="00973F92"/>
    <w:rsid w:val="00973FC3"/>
    <w:rsid w:val="0097401A"/>
    <w:rsid w:val="00974066"/>
    <w:rsid w:val="009740C9"/>
    <w:rsid w:val="00974154"/>
    <w:rsid w:val="0097417B"/>
    <w:rsid w:val="009741AF"/>
    <w:rsid w:val="00974260"/>
    <w:rsid w:val="00974407"/>
    <w:rsid w:val="00974470"/>
    <w:rsid w:val="00974771"/>
    <w:rsid w:val="0097477E"/>
    <w:rsid w:val="009747AD"/>
    <w:rsid w:val="009747DF"/>
    <w:rsid w:val="0097481A"/>
    <w:rsid w:val="00974917"/>
    <w:rsid w:val="00974957"/>
    <w:rsid w:val="009749CC"/>
    <w:rsid w:val="009749D3"/>
    <w:rsid w:val="00974A60"/>
    <w:rsid w:val="00974A61"/>
    <w:rsid w:val="00974A93"/>
    <w:rsid w:val="00974AD6"/>
    <w:rsid w:val="00974B4F"/>
    <w:rsid w:val="00974B85"/>
    <w:rsid w:val="00974BD3"/>
    <w:rsid w:val="00974C81"/>
    <w:rsid w:val="00974F2D"/>
    <w:rsid w:val="00975186"/>
    <w:rsid w:val="0097519D"/>
    <w:rsid w:val="0097521B"/>
    <w:rsid w:val="00975223"/>
    <w:rsid w:val="00975374"/>
    <w:rsid w:val="009753D2"/>
    <w:rsid w:val="00975429"/>
    <w:rsid w:val="00975480"/>
    <w:rsid w:val="00975514"/>
    <w:rsid w:val="009756CA"/>
    <w:rsid w:val="00975729"/>
    <w:rsid w:val="009757C0"/>
    <w:rsid w:val="0097586A"/>
    <w:rsid w:val="00975B07"/>
    <w:rsid w:val="00975C0E"/>
    <w:rsid w:val="00975EC3"/>
    <w:rsid w:val="00975EDF"/>
    <w:rsid w:val="00975F96"/>
    <w:rsid w:val="00975FCF"/>
    <w:rsid w:val="00975FE3"/>
    <w:rsid w:val="00976006"/>
    <w:rsid w:val="00976131"/>
    <w:rsid w:val="00976306"/>
    <w:rsid w:val="00976348"/>
    <w:rsid w:val="009763B2"/>
    <w:rsid w:val="009763F3"/>
    <w:rsid w:val="009764DF"/>
    <w:rsid w:val="009764F6"/>
    <w:rsid w:val="0097651D"/>
    <w:rsid w:val="0097660C"/>
    <w:rsid w:val="0097661E"/>
    <w:rsid w:val="009766CE"/>
    <w:rsid w:val="009766D7"/>
    <w:rsid w:val="00976701"/>
    <w:rsid w:val="0097679E"/>
    <w:rsid w:val="009767E0"/>
    <w:rsid w:val="009768C8"/>
    <w:rsid w:val="009768E6"/>
    <w:rsid w:val="00976906"/>
    <w:rsid w:val="0097699F"/>
    <w:rsid w:val="00976A73"/>
    <w:rsid w:val="00976BBC"/>
    <w:rsid w:val="00976C41"/>
    <w:rsid w:val="00976C85"/>
    <w:rsid w:val="00976D44"/>
    <w:rsid w:val="00976DBE"/>
    <w:rsid w:val="00976E4C"/>
    <w:rsid w:val="00976EE6"/>
    <w:rsid w:val="00976F3F"/>
    <w:rsid w:val="00976F47"/>
    <w:rsid w:val="00976FE2"/>
    <w:rsid w:val="0097708D"/>
    <w:rsid w:val="0097710D"/>
    <w:rsid w:val="00977110"/>
    <w:rsid w:val="00977172"/>
    <w:rsid w:val="0097718F"/>
    <w:rsid w:val="009771B9"/>
    <w:rsid w:val="009772A7"/>
    <w:rsid w:val="009773FB"/>
    <w:rsid w:val="00977488"/>
    <w:rsid w:val="0097757E"/>
    <w:rsid w:val="00977594"/>
    <w:rsid w:val="009775C3"/>
    <w:rsid w:val="00977656"/>
    <w:rsid w:val="00977803"/>
    <w:rsid w:val="0097781C"/>
    <w:rsid w:val="0097790C"/>
    <w:rsid w:val="00977AC0"/>
    <w:rsid w:val="00977B68"/>
    <w:rsid w:val="00977E62"/>
    <w:rsid w:val="00977EA6"/>
    <w:rsid w:val="00977EB8"/>
    <w:rsid w:val="00977ED5"/>
    <w:rsid w:val="00977F24"/>
    <w:rsid w:val="00977F33"/>
    <w:rsid w:val="00977F57"/>
    <w:rsid w:val="00977FB9"/>
    <w:rsid w:val="00977FF0"/>
    <w:rsid w:val="00980066"/>
    <w:rsid w:val="0098018F"/>
    <w:rsid w:val="009801FF"/>
    <w:rsid w:val="00980220"/>
    <w:rsid w:val="00980252"/>
    <w:rsid w:val="009802E2"/>
    <w:rsid w:val="00980305"/>
    <w:rsid w:val="00980467"/>
    <w:rsid w:val="00980471"/>
    <w:rsid w:val="009804AF"/>
    <w:rsid w:val="0098052C"/>
    <w:rsid w:val="0098059F"/>
    <w:rsid w:val="009805A4"/>
    <w:rsid w:val="009805F7"/>
    <w:rsid w:val="00980613"/>
    <w:rsid w:val="00980676"/>
    <w:rsid w:val="00980917"/>
    <w:rsid w:val="00980976"/>
    <w:rsid w:val="009809E3"/>
    <w:rsid w:val="00980B0A"/>
    <w:rsid w:val="00980C1B"/>
    <w:rsid w:val="00980C6A"/>
    <w:rsid w:val="00980D23"/>
    <w:rsid w:val="00980DF7"/>
    <w:rsid w:val="00980E58"/>
    <w:rsid w:val="00980E80"/>
    <w:rsid w:val="00980EB4"/>
    <w:rsid w:val="00980F2B"/>
    <w:rsid w:val="00981052"/>
    <w:rsid w:val="009810B8"/>
    <w:rsid w:val="0098129B"/>
    <w:rsid w:val="0098137A"/>
    <w:rsid w:val="009813C7"/>
    <w:rsid w:val="0098141C"/>
    <w:rsid w:val="009814B7"/>
    <w:rsid w:val="00981533"/>
    <w:rsid w:val="00981682"/>
    <w:rsid w:val="009816AE"/>
    <w:rsid w:val="0098170F"/>
    <w:rsid w:val="00981752"/>
    <w:rsid w:val="009817BE"/>
    <w:rsid w:val="0098180D"/>
    <w:rsid w:val="009818FC"/>
    <w:rsid w:val="009819A3"/>
    <w:rsid w:val="009819A6"/>
    <w:rsid w:val="009819E6"/>
    <w:rsid w:val="00981A09"/>
    <w:rsid w:val="00981A76"/>
    <w:rsid w:val="00981AFA"/>
    <w:rsid w:val="00981B20"/>
    <w:rsid w:val="00981B91"/>
    <w:rsid w:val="00981BB5"/>
    <w:rsid w:val="00981BC6"/>
    <w:rsid w:val="00981C66"/>
    <w:rsid w:val="00981C77"/>
    <w:rsid w:val="00981D07"/>
    <w:rsid w:val="00981D5B"/>
    <w:rsid w:val="00981DC0"/>
    <w:rsid w:val="00981E63"/>
    <w:rsid w:val="00981E7A"/>
    <w:rsid w:val="00981EBE"/>
    <w:rsid w:val="0098200E"/>
    <w:rsid w:val="00982046"/>
    <w:rsid w:val="00982155"/>
    <w:rsid w:val="00982157"/>
    <w:rsid w:val="00982224"/>
    <w:rsid w:val="00982243"/>
    <w:rsid w:val="009822B8"/>
    <w:rsid w:val="0098238B"/>
    <w:rsid w:val="00982504"/>
    <w:rsid w:val="009825B4"/>
    <w:rsid w:val="0098263B"/>
    <w:rsid w:val="009826C7"/>
    <w:rsid w:val="00982710"/>
    <w:rsid w:val="0098284A"/>
    <w:rsid w:val="009828C4"/>
    <w:rsid w:val="009828CD"/>
    <w:rsid w:val="00982B47"/>
    <w:rsid w:val="00982BEE"/>
    <w:rsid w:val="00982C2E"/>
    <w:rsid w:val="00982D01"/>
    <w:rsid w:val="00982D9D"/>
    <w:rsid w:val="00982FBD"/>
    <w:rsid w:val="00983050"/>
    <w:rsid w:val="0098310F"/>
    <w:rsid w:val="009831A4"/>
    <w:rsid w:val="009831E4"/>
    <w:rsid w:val="0098320D"/>
    <w:rsid w:val="00983397"/>
    <w:rsid w:val="009833BB"/>
    <w:rsid w:val="009834AC"/>
    <w:rsid w:val="00983591"/>
    <w:rsid w:val="009835DA"/>
    <w:rsid w:val="00983629"/>
    <w:rsid w:val="00983665"/>
    <w:rsid w:val="0098369B"/>
    <w:rsid w:val="009836BB"/>
    <w:rsid w:val="0098372A"/>
    <w:rsid w:val="009837BE"/>
    <w:rsid w:val="00983813"/>
    <w:rsid w:val="0098388D"/>
    <w:rsid w:val="00983925"/>
    <w:rsid w:val="0098393A"/>
    <w:rsid w:val="00983AA9"/>
    <w:rsid w:val="00983B06"/>
    <w:rsid w:val="00983C24"/>
    <w:rsid w:val="00983C38"/>
    <w:rsid w:val="00983C5E"/>
    <w:rsid w:val="00983D3E"/>
    <w:rsid w:val="00983E75"/>
    <w:rsid w:val="00983EFA"/>
    <w:rsid w:val="00983F84"/>
    <w:rsid w:val="00983F96"/>
    <w:rsid w:val="0098407E"/>
    <w:rsid w:val="00984081"/>
    <w:rsid w:val="009840BD"/>
    <w:rsid w:val="0098415E"/>
    <w:rsid w:val="009841C6"/>
    <w:rsid w:val="009841EA"/>
    <w:rsid w:val="00984273"/>
    <w:rsid w:val="009842E3"/>
    <w:rsid w:val="00984467"/>
    <w:rsid w:val="009844C2"/>
    <w:rsid w:val="009844D6"/>
    <w:rsid w:val="0098454C"/>
    <w:rsid w:val="00984700"/>
    <w:rsid w:val="009847BB"/>
    <w:rsid w:val="009847BD"/>
    <w:rsid w:val="009848B3"/>
    <w:rsid w:val="009849B4"/>
    <w:rsid w:val="00984B19"/>
    <w:rsid w:val="00984B9D"/>
    <w:rsid w:val="00984DC9"/>
    <w:rsid w:val="00984F09"/>
    <w:rsid w:val="00984F29"/>
    <w:rsid w:val="00984F82"/>
    <w:rsid w:val="00984F87"/>
    <w:rsid w:val="00984F9A"/>
    <w:rsid w:val="00984FF0"/>
    <w:rsid w:val="00985045"/>
    <w:rsid w:val="009850A6"/>
    <w:rsid w:val="009850C0"/>
    <w:rsid w:val="00985136"/>
    <w:rsid w:val="0098513A"/>
    <w:rsid w:val="00985153"/>
    <w:rsid w:val="0098519E"/>
    <w:rsid w:val="009851C4"/>
    <w:rsid w:val="009852AD"/>
    <w:rsid w:val="0098547E"/>
    <w:rsid w:val="009855C5"/>
    <w:rsid w:val="0098564C"/>
    <w:rsid w:val="0098564D"/>
    <w:rsid w:val="009856D9"/>
    <w:rsid w:val="009856E6"/>
    <w:rsid w:val="0098570E"/>
    <w:rsid w:val="0098571D"/>
    <w:rsid w:val="009857BB"/>
    <w:rsid w:val="009857E3"/>
    <w:rsid w:val="0098585D"/>
    <w:rsid w:val="009858D4"/>
    <w:rsid w:val="00985915"/>
    <w:rsid w:val="009859C2"/>
    <w:rsid w:val="00985A3D"/>
    <w:rsid w:val="00985A91"/>
    <w:rsid w:val="00985B0A"/>
    <w:rsid w:val="00985B1C"/>
    <w:rsid w:val="00985B45"/>
    <w:rsid w:val="00985BB9"/>
    <w:rsid w:val="00985BBF"/>
    <w:rsid w:val="00985D66"/>
    <w:rsid w:val="00985DA9"/>
    <w:rsid w:val="00985DD3"/>
    <w:rsid w:val="00985E1B"/>
    <w:rsid w:val="00985E77"/>
    <w:rsid w:val="00985EC9"/>
    <w:rsid w:val="00985FBD"/>
    <w:rsid w:val="0098600F"/>
    <w:rsid w:val="0098605D"/>
    <w:rsid w:val="00986061"/>
    <w:rsid w:val="00986232"/>
    <w:rsid w:val="0098635B"/>
    <w:rsid w:val="00986490"/>
    <w:rsid w:val="00986544"/>
    <w:rsid w:val="00986596"/>
    <w:rsid w:val="0098662C"/>
    <w:rsid w:val="009866EE"/>
    <w:rsid w:val="00986714"/>
    <w:rsid w:val="0098680B"/>
    <w:rsid w:val="009868DD"/>
    <w:rsid w:val="00986925"/>
    <w:rsid w:val="009869CD"/>
    <w:rsid w:val="00986A8A"/>
    <w:rsid w:val="00986BCB"/>
    <w:rsid w:val="00986C53"/>
    <w:rsid w:val="00986D07"/>
    <w:rsid w:val="00986D13"/>
    <w:rsid w:val="00986D40"/>
    <w:rsid w:val="00986F40"/>
    <w:rsid w:val="00986FC6"/>
    <w:rsid w:val="00986FE5"/>
    <w:rsid w:val="009870A2"/>
    <w:rsid w:val="0098714F"/>
    <w:rsid w:val="00987172"/>
    <w:rsid w:val="009871AF"/>
    <w:rsid w:val="0098727C"/>
    <w:rsid w:val="009873E1"/>
    <w:rsid w:val="009873EE"/>
    <w:rsid w:val="00987453"/>
    <w:rsid w:val="00987493"/>
    <w:rsid w:val="00987556"/>
    <w:rsid w:val="00987693"/>
    <w:rsid w:val="0098784A"/>
    <w:rsid w:val="00987896"/>
    <w:rsid w:val="009878BB"/>
    <w:rsid w:val="009878C1"/>
    <w:rsid w:val="00987B65"/>
    <w:rsid w:val="00987B71"/>
    <w:rsid w:val="00987B79"/>
    <w:rsid w:val="00987BCE"/>
    <w:rsid w:val="00987BE3"/>
    <w:rsid w:val="00987DA9"/>
    <w:rsid w:val="00987F02"/>
    <w:rsid w:val="00987F3C"/>
    <w:rsid w:val="00987F4E"/>
    <w:rsid w:val="00987F8A"/>
    <w:rsid w:val="00987FA7"/>
    <w:rsid w:val="00987FB4"/>
    <w:rsid w:val="0099001A"/>
    <w:rsid w:val="009900B2"/>
    <w:rsid w:val="00990228"/>
    <w:rsid w:val="00990229"/>
    <w:rsid w:val="0099023E"/>
    <w:rsid w:val="00990311"/>
    <w:rsid w:val="00990340"/>
    <w:rsid w:val="009903BB"/>
    <w:rsid w:val="00990449"/>
    <w:rsid w:val="00990458"/>
    <w:rsid w:val="00990481"/>
    <w:rsid w:val="009905AB"/>
    <w:rsid w:val="00990641"/>
    <w:rsid w:val="00990740"/>
    <w:rsid w:val="00990753"/>
    <w:rsid w:val="009907AF"/>
    <w:rsid w:val="00990843"/>
    <w:rsid w:val="00990855"/>
    <w:rsid w:val="0099085A"/>
    <w:rsid w:val="009908D1"/>
    <w:rsid w:val="00990A09"/>
    <w:rsid w:val="00990A27"/>
    <w:rsid w:val="00990A2B"/>
    <w:rsid w:val="00990B13"/>
    <w:rsid w:val="00990BEB"/>
    <w:rsid w:val="00990C47"/>
    <w:rsid w:val="00990C4C"/>
    <w:rsid w:val="00990C8A"/>
    <w:rsid w:val="00990CF1"/>
    <w:rsid w:val="00990D08"/>
    <w:rsid w:val="00990D55"/>
    <w:rsid w:val="00990E5E"/>
    <w:rsid w:val="009911AC"/>
    <w:rsid w:val="009911BD"/>
    <w:rsid w:val="009911F9"/>
    <w:rsid w:val="009914C5"/>
    <w:rsid w:val="00991527"/>
    <w:rsid w:val="009915A3"/>
    <w:rsid w:val="009915BD"/>
    <w:rsid w:val="009916D4"/>
    <w:rsid w:val="00991709"/>
    <w:rsid w:val="0099192D"/>
    <w:rsid w:val="0099196D"/>
    <w:rsid w:val="009919CC"/>
    <w:rsid w:val="009919F1"/>
    <w:rsid w:val="00991A7E"/>
    <w:rsid w:val="00991B5D"/>
    <w:rsid w:val="00991BA5"/>
    <w:rsid w:val="00991BF6"/>
    <w:rsid w:val="00991C4B"/>
    <w:rsid w:val="00991D15"/>
    <w:rsid w:val="00991D1E"/>
    <w:rsid w:val="00991D2E"/>
    <w:rsid w:val="00991EB3"/>
    <w:rsid w:val="00991EF2"/>
    <w:rsid w:val="00991FDB"/>
    <w:rsid w:val="00992071"/>
    <w:rsid w:val="00992090"/>
    <w:rsid w:val="0099215D"/>
    <w:rsid w:val="0099225A"/>
    <w:rsid w:val="00992389"/>
    <w:rsid w:val="00992470"/>
    <w:rsid w:val="0099252B"/>
    <w:rsid w:val="00992557"/>
    <w:rsid w:val="009925CE"/>
    <w:rsid w:val="00992617"/>
    <w:rsid w:val="00992683"/>
    <w:rsid w:val="00992724"/>
    <w:rsid w:val="00992879"/>
    <w:rsid w:val="009928BC"/>
    <w:rsid w:val="00992906"/>
    <w:rsid w:val="0099297E"/>
    <w:rsid w:val="00992A08"/>
    <w:rsid w:val="00992A95"/>
    <w:rsid w:val="00992B76"/>
    <w:rsid w:val="00992BA1"/>
    <w:rsid w:val="00992D91"/>
    <w:rsid w:val="00992DF0"/>
    <w:rsid w:val="00992EFB"/>
    <w:rsid w:val="00993056"/>
    <w:rsid w:val="009930AC"/>
    <w:rsid w:val="00993177"/>
    <w:rsid w:val="00993184"/>
    <w:rsid w:val="009931A6"/>
    <w:rsid w:val="009931FE"/>
    <w:rsid w:val="00993212"/>
    <w:rsid w:val="0099327E"/>
    <w:rsid w:val="009932C9"/>
    <w:rsid w:val="009933DA"/>
    <w:rsid w:val="0099348D"/>
    <w:rsid w:val="00993558"/>
    <w:rsid w:val="00993653"/>
    <w:rsid w:val="009936AC"/>
    <w:rsid w:val="009938C3"/>
    <w:rsid w:val="00993938"/>
    <w:rsid w:val="00993960"/>
    <w:rsid w:val="009939B9"/>
    <w:rsid w:val="00993A60"/>
    <w:rsid w:val="00993BD8"/>
    <w:rsid w:val="00993C37"/>
    <w:rsid w:val="00993D34"/>
    <w:rsid w:val="00993D97"/>
    <w:rsid w:val="00993DB0"/>
    <w:rsid w:val="00993E10"/>
    <w:rsid w:val="00994020"/>
    <w:rsid w:val="009940D2"/>
    <w:rsid w:val="00994137"/>
    <w:rsid w:val="009941AA"/>
    <w:rsid w:val="009941D1"/>
    <w:rsid w:val="009942F9"/>
    <w:rsid w:val="00994369"/>
    <w:rsid w:val="0099439F"/>
    <w:rsid w:val="009943F7"/>
    <w:rsid w:val="00994438"/>
    <w:rsid w:val="00994473"/>
    <w:rsid w:val="00994517"/>
    <w:rsid w:val="009945C1"/>
    <w:rsid w:val="0099464D"/>
    <w:rsid w:val="00994664"/>
    <w:rsid w:val="009946F1"/>
    <w:rsid w:val="0099474E"/>
    <w:rsid w:val="009948AB"/>
    <w:rsid w:val="009948CC"/>
    <w:rsid w:val="00994910"/>
    <w:rsid w:val="0099492D"/>
    <w:rsid w:val="00994936"/>
    <w:rsid w:val="009949D9"/>
    <w:rsid w:val="00994B62"/>
    <w:rsid w:val="00994CA0"/>
    <w:rsid w:val="00994D29"/>
    <w:rsid w:val="00994E85"/>
    <w:rsid w:val="00994FF1"/>
    <w:rsid w:val="00995065"/>
    <w:rsid w:val="009950D8"/>
    <w:rsid w:val="0099525B"/>
    <w:rsid w:val="00995264"/>
    <w:rsid w:val="00995291"/>
    <w:rsid w:val="00995325"/>
    <w:rsid w:val="0099535E"/>
    <w:rsid w:val="009953FD"/>
    <w:rsid w:val="00995479"/>
    <w:rsid w:val="0099549F"/>
    <w:rsid w:val="00995508"/>
    <w:rsid w:val="00995523"/>
    <w:rsid w:val="00995543"/>
    <w:rsid w:val="009955B1"/>
    <w:rsid w:val="009955F3"/>
    <w:rsid w:val="0099563C"/>
    <w:rsid w:val="009957F2"/>
    <w:rsid w:val="00995891"/>
    <w:rsid w:val="0099590B"/>
    <w:rsid w:val="00995A43"/>
    <w:rsid w:val="00995A75"/>
    <w:rsid w:val="00995AB9"/>
    <w:rsid w:val="00995B2A"/>
    <w:rsid w:val="00995B5D"/>
    <w:rsid w:val="00995BA4"/>
    <w:rsid w:val="00995BF0"/>
    <w:rsid w:val="00995CD7"/>
    <w:rsid w:val="00995D6E"/>
    <w:rsid w:val="00995EA8"/>
    <w:rsid w:val="00995EB0"/>
    <w:rsid w:val="00995F52"/>
    <w:rsid w:val="00995FBB"/>
    <w:rsid w:val="00996029"/>
    <w:rsid w:val="009960B8"/>
    <w:rsid w:val="0099616E"/>
    <w:rsid w:val="00996397"/>
    <w:rsid w:val="00996451"/>
    <w:rsid w:val="00996497"/>
    <w:rsid w:val="0099652F"/>
    <w:rsid w:val="00996653"/>
    <w:rsid w:val="00996682"/>
    <w:rsid w:val="0099668E"/>
    <w:rsid w:val="00996706"/>
    <w:rsid w:val="0099671D"/>
    <w:rsid w:val="00996723"/>
    <w:rsid w:val="00996769"/>
    <w:rsid w:val="0099679D"/>
    <w:rsid w:val="00996829"/>
    <w:rsid w:val="0099683D"/>
    <w:rsid w:val="009969E3"/>
    <w:rsid w:val="00996AB7"/>
    <w:rsid w:val="00996AE0"/>
    <w:rsid w:val="00996B7D"/>
    <w:rsid w:val="00996CE6"/>
    <w:rsid w:val="00996DA8"/>
    <w:rsid w:val="00996EC3"/>
    <w:rsid w:val="00996EDA"/>
    <w:rsid w:val="00996EEE"/>
    <w:rsid w:val="00996F25"/>
    <w:rsid w:val="00996F6B"/>
    <w:rsid w:val="00996FA5"/>
    <w:rsid w:val="00997077"/>
    <w:rsid w:val="009970C5"/>
    <w:rsid w:val="00997239"/>
    <w:rsid w:val="00997256"/>
    <w:rsid w:val="00997288"/>
    <w:rsid w:val="009972EF"/>
    <w:rsid w:val="0099740D"/>
    <w:rsid w:val="0099741B"/>
    <w:rsid w:val="00997549"/>
    <w:rsid w:val="00997576"/>
    <w:rsid w:val="0099765F"/>
    <w:rsid w:val="0099766C"/>
    <w:rsid w:val="009976B1"/>
    <w:rsid w:val="0099777A"/>
    <w:rsid w:val="00997792"/>
    <w:rsid w:val="009977E7"/>
    <w:rsid w:val="00997805"/>
    <w:rsid w:val="009978C9"/>
    <w:rsid w:val="00997947"/>
    <w:rsid w:val="00997991"/>
    <w:rsid w:val="00997A90"/>
    <w:rsid w:val="00997ADB"/>
    <w:rsid w:val="00997B96"/>
    <w:rsid w:val="00997BA6"/>
    <w:rsid w:val="00997D4A"/>
    <w:rsid w:val="00997E01"/>
    <w:rsid w:val="00997E81"/>
    <w:rsid w:val="00997EDE"/>
    <w:rsid w:val="00997FA3"/>
    <w:rsid w:val="009A0014"/>
    <w:rsid w:val="009A0064"/>
    <w:rsid w:val="009A00EE"/>
    <w:rsid w:val="009A01CF"/>
    <w:rsid w:val="009A0226"/>
    <w:rsid w:val="009A02E5"/>
    <w:rsid w:val="009A033C"/>
    <w:rsid w:val="009A044B"/>
    <w:rsid w:val="009A04AD"/>
    <w:rsid w:val="009A054E"/>
    <w:rsid w:val="009A055F"/>
    <w:rsid w:val="009A076B"/>
    <w:rsid w:val="009A077A"/>
    <w:rsid w:val="009A086F"/>
    <w:rsid w:val="009A087A"/>
    <w:rsid w:val="009A08B0"/>
    <w:rsid w:val="009A08D9"/>
    <w:rsid w:val="009A09ED"/>
    <w:rsid w:val="009A0AC3"/>
    <w:rsid w:val="009A0AE5"/>
    <w:rsid w:val="009A0BDD"/>
    <w:rsid w:val="009A0C58"/>
    <w:rsid w:val="009A0C89"/>
    <w:rsid w:val="009A0CFD"/>
    <w:rsid w:val="009A0D42"/>
    <w:rsid w:val="009A0DE1"/>
    <w:rsid w:val="009A0E86"/>
    <w:rsid w:val="009A0EC7"/>
    <w:rsid w:val="009A0F54"/>
    <w:rsid w:val="009A0F5F"/>
    <w:rsid w:val="009A10E1"/>
    <w:rsid w:val="009A10F0"/>
    <w:rsid w:val="009A1197"/>
    <w:rsid w:val="009A121E"/>
    <w:rsid w:val="009A1245"/>
    <w:rsid w:val="009A1290"/>
    <w:rsid w:val="009A12BA"/>
    <w:rsid w:val="009A135A"/>
    <w:rsid w:val="009A141D"/>
    <w:rsid w:val="009A154D"/>
    <w:rsid w:val="009A1626"/>
    <w:rsid w:val="009A1646"/>
    <w:rsid w:val="009A17EE"/>
    <w:rsid w:val="009A1934"/>
    <w:rsid w:val="009A1976"/>
    <w:rsid w:val="009A1C63"/>
    <w:rsid w:val="009A2037"/>
    <w:rsid w:val="009A207A"/>
    <w:rsid w:val="009A20DA"/>
    <w:rsid w:val="009A20F3"/>
    <w:rsid w:val="009A21BD"/>
    <w:rsid w:val="009A22D5"/>
    <w:rsid w:val="009A2330"/>
    <w:rsid w:val="009A23AC"/>
    <w:rsid w:val="009A24C4"/>
    <w:rsid w:val="009A2526"/>
    <w:rsid w:val="009A2558"/>
    <w:rsid w:val="009A273C"/>
    <w:rsid w:val="009A278E"/>
    <w:rsid w:val="009A27C7"/>
    <w:rsid w:val="009A2830"/>
    <w:rsid w:val="009A2A18"/>
    <w:rsid w:val="009A2B4A"/>
    <w:rsid w:val="009A2CAB"/>
    <w:rsid w:val="009A2DBA"/>
    <w:rsid w:val="009A2E2A"/>
    <w:rsid w:val="009A2E8F"/>
    <w:rsid w:val="009A2F0F"/>
    <w:rsid w:val="009A3007"/>
    <w:rsid w:val="009A3197"/>
    <w:rsid w:val="009A32EA"/>
    <w:rsid w:val="009A3330"/>
    <w:rsid w:val="009A33AD"/>
    <w:rsid w:val="009A3457"/>
    <w:rsid w:val="009A3626"/>
    <w:rsid w:val="009A3676"/>
    <w:rsid w:val="009A3732"/>
    <w:rsid w:val="009A3843"/>
    <w:rsid w:val="009A3A41"/>
    <w:rsid w:val="009A3AFE"/>
    <w:rsid w:val="009A3BE1"/>
    <w:rsid w:val="009A3C3A"/>
    <w:rsid w:val="009A3C92"/>
    <w:rsid w:val="009A3C95"/>
    <w:rsid w:val="009A3D5A"/>
    <w:rsid w:val="009A3DCC"/>
    <w:rsid w:val="009A3E15"/>
    <w:rsid w:val="009A3E85"/>
    <w:rsid w:val="009A3ECB"/>
    <w:rsid w:val="009A3F20"/>
    <w:rsid w:val="009A4021"/>
    <w:rsid w:val="009A421F"/>
    <w:rsid w:val="009A4316"/>
    <w:rsid w:val="009A43F2"/>
    <w:rsid w:val="009A444B"/>
    <w:rsid w:val="009A466B"/>
    <w:rsid w:val="009A4750"/>
    <w:rsid w:val="009A47C3"/>
    <w:rsid w:val="009A47F1"/>
    <w:rsid w:val="009A4802"/>
    <w:rsid w:val="009A48DB"/>
    <w:rsid w:val="009A48DC"/>
    <w:rsid w:val="009A49D6"/>
    <w:rsid w:val="009A4A24"/>
    <w:rsid w:val="009A4A4F"/>
    <w:rsid w:val="009A4A78"/>
    <w:rsid w:val="009A4B19"/>
    <w:rsid w:val="009A4C7F"/>
    <w:rsid w:val="009A4D6B"/>
    <w:rsid w:val="009A4E6B"/>
    <w:rsid w:val="009A4E74"/>
    <w:rsid w:val="009A4E91"/>
    <w:rsid w:val="009A4EB7"/>
    <w:rsid w:val="009A4EE6"/>
    <w:rsid w:val="009A50AE"/>
    <w:rsid w:val="009A5167"/>
    <w:rsid w:val="009A525A"/>
    <w:rsid w:val="009A5315"/>
    <w:rsid w:val="009A5344"/>
    <w:rsid w:val="009A534F"/>
    <w:rsid w:val="009A5403"/>
    <w:rsid w:val="009A5428"/>
    <w:rsid w:val="009A545C"/>
    <w:rsid w:val="009A553D"/>
    <w:rsid w:val="009A575D"/>
    <w:rsid w:val="009A5875"/>
    <w:rsid w:val="009A588D"/>
    <w:rsid w:val="009A5A42"/>
    <w:rsid w:val="009A5AE4"/>
    <w:rsid w:val="009A5B73"/>
    <w:rsid w:val="009A5C82"/>
    <w:rsid w:val="009A5CA3"/>
    <w:rsid w:val="009A5D56"/>
    <w:rsid w:val="009A5E40"/>
    <w:rsid w:val="009A5FD6"/>
    <w:rsid w:val="009A6036"/>
    <w:rsid w:val="009A6129"/>
    <w:rsid w:val="009A6267"/>
    <w:rsid w:val="009A62D8"/>
    <w:rsid w:val="009A6392"/>
    <w:rsid w:val="009A63FA"/>
    <w:rsid w:val="009A6466"/>
    <w:rsid w:val="009A64A4"/>
    <w:rsid w:val="009A64FA"/>
    <w:rsid w:val="009A6504"/>
    <w:rsid w:val="009A6547"/>
    <w:rsid w:val="009A65A4"/>
    <w:rsid w:val="009A6648"/>
    <w:rsid w:val="009A675F"/>
    <w:rsid w:val="009A67C7"/>
    <w:rsid w:val="009A6852"/>
    <w:rsid w:val="009A686E"/>
    <w:rsid w:val="009A68AC"/>
    <w:rsid w:val="009A69CA"/>
    <w:rsid w:val="009A6BDE"/>
    <w:rsid w:val="009A6BDF"/>
    <w:rsid w:val="009A6BEB"/>
    <w:rsid w:val="009A6C82"/>
    <w:rsid w:val="009A70F3"/>
    <w:rsid w:val="009A7243"/>
    <w:rsid w:val="009A7348"/>
    <w:rsid w:val="009A73A4"/>
    <w:rsid w:val="009A7541"/>
    <w:rsid w:val="009A7697"/>
    <w:rsid w:val="009A774F"/>
    <w:rsid w:val="009A78C1"/>
    <w:rsid w:val="009A7925"/>
    <w:rsid w:val="009A7971"/>
    <w:rsid w:val="009A79C6"/>
    <w:rsid w:val="009A79D7"/>
    <w:rsid w:val="009A7A27"/>
    <w:rsid w:val="009A7AAB"/>
    <w:rsid w:val="009A7D53"/>
    <w:rsid w:val="009A7E81"/>
    <w:rsid w:val="009A7E83"/>
    <w:rsid w:val="009A7F4E"/>
    <w:rsid w:val="009AB754"/>
    <w:rsid w:val="009B0023"/>
    <w:rsid w:val="009B01A6"/>
    <w:rsid w:val="009B01C2"/>
    <w:rsid w:val="009B01F3"/>
    <w:rsid w:val="009B0311"/>
    <w:rsid w:val="009B0363"/>
    <w:rsid w:val="009B03DA"/>
    <w:rsid w:val="009B0423"/>
    <w:rsid w:val="009B0483"/>
    <w:rsid w:val="009B0498"/>
    <w:rsid w:val="009B0508"/>
    <w:rsid w:val="009B05F4"/>
    <w:rsid w:val="009B06EE"/>
    <w:rsid w:val="009B072D"/>
    <w:rsid w:val="009B07F6"/>
    <w:rsid w:val="009B0856"/>
    <w:rsid w:val="009B09ED"/>
    <w:rsid w:val="009B0B2B"/>
    <w:rsid w:val="009B0B94"/>
    <w:rsid w:val="009B0B98"/>
    <w:rsid w:val="009B0C2C"/>
    <w:rsid w:val="009B0CAB"/>
    <w:rsid w:val="009B0DAA"/>
    <w:rsid w:val="009B10E6"/>
    <w:rsid w:val="009B1180"/>
    <w:rsid w:val="009B138D"/>
    <w:rsid w:val="009B148C"/>
    <w:rsid w:val="009B1563"/>
    <w:rsid w:val="009B1714"/>
    <w:rsid w:val="009B17DA"/>
    <w:rsid w:val="009B187C"/>
    <w:rsid w:val="009B1920"/>
    <w:rsid w:val="009B19C6"/>
    <w:rsid w:val="009B19C7"/>
    <w:rsid w:val="009B1A1B"/>
    <w:rsid w:val="009B1A47"/>
    <w:rsid w:val="009B1A4E"/>
    <w:rsid w:val="009B1A77"/>
    <w:rsid w:val="009B1B03"/>
    <w:rsid w:val="009B1B24"/>
    <w:rsid w:val="009B1C3F"/>
    <w:rsid w:val="009B1C74"/>
    <w:rsid w:val="009B1CF0"/>
    <w:rsid w:val="009B1DB7"/>
    <w:rsid w:val="009B1EA6"/>
    <w:rsid w:val="009B1EFE"/>
    <w:rsid w:val="009B1F05"/>
    <w:rsid w:val="009B1F7E"/>
    <w:rsid w:val="009B1F9D"/>
    <w:rsid w:val="009B1FBF"/>
    <w:rsid w:val="009B203C"/>
    <w:rsid w:val="009B216C"/>
    <w:rsid w:val="009B2212"/>
    <w:rsid w:val="009B2216"/>
    <w:rsid w:val="009B2259"/>
    <w:rsid w:val="009B2292"/>
    <w:rsid w:val="009B22AF"/>
    <w:rsid w:val="009B22C3"/>
    <w:rsid w:val="009B238B"/>
    <w:rsid w:val="009B2390"/>
    <w:rsid w:val="009B23B4"/>
    <w:rsid w:val="009B23D0"/>
    <w:rsid w:val="009B240A"/>
    <w:rsid w:val="009B2476"/>
    <w:rsid w:val="009B249E"/>
    <w:rsid w:val="009B24D9"/>
    <w:rsid w:val="009B258B"/>
    <w:rsid w:val="009B260A"/>
    <w:rsid w:val="009B26AF"/>
    <w:rsid w:val="009B274A"/>
    <w:rsid w:val="009B2792"/>
    <w:rsid w:val="009B27D8"/>
    <w:rsid w:val="009B288B"/>
    <w:rsid w:val="009B2AA3"/>
    <w:rsid w:val="009B2BEF"/>
    <w:rsid w:val="009B2D15"/>
    <w:rsid w:val="009B2E47"/>
    <w:rsid w:val="009B2E54"/>
    <w:rsid w:val="009B2EBF"/>
    <w:rsid w:val="009B2F06"/>
    <w:rsid w:val="009B2F50"/>
    <w:rsid w:val="009B2F78"/>
    <w:rsid w:val="009B2FA4"/>
    <w:rsid w:val="009B3015"/>
    <w:rsid w:val="009B3026"/>
    <w:rsid w:val="009B302F"/>
    <w:rsid w:val="009B31CF"/>
    <w:rsid w:val="009B322A"/>
    <w:rsid w:val="009B3240"/>
    <w:rsid w:val="009B324F"/>
    <w:rsid w:val="009B32A4"/>
    <w:rsid w:val="009B3390"/>
    <w:rsid w:val="009B3396"/>
    <w:rsid w:val="009B3399"/>
    <w:rsid w:val="009B33C5"/>
    <w:rsid w:val="009B33E3"/>
    <w:rsid w:val="009B3458"/>
    <w:rsid w:val="009B355D"/>
    <w:rsid w:val="009B3602"/>
    <w:rsid w:val="009B363B"/>
    <w:rsid w:val="009B3651"/>
    <w:rsid w:val="009B36AA"/>
    <w:rsid w:val="009B37E2"/>
    <w:rsid w:val="009B383D"/>
    <w:rsid w:val="009B38A5"/>
    <w:rsid w:val="009B39D9"/>
    <w:rsid w:val="009B3A46"/>
    <w:rsid w:val="009B3AB7"/>
    <w:rsid w:val="009B3B07"/>
    <w:rsid w:val="009B3B26"/>
    <w:rsid w:val="009B3B31"/>
    <w:rsid w:val="009B3CFB"/>
    <w:rsid w:val="009B3DA4"/>
    <w:rsid w:val="009B3DB6"/>
    <w:rsid w:val="009B41B4"/>
    <w:rsid w:val="009B41F6"/>
    <w:rsid w:val="009B4229"/>
    <w:rsid w:val="009B4249"/>
    <w:rsid w:val="009B42E4"/>
    <w:rsid w:val="009B44A5"/>
    <w:rsid w:val="009B456B"/>
    <w:rsid w:val="009B45BC"/>
    <w:rsid w:val="009B4651"/>
    <w:rsid w:val="009B4773"/>
    <w:rsid w:val="009B47FF"/>
    <w:rsid w:val="009B499A"/>
    <w:rsid w:val="009B49F2"/>
    <w:rsid w:val="009B4AF3"/>
    <w:rsid w:val="009B4B0A"/>
    <w:rsid w:val="009B4B50"/>
    <w:rsid w:val="009B4BCB"/>
    <w:rsid w:val="009B4BD0"/>
    <w:rsid w:val="009B4CFB"/>
    <w:rsid w:val="009B4D3C"/>
    <w:rsid w:val="009B4D3F"/>
    <w:rsid w:val="009B4DC7"/>
    <w:rsid w:val="009B4EC5"/>
    <w:rsid w:val="009B4EED"/>
    <w:rsid w:val="009B4EEE"/>
    <w:rsid w:val="009B4F1F"/>
    <w:rsid w:val="009B4F38"/>
    <w:rsid w:val="009B4F3D"/>
    <w:rsid w:val="009B4F5A"/>
    <w:rsid w:val="009B51A3"/>
    <w:rsid w:val="009B521D"/>
    <w:rsid w:val="009B52FC"/>
    <w:rsid w:val="009B5347"/>
    <w:rsid w:val="009B5455"/>
    <w:rsid w:val="009B5509"/>
    <w:rsid w:val="009B5555"/>
    <w:rsid w:val="009B558B"/>
    <w:rsid w:val="009B55C1"/>
    <w:rsid w:val="009B55EC"/>
    <w:rsid w:val="009B5614"/>
    <w:rsid w:val="009B5650"/>
    <w:rsid w:val="009B569F"/>
    <w:rsid w:val="009B56A9"/>
    <w:rsid w:val="009B57E9"/>
    <w:rsid w:val="009B58D5"/>
    <w:rsid w:val="009B58D9"/>
    <w:rsid w:val="009B594A"/>
    <w:rsid w:val="009B5A0C"/>
    <w:rsid w:val="009B5A5C"/>
    <w:rsid w:val="009B5AD2"/>
    <w:rsid w:val="009B5BFF"/>
    <w:rsid w:val="009B5CAE"/>
    <w:rsid w:val="009B5CC8"/>
    <w:rsid w:val="009B5F27"/>
    <w:rsid w:val="009B5F60"/>
    <w:rsid w:val="009B5FA5"/>
    <w:rsid w:val="009B6010"/>
    <w:rsid w:val="009B6322"/>
    <w:rsid w:val="009B637C"/>
    <w:rsid w:val="009B6391"/>
    <w:rsid w:val="009B646D"/>
    <w:rsid w:val="009B64C1"/>
    <w:rsid w:val="009B65AF"/>
    <w:rsid w:val="009B6783"/>
    <w:rsid w:val="009B6820"/>
    <w:rsid w:val="009B6950"/>
    <w:rsid w:val="009B6968"/>
    <w:rsid w:val="009B6A96"/>
    <w:rsid w:val="009B6AA6"/>
    <w:rsid w:val="009B6C0F"/>
    <w:rsid w:val="009B6C1F"/>
    <w:rsid w:val="009B6D7E"/>
    <w:rsid w:val="009B6E1E"/>
    <w:rsid w:val="009B6E67"/>
    <w:rsid w:val="009B6EA8"/>
    <w:rsid w:val="009B6F33"/>
    <w:rsid w:val="009B6FC9"/>
    <w:rsid w:val="009B7067"/>
    <w:rsid w:val="009B70AA"/>
    <w:rsid w:val="009B71B1"/>
    <w:rsid w:val="009B71DF"/>
    <w:rsid w:val="009B7254"/>
    <w:rsid w:val="009B734D"/>
    <w:rsid w:val="009B73C3"/>
    <w:rsid w:val="009B73EB"/>
    <w:rsid w:val="009B745E"/>
    <w:rsid w:val="009B746B"/>
    <w:rsid w:val="009B74C9"/>
    <w:rsid w:val="009B7551"/>
    <w:rsid w:val="009B75BB"/>
    <w:rsid w:val="009B7603"/>
    <w:rsid w:val="009B76DA"/>
    <w:rsid w:val="009B77B0"/>
    <w:rsid w:val="009B78C0"/>
    <w:rsid w:val="009B79C7"/>
    <w:rsid w:val="009B7B31"/>
    <w:rsid w:val="009B7C95"/>
    <w:rsid w:val="009B7CBE"/>
    <w:rsid w:val="009B7D30"/>
    <w:rsid w:val="009B7DD0"/>
    <w:rsid w:val="009B7E1A"/>
    <w:rsid w:val="009B7E8A"/>
    <w:rsid w:val="009B7EB1"/>
    <w:rsid w:val="009B7F67"/>
    <w:rsid w:val="009B7FCA"/>
    <w:rsid w:val="009C0025"/>
    <w:rsid w:val="009C0047"/>
    <w:rsid w:val="009C00FA"/>
    <w:rsid w:val="009C015A"/>
    <w:rsid w:val="009C01AE"/>
    <w:rsid w:val="009C021A"/>
    <w:rsid w:val="009C022C"/>
    <w:rsid w:val="009C02E6"/>
    <w:rsid w:val="009C03C2"/>
    <w:rsid w:val="009C0506"/>
    <w:rsid w:val="009C0518"/>
    <w:rsid w:val="009C054E"/>
    <w:rsid w:val="009C057D"/>
    <w:rsid w:val="009C0696"/>
    <w:rsid w:val="009C07B6"/>
    <w:rsid w:val="009C07D8"/>
    <w:rsid w:val="009C08A5"/>
    <w:rsid w:val="009C0A00"/>
    <w:rsid w:val="009C0BF5"/>
    <w:rsid w:val="009C0C0D"/>
    <w:rsid w:val="009C0C76"/>
    <w:rsid w:val="009C0C99"/>
    <w:rsid w:val="009C0D09"/>
    <w:rsid w:val="009C0DA2"/>
    <w:rsid w:val="009C0DE4"/>
    <w:rsid w:val="009C0E70"/>
    <w:rsid w:val="009C0EEA"/>
    <w:rsid w:val="009C0F32"/>
    <w:rsid w:val="009C10F6"/>
    <w:rsid w:val="009C1237"/>
    <w:rsid w:val="009C1288"/>
    <w:rsid w:val="009C12F0"/>
    <w:rsid w:val="009C12FA"/>
    <w:rsid w:val="009C130F"/>
    <w:rsid w:val="009C1377"/>
    <w:rsid w:val="009C139E"/>
    <w:rsid w:val="009C146E"/>
    <w:rsid w:val="009C14F9"/>
    <w:rsid w:val="009C155C"/>
    <w:rsid w:val="009C162B"/>
    <w:rsid w:val="009C1657"/>
    <w:rsid w:val="009C1680"/>
    <w:rsid w:val="009C1752"/>
    <w:rsid w:val="009C1869"/>
    <w:rsid w:val="009C186D"/>
    <w:rsid w:val="009C1894"/>
    <w:rsid w:val="009C18DF"/>
    <w:rsid w:val="009C1941"/>
    <w:rsid w:val="009C19D4"/>
    <w:rsid w:val="009C1A2C"/>
    <w:rsid w:val="009C1B2C"/>
    <w:rsid w:val="009C1B57"/>
    <w:rsid w:val="009C1BFD"/>
    <w:rsid w:val="009C1CCF"/>
    <w:rsid w:val="009C1D24"/>
    <w:rsid w:val="009C1DEF"/>
    <w:rsid w:val="009C1E94"/>
    <w:rsid w:val="009C1F61"/>
    <w:rsid w:val="009C2071"/>
    <w:rsid w:val="009C20AE"/>
    <w:rsid w:val="009C20B9"/>
    <w:rsid w:val="009C21AA"/>
    <w:rsid w:val="009C21B1"/>
    <w:rsid w:val="009C239E"/>
    <w:rsid w:val="009C23D3"/>
    <w:rsid w:val="009C24A3"/>
    <w:rsid w:val="009C24DC"/>
    <w:rsid w:val="009C24FB"/>
    <w:rsid w:val="009C26C6"/>
    <w:rsid w:val="009C26DE"/>
    <w:rsid w:val="009C26F0"/>
    <w:rsid w:val="009C2752"/>
    <w:rsid w:val="009C27A1"/>
    <w:rsid w:val="009C27E5"/>
    <w:rsid w:val="009C2840"/>
    <w:rsid w:val="009C28D9"/>
    <w:rsid w:val="009C293C"/>
    <w:rsid w:val="009C2993"/>
    <w:rsid w:val="009C2A87"/>
    <w:rsid w:val="009C2AB1"/>
    <w:rsid w:val="009C2AB8"/>
    <w:rsid w:val="009C2B53"/>
    <w:rsid w:val="009C2CE7"/>
    <w:rsid w:val="009C2CEA"/>
    <w:rsid w:val="009C2EC2"/>
    <w:rsid w:val="009C2EC3"/>
    <w:rsid w:val="009C2F03"/>
    <w:rsid w:val="009C314B"/>
    <w:rsid w:val="009C3169"/>
    <w:rsid w:val="009C3200"/>
    <w:rsid w:val="009C32C6"/>
    <w:rsid w:val="009C330D"/>
    <w:rsid w:val="009C331B"/>
    <w:rsid w:val="009C34A4"/>
    <w:rsid w:val="009C34BB"/>
    <w:rsid w:val="009C35E5"/>
    <w:rsid w:val="009C3726"/>
    <w:rsid w:val="009C3792"/>
    <w:rsid w:val="009C37A8"/>
    <w:rsid w:val="009C3813"/>
    <w:rsid w:val="009C383D"/>
    <w:rsid w:val="009C39DE"/>
    <w:rsid w:val="009C3A12"/>
    <w:rsid w:val="009C3A9B"/>
    <w:rsid w:val="009C3AA6"/>
    <w:rsid w:val="009C3CEC"/>
    <w:rsid w:val="009C3E90"/>
    <w:rsid w:val="009C3EF6"/>
    <w:rsid w:val="009C3F46"/>
    <w:rsid w:val="009C3FB6"/>
    <w:rsid w:val="009C409E"/>
    <w:rsid w:val="009C40C8"/>
    <w:rsid w:val="009C413E"/>
    <w:rsid w:val="009C41D6"/>
    <w:rsid w:val="009C41E9"/>
    <w:rsid w:val="009C421B"/>
    <w:rsid w:val="009C42B7"/>
    <w:rsid w:val="009C42F4"/>
    <w:rsid w:val="009C4357"/>
    <w:rsid w:val="009C4473"/>
    <w:rsid w:val="009C4504"/>
    <w:rsid w:val="009C4517"/>
    <w:rsid w:val="009C4644"/>
    <w:rsid w:val="009C4707"/>
    <w:rsid w:val="009C4873"/>
    <w:rsid w:val="009C487E"/>
    <w:rsid w:val="009C4889"/>
    <w:rsid w:val="009C4A36"/>
    <w:rsid w:val="009C4A82"/>
    <w:rsid w:val="009C4BEB"/>
    <w:rsid w:val="009C4C2E"/>
    <w:rsid w:val="009C4D05"/>
    <w:rsid w:val="009C4D65"/>
    <w:rsid w:val="009C4E18"/>
    <w:rsid w:val="009C4E53"/>
    <w:rsid w:val="009C4ECF"/>
    <w:rsid w:val="009C4FC2"/>
    <w:rsid w:val="009C500F"/>
    <w:rsid w:val="009C505E"/>
    <w:rsid w:val="009C508D"/>
    <w:rsid w:val="009C509D"/>
    <w:rsid w:val="009C50C4"/>
    <w:rsid w:val="009C510F"/>
    <w:rsid w:val="009C51B0"/>
    <w:rsid w:val="009C5269"/>
    <w:rsid w:val="009C534D"/>
    <w:rsid w:val="009C5384"/>
    <w:rsid w:val="009C53A7"/>
    <w:rsid w:val="009C53DD"/>
    <w:rsid w:val="009C5462"/>
    <w:rsid w:val="009C55E6"/>
    <w:rsid w:val="009C563B"/>
    <w:rsid w:val="009C5881"/>
    <w:rsid w:val="009C594A"/>
    <w:rsid w:val="009C59A1"/>
    <w:rsid w:val="009C59F1"/>
    <w:rsid w:val="009C5B0B"/>
    <w:rsid w:val="009C5B0F"/>
    <w:rsid w:val="009C5B46"/>
    <w:rsid w:val="009C5B6E"/>
    <w:rsid w:val="009C5B8E"/>
    <w:rsid w:val="009C5BEC"/>
    <w:rsid w:val="009C5C8B"/>
    <w:rsid w:val="009C5CA7"/>
    <w:rsid w:val="009C5CCC"/>
    <w:rsid w:val="009C5D0A"/>
    <w:rsid w:val="009C5D5F"/>
    <w:rsid w:val="009C5D78"/>
    <w:rsid w:val="009C5DC1"/>
    <w:rsid w:val="009C5E07"/>
    <w:rsid w:val="009C6024"/>
    <w:rsid w:val="009C60CC"/>
    <w:rsid w:val="009C60D4"/>
    <w:rsid w:val="009C6173"/>
    <w:rsid w:val="009C6211"/>
    <w:rsid w:val="009C6258"/>
    <w:rsid w:val="009C628A"/>
    <w:rsid w:val="009C6292"/>
    <w:rsid w:val="009C62B2"/>
    <w:rsid w:val="009C639E"/>
    <w:rsid w:val="009C63ED"/>
    <w:rsid w:val="009C6414"/>
    <w:rsid w:val="009C6418"/>
    <w:rsid w:val="009C646A"/>
    <w:rsid w:val="009C64A0"/>
    <w:rsid w:val="009C6533"/>
    <w:rsid w:val="009C65B5"/>
    <w:rsid w:val="009C65BC"/>
    <w:rsid w:val="009C6623"/>
    <w:rsid w:val="009C662A"/>
    <w:rsid w:val="009C6726"/>
    <w:rsid w:val="009C6746"/>
    <w:rsid w:val="009C6763"/>
    <w:rsid w:val="009C6769"/>
    <w:rsid w:val="009C67F6"/>
    <w:rsid w:val="009C6825"/>
    <w:rsid w:val="009C6932"/>
    <w:rsid w:val="009C69EF"/>
    <w:rsid w:val="009C6A93"/>
    <w:rsid w:val="009C6AD4"/>
    <w:rsid w:val="009C6BF3"/>
    <w:rsid w:val="009C6C1C"/>
    <w:rsid w:val="009C6C48"/>
    <w:rsid w:val="009C6CBB"/>
    <w:rsid w:val="009C6CC2"/>
    <w:rsid w:val="009C6CD0"/>
    <w:rsid w:val="009C6D52"/>
    <w:rsid w:val="009C6F67"/>
    <w:rsid w:val="009C70DE"/>
    <w:rsid w:val="009C71F5"/>
    <w:rsid w:val="009C7222"/>
    <w:rsid w:val="009C7286"/>
    <w:rsid w:val="009C728F"/>
    <w:rsid w:val="009C732F"/>
    <w:rsid w:val="009C73BF"/>
    <w:rsid w:val="009C73E4"/>
    <w:rsid w:val="009C73F7"/>
    <w:rsid w:val="009C74A0"/>
    <w:rsid w:val="009C7526"/>
    <w:rsid w:val="009C7571"/>
    <w:rsid w:val="009C75CE"/>
    <w:rsid w:val="009C75F5"/>
    <w:rsid w:val="009C7620"/>
    <w:rsid w:val="009C7669"/>
    <w:rsid w:val="009C76D8"/>
    <w:rsid w:val="009C7751"/>
    <w:rsid w:val="009C794E"/>
    <w:rsid w:val="009C7967"/>
    <w:rsid w:val="009C7A97"/>
    <w:rsid w:val="009C7B29"/>
    <w:rsid w:val="009C7B9B"/>
    <w:rsid w:val="009C7BA6"/>
    <w:rsid w:val="009C7C08"/>
    <w:rsid w:val="009C7D95"/>
    <w:rsid w:val="009C7E18"/>
    <w:rsid w:val="009C7ED5"/>
    <w:rsid w:val="009D0009"/>
    <w:rsid w:val="009D0023"/>
    <w:rsid w:val="009D00A2"/>
    <w:rsid w:val="009D00C5"/>
    <w:rsid w:val="009D00DE"/>
    <w:rsid w:val="009D01AB"/>
    <w:rsid w:val="009D01AE"/>
    <w:rsid w:val="009D029C"/>
    <w:rsid w:val="009D02F2"/>
    <w:rsid w:val="009D0347"/>
    <w:rsid w:val="009D036A"/>
    <w:rsid w:val="009D039E"/>
    <w:rsid w:val="009D0441"/>
    <w:rsid w:val="009D0473"/>
    <w:rsid w:val="009D0520"/>
    <w:rsid w:val="009D0582"/>
    <w:rsid w:val="009D0656"/>
    <w:rsid w:val="009D06D7"/>
    <w:rsid w:val="009D0825"/>
    <w:rsid w:val="009D0833"/>
    <w:rsid w:val="009D0A8A"/>
    <w:rsid w:val="009D0AF8"/>
    <w:rsid w:val="009D0B03"/>
    <w:rsid w:val="009D0B35"/>
    <w:rsid w:val="009D0C2E"/>
    <w:rsid w:val="009D0C44"/>
    <w:rsid w:val="009D0C6C"/>
    <w:rsid w:val="009D0CC1"/>
    <w:rsid w:val="009D0CCF"/>
    <w:rsid w:val="009D0CFE"/>
    <w:rsid w:val="009D0DDF"/>
    <w:rsid w:val="009D0E10"/>
    <w:rsid w:val="009D0FF1"/>
    <w:rsid w:val="009D102A"/>
    <w:rsid w:val="009D106C"/>
    <w:rsid w:val="009D10E3"/>
    <w:rsid w:val="009D1166"/>
    <w:rsid w:val="009D11E9"/>
    <w:rsid w:val="009D13B9"/>
    <w:rsid w:val="009D13C6"/>
    <w:rsid w:val="009D1462"/>
    <w:rsid w:val="009D14EE"/>
    <w:rsid w:val="009D1648"/>
    <w:rsid w:val="009D1685"/>
    <w:rsid w:val="009D184D"/>
    <w:rsid w:val="009D1872"/>
    <w:rsid w:val="009D18D2"/>
    <w:rsid w:val="009D18FD"/>
    <w:rsid w:val="009D19F9"/>
    <w:rsid w:val="009D1A52"/>
    <w:rsid w:val="009D1B32"/>
    <w:rsid w:val="009D1B75"/>
    <w:rsid w:val="009D1C2B"/>
    <w:rsid w:val="009D1C56"/>
    <w:rsid w:val="009D1C74"/>
    <w:rsid w:val="009D1CD1"/>
    <w:rsid w:val="009D1EFD"/>
    <w:rsid w:val="009D1F06"/>
    <w:rsid w:val="009D1F89"/>
    <w:rsid w:val="009D200E"/>
    <w:rsid w:val="009D2153"/>
    <w:rsid w:val="009D22C8"/>
    <w:rsid w:val="009D22F9"/>
    <w:rsid w:val="009D2385"/>
    <w:rsid w:val="009D23FF"/>
    <w:rsid w:val="009D2485"/>
    <w:rsid w:val="009D2494"/>
    <w:rsid w:val="009D2526"/>
    <w:rsid w:val="009D2565"/>
    <w:rsid w:val="009D2568"/>
    <w:rsid w:val="009D2625"/>
    <w:rsid w:val="009D2660"/>
    <w:rsid w:val="009D2722"/>
    <w:rsid w:val="009D2755"/>
    <w:rsid w:val="009D276D"/>
    <w:rsid w:val="009D2795"/>
    <w:rsid w:val="009D28A9"/>
    <w:rsid w:val="009D28B4"/>
    <w:rsid w:val="009D28F7"/>
    <w:rsid w:val="009D291F"/>
    <w:rsid w:val="009D296C"/>
    <w:rsid w:val="009D29A7"/>
    <w:rsid w:val="009D2C44"/>
    <w:rsid w:val="009D2C5F"/>
    <w:rsid w:val="009D2DB4"/>
    <w:rsid w:val="009D2E35"/>
    <w:rsid w:val="009D2EA2"/>
    <w:rsid w:val="009D2EE9"/>
    <w:rsid w:val="009D2EEA"/>
    <w:rsid w:val="009D324D"/>
    <w:rsid w:val="009D324F"/>
    <w:rsid w:val="009D3337"/>
    <w:rsid w:val="009D3495"/>
    <w:rsid w:val="009D34CE"/>
    <w:rsid w:val="009D3543"/>
    <w:rsid w:val="009D35DA"/>
    <w:rsid w:val="009D365C"/>
    <w:rsid w:val="009D3687"/>
    <w:rsid w:val="009D3699"/>
    <w:rsid w:val="009D3795"/>
    <w:rsid w:val="009D3806"/>
    <w:rsid w:val="009D38AD"/>
    <w:rsid w:val="009D3A30"/>
    <w:rsid w:val="009D3A55"/>
    <w:rsid w:val="009D3A5A"/>
    <w:rsid w:val="009D3D64"/>
    <w:rsid w:val="009D3DD6"/>
    <w:rsid w:val="009D3DEC"/>
    <w:rsid w:val="009D3E2E"/>
    <w:rsid w:val="009D3F1A"/>
    <w:rsid w:val="009D3FAC"/>
    <w:rsid w:val="009D3FD4"/>
    <w:rsid w:val="009D401A"/>
    <w:rsid w:val="009D4065"/>
    <w:rsid w:val="009D40A8"/>
    <w:rsid w:val="009D41E8"/>
    <w:rsid w:val="009D4305"/>
    <w:rsid w:val="009D4347"/>
    <w:rsid w:val="009D43D8"/>
    <w:rsid w:val="009D44AD"/>
    <w:rsid w:val="009D4518"/>
    <w:rsid w:val="009D46EA"/>
    <w:rsid w:val="009D4736"/>
    <w:rsid w:val="009D476D"/>
    <w:rsid w:val="009D477C"/>
    <w:rsid w:val="009D48F4"/>
    <w:rsid w:val="009D4A19"/>
    <w:rsid w:val="009D4A3E"/>
    <w:rsid w:val="009D4AB7"/>
    <w:rsid w:val="009D4AE7"/>
    <w:rsid w:val="009D4AF4"/>
    <w:rsid w:val="009D4AFF"/>
    <w:rsid w:val="009D4B08"/>
    <w:rsid w:val="009D4B1D"/>
    <w:rsid w:val="009D4CCD"/>
    <w:rsid w:val="009D4D71"/>
    <w:rsid w:val="009D4E15"/>
    <w:rsid w:val="009D4E75"/>
    <w:rsid w:val="009D4F64"/>
    <w:rsid w:val="009D4F69"/>
    <w:rsid w:val="009D4FB5"/>
    <w:rsid w:val="009D501C"/>
    <w:rsid w:val="009D5047"/>
    <w:rsid w:val="009D5086"/>
    <w:rsid w:val="009D508D"/>
    <w:rsid w:val="009D50E4"/>
    <w:rsid w:val="009D52A7"/>
    <w:rsid w:val="009D5441"/>
    <w:rsid w:val="009D544C"/>
    <w:rsid w:val="009D54BF"/>
    <w:rsid w:val="009D5571"/>
    <w:rsid w:val="009D560A"/>
    <w:rsid w:val="009D56D9"/>
    <w:rsid w:val="009D56E5"/>
    <w:rsid w:val="009D5747"/>
    <w:rsid w:val="009D5873"/>
    <w:rsid w:val="009D5A82"/>
    <w:rsid w:val="009D5ADF"/>
    <w:rsid w:val="009D5AF6"/>
    <w:rsid w:val="009D5AFB"/>
    <w:rsid w:val="009D5C9F"/>
    <w:rsid w:val="009D5CA1"/>
    <w:rsid w:val="009D5CC8"/>
    <w:rsid w:val="009D5CFF"/>
    <w:rsid w:val="009D5D5D"/>
    <w:rsid w:val="009D5DFC"/>
    <w:rsid w:val="009D5F14"/>
    <w:rsid w:val="009D6017"/>
    <w:rsid w:val="009D60B3"/>
    <w:rsid w:val="009D60B4"/>
    <w:rsid w:val="009D60F2"/>
    <w:rsid w:val="009D61ED"/>
    <w:rsid w:val="009D6220"/>
    <w:rsid w:val="009D6259"/>
    <w:rsid w:val="009D62D9"/>
    <w:rsid w:val="009D637F"/>
    <w:rsid w:val="009D63E9"/>
    <w:rsid w:val="009D651D"/>
    <w:rsid w:val="009D65FF"/>
    <w:rsid w:val="009D668F"/>
    <w:rsid w:val="009D6692"/>
    <w:rsid w:val="009D6778"/>
    <w:rsid w:val="009D6780"/>
    <w:rsid w:val="009D67FA"/>
    <w:rsid w:val="009D689D"/>
    <w:rsid w:val="009D68F0"/>
    <w:rsid w:val="009D6912"/>
    <w:rsid w:val="009D69A9"/>
    <w:rsid w:val="009D69FA"/>
    <w:rsid w:val="009D6A9D"/>
    <w:rsid w:val="009D6B51"/>
    <w:rsid w:val="009D6C50"/>
    <w:rsid w:val="009D6E09"/>
    <w:rsid w:val="009D6EA2"/>
    <w:rsid w:val="009D6F7F"/>
    <w:rsid w:val="009D6F99"/>
    <w:rsid w:val="009D6FED"/>
    <w:rsid w:val="009D702C"/>
    <w:rsid w:val="009D7052"/>
    <w:rsid w:val="009D7064"/>
    <w:rsid w:val="009D7155"/>
    <w:rsid w:val="009D7202"/>
    <w:rsid w:val="009D724D"/>
    <w:rsid w:val="009D72B0"/>
    <w:rsid w:val="009D72C8"/>
    <w:rsid w:val="009D7308"/>
    <w:rsid w:val="009D7315"/>
    <w:rsid w:val="009D731D"/>
    <w:rsid w:val="009D7328"/>
    <w:rsid w:val="009D75E5"/>
    <w:rsid w:val="009D75F8"/>
    <w:rsid w:val="009D775B"/>
    <w:rsid w:val="009D77AF"/>
    <w:rsid w:val="009D79A5"/>
    <w:rsid w:val="009D79E2"/>
    <w:rsid w:val="009D7BB7"/>
    <w:rsid w:val="009D7BBF"/>
    <w:rsid w:val="009D7BFA"/>
    <w:rsid w:val="009D7C5B"/>
    <w:rsid w:val="009D7C85"/>
    <w:rsid w:val="009D7CD5"/>
    <w:rsid w:val="009D7D7E"/>
    <w:rsid w:val="009D7E63"/>
    <w:rsid w:val="009D7ED8"/>
    <w:rsid w:val="009D7EE6"/>
    <w:rsid w:val="009E0223"/>
    <w:rsid w:val="009E02C5"/>
    <w:rsid w:val="009E02FD"/>
    <w:rsid w:val="009E0443"/>
    <w:rsid w:val="009E0449"/>
    <w:rsid w:val="009E051E"/>
    <w:rsid w:val="009E0565"/>
    <w:rsid w:val="009E061F"/>
    <w:rsid w:val="009E0652"/>
    <w:rsid w:val="009E06D2"/>
    <w:rsid w:val="009E0792"/>
    <w:rsid w:val="009E08B0"/>
    <w:rsid w:val="009E0A3F"/>
    <w:rsid w:val="009E0ACF"/>
    <w:rsid w:val="009E0AD6"/>
    <w:rsid w:val="009E0B3F"/>
    <w:rsid w:val="009E0D39"/>
    <w:rsid w:val="009E0D45"/>
    <w:rsid w:val="009E0DA9"/>
    <w:rsid w:val="009E0E09"/>
    <w:rsid w:val="009E0E55"/>
    <w:rsid w:val="009E102E"/>
    <w:rsid w:val="009E12C6"/>
    <w:rsid w:val="009E144B"/>
    <w:rsid w:val="009E14D0"/>
    <w:rsid w:val="009E1543"/>
    <w:rsid w:val="009E15C2"/>
    <w:rsid w:val="009E1632"/>
    <w:rsid w:val="009E1635"/>
    <w:rsid w:val="009E1727"/>
    <w:rsid w:val="009E17A7"/>
    <w:rsid w:val="009E17B3"/>
    <w:rsid w:val="009E186C"/>
    <w:rsid w:val="009E1917"/>
    <w:rsid w:val="009E1AAD"/>
    <w:rsid w:val="009E1ADC"/>
    <w:rsid w:val="009E1B58"/>
    <w:rsid w:val="009E1BD0"/>
    <w:rsid w:val="009E1C21"/>
    <w:rsid w:val="009E1CA3"/>
    <w:rsid w:val="009E1D94"/>
    <w:rsid w:val="009E1DEC"/>
    <w:rsid w:val="009E1ED2"/>
    <w:rsid w:val="009E1EE1"/>
    <w:rsid w:val="009E1F8E"/>
    <w:rsid w:val="009E1FE1"/>
    <w:rsid w:val="009E2002"/>
    <w:rsid w:val="009E2126"/>
    <w:rsid w:val="009E21F4"/>
    <w:rsid w:val="009E21F8"/>
    <w:rsid w:val="009E229E"/>
    <w:rsid w:val="009E2360"/>
    <w:rsid w:val="009E2422"/>
    <w:rsid w:val="009E248A"/>
    <w:rsid w:val="009E250E"/>
    <w:rsid w:val="009E253A"/>
    <w:rsid w:val="009E268B"/>
    <w:rsid w:val="009E269A"/>
    <w:rsid w:val="009E2867"/>
    <w:rsid w:val="009E28BA"/>
    <w:rsid w:val="009E28DF"/>
    <w:rsid w:val="009E28F5"/>
    <w:rsid w:val="009E2AA0"/>
    <w:rsid w:val="009E2AAB"/>
    <w:rsid w:val="009E2AF9"/>
    <w:rsid w:val="009E2B50"/>
    <w:rsid w:val="009E2C32"/>
    <w:rsid w:val="009E2C86"/>
    <w:rsid w:val="009E2D23"/>
    <w:rsid w:val="009E2D96"/>
    <w:rsid w:val="009E2D9B"/>
    <w:rsid w:val="009E2E38"/>
    <w:rsid w:val="009E2E93"/>
    <w:rsid w:val="009E32E1"/>
    <w:rsid w:val="009E32F9"/>
    <w:rsid w:val="009E3348"/>
    <w:rsid w:val="009E3488"/>
    <w:rsid w:val="009E349E"/>
    <w:rsid w:val="009E357E"/>
    <w:rsid w:val="009E3670"/>
    <w:rsid w:val="009E3706"/>
    <w:rsid w:val="009E3795"/>
    <w:rsid w:val="009E37D3"/>
    <w:rsid w:val="009E3834"/>
    <w:rsid w:val="009E38F7"/>
    <w:rsid w:val="009E3946"/>
    <w:rsid w:val="009E3BF6"/>
    <w:rsid w:val="009E3C59"/>
    <w:rsid w:val="009E3EB8"/>
    <w:rsid w:val="009E3F13"/>
    <w:rsid w:val="009E3FB4"/>
    <w:rsid w:val="009E4087"/>
    <w:rsid w:val="009E40F1"/>
    <w:rsid w:val="009E4137"/>
    <w:rsid w:val="009E4141"/>
    <w:rsid w:val="009E419E"/>
    <w:rsid w:val="009E41BB"/>
    <w:rsid w:val="009E432A"/>
    <w:rsid w:val="009E4361"/>
    <w:rsid w:val="009E43E5"/>
    <w:rsid w:val="009E4467"/>
    <w:rsid w:val="009E448B"/>
    <w:rsid w:val="009E44E8"/>
    <w:rsid w:val="009E4531"/>
    <w:rsid w:val="009E455A"/>
    <w:rsid w:val="009E457C"/>
    <w:rsid w:val="009E45BB"/>
    <w:rsid w:val="009E4613"/>
    <w:rsid w:val="009E46A8"/>
    <w:rsid w:val="009E477B"/>
    <w:rsid w:val="009E4843"/>
    <w:rsid w:val="009E4847"/>
    <w:rsid w:val="009E4897"/>
    <w:rsid w:val="009E4925"/>
    <w:rsid w:val="009E4A11"/>
    <w:rsid w:val="009E4AB6"/>
    <w:rsid w:val="009E4B28"/>
    <w:rsid w:val="009E4C4D"/>
    <w:rsid w:val="009E4C56"/>
    <w:rsid w:val="009E4C6F"/>
    <w:rsid w:val="009E4D14"/>
    <w:rsid w:val="009E4ED5"/>
    <w:rsid w:val="009E4EDE"/>
    <w:rsid w:val="009E4F91"/>
    <w:rsid w:val="009E516F"/>
    <w:rsid w:val="009E518A"/>
    <w:rsid w:val="009E51DA"/>
    <w:rsid w:val="009E5256"/>
    <w:rsid w:val="009E5282"/>
    <w:rsid w:val="009E5285"/>
    <w:rsid w:val="009E52FF"/>
    <w:rsid w:val="009E5324"/>
    <w:rsid w:val="009E536D"/>
    <w:rsid w:val="009E548E"/>
    <w:rsid w:val="009E55AA"/>
    <w:rsid w:val="009E55B4"/>
    <w:rsid w:val="009E55B6"/>
    <w:rsid w:val="009E5605"/>
    <w:rsid w:val="009E57A8"/>
    <w:rsid w:val="009E57C6"/>
    <w:rsid w:val="009E5840"/>
    <w:rsid w:val="009E58A3"/>
    <w:rsid w:val="009E58E3"/>
    <w:rsid w:val="009E58E9"/>
    <w:rsid w:val="009E592D"/>
    <w:rsid w:val="009E5B2D"/>
    <w:rsid w:val="009E5BA3"/>
    <w:rsid w:val="009E5BFE"/>
    <w:rsid w:val="009E5C0C"/>
    <w:rsid w:val="009E5C25"/>
    <w:rsid w:val="009E5CC5"/>
    <w:rsid w:val="009E5CEC"/>
    <w:rsid w:val="009E5D28"/>
    <w:rsid w:val="009E5D9B"/>
    <w:rsid w:val="009E5DA4"/>
    <w:rsid w:val="009E5E61"/>
    <w:rsid w:val="009E5E77"/>
    <w:rsid w:val="009E5FD0"/>
    <w:rsid w:val="009E60E8"/>
    <w:rsid w:val="009E6231"/>
    <w:rsid w:val="009E627A"/>
    <w:rsid w:val="009E63BE"/>
    <w:rsid w:val="009E6405"/>
    <w:rsid w:val="009E64E2"/>
    <w:rsid w:val="009E64E7"/>
    <w:rsid w:val="009E6621"/>
    <w:rsid w:val="009E6625"/>
    <w:rsid w:val="009E67A6"/>
    <w:rsid w:val="009E67CC"/>
    <w:rsid w:val="009E6879"/>
    <w:rsid w:val="009E6908"/>
    <w:rsid w:val="009E690C"/>
    <w:rsid w:val="009E6923"/>
    <w:rsid w:val="009E6925"/>
    <w:rsid w:val="009E698E"/>
    <w:rsid w:val="009E6AE2"/>
    <w:rsid w:val="009E6BC1"/>
    <w:rsid w:val="009E6C25"/>
    <w:rsid w:val="009E6CF4"/>
    <w:rsid w:val="009E6D58"/>
    <w:rsid w:val="009E6E8A"/>
    <w:rsid w:val="009E6F2F"/>
    <w:rsid w:val="009E70CC"/>
    <w:rsid w:val="009E70D8"/>
    <w:rsid w:val="009E7120"/>
    <w:rsid w:val="009E7140"/>
    <w:rsid w:val="009E715F"/>
    <w:rsid w:val="009E717C"/>
    <w:rsid w:val="009E71D2"/>
    <w:rsid w:val="009E7230"/>
    <w:rsid w:val="009E72AE"/>
    <w:rsid w:val="009E737A"/>
    <w:rsid w:val="009E739A"/>
    <w:rsid w:val="009E7615"/>
    <w:rsid w:val="009E76C7"/>
    <w:rsid w:val="009E772A"/>
    <w:rsid w:val="009E772D"/>
    <w:rsid w:val="009E782D"/>
    <w:rsid w:val="009E78E9"/>
    <w:rsid w:val="009E78EF"/>
    <w:rsid w:val="009E79BE"/>
    <w:rsid w:val="009E7AF7"/>
    <w:rsid w:val="009E7BDE"/>
    <w:rsid w:val="009E7C80"/>
    <w:rsid w:val="009E7CDC"/>
    <w:rsid w:val="009E7CEB"/>
    <w:rsid w:val="009E7D50"/>
    <w:rsid w:val="009E7D69"/>
    <w:rsid w:val="009E7DF1"/>
    <w:rsid w:val="009E7DFE"/>
    <w:rsid w:val="009E7E02"/>
    <w:rsid w:val="009E7EFD"/>
    <w:rsid w:val="009E7FC3"/>
    <w:rsid w:val="009F0007"/>
    <w:rsid w:val="009F003D"/>
    <w:rsid w:val="009F00EA"/>
    <w:rsid w:val="009F00EB"/>
    <w:rsid w:val="009F0195"/>
    <w:rsid w:val="009F021F"/>
    <w:rsid w:val="009F0269"/>
    <w:rsid w:val="009F0356"/>
    <w:rsid w:val="009F0365"/>
    <w:rsid w:val="009F0412"/>
    <w:rsid w:val="009F04D5"/>
    <w:rsid w:val="009F0947"/>
    <w:rsid w:val="009F0966"/>
    <w:rsid w:val="009F09B1"/>
    <w:rsid w:val="009F09E6"/>
    <w:rsid w:val="009F09F8"/>
    <w:rsid w:val="009F0A47"/>
    <w:rsid w:val="009F0AAD"/>
    <w:rsid w:val="009F0ADC"/>
    <w:rsid w:val="009F0CF7"/>
    <w:rsid w:val="009F0D58"/>
    <w:rsid w:val="009F0E8F"/>
    <w:rsid w:val="009F0F14"/>
    <w:rsid w:val="009F0F77"/>
    <w:rsid w:val="009F101F"/>
    <w:rsid w:val="009F1034"/>
    <w:rsid w:val="009F10A8"/>
    <w:rsid w:val="009F10B7"/>
    <w:rsid w:val="009F1188"/>
    <w:rsid w:val="009F1199"/>
    <w:rsid w:val="009F1222"/>
    <w:rsid w:val="009F12C1"/>
    <w:rsid w:val="009F137B"/>
    <w:rsid w:val="009F137D"/>
    <w:rsid w:val="009F13A5"/>
    <w:rsid w:val="009F1472"/>
    <w:rsid w:val="009F149B"/>
    <w:rsid w:val="009F1504"/>
    <w:rsid w:val="009F1512"/>
    <w:rsid w:val="009F157A"/>
    <w:rsid w:val="009F1641"/>
    <w:rsid w:val="009F1665"/>
    <w:rsid w:val="009F1711"/>
    <w:rsid w:val="009F187C"/>
    <w:rsid w:val="009F18AD"/>
    <w:rsid w:val="009F193C"/>
    <w:rsid w:val="009F1945"/>
    <w:rsid w:val="009F1A7F"/>
    <w:rsid w:val="009F1A84"/>
    <w:rsid w:val="009F1BC3"/>
    <w:rsid w:val="009F1BF2"/>
    <w:rsid w:val="009F1C1A"/>
    <w:rsid w:val="009F1CD7"/>
    <w:rsid w:val="009F1CEB"/>
    <w:rsid w:val="009F1D50"/>
    <w:rsid w:val="009F1DC3"/>
    <w:rsid w:val="009F1E96"/>
    <w:rsid w:val="009F1F43"/>
    <w:rsid w:val="009F1F8E"/>
    <w:rsid w:val="009F1FAD"/>
    <w:rsid w:val="009F204C"/>
    <w:rsid w:val="009F23CB"/>
    <w:rsid w:val="009F23D9"/>
    <w:rsid w:val="009F23F0"/>
    <w:rsid w:val="009F243A"/>
    <w:rsid w:val="009F24ED"/>
    <w:rsid w:val="009F2537"/>
    <w:rsid w:val="009F25AD"/>
    <w:rsid w:val="009F25BD"/>
    <w:rsid w:val="009F2652"/>
    <w:rsid w:val="009F26E4"/>
    <w:rsid w:val="009F2849"/>
    <w:rsid w:val="009F2868"/>
    <w:rsid w:val="009F28F2"/>
    <w:rsid w:val="009F2916"/>
    <w:rsid w:val="009F29A6"/>
    <w:rsid w:val="009F29FB"/>
    <w:rsid w:val="009F29FC"/>
    <w:rsid w:val="009F2A08"/>
    <w:rsid w:val="009F2A87"/>
    <w:rsid w:val="009F2A91"/>
    <w:rsid w:val="009F2C8B"/>
    <w:rsid w:val="009F2CD1"/>
    <w:rsid w:val="009F2DCE"/>
    <w:rsid w:val="009F2E60"/>
    <w:rsid w:val="009F2EA5"/>
    <w:rsid w:val="009F2F77"/>
    <w:rsid w:val="009F2F7D"/>
    <w:rsid w:val="009F2F8B"/>
    <w:rsid w:val="009F3124"/>
    <w:rsid w:val="009F3287"/>
    <w:rsid w:val="009F329D"/>
    <w:rsid w:val="009F32A6"/>
    <w:rsid w:val="009F32B0"/>
    <w:rsid w:val="009F335B"/>
    <w:rsid w:val="009F3452"/>
    <w:rsid w:val="009F34C2"/>
    <w:rsid w:val="009F34D5"/>
    <w:rsid w:val="009F34EF"/>
    <w:rsid w:val="009F35CB"/>
    <w:rsid w:val="009F3631"/>
    <w:rsid w:val="009F38A1"/>
    <w:rsid w:val="009F38E6"/>
    <w:rsid w:val="009F391B"/>
    <w:rsid w:val="009F3A00"/>
    <w:rsid w:val="009F3A92"/>
    <w:rsid w:val="009F3AA5"/>
    <w:rsid w:val="009F3B29"/>
    <w:rsid w:val="009F3B64"/>
    <w:rsid w:val="009F3C6C"/>
    <w:rsid w:val="009F3C7B"/>
    <w:rsid w:val="009F3E60"/>
    <w:rsid w:val="009F3E7D"/>
    <w:rsid w:val="009F3ECA"/>
    <w:rsid w:val="009F3EE0"/>
    <w:rsid w:val="009F3EF1"/>
    <w:rsid w:val="009F3F2A"/>
    <w:rsid w:val="009F3F82"/>
    <w:rsid w:val="009F4129"/>
    <w:rsid w:val="009F41BC"/>
    <w:rsid w:val="009F4343"/>
    <w:rsid w:val="009F43A9"/>
    <w:rsid w:val="009F4406"/>
    <w:rsid w:val="009F4432"/>
    <w:rsid w:val="009F4551"/>
    <w:rsid w:val="009F464C"/>
    <w:rsid w:val="009F467C"/>
    <w:rsid w:val="009F482F"/>
    <w:rsid w:val="009F4872"/>
    <w:rsid w:val="009F48C7"/>
    <w:rsid w:val="009F4904"/>
    <w:rsid w:val="009F4A81"/>
    <w:rsid w:val="009F4BE9"/>
    <w:rsid w:val="009F4C33"/>
    <w:rsid w:val="009F4C71"/>
    <w:rsid w:val="009F4CB6"/>
    <w:rsid w:val="009F4D27"/>
    <w:rsid w:val="009F4DD9"/>
    <w:rsid w:val="009F4F04"/>
    <w:rsid w:val="009F4FBD"/>
    <w:rsid w:val="009F4FE3"/>
    <w:rsid w:val="009F503F"/>
    <w:rsid w:val="009F504C"/>
    <w:rsid w:val="009F50B1"/>
    <w:rsid w:val="009F512D"/>
    <w:rsid w:val="009F5209"/>
    <w:rsid w:val="009F5293"/>
    <w:rsid w:val="009F534C"/>
    <w:rsid w:val="009F53BA"/>
    <w:rsid w:val="009F553A"/>
    <w:rsid w:val="009F55A9"/>
    <w:rsid w:val="009F5645"/>
    <w:rsid w:val="009F56C0"/>
    <w:rsid w:val="009F56C3"/>
    <w:rsid w:val="009F5702"/>
    <w:rsid w:val="009F570B"/>
    <w:rsid w:val="009F5712"/>
    <w:rsid w:val="009F5771"/>
    <w:rsid w:val="009F5774"/>
    <w:rsid w:val="009F58E4"/>
    <w:rsid w:val="009F594C"/>
    <w:rsid w:val="009F5A1E"/>
    <w:rsid w:val="009F5A93"/>
    <w:rsid w:val="009F5B0F"/>
    <w:rsid w:val="009F5B44"/>
    <w:rsid w:val="009F5BA5"/>
    <w:rsid w:val="009F5BD8"/>
    <w:rsid w:val="009F5CF4"/>
    <w:rsid w:val="009F5DA1"/>
    <w:rsid w:val="009F5DDF"/>
    <w:rsid w:val="009F5ECD"/>
    <w:rsid w:val="009F5F6C"/>
    <w:rsid w:val="009F5FDE"/>
    <w:rsid w:val="009F6247"/>
    <w:rsid w:val="009F6289"/>
    <w:rsid w:val="009F6314"/>
    <w:rsid w:val="009F632F"/>
    <w:rsid w:val="009F634E"/>
    <w:rsid w:val="009F637C"/>
    <w:rsid w:val="009F63BD"/>
    <w:rsid w:val="009F6469"/>
    <w:rsid w:val="009F64F3"/>
    <w:rsid w:val="009F6580"/>
    <w:rsid w:val="009F6608"/>
    <w:rsid w:val="009F670E"/>
    <w:rsid w:val="009F6781"/>
    <w:rsid w:val="009F69A6"/>
    <w:rsid w:val="009F6B3B"/>
    <w:rsid w:val="009F6B6E"/>
    <w:rsid w:val="009F6BB2"/>
    <w:rsid w:val="009F6BF8"/>
    <w:rsid w:val="009F6C5A"/>
    <w:rsid w:val="009F6CCB"/>
    <w:rsid w:val="009F6D1D"/>
    <w:rsid w:val="009F6D30"/>
    <w:rsid w:val="009F6E47"/>
    <w:rsid w:val="009F6E52"/>
    <w:rsid w:val="009F6EDF"/>
    <w:rsid w:val="009F6EEB"/>
    <w:rsid w:val="009F711D"/>
    <w:rsid w:val="009F7160"/>
    <w:rsid w:val="009F722C"/>
    <w:rsid w:val="009F72A2"/>
    <w:rsid w:val="009F72EC"/>
    <w:rsid w:val="009F737E"/>
    <w:rsid w:val="009F7481"/>
    <w:rsid w:val="009F74B6"/>
    <w:rsid w:val="009F7547"/>
    <w:rsid w:val="009F7658"/>
    <w:rsid w:val="009F773B"/>
    <w:rsid w:val="009F775C"/>
    <w:rsid w:val="009F7825"/>
    <w:rsid w:val="009F78FE"/>
    <w:rsid w:val="009F7972"/>
    <w:rsid w:val="009F799C"/>
    <w:rsid w:val="009F79A8"/>
    <w:rsid w:val="009F7A0E"/>
    <w:rsid w:val="009F7A41"/>
    <w:rsid w:val="009F7A43"/>
    <w:rsid w:val="009F7C62"/>
    <w:rsid w:val="009F7CEB"/>
    <w:rsid w:val="009F7D5F"/>
    <w:rsid w:val="009F7DB7"/>
    <w:rsid w:val="009F7DC4"/>
    <w:rsid w:val="009F7E17"/>
    <w:rsid w:val="009F7E69"/>
    <w:rsid w:val="009F7E6C"/>
    <w:rsid w:val="00A000C0"/>
    <w:rsid w:val="00A000E4"/>
    <w:rsid w:val="00A00176"/>
    <w:rsid w:val="00A0021E"/>
    <w:rsid w:val="00A00478"/>
    <w:rsid w:val="00A00498"/>
    <w:rsid w:val="00A004E1"/>
    <w:rsid w:val="00A004FA"/>
    <w:rsid w:val="00A00537"/>
    <w:rsid w:val="00A0057B"/>
    <w:rsid w:val="00A005AC"/>
    <w:rsid w:val="00A00632"/>
    <w:rsid w:val="00A00642"/>
    <w:rsid w:val="00A00689"/>
    <w:rsid w:val="00A006D6"/>
    <w:rsid w:val="00A006DB"/>
    <w:rsid w:val="00A0070D"/>
    <w:rsid w:val="00A008A7"/>
    <w:rsid w:val="00A008F8"/>
    <w:rsid w:val="00A00913"/>
    <w:rsid w:val="00A0095E"/>
    <w:rsid w:val="00A00A41"/>
    <w:rsid w:val="00A00ABE"/>
    <w:rsid w:val="00A00B38"/>
    <w:rsid w:val="00A00C11"/>
    <w:rsid w:val="00A00CA8"/>
    <w:rsid w:val="00A00D4E"/>
    <w:rsid w:val="00A00D78"/>
    <w:rsid w:val="00A00DD9"/>
    <w:rsid w:val="00A0103A"/>
    <w:rsid w:val="00A01075"/>
    <w:rsid w:val="00A01084"/>
    <w:rsid w:val="00A01149"/>
    <w:rsid w:val="00A011E0"/>
    <w:rsid w:val="00A01205"/>
    <w:rsid w:val="00A01222"/>
    <w:rsid w:val="00A01277"/>
    <w:rsid w:val="00A012AB"/>
    <w:rsid w:val="00A01309"/>
    <w:rsid w:val="00A01387"/>
    <w:rsid w:val="00A013DE"/>
    <w:rsid w:val="00A01618"/>
    <w:rsid w:val="00A016BF"/>
    <w:rsid w:val="00A016C7"/>
    <w:rsid w:val="00A01712"/>
    <w:rsid w:val="00A017E1"/>
    <w:rsid w:val="00A018AD"/>
    <w:rsid w:val="00A0195F"/>
    <w:rsid w:val="00A019C3"/>
    <w:rsid w:val="00A019E5"/>
    <w:rsid w:val="00A01A5A"/>
    <w:rsid w:val="00A01A6E"/>
    <w:rsid w:val="00A01ACB"/>
    <w:rsid w:val="00A01ACE"/>
    <w:rsid w:val="00A01C86"/>
    <w:rsid w:val="00A01CC4"/>
    <w:rsid w:val="00A01D49"/>
    <w:rsid w:val="00A01D69"/>
    <w:rsid w:val="00A01D6D"/>
    <w:rsid w:val="00A01DA5"/>
    <w:rsid w:val="00A01E63"/>
    <w:rsid w:val="00A01ED8"/>
    <w:rsid w:val="00A01F3C"/>
    <w:rsid w:val="00A0201A"/>
    <w:rsid w:val="00A020BC"/>
    <w:rsid w:val="00A0217E"/>
    <w:rsid w:val="00A02291"/>
    <w:rsid w:val="00A023B3"/>
    <w:rsid w:val="00A0240C"/>
    <w:rsid w:val="00A02494"/>
    <w:rsid w:val="00A024DC"/>
    <w:rsid w:val="00A024FB"/>
    <w:rsid w:val="00A0259B"/>
    <w:rsid w:val="00A025DA"/>
    <w:rsid w:val="00A025FE"/>
    <w:rsid w:val="00A02615"/>
    <w:rsid w:val="00A02639"/>
    <w:rsid w:val="00A026E4"/>
    <w:rsid w:val="00A0272D"/>
    <w:rsid w:val="00A02737"/>
    <w:rsid w:val="00A0275B"/>
    <w:rsid w:val="00A02783"/>
    <w:rsid w:val="00A02865"/>
    <w:rsid w:val="00A029F9"/>
    <w:rsid w:val="00A02B0D"/>
    <w:rsid w:val="00A02C13"/>
    <w:rsid w:val="00A02C28"/>
    <w:rsid w:val="00A02CB3"/>
    <w:rsid w:val="00A02D0A"/>
    <w:rsid w:val="00A02E86"/>
    <w:rsid w:val="00A02EB3"/>
    <w:rsid w:val="00A02EED"/>
    <w:rsid w:val="00A030C2"/>
    <w:rsid w:val="00A031B0"/>
    <w:rsid w:val="00A031D1"/>
    <w:rsid w:val="00A031F4"/>
    <w:rsid w:val="00A0353B"/>
    <w:rsid w:val="00A0357A"/>
    <w:rsid w:val="00A03583"/>
    <w:rsid w:val="00A03596"/>
    <w:rsid w:val="00A036E4"/>
    <w:rsid w:val="00A037AE"/>
    <w:rsid w:val="00A03811"/>
    <w:rsid w:val="00A03828"/>
    <w:rsid w:val="00A03865"/>
    <w:rsid w:val="00A03867"/>
    <w:rsid w:val="00A0387A"/>
    <w:rsid w:val="00A03BA1"/>
    <w:rsid w:val="00A03D13"/>
    <w:rsid w:val="00A03DD8"/>
    <w:rsid w:val="00A03E03"/>
    <w:rsid w:val="00A03E2A"/>
    <w:rsid w:val="00A03E47"/>
    <w:rsid w:val="00A03F36"/>
    <w:rsid w:val="00A03FAE"/>
    <w:rsid w:val="00A0403C"/>
    <w:rsid w:val="00A04052"/>
    <w:rsid w:val="00A04069"/>
    <w:rsid w:val="00A0414B"/>
    <w:rsid w:val="00A041A2"/>
    <w:rsid w:val="00A04210"/>
    <w:rsid w:val="00A04241"/>
    <w:rsid w:val="00A042A4"/>
    <w:rsid w:val="00A042F7"/>
    <w:rsid w:val="00A04302"/>
    <w:rsid w:val="00A0433A"/>
    <w:rsid w:val="00A0435C"/>
    <w:rsid w:val="00A04458"/>
    <w:rsid w:val="00A044C1"/>
    <w:rsid w:val="00A044D8"/>
    <w:rsid w:val="00A04507"/>
    <w:rsid w:val="00A0451D"/>
    <w:rsid w:val="00A0453B"/>
    <w:rsid w:val="00A0459F"/>
    <w:rsid w:val="00A0475B"/>
    <w:rsid w:val="00A047D1"/>
    <w:rsid w:val="00A049B9"/>
    <w:rsid w:val="00A04A05"/>
    <w:rsid w:val="00A04A6A"/>
    <w:rsid w:val="00A04B0B"/>
    <w:rsid w:val="00A04C00"/>
    <w:rsid w:val="00A04C81"/>
    <w:rsid w:val="00A04DCC"/>
    <w:rsid w:val="00A04E12"/>
    <w:rsid w:val="00A04E62"/>
    <w:rsid w:val="00A04F41"/>
    <w:rsid w:val="00A0501F"/>
    <w:rsid w:val="00A0514D"/>
    <w:rsid w:val="00A0515E"/>
    <w:rsid w:val="00A05246"/>
    <w:rsid w:val="00A05295"/>
    <w:rsid w:val="00A052D2"/>
    <w:rsid w:val="00A052F4"/>
    <w:rsid w:val="00A053DE"/>
    <w:rsid w:val="00A0551F"/>
    <w:rsid w:val="00A05656"/>
    <w:rsid w:val="00A05671"/>
    <w:rsid w:val="00A05796"/>
    <w:rsid w:val="00A0589D"/>
    <w:rsid w:val="00A0593F"/>
    <w:rsid w:val="00A05972"/>
    <w:rsid w:val="00A05A4D"/>
    <w:rsid w:val="00A05B04"/>
    <w:rsid w:val="00A05B4F"/>
    <w:rsid w:val="00A05C23"/>
    <w:rsid w:val="00A05C29"/>
    <w:rsid w:val="00A05DF3"/>
    <w:rsid w:val="00A05E10"/>
    <w:rsid w:val="00A05E77"/>
    <w:rsid w:val="00A05EAF"/>
    <w:rsid w:val="00A05F18"/>
    <w:rsid w:val="00A0604C"/>
    <w:rsid w:val="00A06122"/>
    <w:rsid w:val="00A0616D"/>
    <w:rsid w:val="00A061FB"/>
    <w:rsid w:val="00A06366"/>
    <w:rsid w:val="00A0636B"/>
    <w:rsid w:val="00A063CB"/>
    <w:rsid w:val="00A063E2"/>
    <w:rsid w:val="00A0641C"/>
    <w:rsid w:val="00A06536"/>
    <w:rsid w:val="00A0656D"/>
    <w:rsid w:val="00A06648"/>
    <w:rsid w:val="00A0669D"/>
    <w:rsid w:val="00A067D0"/>
    <w:rsid w:val="00A067E9"/>
    <w:rsid w:val="00A0681D"/>
    <w:rsid w:val="00A069BA"/>
    <w:rsid w:val="00A06BB2"/>
    <w:rsid w:val="00A06C17"/>
    <w:rsid w:val="00A06C24"/>
    <w:rsid w:val="00A06C71"/>
    <w:rsid w:val="00A06CCF"/>
    <w:rsid w:val="00A06CD1"/>
    <w:rsid w:val="00A06CEA"/>
    <w:rsid w:val="00A06E0C"/>
    <w:rsid w:val="00A06FF2"/>
    <w:rsid w:val="00A07025"/>
    <w:rsid w:val="00A0704D"/>
    <w:rsid w:val="00A070CE"/>
    <w:rsid w:val="00A07338"/>
    <w:rsid w:val="00A073B3"/>
    <w:rsid w:val="00A073C7"/>
    <w:rsid w:val="00A0755B"/>
    <w:rsid w:val="00A07575"/>
    <w:rsid w:val="00A07718"/>
    <w:rsid w:val="00A077C0"/>
    <w:rsid w:val="00A07883"/>
    <w:rsid w:val="00A07981"/>
    <w:rsid w:val="00A079C0"/>
    <w:rsid w:val="00A079FE"/>
    <w:rsid w:val="00A07A99"/>
    <w:rsid w:val="00A07C60"/>
    <w:rsid w:val="00A07D01"/>
    <w:rsid w:val="00A07D1F"/>
    <w:rsid w:val="00A07D79"/>
    <w:rsid w:val="00A07DE8"/>
    <w:rsid w:val="00A07E1D"/>
    <w:rsid w:val="00A07E66"/>
    <w:rsid w:val="00A07F4B"/>
    <w:rsid w:val="00A07FA6"/>
    <w:rsid w:val="00A07FC9"/>
    <w:rsid w:val="00A10059"/>
    <w:rsid w:val="00A1010F"/>
    <w:rsid w:val="00A10178"/>
    <w:rsid w:val="00A1017A"/>
    <w:rsid w:val="00A1023E"/>
    <w:rsid w:val="00A1031E"/>
    <w:rsid w:val="00A103FD"/>
    <w:rsid w:val="00A1040B"/>
    <w:rsid w:val="00A1041D"/>
    <w:rsid w:val="00A10465"/>
    <w:rsid w:val="00A1069A"/>
    <w:rsid w:val="00A106A9"/>
    <w:rsid w:val="00A106E6"/>
    <w:rsid w:val="00A10718"/>
    <w:rsid w:val="00A10782"/>
    <w:rsid w:val="00A10801"/>
    <w:rsid w:val="00A1080E"/>
    <w:rsid w:val="00A1085E"/>
    <w:rsid w:val="00A10A0A"/>
    <w:rsid w:val="00A10A3C"/>
    <w:rsid w:val="00A10A63"/>
    <w:rsid w:val="00A10BAE"/>
    <w:rsid w:val="00A10BC0"/>
    <w:rsid w:val="00A10D77"/>
    <w:rsid w:val="00A10D8F"/>
    <w:rsid w:val="00A10E1F"/>
    <w:rsid w:val="00A10E28"/>
    <w:rsid w:val="00A10F81"/>
    <w:rsid w:val="00A11081"/>
    <w:rsid w:val="00A11121"/>
    <w:rsid w:val="00A11203"/>
    <w:rsid w:val="00A11218"/>
    <w:rsid w:val="00A11255"/>
    <w:rsid w:val="00A11405"/>
    <w:rsid w:val="00A11441"/>
    <w:rsid w:val="00A1156D"/>
    <w:rsid w:val="00A11685"/>
    <w:rsid w:val="00A116BD"/>
    <w:rsid w:val="00A116E8"/>
    <w:rsid w:val="00A116FF"/>
    <w:rsid w:val="00A117C6"/>
    <w:rsid w:val="00A1194B"/>
    <w:rsid w:val="00A1199D"/>
    <w:rsid w:val="00A11A17"/>
    <w:rsid w:val="00A11A3B"/>
    <w:rsid w:val="00A11A3C"/>
    <w:rsid w:val="00A11B1D"/>
    <w:rsid w:val="00A11B29"/>
    <w:rsid w:val="00A11B74"/>
    <w:rsid w:val="00A11B7C"/>
    <w:rsid w:val="00A11C17"/>
    <w:rsid w:val="00A11C2F"/>
    <w:rsid w:val="00A11C31"/>
    <w:rsid w:val="00A11C6E"/>
    <w:rsid w:val="00A11DBA"/>
    <w:rsid w:val="00A11E09"/>
    <w:rsid w:val="00A11E1F"/>
    <w:rsid w:val="00A11E26"/>
    <w:rsid w:val="00A11E99"/>
    <w:rsid w:val="00A11EA8"/>
    <w:rsid w:val="00A11F35"/>
    <w:rsid w:val="00A1205B"/>
    <w:rsid w:val="00A1217B"/>
    <w:rsid w:val="00A12192"/>
    <w:rsid w:val="00A121E1"/>
    <w:rsid w:val="00A12224"/>
    <w:rsid w:val="00A122B5"/>
    <w:rsid w:val="00A122F3"/>
    <w:rsid w:val="00A123E9"/>
    <w:rsid w:val="00A12499"/>
    <w:rsid w:val="00A124D3"/>
    <w:rsid w:val="00A1252E"/>
    <w:rsid w:val="00A1259B"/>
    <w:rsid w:val="00A125C2"/>
    <w:rsid w:val="00A1265A"/>
    <w:rsid w:val="00A126E7"/>
    <w:rsid w:val="00A1271E"/>
    <w:rsid w:val="00A127E5"/>
    <w:rsid w:val="00A127EA"/>
    <w:rsid w:val="00A128F3"/>
    <w:rsid w:val="00A12A5F"/>
    <w:rsid w:val="00A12BD9"/>
    <w:rsid w:val="00A12BE8"/>
    <w:rsid w:val="00A12CAB"/>
    <w:rsid w:val="00A12CF1"/>
    <w:rsid w:val="00A12D83"/>
    <w:rsid w:val="00A12D85"/>
    <w:rsid w:val="00A12DB6"/>
    <w:rsid w:val="00A12DD2"/>
    <w:rsid w:val="00A12DDC"/>
    <w:rsid w:val="00A12E5F"/>
    <w:rsid w:val="00A12EB0"/>
    <w:rsid w:val="00A12EC0"/>
    <w:rsid w:val="00A12ED0"/>
    <w:rsid w:val="00A13073"/>
    <w:rsid w:val="00A130E0"/>
    <w:rsid w:val="00A13111"/>
    <w:rsid w:val="00A13178"/>
    <w:rsid w:val="00A131F3"/>
    <w:rsid w:val="00A13234"/>
    <w:rsid w:val="00A13347"/>
    <w:rsid w:val="00A1348D"/>
    <w:rsid w:val="00A136CB"/>
    <w:rsid w:val="00A13797"/>
    <w:rsid w:val="00A137AC"/>
    <w:rsid w:val="00A13870"/>
    <w:rsid w:val="00A13A30"/>
    <w:rsid w:val="00A13A62"/>
    <w:rsid w:val="00A13AFF"/>
    <w:rsid w:val="00A13B2D"/>
    <w:rsid w:val="00A13C71"/>
    <w:rsid w:val="00A13DA3"/>
    <w:rsid w:val="00A13DFD"/>
    <w:rsid w:val="00A13E4A"/>
    <w:rsid w:val="00A13EC0"/>
    <w:rsid w:val="00A13F0C"/>
    <w:rsid w:val="00A13F64"/>
    <w:rsid w:val="00A13F78"/>
    <w:rsid w:val="00A14085"/>
    <w:rsid w:val="00A14092"/>
    <w:rsid w:val="00A140B5"/>
    <w:rsid w:val="00A141B6"/>
    <w:rsid w:val="00A14232"/>
    <w:rsid w:val="00A1424E"/>
    <w:rsid w:val="00A142B6"/>
    <w:rsid w:val="00A14345"/>
    <w:rsid w:val="00A143B4"/>
    <w:rsid w:val="00A14417"/>
    <w:rsid w:val="00A144C3"/>
    <w:rsid w:val="00A1454F"/>
    <w:rsid w:val="00A145CA"/>
    <w:rsid w:val="00A145CF"/>
    <w:rsid w:val="00A146E9"/>
    <w:rsid w:val="00A14751"/>
    <w:rsid w:val="00A1476B"/>
    <w:rsid w:val="00A147CE"/>
    <w:rsid w:val="00A147E9"/>
    <w:rsid w:val="00A14966"/>
    <w:rsid w:val="00A14A26"/>
    <w:rsid w:val="00A14A53"/>
    <w:rsid w:val="00A14B5F"/>
    <w:rsid w:val="00A14B9F"/>
    <w:rsid w:val="00A14C41"/>
    <w:rsid w:val="00A14CB6"/>
    <w:rsid w:val="00A14CFB"/>
    <w:rsid w:val="00A14DDB"/>
    <w:rsid w:val="00A14DDC"/>
    <w:rsid w:val="00A14EC5"/>
    <w:rsid w:val="00A14F86"/>
    <w:rsid w:val="00A15142"/>
    <w:rsid w:val="00A15177"/>
    <w:rsid w:val="00A152FA"/>
    <w:rsid w:val="00A152FF"/>
    <w:rsid w:val="00A15309"/>
    <w:rsid w:val="00A1544C"/>
    <w:rsid w:val="00A1576F"/>
    <w:rsid w:val="00A15893"/>
    <w:rsid w:val="00A159CB"/>
    <w:rsid w:val="00A15A43"/>
    <w:rsid w:val="00A15BD2"/>
    <w:rsid w:val="00A15C20"/>
    <w:rsid w:val="00A15CE7"/>
    <w:rsid w:val="00A15DC9"/>
    <w:rsid w:val="00A15E1D"/>
    <w:rsid w:val="00A15EB5"/>
    <w:rsid w:val="00A15EB9"/>
    <w:rsid w:val="00A15FB0"/>
    <w:rsid w:val="00A15FB9"/>
    <w:rsid w:val="00A16083"/>
    <w:rsid w:val="00A160B8"/>
    <w:rsid w:val="00A160F9"/>
    <w:rsid w:val="00A1613E"/>
    <w:rsid w:val="00A16190"/>
    <w:rsid w:val="00A16236"/>
    <w:rsid w:val="00A1625E"/>
    <w:rsid w:val="00A16374"/>
    <w:rsid w:val="00A16450"/>
    <w:rsid w:val="00A164BF"/>
    <w:rsid w:val="00A16517"/>
    <w:rsid w:val="00A165CF"/>
    <w:rsid w:val="00A16863"/>
    <w:rsid w:val="00A168A3"/>
    <w:rsid w:val="00A168B1"/>
    <w:rsid w:val="00A1699C"/>
    <w:rsid w:val="00A169E7"/>
    <w:rsid w:val="00A16A0E"/>
    <w:rsid w:val="00A16AD6"/>
    <w:rsid w:val="00A16BC7"/>
    <w:rsid w:val="00A16C91"/>
    <w:rsid w:val="00A16DAE"/>
    <w:rsid w:val="00A16E15"/>
    <w:rsid w:val="00A16EA7"/>
    <w:rsid w:val="00A16F26"/>
    <w:rsid w:val="00A16F33"/>
    <w:rsid w:val="00A16FBD"/>
    <w:rsid w:val="00A1700E"/>
    <w:rsid w:val="00A17019"/>
    <w:rsid w:val="00A1704A"/>
    <w:rsid w:val="00A170B2"/>
    <w:rsid w:val="00A170C1"/>
    <w:rsid w:val="00A170D9"/>
    <w:rsid w:val="00A172AD"/>
    <w:rsid w:val="00A17377"/>
    <w:rsid w:val="00A1744D"/>
    <w:rsid w:val="00A17457"/>
    <w:rsid w:val="00A1752B"/>
    <w:rsid w:val="00A17541"/>
    <w:rsid w:val="00A1754A"/>
    <w:rsid w:val="00A1755C"/>
    <w:rsid w:val="00A175CD"/>
    <w:rsid w:val="00A176D7"/>
    <w:rsid w:val="00A1772A"/>
    <w:rsid w:val="00A1778C"/>
    <w:rsid w:val="00A178E4"/>
    <w:rsid w:val="00A17AAF"/>
    <w:rsid w:val="00A17B89"/>
    <w:rsid w:val="00A17C3B"/>
    <w:rsid w:val="00A17CDC"/>
    <w:rsid w:val="00A17D4F"/>
    <w:rsid w:val="00A17DD3"/>
    <w:rsid w:val="00A17DD5"/>
    <w:rsid w:val="00A17E60"/>
    <w:rsid w:val="00A1F462"/>
    <w:rsid w:val="00A201F5"/>
    <w:rsid w:val="00A20226"/>
    <w:rsid w:val="00A20319"/>
    <w:rsid w:val="00A20344"/>
    <w:rsid w:val="00A20500"/>
    <w:rsid w:val="00A20572"/>
    <w:rsid w:val="00A2068F"/>
    <w:rsid w:val="00A2069A"/>
    <w:rsid w:val="00A20941"/>
    <w:rsid w:val="00A20945"/>
    <w:rsid w:val="00A20A6B"/>
    <w:rsid w:val="00A20BCE"/>
    <w:rsid w:val="00A20C4E"/>
    <w:rsid w:val="00A20C7C"/>
    <w:rsid w:val="00A20CCE"/>
    <w:rsid w:val="00A20D74"/>
    <w:rsid w:val="00A20E04"/>
    <w:rsid w:val="00A20E27"/>
    <w:rsid w:val="00A20F1D"/>
    <w:rsid w:val="00A20F25"/>
    <w:rsid w:val="00A20FC4"/>
    <w:rsid w:val="00A2103C"/>
    <w:rsid w:val="00A21053"/>
    <w:rsid w:val="00A211A5"/>
    <w:rsid w:val="00A212BB"/>
    <w:rsid w:val="00A212C4"/>
    <w:rsid w:val="00A212D7"/>
    <w:rsid w:val="00A21304"/>
    <w:rsid w:val="00A2133C"/>
    <w:rsid w:val="00A213EB"/>
    <w:rsid w:val="00A215BD"/>
    <w:rsid w:val="00A21781"/>
    <w:rsid w:val="00A217C7"/>
    <w:rsid w:val="00A21806"/>
    <w:rsid w:val="00A21866"/>
    <w:rsid w:val="00A218B9"/>
    <w:rsid w:val="00A2194C"/>
    <w:rsid w:val="00A21995"/>
    <w:rsid w:val="00A21B00"/>
    <w:rsid w:val="00A21B9D"/>
    <w:rsid w:val="00A21C53"/>
    <w:rsid w:val="00A21D91"/>
    <w:rsid w:val="00A21DC6"/>
    <w:rsid w:val="00A21E68"/>
    <w:rsid w:val="00A21F2D"/>
    <w:rsid w:val="00A21FBC"/>
    <w:rsid w:val="00A22019"/>
    <w:rsid w:val="00A22047"/>
    <w:rsid w:val="00A220A4"/>
    <w:rsid w:val="00A220F9"/>
    <w:rsid w:val="00A22156"/>
    <w:rsid w:val="00A22180"/>
    <w:rsid w:val="00A22210"/>
    <w:rsid w:val="00A222B7"/>
    <w:rsid w:val="00A2236D"/>
    <w:rsid w:val="00A2237A"/>
    <w:rsid w:val="00A2252C"/>
    <w:rsid w:val="00A225B9"/>
    <w:rsid w:val="00A225BD"/>
    <w:rsid w:val="00A226C2"/>
    <w:rsid w:val="00A22708"/>
    <w:rsid w:val="00A22897"/>
    <w:rsid w:val="00A228E4"/>
    <w:rsid w:val="00A22A89"/>
    <w:rsid w:val="00A22AE4"/>
    <w:rsid w:val="00A22B83"/>
    <w:rsid w:val="00A22BD7"/>
    <w:rsid w:val="00A22CAA"/>
    <w:rsid w:val="00A22D6F"/>
    <w:rsid w:val="00A22D9A"/>
    <w:rsid w:val="00A22D9E"/>
    <w:rsid w:val="00A22DB0"/>
    <w:rsid w:val="00A22DE5"/>
    <w:rsid w:val="00A22DF5"/>
    <w:rsid w:val="00A22E82"/>
    <w:rsid w:val="00A22EA9"/>
    <w:rsid w:val="00A22EAE"/>
    <w:rsid w:val="00A22F31"/>
    <w:rsid w:val="00A2304E"/>
    <w:rsid w:val="00A230B9"/>
    <w:rsid w:val="00A231B7"/>
    <w:rsid w:val="00A23267"/>
    <w:rsid w:val="00A23306"/>
    <w:rsid w:val="00A23381"/>
    <w:rsid w:val="00A23434"/>
    <w:rsid w:val="00A2343B"/>
    <w:rsid w:val="00A234D8"/>
    <w:rsid w:val="00A2350A"/>
    <w:rsid w:val="00A2358E"/>
    <w:rsid w:val="00A23624"/>
    <w:rsid w:val="00A23632"/>
    <w:rsid w:val="00A23968"/>
    <w:rsid w:val="00A23AC3"/>
    <w:rsid w:val="00A23AED"/>
    <w:rsid w:val="00A23AF2"/>
    <w:rsid w:val="00A23B9B"/>
    <w:rsid w:val="00A23BBC"/>
    <w:rsid w:val="00A23BD9"/>
    <w:rsid w:val="00A23C4B"/>
    <w:rsid w:val="00A23CBB"/>
    <w:rsid w:val="00A23CCA"/>
    <w:rsid w:val="00A23CCC"/>
    <w:rsid w:val="00A23E1F"/>
    <w:rsid w:val="00A23E72"/>
    <w:rsid w:val="00A23E7E"/>
    <w:rsid w:val="00A23F02"/>
    <w:rsid w:val="00A23F8A"/>
    <w:rsid w:val="00A23FB8"/>
    <w:rsid w:val="00A24049"/>
    <w:rsid w:val="00A2410D"/>
    <w:rsid w:val="00A241FA"/>
    <w:rsid w:val="00A2423B"/>
    <w:rsid w:val="00A243C8"/>
    <w:rsid w:val="00A24433"/>
    <w:rsid w:val="00A24527"/>
    <w:rsid w:val="00A2452C"/>
    <w:rsid w:val="00A24539"/>
    <w:rsid w:val="00A24542"/>
    <w:rsid w:val="00A2459E"/>
    <w:rsid w:val="00A245B7"/>
    <w:rsid w:val="00A2461E"/>
    <w:rsid w:val="00A24674"/>
    <w:rsid w:val="00A24690"/>
    <w:rsid w:val="00A24749"/>
    <w:rsid w:val="00A2474F"/>
    <w:rsid w:val="00A24762"/>
    <w:rsid w:val="00A24797"/>
    <w:rsid w:val="00A247C7"/>
    <w:rsid w:val="00A247D2"/>
    <w:rsid w:val="00A2480D"/>
    <w:rsid w:val="00A24819"/>
    <w:rsid w:val="00A24894"/>
    <w:rsid w:val="00A24965"/>
    <w:rsid w:val="00A249C1"/>
    <w:rsid w:val="00A24ADA"/>
    <w:rsid w:val="00A24B3F"/>
    <w:rsid w:val="00A24B55"/>
    <w:rsid w:val="00A24B98"/>
    <w:rsid w:val="00A24C85"/>
    <w:rsid w:val="00A24CC6"/>
    <w:rsid w:val="00A24CC7"/>
    <w:rsid w:val="00A24CF0"/>
    <w:rsid w:val="00A24CFF"/>
    <w:rsid w:val="00A24E0B"/>
    <w:rsid w:val="00A24FAA"/>
    <w:rsid w:val="00A24FD2"/>
    <w:rsid w:val="00A25053"/>
    <w:rsid w:val="00A25061"/>
    <w:rsid w:val="00A250C9"/>
    <w:rsid w:val="00A250E9"/>
    <w:rsid w:val="00A25116"/>
    <w:rsid w:val="00A25128"/>
    <w:rsid w:val="00A252CB"/>
    <w:rsid w:val="00A2541C"/>
    <w:rsid w:val="00A25434"/>
    <w:rsid w:val="00A254E9"/>
    <w:rsid w:val="00A25509"/>
    <w:rsid w:val="00A255B7"/>
    <w:rsid w:val="00A2565E"/>
    <w:rsid w:val="00A256C3"/>
    <w:rsid w:val="00A256E9"/>
    <w:rsid w:val="00A2578D"/>
    <w:rsid w:val="00A257D8"/>
    <w:rsid w:val="00A258FD"/>
    <w:rsid w:val="00A2599E"/>
    <w:rsid w:val="00A259B2"/>
    <w:rsid w:val="00A259B8"/>
    <w:rsid w:val="00A25AE5"/>
    <w:rsid w:val="00A25CF9"/>
    <w:rsid w:val="00A25D4F"/>
    <w:rsid w:val="00A25E07"/>
    <w:rsid w:val="00A25E0B"/>
    <w:rsid w:val="00A25EDA"/>
    <w:rsid w:val="00A25F35"/>
    <w:rsid w:val="00A26049"/>
    <w:rsid w:val="00A2607E"/>
    <w:rsid w:val="00A2613F"/>
    <w:rsid w:val="00A26194"/>
    <w:rsid w:val="00A2626D"/>
    <w:rsid w:val="00A26273"/>
    <w:rsid w:val="00A262D0"/>
    <w:rsid w:val="00A263B6"/>
    <w:rsid w:val="00A263BD"/>
    <w:rsid w:val="00A263D7"/>
    <w:rsid w:val="00A26437"/>
    <w:rsid w:val="00A264CE"/>
    <w:rsid w:val="00A265B6"/>
    <w:rsid w:val="00A265CA"/>
    <w:rsid w:val="00A265DD"/>
    <w:rsid w:val="00A2661F"/>
    <w:rsid w:val="00A266AB"/>
    <w:rsid w:val="00A26788"/>
    <w:rsid w:val="00A26839"/>
    <w:rsid w:val="00A26845"/>
    <w:rsid w:val="00A2685B"/>
    <w:rsid w:val="00A2693B"/>
    <w:rsid w:val="00A26965"/>
    <w:rsid w:val="00A26A5E"/>
    <w:rsid w:val="00A26C70"/>
    <w:rsid w:val="00A26CFB"/>
    <w:rsid w:val="00A26D9A"/>
    <w:rsid w:val="00A26DB4"/>
    <w:rsid w:val="00A26DD8"/>
    <w:rsid w:val="00A26E98"/>
    <w:rsid w:val="00A26EB6"/>
    <w:rsid w:val="00A26FC9"/>
    <w:rsid w:val="00A26FF1"/>
    <w:rsid w:val="00A2701F"/>
    <w:rsid w:val="00A270C9"/>
    <w:rsid w:val="00A270EE"/>
    <w:rsid w:val="00A271A9"/>
    <w:rsid w:val="00A27239"/>
    <w:rsid w:val="00A27259"/>
    <w:rsid w:val="00A272D2"/>
    <w:rsid w:val="00A27342"/>
    <w:rsid w:val="00A27375"/>
    <w:rsid w:val="00A27377"/>
    <w:rsid w:val="00A273AC"/>
    <w:rsid w:val="00A273FF"/>
    <w:rsid w:val="00A274AB"/>
    <w:rsid w:val="00A2750D"/>
    <w:rsid w:val="00A2751B"/>
    <w:rsid w:val="00A2752B"/>
    <w:rsid w:val="00A2759B"/>
    <w:rsid w:val="00A275BA"/>
    <w:rsid w:val="00A27614"/>
    <w:rsid w:val="00A2763D"/>
    <w:rsid w:val="00A27663"/>
    <w:rsid w:val="00A27665"/>
    <w:rsid w:val="00A276FA"/>
    <w:rsid w:val="00A27735"/>
    <w:rsid w:val="00A27748"/>
    <w:rsid w:val="00A278E2"/>
    <w:rsid w:val="00A27B0C"/>
    <w:rsid w:val="00A27C3A"/>
    <w:rsid w:val="00A27C61"/>
    <w:rsid w:val="00A27CCD"/>
    <w:rsid w:val="00A27CFF"/>
    <w:rsid w:val="00A27D04"/>
    <w:rsid w:val="00A27DE3"/>
    <w:rsid w:val="00A27E7B"/>
    <w:rsid w:val="00A27EB1"/>
    <w:rsid w:val="00A27F51"/>
    <w:rsid w:val="00A27F68"/>
    <w:rsid w:val="00A3009C"/>
    <w:rsid w:val="00A3019C"/>
    <w:rsid w:val="00A301F6"/>
    <w:rsid w:val="00A302AE"/>
    <w:rsid w:val="00A3046E"/>
    <w:rsid w:val="00A304D0"/>
    <w:rsid w:val="00A30683"/>
    <w:rsid w:val="00A306C2"/>
    <w:rsid w:val="00A3073D"/>
    <w:rsid w:val="00A30875"/>
    <w:rsid w:val="00A308FB"/>
    <w:rsid w:val="00A30A5F"/>
    <w:rsid w:val="00A30AB7"/>
    <w:rsid w:val="00A30AEC"/>
    <w:rsid w:val="00A30B75"/>
    <w:rsid w:val="00A30B98"/>
    <w:rsid w:val="00A30BA0"/>
    <w:rsid w:val="00A30C19"/>
    <w:rsid w:val="00A30C8E"/>
    <w:rsid w:val="00A30CD7"/>
    <w:rsid w:val="00A30CE6"/>
    <w:rsid w:val="00A30CFC"/>
    <w:rsid w:val="00A30D41"/>
    <w:rsid w:val="00A30DC8"/>
    <w:rsid w:val="00A30DEF"/>
    <w:rsid w:val="00A30E07"/>
    <w:rsid w:val="00A30E3C"/>
    <w:rsid w:val="00A30EAB"/>
    <w:rsid w:val="00A30EB2"/>
    <w:rsid w:val="00A30FB9"/>
    <w:rsid w:val="00A30FCA"/>
    <w:rsid w:val="00A30FF1"/>
    <w:rsid w:val="00A31000"/>
    <w:rsid w:val="00A31037"/>
    <w:rsid w:val="00A310A3"/>
    <w:rsid w:val="00A31175"/>
    <w:rsid w:val="00A3122C"/>
    <w:rsid w:val="00A3123B"/>
    <w:rsid w:val="00A3126A"/>
    <w:rsid w:val="00A312A0"/>
    <w:rsid w:val="00A31328"/>
    <w:rsid w:val="00A3136D"/>
    <w:rsid w:val="00A31414"/>
    <w:rsid w:val="00A31475"/>
    <w:rsid w:val="00A314FE"/>
    <w:rsid w:val="00A31510"/>
    <w:rsid w:val="00A315CB"/>
    <w:rsid w:val="00A315F5"/>
    <w:rsid w:val="00A31603"/>
    <w:rsid w:val="00A31655"/>
    <w:rsid w:val="00A316C1"/>
    <w:rsid w:val="00A317ED"/>
    <w:rsid w:val="00A318A5"/>
    <w:rsid w:val="00A31997"/>
    <w:rsid w:val="00A31AA1"/>
    <w:rsid w:val="00A31AE0"/>
    <w:rsid w:val="00A31B54"/>
    <w:rsid w:val="00A31B57"/>
    <w:rsid w:val="00A31C82"/>
    <w:rsid w:val="00A31CDE"/>
    <w:rsid w:val="00A31CE4"/>
    <w:rsid w:val="00A31D8E"/>
    <w:rsid w:val="00A31EBF"/>
    <w:rsid w:val="00A31EC2"/>
    <w:rsid w:val="00A31F5D"/>
    <w:rsid w:val="00A31FE8"/>
    <w:rsid w:val="00A31FEE"/>
    <w:rsid w:val="00A32063"/>
    <w:rsid w:val="00A321A5"/>
    <w:rsid w:val="00A321C9"/>
    <w:rsid w:val="00A321F9"/>
    <w:rsid w:val="00A32225"/>
    <w:rsid w:val="00A322B5"/>
    <w:rsid w:val="00A3233B"/>
    <w:rsid w:val="00A323F7"/>
    <w:rsid w:val="00A3243F"/>
    <w:rsid w:val="00A32530"/>
    <w:rsid w:val="00A3254B"/>
    <w:rsid w:val="00A325E3"/>
    <w:rsid w:val="00A325E7"/>
    <w:rsid w:val="00A32633"/>
    <w:rsid w:val="00A326AA"/>
    <w:rsid w:val="00A32746"/>
    <w:rsid w:val="00A3275B"/>
    <w:rsid w:val="00A327D3"/>
    <w:rsid w:val="00A328EF"/>
    <w:rsid w:val="00A32BD1"/>
    <w:rsid w:val="00A32C23"/>
    <w:rsid w:val="00A32D8E"/>
    <w:rsid w:val="00A32DA0"/>
    <w:rsid w:val="00A32E56"/>
    <w:rsid w:val="00A32F8E"/>
    <w:rsid w:val="00A32FC0"/>
    <w:rsid w:val="00A330E3"/>
    <w:rsid w:val="00A33255"/>
    <w:rsid w:val="00A3328D"/>
    <w:rsid w:val="00A3351F"/>
    <w:rsid w:val="00A3354F"/>
    <w:rsid w:val="00A33624"/>
    <w:rsid w:val="00A33667"/>
    <w:rsid w:val="00A336CD"/>
    <w:rsid w:val="00A33833"/>
    <w:rsid w:val="00A338B6"/>
    <w:rsid w:val="00A338F4"/>
    <w:rsid w:val="00A33932"/>
    <w:rsid w:val="00A33A77"/>
    <w:rsid w:val="00A33B05"/>
    <w:rsid w:val="00A33B2A"/>
    <w:rsid w:val="00A33C84"/>
    <w:rsid w:val="00A34064"/>
    <w:rsid w:val="00A34315"/>
    <w:rsid w:val="00A343AB"/>
    <w:rsid w:val="00A343AD"/>
    <w:rsid w:val="00A34435"/>
    <w:rsid w:val="00A34551"/>
    <w:rsid w:val="00A346B3"/>
    <w:rsid w:val="00A34761"/>
    <w:rsid w:val="00A347C4"/>
    <w:rsid w:val="00A347D6"/>
    <w:rsid w:val="00A347FE"/>
    <w:rsid w:val="00A34802"/>
    <w:rsid w:val="00A34851"/>
    <w:rsid w:val="00A34867"/>
    <w:rsid w:val="00A348BA"/>
    <w:rsid w:val="00A349CB"/>
    <w:rsid w:val="00A349E4"/>
    <w:rsid w:val="00A34A49"/>
    <w:rsid w:val="00A34AB3"/>
    <w:rsid w:val="00A34AE5"/>
    <w:rsid w:val="00A34B1C"/>
    <w:rsid w:val="00A34C2E"/>
    <w:rsid w:val="00A34D17"/>
    <w:rsid w:val="00A34DA6"/>
    <w:rsid w:val="00A34EDC"/>
    <w:rsid w:val="00A34F9D"/>
    <w:rsid w:val="00A34FB1"/>
    <w:rsid w:val="00A34FB3"/>
    <w:rsid w:val="00A3503D"/>
    <w:rsid w:val="00A350D6"/>
    <w:rsid w:val="00A351FD"/>
    <w:rsid w:val="00A35215"/>
    <w:rsid w:val="00A35367"/>
    <w:rsid w:val="00A3538D"/>
    <w:rsid w:val="00A35406"/>
    <w:rsid w:val="00A35546"/>
    <w:rsid w:val="00A35561"/>
    <w:rsid w:val="00A35600"/>
    <w:rsid w:val="00A356E1"/>
    <w:rsid w:val="00A3574B"/>
    <w:rsid w:val="00A357B1"/>
    <w:rsid w:val="00A358F2"/>
    <w:rsid w:val="00A35995"/>
    <w:rsid w:val="00A359B4"/>
    <w:rsid w:val="00A35A61"/>
    <w:rsid w:val="00A35A98"/>
    <w:rsid w:val="00A35B5F"/>
    <w:rsid w:val="00A35BD6"/>
    <w:rsid w:val="00A35BEE"/>
    <w:rsid w:val="00A35C3D"/>
    <w:rsid w:val="00A35C6A"/>
    <w:rsid w:val="00A35CB6"/>
    <w:rsid w:val="00A35D0F"/>
    <w:rsid w:val="00A35D36"/>
    <w:rsid w:val="00A35D88"/>
    <w:rsid w:val="00A35D94"/>
    <w:rsid w:val="00A35E50"/>
    <w:rsid w:val="00A35F73"/>
    <w:rsid w:val="00A35F97"/>
    <w:rsid w:val="00A35FA1"/>
    <w:rsid w:val="00A35FCA"/>
    <w:rsid w:val="00A36032"/>
    <w:rsid w:val="00A36057"/>
    <w:rsid w:val="00A36126"/>
    <w:rsid w:val="00A361F7"/>
    <w:rsid w:val="00A3628E"/>
    <w:rsid w:val="00A362AF"/>
    <w:rsid w:val="00A36431"/>
    <w:rsid w:val="00A364FD"/>
    <w:rsid w:val="00A36689"/>
    <w:rsid w:val="00A366BF"/>
    <w:rsid w:val="00A3670D"/>
    <w:rsid w:val="00A367C8"/>
    <w:rsid w:val="00A367F2"/>
    <w:rsid w:val="00A3684F"/>
    <w:rsid w:val="00A3687D"/>
    <w:rsid w:val="00A36A38"/>
    <w:rsid w:val="00A36AB9"/>
    <w:rsid w:val="00A36C2A"/>
    <w:rsid w:val="00A36C2D"/>
    <w:rsid w:val="00A36D5F"/>
    <w:rsid w:val="00A36EC5"/>
    <w:rsid w:val="00A36F87"/>
    <w:rsid w:val="00A3710D"/>
    <w:rsid w:val="00A371D3"/>
    <w:rsid w:val="00A37240"/>
    <w:rsid w:val="00A3727B"/>
    <w:rsid w:val="00A372FD"/>
    <w:rsid w:val="00A3732E"/>
    <w:rsid w:val="00A37341"/>
    <w:rsid w:val="00A373E0"/>
    <w:rsid w:val="00A376AF"/>
    <w:rsid w:val="00A376E6"/>
    <w:rsid w:val="00A37758"/>
    <w:rsid w:val="00A377C3"/>
    <w:rsid w:val="00A377E7"/>
    <w:rsid w:val="00A37812"/>
    <w:rsid w:val="00A37917"/>
    <w:rsid w:val="00A379D2"/>
    <w:rsid w:val="00A379E1"/>
    <w:rsid w:val="00A379EC"/>
    <w:rsid w:val="00A37B4A"/>
    <w:rsid w:val="00A37B98"/>
    <w:rsid w:val="00A37D00"/>
    <w:rsid w:val="00A37D03"/>
    <w:rsid w:val="00A37D70"/>
    <w:rsid w:val="00A37DAF"/>
    <w:rsid w:val="00A37E4C"/>
    <w:rsid w:val="00A37EDA"/>
    <w:rsid w:val="00A37F39"/>
    <w:rsid w:val="00A37FAB"/>
    <w:rsid w:val="00A400A4"/>
    <w:rsid w:val="00A401B1"/>
    <w:rsid w:val="00A401E3"/>
    <w:rsid w:val="00A401EF"/>
    <w:rsid w:val="00A401F5"/>
    <w:rsid w:val="00A40250"/>
    <w:rsid w:val="00A4028C"/>
    <w:rsid w:val="00A40328"/>
    <w:rsid w:val="00A40349"/>
    <w:rsid w:val="00A40372"/>
    <w:rsid w:val="00A403A3"/>
    <w:rsid w:val="00A4045D"/>
    <w:rsid w:val="00A4049B"/>
    <w:rsid w:val="00A40735"/>
    <w:rsid w:val="00A407C5"/>
    <w:rsid w:val="00A408DE"/>
    <w:rsid w:val="00A40A83"/>
    <w:rsid w:val="00A40B2A"/>
    <w:rsid w:val="00A40C0B"/>
    <w:rsid w:val="00A40CBE"/>
    <w:rsid w:val="00A40DCD"/>
    <w:rsid w:val="00A40FA1"/>
    <w:rsid w:val="00A41087"/>
    <w:rsid w:val="00A4111A"/>
    <w:rsid w:val="00A4113C"/>
    <w:rsid w:val="00A41153"/>
    <w:rsid w:val="00A41247"/>
    <w:rsid w:val="00A41660"/>
    <w:rsid w:val="00A416F8"/>
    <w:rsid w:val="00A4170E"/>
    <w:rsid w:val="00A4173C"/>
    <w:rsid w:val="00A41863"/>
    <w:rsid w:val="00A41957"/>
    <w:rsid w:val="00A4196B"/>
    <w:rsid w:val="00A41A24"/>
    <w:rsid w:val="00A41A26"/>
    <w:rsid w:val="00A41A78"/>
    <w:rsid w:val="00A41B3A"/>
    <w:rsid w:val="00A41BD7"/>
    <w:rsid w:val="00A41BD9"/>
    <w:rsid w:val="00A41C92"/>
    <w:rsid w:val="00A41CB0"/>
    <w:rsid w:val="00A41CD1"/>
    <w:rsid w:val="00A41D88"/>
    <w:rsid w:val="00A41DD1"/>
    <w:rsid w:val="00A41E34"/>
    <w:rsid w:val="00A41E8B"/>
    <w:rsid w:val="00A41E91"/>
    <w:rsid w:val="00A41F63"/>
    <w:rsid w:val="00A41F9C"/>
    <w:rsid w:val="00A42176"/>
    <w:rsid w:val="00A421A9"/>
    <w:rsid w:val="00A421EB"/>
    <w:rsid w:val="00A42334"/>
    <w:rsid w:val="00A42347"/>
    <w:rsid w:val="00A423A3"/>
    <w:rsid w:val="00A42581"/>
    <w:rsid w:val="00A426F9"/>
    <w:rsid w:val="00A42728"/>
    <w:rsid w:val="00A427B7"/>
    <w:rsid w:val="00A427FE"/>
    <w:rsid w:val="00A428AB"/>
    <w:rsid w:val="00A428F1"/>
    <w:rsid w:val="00A42B47"/>
    <w:rsid w:val="00A42C50"/>
    <w:rsid w:val="00A42C64"/>
    <w:rsid w:val="00A42D29"/>
    <w:rsid w:val="00A42D8D"/>
    <w:rsid w:val="00A42DAB"/>
    <w:rsid w:val="00A42DAE"/>
    <w:rsid w:val="00A42DD1"/>
    <w:rsid w:val="00A42DD6"/>
    <w:rsid w:val="00A42E19"/>
    <w:rsid w:val="00A42E21"/>
    <w:rsid w:val="00A4305E"/>
    <w:rsid w:val="00A4306F"/>
    <w:rsid w:val="00A43229"/>
    <w:rsid w:val="00A4323A"/>
    <w:rsid w:val="00A43304"/>
    <w:rsid w:val="00A43323"/>
    <w:rsid w:val="00A43410"/>
    <w:rsid w:val="00A435B6"/>
    <w:rsid w:val="00A435CD"/>
    <w:rsid w:val="00A4360C"/>
    <w:rsid w:val="00A4374D"/>
    <w:rsid w:val="00A437F9"/>
    <w:rsid w:val="00A438AA"/>
    <w:rsid w:val="00A439A9"/>
    <w:rsid w:val="00A43A25"/>
    <w:rsid w:val="00A43A5E"/>
    <w:rsid w:val="00A43BDF"/>
    <w:rsid w:val="00A43C09"/>
    <w:rsid w:val="00A43C26"/>
    <w:rsid w:val="00A43DC0"/>
    <w:rsid w:val="00A43DDB"/>
    <w:rsid w:val="00A43E23"/>
    <w:rsid w:val="00A43EB9"/>
    <w:rsid w:val="00A43ECC"/>
    <w:rsid w:val="00A43FFC"/>
    <w:rsid w:val="00A4404F"/>
    <w:rsid w:val="00A44102"/>
    <w:rsid w:val="00A44183"/>
    <w:rsid w:val="00A44273"/>
    <w:rsid w:val="00A442A9"/>
    <w:rsid w:val="00A442BB"/>
    <w:rsid w:val="00A44424"/>
    <w:rsid w:val="00A445C4"/>
    <w:rsid w:val="00A446B0"/>
    <w:rsid w:val="00A447D9"/>
    <w:rsid w:val="00A44822"/>
    <w:rsid w:val="00A4492B"/>
    <w:rsid w:val="00A44BBA"/>
    <w:rsid w:val="00A44BC3"/>
    <w:rsid w:val="00A44CD6"/>
    <w:rsid w:val="00A44D1E"/>
    <w:rsid w:val="00A44DDF"/>
    <w:rsid w:val="00A44DEE"/>
    <w:rsid w:val="00A44E0A"/>
    <w:rsid w:val="00A44E19"/>
    <w:rsid w:val="00A44E9D"/>
    <w:rsid w:val="00A4509E"/>
    <w:rsid w:val="00A45131"/>
    <w:rsid w:val="00A45201"/>
    <w:rsid w:val="00A4526E"/>
    <w:rsid w:val="00A45285"/>
    <w:rsid w:val="00A452E0"/>
    <w:rsid w:val="00A452E1"/>
    <w:rsid w:val="00A45310"/>
    <w:rsid w:val="00A45334"/>
    <w:rsid w:val="00A45364"/>
    <w:rsid w:val="00A453A4"/>
    <w:rsid w:val="00A4541A"/>
    <w:rsid w:val="00A45453"/>
    <w:rsid w:val="00A45490"/>
    <w:rsid w:val="00A454A0"/>
    <w:rsid w:val="00A45545"/>
    <w:rsid w:val="00A4559E"/>
    <w:rsid w:val="00A45657"/>
    <w:rsid w:val="00A4578C"/>
    <w:rsid w:val="00A45812"/>
    <w:rsid w:val="00A458BC"/>
    <w:rsid w:val="00A45921"/>
    <w:rsid w:val="00A45934"/>
    <w:rsid w:val="00A45996"/>
    <w:rsid w:val="00A459AE"/>
    <w:rsid w:val="00A45AD2"/>
    <w:rsid w:val="00A45AD4"/>
    <w:rsid w:val="00A45AD9"/>
    <w:rsid w:val="00A45B61"/>
    <w:rsid w:val="00A45B7A"/>
    <w:rsid w:val="00A45BE4"/>
    <w:rsid w:val="00A45C0E"/>
    <w:rsid w:val="00A45C43"/>
    <w:rsid w:val="00A45D99"/>
    <w:rsid w:val="00A45DBF"/>
    <w:rsid w:val="00A45E41"/>
    <w:rsid w:val="00A45E49"/>
    <w:rsid w:val="00A45E7E"/>
    <w:rsid w:val="00A45ECC"/>
    <w:rsid w:val="00A45F14"/>
    <w:rsid w:val="00A45F4C"/>
    <w:rsid w:val="00A45FF8"/>
    <w:rsid w:val="00A4605B"/>
    <w:rsid w:val="00A460B9"/>
    <w:rsid w:val="00A4617F"/>
    <w:rsid w:val="00A4619A"/>
    <w:rsid w:val="00A461A7"/>
    <w:rsid w:val="00A4637D"/>
    <w:rsid w:val="00A465B9"/>
    <w:rsid w:val="00A467FF"/>
    <w:rsid w:val="00A46834"/>
    <w:rsid w:val="00A46853"/>
    <w:rsid w:val="00A468D1"/>
    <w:rsid w:val="00A46941"/>
    <w:rsid w:val="00A46A2B"/>
    <w:rsid w:val="00A46A78"/>
    <w:rsid w:val="00A46AF3"/>
    <w:rsid w:val="00A46BC3"/>
    <w:rsid w:val="00A46DA5"/>
    <w:rsid w:val="00A46E89"/>
    <w:rsid w:val="00A46ED4"/>
    <w:rsid w:val="00A46EDE"/>
    <w:rsid w:val="00A46F9D"/>
    <w:rsid w:val="00A47015"/>
    <w:rsid w:val="00A47161"/>
    <w:rsid w:val="00A47199"/>
    <w:rsid w:val="00A47293"/>
    <w:rsid w:val="00A4732E"/>
    <w:rsid w:val="00A473DC"/>
    <w:rsid w:val="00A4740E"/>
    <w:rsid w:val="00A47466"/>
    <w:rsid w:val="00A4761B"/>
    <w:rsid w:val="00A4766F"/>
    <w:rsid w:val="00A47686"/>
    <w:rsid w:val="00A479EB"/>
    <w:rsid w:val="00A47AEF"/>
    <w:rsid w:val="00A47B68"/>
    <w:rsid w:val="00A47C1D"/>
    <w:rsid w:val="00A500D8"/>
    <w:rsid w:val="00A50197"/>
    <w:rsid w:val="00A501D6"/>
    <w:rsid w:val="00A50221"/>
    <w:rsid w:val="00A50234"/>
    <w:rsid w:val="00A50347"/>
    <w:rsid w:val="00A50438"/>
    <w:rsid w:val="00A50508"/>
    <w:rsid w:val="00A50586"/>
    <w:rsid w:val="00A505A9"/>
    <w:rsid w:val="00A505E1"/>
    <w:rsid w:val="00A506B8"/>
    <w:rsid w:val="00A506D9"/>
    <w:rsid w:val="00A506E3"/>
    <w:rsid w:val="00A50797"/>
    <w:rsid w:val="00A509A9"/>
    <w:rsid w:val="00A50B38"/>
    <w:rsid w:val="00A50BEE"/>
    <w:rsid w:val="00A50C1C"/>
    <w:rsid w:val="00A50C62"/>
    <w:rsid w:val="00A50D8E"/>
    <w:rsid w:val="00A50E64"/>
    <w:rsid w:val="00A50F3E"/>
    <w:rsid w:val="00A51009"/>
    <w:rsid w:val="00A51020"/>
    <w:rsid w:val="00A5104E"/>
    <w:rsid w:val="00A51075"/>
    <w:rsid w:val="00A51243"/>
    <w:rsid w:val="00A51249"/>
    <w:rsid w:val="00A5125D"/>
    <w:rsid w:val="00A51286"/>
    <w:rsid w:val="00A5137D"/>
    <w:rsid w:val="00A51397"/>
    <w:rsid w:val="00A5153A"/>
    <w:rsid w:val="00A5155C"/>
    <w:rsid w:val="00A5157C"/>
    <w:rsid w:val="00A5158C"/>
    <w:rsid w:val="00A515A8"/>
    <w:rsid w:val="00A51653"/>
    <w:rsid w:val="00A5165A"/>
    <w:rsid w:val="00A516A9"/>
    <w:rsid w:val="00A5184C"/>
    <w:rsid w:val="00A51A24"/>
    <w:rsid w:val="00A51B0A"/>
    <w:rsid w:val="00A51B98"/>
    <w:rsid w:val="00A51BE0"/>
    <w:rsid w:val="00A51C17"/>
    <w:rsid w:val="00A51D54"/>
    <w:rsid w:val="00A51D5E"/>
    <w:rsid w:val="00A51E04"/>
    <w:rsid w:val="00A51E72"/>
    <w:rsid w:val="00A51E76"/>
    <w:rsid w:val="00A51EE8"/>
    <w:rsid w:val="00A52231"/>
    <w:rsid w:val="00A5227A"/>
    <w:rsid w:val="00A52380"/>
    <w:rsid w:val="00A523AB"/>
    <w:rsid w:val="00A523DE"/>
    <w:rsid w:val="00A52442"/>
    <w:rsid w:val="00A52486"/>
    <w:rsid w:val="00A52528"/>
    <w:rsid w:val="00A52687"/>
    <w:rsid w:val="00A526A7"/>
    <w:rsid w:val="00A526BE"/>
    <w:rsid w:val="00A52760"/>
    <w:rsid w:val="00A5279C"/>
    <w:rsid w:val="00A527D4"/>
    <w:rsid w:val="00A527EE"/>
    <w:rsid w:val="00A527F1"/>
    <w:rsid w:val="00A528BA"/>
    <w:rsid w:val="00A528E7"/>
    <w:rsid w:val="00A529F0"/>
    <w:rsid w:val="00A529F8"/>
    <w:rsid w:val="00A52A6C"/>
    <w:rsid w:val="00A52B1B"/>
    <w:rsid w:val="00A52B7D"/>
    <w:rsid w:val="00A52B9B"/>
    <w:rsid w:val="00A52BAB"/>
    <w:rsid w:val="00A52CF8"/>
    <w:rsid w:val="00A52D27"/>
    <w:rsid w:val="00A52D72"/>
    <w:rsid w:val="00A52DB5"/>
    <w:rsid w:val="00A52F28"/>
    <w:rsid w:val="00A52F83"/>
    <w:rsid w:val="00A52F89"/>
    <w:rsid w:val="00A5305C"/>
    <w:rsid w:val="00A53096"/>
    <w:rsid w:val="00A53122"/>
    <w:rsid w:val="00A531D7"/>
    <w:rsid w:val="00A5327A"/>
    <w:rsid w:val="00A5333F"/>
    <w:rsid w:val="00A534BE"/>
    <w:rsid w:val="00A534DF"/>
    <w:rsid w:val="00A53500"/>
    <w:rsid w:val="00A53571"/>
    <w:rsid w:val="00A535FA"/>
    <w:rsid w:val="00A53685"/>
    <w:rsid w:val="00A5370C"/>
    <w:rsid w:val="00A5370D"/>
    <w:rsid w:val="00A5375F"/>
    <w:rsid w:val="00A538DB"/>
    <w:rsid w:val="00A53955"/>
    <w:rsid w:val="00A539B4"/>
    <w:rsid w:val="00A53A52"/>
    <w:rsid w:val="00A53B80"/>
    <w:rsid w:val="00A53BAD"/>
    <w:rsid w:val="00A53BC7"/>
    <w:rsid w:val="00A53C48"/>
    <w:rsid w:val="00A53CA2"/>
    <w:rsid w:val="00A53D3E"/>
    <w:rsid w:val="00A53D69"/>
    <w:rsid w:val="00A53DA4"/>
    <w:rsid w:val="00A53DE5"/>
    <w:rsid w:val="00A53F66"/>
    <w:rsid w:val="00A5400E"/>
    <w:rsid w:val="00A541DF"/>
    <w:rsid w:val="00A5436A"/>
    <w:rsid w:val="00A5438C"/>
    <w:rsid w:val="00A54420"/>
    <w:rsid w:val="00A54424"/>
    <w:rsid w:val="00A5444D"/>
    <w:rsid w:val="00A545D9"/>
    <w:rsid w:val="00A546F5"/>
    <w:rsid w:val="00A54751"/>
    <w:rsid w:val="00A5478C"/>
    <w:rsid w:val="00A5479E"/>
    <w:rsid w:val="00A54963"/>
    <w:rsid w:val="00A5499E"/>
    <w:rsid w:val="00A549BC"/>
    <w:rsid w:val="00A54A99"/>
    <w:rsid w:val="00A54B22"/>
    <w:rsid w:val="00A54B6E"/>
    <w:rsid w:val="00A54C36"/>
    <w:rsid w:val="00A54C94"/>
    <w:rsid w:val="00A54D63"/>
    <w:rsid w:val="00A54D78"/>
    <w:rsid w:val="00A54E4E"/>
    <w:rsid w:val="00A54E63"/>
    <w:rsid w:val="00A54E81"/>
    <w:rsid w:val="00A54EE3"/>
    <w:rsid w:val="00A54EFE"/>
    <w:rsid w:val="00A54F1E"/>
    <w:rsid w:val="00A54F50"/>
    <w:rsid w:val="00A54F54"/>
    <w:rsid w:val="00A551BF"/>
    <w:rsid w:val="00A552DB"/>
    <w:rsid w:val="00A55311"/>
    <w:rsid w:val="00A553DF"/>
    <w:rsid w:val="00A553EB"/>
    <w:rsid w:val="00A555DC"/>
    <w:rsid w:val="00A555FC"/>
    <w:rsid w:val="00A556BC"/>
    <w:rsid w:val="00A556FF"/>
    <w:rsid w:val="00A5573F"/>
    <w:rsid w:val="00A55740"/>
    <w:rsid w:val="00A5583A"/>
    <w:rsid w:val="00A558EE"/>
    <w:rsid w:val="00A5593A"/>
    <w:rsid w:val="00A55A47"/>
    <w:rsid w:val="00A55A4E"/>
    <w:rsid w:val="00A55B37"/>
    <w:rsid w:val="00A55B82"/>
    <w:rsid w:val="00A55BA3"/>
    <w:rsid w:val="00A55BED"/>
    <w:rsid w:val="00A55C1F"/>
    <w:rsid w:val="00A55E0A"/>
    <w:rsid w:val="00A55E68"/>
    <w:rsid w:val="00A55E9E"/>
    <w:rsid w:val="00A55EAC"/>
    <w:rsid w:val="00A55F14"/>
    <w:rsid w:val="00A56081"/>
    <w:rsid w:val="00A56157"/>
    <w:rsid w:val="00A561B5"/>
    <w:rsid w:val="00A561C9"/>
    <w:rsid w:val="00A561CB"/>
    <w:rsid w:val="00A56280"/>
    <w:rsid w:val="00A56445"/>
    <w:rsid w:val="00A564F3"/>
    <w:rsid w:val="00A5659B"/>
    <w:rsid w:val="00A5661C"/>
    <w:rsid w:val="00A5679E"/>
    <w:rsid w:val="00A567E0"/>
    <w:rsid w:val="00A56806"/>
    <w:rsid w:val="00A56821"/>
    <w:rsid w:val="00A56919"/>
    <w:rsid w:val="00A569E8"/>
    <w:rsid w:val="00A56A83"/>
    <w:rsid w:val="00A56AA8"/>
    <w:rsid w:val="00A56AFC"/>
    <w:rsid w:val="00A56B0E"/>
    <w:rsid w:val="00A56B1F"/>
    <w:rsid w:val="00A56C7B"/>
    <w:rsid w:val="00A56CB3"/>
    <w:rsid w:val="00A56F2D"/>
    <w:rsid w:val="00A56FBB"/>
    <w:rsid w:val="00A5707C"/>
    <w:rsid w:val="00A5709D"/>
    <w:rsid w:val="00A57197"/>
    <w:rsid w:val="00A57249"/>
    <w:rsid w:val="00A5726A"/>
    <w:rsid w:val="00A5736F"/>
    <w:rsid w:val="00A57410"/>
    <w:rsid w:val="00A5753B"/>
    <w:rsid w:val="00A57567"/>
    <w:rsid w:val="00A57596"/>
    <w:rsid w:val="00A575D0"/>
    <w:rsid w:val="00A57624"/>
    <w:rsid w:val="00A576FB"/>
    <w:rsid w:val="00A57825"/>
    <w:rsid w:val="00A57908"/>
    <w:rsid w:val="00A5795F"/>
    <w:rsid w:val="00A579CB"/>
    <w:rsid w:val="00A57A10"/>
    <w:rsid w:val="00A57A83"/>
    <w:rsid w:val="00A57AAA"/>
    <w:rsid w:val="00A57ADA"/>
    <w:rsid w:val="00A57B38"/>
    <w:rsid w:val="00A57CA3"/>
    <w:rsid w:val="00A57CB9"/>
    <w:rsid w:val="00A57CEC"/>
    <w:rsid w:val="00A57E44"/>
    <w:rsid w:val="00A57EF7"/>
    <w:rsid w:val="00A60164"/>
    <w:rsid w:val="00A6019F"/>
    <w:rsid w:val="00A601A7"/>
    <w:rsid w:val="00A6020E"/>
    <w:rsid w:val="00A602F2"/>
    <w:rsid w:val="00A6046A"/>
    <w:rsid w:val="00A6048F"/>
    <w:rsid w:val="00A60543"/>
    <w:rsid w:val="00A605AA"/>
    <w:rsid w:val="00A606FF"/>
    <w:rsid w:val="00A6079C"/>
    <w:rsid w:val="00A607A2"/>
    <w:rsid w:val="00A60856"/>
    <w:rsid w:val="00A608BC"/>
    <w:rsid w:val="00A608D4"/>
    <w:rsid w:val="00A60942"/>
    <w:rsid w:val="00A6096A"/>
    <w:rsid w:val="00A60983"/>
    <w:rsid w:val="00A6099C"/>
    <w:rsid w:val="00A609F5"/>
    <w:rsid w:val="00A60AE5"/>
    <w:rsid w:val="00A60B0A"/>
    <w:rsid w:val="00A60BB0"/>
    <w:rsid w:val="00A60BDC"/>
    <w:rsid w:val="00A60C6E"/>
    <w:rsid w:val="00A60C7E"/>
    <w:rsid w:val="00A60CBB"/>
    <w:rsid w:val="00A60EF6"/>
    <w:rsid w:val="00A61013"/>
    <w:rsid w:val="00A61028"/>
    <w:rsid w:val="00A610F5"/>
    <w:rsid w:val="00A61116"/>
    <w:rsid w:val="00A6112C"/>
    <w:rsid w:val="00A61250"/>
    <w:rsid w:val="00A612EC"/>
    <w:rsid w:val="00A613A9"/>
    <w:rsid w:val="00A61520"/>
    <w:rsid w:val="00A615F8"/>
    <w:rsid w:val="00A61633"/>
    <w:rsid w:val="00A6172A"/>
    <w:rsid w:val="00A61833"/>
    <w:rsid w:val="00A61840"/>
    <w:rsid w:val="00A6191C"/>
    <w:rsid w:val="00A619F2"/>
    <w:rsid w:val="00A61BA6"/>
    <w:rsid w:val="00A61D1B"/>
    <w:rsid w:val="00A61EC5"/>
    <w:rsid w:val="00A61F65"/>
    <w:rsid w:val="00A61F98"/>
    <w:rsid w:val="00A620CF"/>
    <w:rsid w:val="00A620DE"/>
    <w:rsid w:val="00A6218D"/>
    <w:rsid w:val="00A621E0"/>
    <w:rsid w:val="00A62209"/>
    <w:rsid w:val="00A62274"/>
    <w:rsid w:val="00A623AA"/>
    <w:rsid w:val="00A6243B"/>
    <w:rsid w:val="00A624D8"/>
    <w:rsid w:val="00A62628"/>
    <w:rsid w:val="00A626AE"/>
    <w:rsid w:val="00A62948"/>
    <w:rsid w:val="00A629A1"/>
    <w:rsid w:val="00A629A2"/>
    <w:rsid w:val="00A629DD"/>
    <w:rsid w:val="00A62B65"/>
    <w:rsid w:val="00A62BAD"/>
    <w:rsid w:val="00A62BBF"/>
    <w:rsid w:val="00A62C78"/>
    <w:rsid w:val="00A62CD1"/>
    <w:rsid w:val="00A62CEA"/>
    <w:rsid w:val="00A62F4A"/>
    <w:rsid w:val="00A63042"/>
    <w:rsid w:val="00A6304F"/>
    <w:rsid w:val="00A6311C"/>
    <w:rsid w:val="00A6328F"/>
    <w:rsid w:val="00A633C4"/>
    <w:rsid w:val="00A63452"/>
    <w:rsid w:val="00A63457"/>
    <w:rsid w:val="00A63474"/>
    <w:rsid w:val="00A634AC"/>
    <w:rsid w:val="00A6351E"/>
    <w:rsid w:val="00A63626"/>
    <w:rsid w:val="00A6364B"/>
    <w:rsid w:val="00A6368A"/>
    <w:rsid w:val="00A6375F"/>
    <w:rsid w:val="00A638B9"/>
    <w:rsid w:val="00A63A1E"/>
    <w:rsid w:val="00A63A3D"/>
    <w:rsid w:val="00A63AA8"/>
    <w:rsid w:val="00A63B4B"/>
    <w:rsid w:val="00A63B5E"/>
    <w:rsid w:val="00A63B8F"/>
    <w:rsid w:val="00A63CAD"/>
    <w:rsid w:val="00A63CEB"/>
    <w:rsid w:val="00A63D1B"/>
    <w:rsid w:val="00A63DC2"/>
    <w:rsid w:val="00A63E4E"/>
    <w:rsid w:val="00A63FC9"/>
    <w:rsid w:val="00A63FD0"/>
    <w:rsid w:val="00A63FED"/>
    <w:rsid w:val="00A6401C"/>
    <w:rsid w:val="00A640FD"/>
    <w:rsid w:val="00A64103"/>
    <w:rsid w:val="00A641A1"/>
    <w:rsid w:val="00A641F2"/>
    <w:rsid w:val="00A6426D"/>
    <w:rsid w:val="00A6436E"/>
    <w:rsid w:val="00A6455B"/>
    <w:rsid w:val="00A64697"/>
    <w:rsid w:val="00A64904"/>
    <w:rsid w:val="00A64934"/>
    <w:rsid w:val="00A64A1B"/>
    <w:rsid w:val="00A64D01"/>
    <w:rsid w:val="00A64D47"/>
    <w:rsid w:val="00A64D8C"/>
    <w:rsid w:val="00A64DA6"/>
    <w:rsid w:val="00A64DC9"/>
    <w:rsid w:val="00A64DE2"/>
    <w:rsid w:val="00A64ED9"/>
    <w:rsid w:val="00A64F40"/>
    <w:rsid w:val="00A6512F"/>
    <w:rsid w:val="00A651B2"/>
    <w:rsid w:val="00A651CC"/>
    <w:rsid w:val="00A65235"/>
    <w:rsid w:val="00A65298"/>
    <w:rsid w:val="00A6533C"/>
    <w:rsid w:val="00A65363"/>
    <w:rsid w:val="00A653C6"/>
    <w:rsid w:val="00A653EC"/>
    <w:rsid w:val="00A65439"/>
    <w:rsid w:val="00A6552C"/>
    <w:rsid w:val="00A655E1"/>
    <w:rsid w:val="00A65621"/>
    <w:rsid w:val="00A65638"/>
    <w:rsid w:val="00A65740"/>
    <w:rsid w:val="00A657A4"/>
    <w:rsid w:val="00A657C3"/>
    <w:rsid w:val="00A65848"/>
    <w:rsid w:val="00A658EC"/>
    <w:rsid w:val="00A659A7"/>
    <w:rsid w:val="00A65B58"/>
    <w:rsid w:val="00A65B7D"/>
    <w:rsid w:val="00A65B9E"/>
    <w:rsid w:val="00A65BB4"/>
    <w:rsid w:val="00A65BBC"/>
    <w:rsid w:val="00A65BF1"/>
    <w:rsid w:val="00A65C47"/>
    <w:rsid w:val="00A65C6F"/>
    <w:rsid w:val="00A65D3B"/>
    <w:rsid w:val="00A65E6B"/>
    <w:rsid w:val="00A65EEC"/>
    <w:rsid w:val="00A65F3F"/>
    <w:rsid w:val="00A65FD9"/>
    <w:rsid w:val="00A65FE3"/>
    <w:rsid w:val="00A66116"/>
    <w:rsid w:val="00A6611E"/>
    <w:rsid w:val="00A6624D"/>
    <w:rsid w:val="00A6627F"/>
    <w:rsid w:val="00A6628F"/>
    <w:rsid w:val="00A6632A"/>
    <w:rsid w:val="00A66676"/>
    <w:rsid w:val="00A6669A"/>
    <w:rsid w:val="00A6693B"/>
    <w:rsid w:val="00A66AC6"/>
    <w:rsid w:val="00A66B8D"/>
    <w:rsid w:val="00A66B98"/>
    <w:rsid w:val="00A66BB3"/>
    <w:rsid w:val="00A66BB6"/>
    <w:rsid w:val="00A66C37"/>
    <w:rsid w:val="00A66C77"/>
    <w:rsid w:val="00A66C80"/>
    <w:rsid w:val="00A66D11"/>
    <w:rsid w:val="00A66D9B"/>
    <w:rsid w:val="00A66ECF"/>
    <w:rsid w:val="00A66F12"/>
    <w:rsid w:val="00A670FF"/>
    <w:rsid w:val="00A67276"/>
    <w:rsid w:val="00A672BF"/>
    <w:rsid w:val="00A67576"/>
    <w:rsid w:val="00A67604"/>
    <w:rsid w:val="00A67633"/>
    <w:rsid w:val="00A6774A"/>
    <w:rsid w:val="00A678FE"/>
    <w:rsid w:val="00A67913"/>
    <w:rsid w:val="00A67A03"/>
    <w:rsid w:val="00A67A22"/>
    <w:rsid w:val="00A67AD6"/>
    <w:rsid w:val="00A67B2E"/>
    <w:rsid w:val="00A67BCD"/>
    <w:rsid w:val="00A67CE8"/>
    <w:rsid w:val="00A67D9C"/>
    <w:rsid w:val="00A67DA0"/>
    <w:rsid w:val="00A67EB6"/>
    <w:rsid w:val="00A67EFB"/>
    <w:rsid w:val="00A67F20"/>
    <w:rsid w:val="00A70091"/>
    <w:rsid w:val="00A700E0"/>
    <w:rsid w:val="00A700F9"/>
    <w:rsid w:val="00A7013D"/>
    <w:rsid w:val="00A7019A"/>
    <w:rsid w:val="00A7022B"/>
    <w:rsid w:val="00A70254"/>
    <w:rsid w:val="00A702C3"/>
    <w:rsid w:val="00A7035A"/>
    <w:rsid w:val="00A703A5"/>
    <w:rsid w:val="00A703D7"/>
    <w:rsid w:val="00A703DD"/>
    <w:rsid w:val="00A70654"/>
    <w:rsid w:val="00A70723"/>
    <w:rsid w:val="00A7080C"/>
    <w:rsid w:val="00A70865"/>
    <w:rsid w:val="00A708CA"/>
    <w:rsid w:val="00A7096F"/>
    <w:rsid w:val="00A709DB"/>
    <w:rsid w:val="00A709EF"/>
    <w:rsid w:val="00A70A6E"/>
    <w:rsid w:val="00A70A88"/>
    <w:rsid w:val="00A70ADE"/>
    <w:rsid w:val="00A70B1A"/>
    <w:rsid w:val="00A70B63"/>
    <w:rsid w:val="00A70B6E"/>
    <w:rsid w:val="00A70B88"/>
    <w:rsid w:val="00A70BAF"/>
    <w:rsid w:val="00A70C49"/>
    <w:rsid w:val="00A70C92"/>
    <w:rsid w:val="00A70CD3"/>
    <w:rsid w:val="00A70DC6"/>
    <w:rsid w:val="00A70DE2"/>
    <w:rsid w:val="00A70DEA"/>
    <w:rsid w:val="00A70F7D"/>
    <w:rsid w:val="00A70FA5"/>
    <w:rsid w:val="00A70FD5"/>
    <w:rsid w:val="00A71069"/>
    <w:rsid w:val="00A71077"/>
    <w:rsid w:val="00A710D4"/>
    <w:rsid w:val="00A710F7"/>
    <w:rsid w:val="00A7117B"/>
    <w:rsid w:val="00A71198"/>
    <w:rsid w:val="00A711B0"/>
    <w:rsid w:val="00A712C2"/>
    <w:rsid w:val="00A712D1"/>
    <w:rsid w:val="00A71368"/>
    <w:rsid w:val="00A71396"/>
    <w:rsid w:val="00A713C1"/>
    <w:rsid w:val="00A71433"/>
    <w:rsid w:val="00A71444"/>
    <w:rsid w:val="00A714CB"/>
    <w:rsid w:val="00A7158E"/>
    <w:rsid w:val="00A715E1"/>
    <w:rsid w:val="00A71673"/>
    <w:rsid w:val="00A716B6"/>
    <w:rsid w:val="00A717FD"/>
    <w:rsid w:val="00A718E2"/>
    <w:rsid w:val="00A71954"/>
    <w:rsid w:val="00A719C8"/>
    <w:rsid w:val="00A719FD"/>
    <w:rsid w:val="00A71AD3"/>
    <w:rsid w:val="00A71B14"/>
    <w:rsid w:val="00A71C41"/>
    <w:rsid w:val="00A71CA4"/>
    <w:rsid w:val="00A71DAB"/>
    <w:rsid w:val="00A71DBF"/>
    <w:rsid w:val="00A71EFF"/>
    <w:rsid w:val="00A71F25"/>
    <w:rsid w:val="00A71F84"/>
    <w:rsid w:val="00A71F9F"/>
    <w:rsid w:val="00A71FCF"/>
    <w:rsid w:val="00A71FDE"/>
    <w:rsid w:val="00A7208B"/>
    <w:rsid w:val="00A7212F"/>
    <w:rsid w:val="00A72191"/>
    <w:rsid w:val="00A721FC"/>
    <w:rsid w:val="00A722BD"/>
    <w:rsid w:val="00A722F9"/>
    <w:rsid w:val="00A72432"/>
    <w:rsid w:val="00A7243B"/>
    <w:rsid w:val="00A7249D"/>
    <w:rsid w:val="00A724B0"/>
    <w:rsid w:val="00A724D4"/>
    <w:rsid w:val="00A7259A"/>
    <w:rsid w:val="00A725DF"/>
    <w:rsid w:val="00A72717"/>
    <w:rsid w:val="00A72739"/>
    <w:rsid w:val="00A72743"/>
    <w:rsid w:val="00A7276E"/>
    <w:rsid w:val="00A727BC"/>
    <w:rsid w:val="00A727FB"/>
    <w:rsid w:val="00A728E6"/>
    <w:rsid w:val="00A7297B"/>
    <w:rsid w:val="00A72A2A"/>
    <w:rsid w:val="00A72A95"/>
    <w:rsid w:val="00A72C09"/>
    <w:rsid w:val="00A72CD3"/>
    <w:rsid w:val="00A72DE9"/>
    <w:rsid w:val="00A72EBC"/>
    <w:rsid w:val="00A72FE3"/>
    <w:rsid w:val="00A730BC"/>
    <w:rsid w:val="00A731C1"/>
    <w:rsid w:val="00A73206"/>
    <w:rsid w:val="00A7329F"/>
    <w:rsid w:val="00A73305"/>
    <w:rsid w:val="00A734C8"/>
    <w:rsid w:val="00A73557"/>
    <w:rsid w:val="00A735C9"/>
    <w:rsid w:val="00A73656"/>
    <w:rsid w:val="00A73693"/>
    <w:rsid w:val="00A736A9"/>
    <w:rsid w:val="00A73775"/>
    <w:rsid w:val="00A737A1"/>
    <w:rsid w:val="00A73801"/>
    <w:rsid w:val="00A7387F"/>
    <w:rsid w:val="00A738B7"/>
    <w:rsid w:val="00A7391D"/>
    <w:rsid w:val="00A7392F"/>
    <w:rsid w:val="00A73B0E"/>
    <w:rsid w:val="00A73B19"/>
    <w:rsid w:val="00A73B42"/>
    <w:rsid w:val="00A73C30"/>
    <w:rsid w:val="00A73C9C"/>
    <w:rsid w:val="00A73E76"/>
    <w:rsid w:val="00A73F15"/>
    <w:rsid w:val="00A73FAF"/>
    <w:rsid w:val="00A7401B"/>
    <w:rsid w:val="00A740E2"/>
    <w:rsid w:val="00A7414F"/>
    <w:rsid w:val="00A7417D"/>
    <w:rsid w:val="00A74218"/>
    <w:rsid w:val="00A74227"/>
    <w:rsid w:val="00A7423A"/>
    <w:rsid w:val="00A7424E"/>
    <w:rsid w:val="00A74374"/>
    <w:rsid w:val="00A74576"/>
    <w:rsid w:val="00A745B3"/>
    <w:rsid w:val="00A7462C"/>
    <w:rsid w:val="00A74634"/>
    <w:rsid w:val="00A746D9"/>
    <w:rsid w:val="00A746E9"/>
    <w:rsid w:val="00A7476A"/>
    <w:rsid w:val="00A747B2"/>
    <w:rsid w:val="00A74858"/>
    <w:rsid w:val="00A74896"/>
    <w:rsid w:val="00A74988"/>
    <w:rsid w:val="00A74B97"/>
    <w:rsid w:val="00A74BC6"/>
    <w:rsid w:val="00A74D8F"/>
    <w:rsid w:val="00A74D98"/>
    <w:rsid w:val="00A74E05"/>
    <w:rsid w:val="00A74E1A"/>
    <w:rsid w:val="00A750D1"/>
    <w:rsid w:val="00A750F4"/>
    <w:rsid w:val="00A75188"/>
    <w:rsid w:val="00A75191"/>
    <w:rsid w:val="00A75277"/>
    <w:rsid w:val="00A7529C"/>
    <w:rsid w:val="00A752AC"/>
    <w:rsid w:val="00A75348"/>
    <w:rsid w:val="00A753CC"/>
    <w:rsid w:val="00A75419"/>
    <w:rsid w:val="00A75436"/>
    <w:rsid w:val="00A75563"/>
    <w:rsid w:val="00A757D1"/>
    <w:rsid w:val="00A75A66"/>
    <w:rsid w:val="00A75ADD"/>
    <w:rsid w:val="00A75AF1"/>
    <w:rsid w:val="00A75B8A"/>
    <w:rsid w:val="00A75BE6"/>
    <w:rsid w:val="00A75C6D"/>
    <w:rsid w:val="00A75F92"/>
    <w:rsid w:val="00A75F99"/>
    <w:rsid w:val="00A7612C"/>
    <w:rsid w:val="00A76142"/>
    <w:rsid w:val="00A7615B"/>
    <w:rsid w:val="00A76165"/>
    <w:rsid w:val="00A76295"/>
    <w:rsid w:val="00A76367"/>
    <w:rsid w:val="00A76493"/>
    <w:rsid w:val="00A76692"/>
    <w:rsid w:val="00A766E4"/>
    <w:rsid w:val="00A76782"/>
    <w:rsid w:val="00A76797"/>
    <w:rsid w:val="00A76868"/>
    <w:rsid w:val="00A768B4"/>
    <w:rsid w:val="00A769F0"/>
    <w:rsid w:val="00A76C14"/>
    <w:rsid w:val="00A76DA3"/>
    <w:rsid w:val="00A76DEE"/>
    <w:rsid w:val="00A76DFF"/>
    <w:rsid w:val="00A76E2D"/>
    <w:rsid w:val="00A76E6D"/>
    <w:rsid w:val="00A76F4F"/>
    <w:rsid w:val="00A7700D"/>
    <w:rsid w:val="00A77158"/>
    <w:rsid w:val="00A771B0"/>
    <w:rsid w:val="00A771E2"/>
    <w:rsid w:val="00A772A6"/>
    <w:rsid w:val="00A773ED"/>
    <w:rsid w:val="00A7754F"/>
    <w:rsid w:val="00A775BF"/>
    <w:rsid w:val="00A775F6"/>
    <w:rsid w:val="00A7764A"/>
    <w:rsid w:val="00A7767B"/>
    <w:rsid w:val="00A7769D"/>
    <w:rsid w:val="00A7779A"/>
    <w:rsid w:val="00A777D1"/>
    <w:rsid w:val="00A777DF"/>
    <w:rsid w:val="00A777FA"/>
    <w:rsid w:val="00A77868"/>
    <w:rsid w:val="00A77913"/>
    <w:rsid w:val="00A7791B"/>
    <w:rsid w:val="00A77942"/>
    <w:rsid w:val="00A77A34"/>
    <w:rsid w:val="00A77AAC"/>
    <w:rsid w:val="00A77B09"/>
    <w:rsid w:val="00A77BE3"/>
    <w:rsid w:val="00A77C61"/>
    <w:rsid w:val="00A77E02"/>
    <w:rsid w:val="00A800E4"/>
    <w:rsid w:val="00A80186"/>
    <w:rsid w:val="00A80269"/>
    <w:rsid w:val="00A8029F"/>
    <w:rsid w:val="00A802A6"/>
    <w:rsid w:val="00A80393"/>
    <w:rsid w:val="00A8056B"/>
    <w:rsid w:val="00A805E9"/>
    <w:rsid w:val="00A80688"/>
    <w:rsid w:val="00A80695"/>
    <w:rsid w:val="00A80763"/>
    <w:rsid w:val="00A8082D"/>
    <w:rsid w:val="00A8086E"/>
    <w:rsid w:val="00A809AF"/>
    <w:rsid w:val="00A80A20"/>
    <w:rsid w:val="00A80A67"/>
    <w:rsid w:val="00A80A9E"/>
    <w:rsid w:val="00A80B4F"/>
    <w:rsid w:val="00A80C03"/>
    <w:rsid w:val="00A80C9B"/>
    <w:rsid w:val="00A80F43"/>
    <w:rsid w:val="00A80FB5"/>
    <w:rsid w:val="00A81037"/>
    <w:rsid w:val="00A81041"/>
    <w:rsid w:val="00A8109D"/>
    <w:rsid w:val="00A810AA"/>
    <w:rsid w:val="00A810D2"/>
    <w:rsid w:val="00A81160"/>
    <w:rsid w:val="00A81189"/>
    <w:rsid w:val="00A811DA"/>
    <w:rsid w:val="00A81259"/>
    <w:rsid w:val="00A81314"/>
    <w:rsid w:val="00A81448"/>
    <w:rsid w:val="00A81467"/>
    <w:rsid w:val="00A8151E"/>
    <w:rsid w:val="00A81583"/>
    <w:rsid w:val="00A815A1"/>
    <w:rsid w:val="00A815F4"/>
    <w:rsid w:val="00A81610"/>
    <w:rsid w:val="00A817FA"/>
    <w:rsid w:val="00A81806"/>
    <w:rsid w:val="00A818B0"/>
    <w:rsid w:val="00A81973"/>
    <w:rsid w:val="00A81A5C"/>
    <w:rsid w:val="00A81B86"/>
    <w:rsid w:val="00A81C94"/>
    <w:rsid w:val="00A81D3F"/>
    <w:rsid w:val="00A81D89"/>
    <w:rsid w:val="00A81D9C"/>
    <w:rsid w:val="00A81DA9"/>
    <w:rsid w:val="00A81DD3"/>
    <w:rsid w:val="00A81E5A"/>
    <w:rsid w:val="00A81F37"/>
    <w:rsid w:val="00A81F3E"/>
    <w:rsid w:val="00A820E7"/>
    <w:rsid w:val="00A82174"/>
    <w:rsid w:val="00A821AC"/>
    <w:rsid w:val="00A821B3"/>
    <w:rsid w:val="00A8223C"/>
    <w:rsid w:val="00A82296"/>
    <w:rsid w:val="00A822D3"/>
    <w:rsid w:val="00A824BB"/>
    <w:rsid w:val="00A82551"/>
    <w:rsid w:val="00A82624"/>
    <w:rsid w:val="00A826F5"/>
    <w:rsid w:val="00A82732"/>
    <w:rsid w:val="00A82818"/>
    <w:rsid w:val="00A828A7"/>
    <w:rsid w:val="00A829A3"/>
    <w:rsid w:val="00A82A0B"/>
    <w:rsid w:val="00A82ACF"/>
    <w:rsid w:val="00A82B0D"/>
    <w:rsid w:val="00A82CC9"/>
    <w:rsid w:val="00A82D11"/>
    <w:rsid w:val="00A82D20"/>
    <w:rsid w:val="00A82E65"/>
    <w:rsid w:val="00A82F89"/>
    <w:rsid w:val="00A831AE"/>
    <w:rsid w:val="00A831F5"/>
    <w:rsid w:val="00A832DD"/>
    <w:rsid w:val="00A833CD"/>
    <w:rsid w:val="00A833F8"/>
    <w:rsid w:val="00A83456"/>
    <w:rsid w:val="00A83492"/>
    <w:rsid w:val="00A8352A"/>
    <w:rsid w:val="00A83599"/>
    <w:rsid w:val="00A835CE"/>
    <w:rsid w:val="00A8362B"/>
    <w:rsid w:val="00A836E7"/>
    <w:rsid w:val="00A836EE"/>
    <w:rsid w:val="00A836F4"/>
    <w:rsid w:val="00A83775"/>
    <w:rsid w:val="00A8378E"/>
    <w:rsid w:val="00A837A4"/>
    <w:rsid w:val="00A838A9"/>
    <w:rsid w:val="00A83903"/>
    <w:rsid w:val="00A83B40"/>
    <w:rsid w:val="00A83C5E"/>
    <w:rsid w:val="00A83D1E"/>
    <w:rsid w:val="00A83D45"/>
    <w:rsid w:val="00A83DC4"/>
    <w:rsid w:val="00A83E51"/>
    <w:rsid w:val="00A83E71"/>
    <w:rsid w:val="00A84039"/>
    <w:rsid w:val="00A840AC"/>
    <w:rsid w:val="00A840BD"/>
    <w:rsid w:val="00A8413B"/>
    <w:rsid w:val="00A84173"/>
    <w:rsid w:val="00A843A2"/>
    <w:rsid w:val="00A843ED"/>
    <w:rsid w:val="00A84736"/>
    <w:rsid w:val="00A847D1"/>
    <w:rsid w:val="00A84887"/>
    <w:rsid w:val="00A849FD"/>
    <w:rsid w:val="00A84B10"/>
    <w:rsid w:val="00A84B19"/>
    <w:rsid w:val="00A84B22"/>
    <w:rsid w:val="00A84B26"/>
    <w:rsid w:val="00A84BAD"/>
    <w:rsid w:val="00A84BB8"/>
    <w:rsid w:val="00A84C21"/>
    <w:rsid w:val="00A84C30"/>
    <w:rsid w:val="00A84C9C"/>
    <w:rsid w:val="00A84CC1"/>
    <w:rsid w:val="00A84D23"/>
    <w:rsid w:val="00A84E10"/>
    <w:rsid w:val="00A84E1A"/>
    <w:rsid w:val="00A84EF9"/>
    <w:rsid w:val="00A84F0E"/>
    <w:rsid w:val="00A84F8A"/>
    <w:rsid w:val="00A84F93"/>
    <w:rsid w:val="00A850BD"/>
    <w:rsid w:val="00A850E2"/>
    <w:rsid w:val="00A850E9"/>
    <w:rsid w:val="00A851C6"/>
    <w:rsid w:val="00A851F4"/>
    <w:rsid w:val="00A85413"/>
    <w:rsid w:val="00A8543A"/>
    <w:rsid w:val="00A85467"/>
    <w:rsid w:val="00A854C7"/>
    <w:rsid w:val="00A85544"/>
    <w:rsid w:val="00A85551"/>
    <w:rsid w:val="00A8558D"/>
    <w:rsid w:val="00A856AA"/>
    <w:rsid w:val="00A856D1"/>
    <w:rsid w:val="00A85725"/>
    <w:rsid w:val="00A85734"/>
    <w:rsid w:val="00A85794"/>
    <w:rsid w:val="00A8580F"/>
    <w:rsid w:val="00A85816"/>
    <w:rsid w:val="00A858A9"/>
    <w:rsid w:val="00A858B4"/>
    <w:rsid w:val="00A8590F"/>
    <w:rsid w:val="00A85952"/>
    <w:rsid w:val="00A8599E"/>
    <w:rsid w:val="00A859A7"/>
    <w:rsid w:val="00A85BB1"/>
    <w:rsid w:val="00A85C64"/>
    <w:rsid w:val="00A85CA5"/>
    <w:rsid w:val="00A85CD3"/>
    <w:rsid w:val="00A85D33"/>
    <w:rsid w:val="00A85D7A"/>
    <w:rsid w:val="00A86020"/>
    <w:rsid w:val="00A860E0"/>
    <w:rsid w:val="00A860E8"/>
    <w:rsid w:val="00A86439"/>
    <w:rsid w:val="00A8644F"/>
    <w:rsid w:val="00A864B2"/>
    <w:rsid w:val="00A8651C"/>
    <w:rsid w:val="00A8669C"/>
    <w:rsid w:val="00A866B5"/>
    <w:rsid w:val="00A867AD"/>
    <w:rsid w:val="00A86842"/>
    <w:rsid w:val="00A8695A"/>
    <w:rsid w:val="00A869D2"/>
    <w:rsid w:val="00A869F9"/>
    <w:rsid w:val="00A86A07"/>
    <w:rsid w:val="00A86B92"/>
    <w:rsid w:val="00A86BF7"/>
    <w:rsid w:val="00A86CEE"/>
    <w:rsid w:val="00A86D8E"/>
    <w:rsid w:val="00A86DC0"/>
    <w:rsid w:val="00A86DF0"/>
    <w:rsid w:val="00A86E90"/>
    <w:rsid w:val="00A86F5D"/>
    <w:rsid w:val="00A86FCF"/>
    <w:rsid w:val="00A86FDD"/>
    <w:rsid w:val="00A86FFF"/>
    <w:rsid w:val="00A8700E"/>
    <w:rsid w:val="00A87010"/>
    <w:rsid w:val="00A870C4"/>
    <w:rsid w:val="00A87183"/>
    <w:rsid w:val="00A871C5"/>
    <w:rsid w:val="00A871FA"/>
    <w:rsid w:val="00A87293"/>
    <w:rsid w:val="00A872C5"/>
    <w:rsid w:val="00A872C6"/>
    <w:rsid w:val="00A87383"/>
    <w:rsid w:val="00A873B2"/>
    <w:rsid w:val="00A873DF"/>
    <w:rsid w:val="00A873EC"/>
    <w:rsid w:val="00A875BB"/>
    <w:rsid w:val="00A8767F"/>
    <w:rsid w:val="00A876CE"/>
    <w:rsid w:val="00A8774B"/>
    <w:rsid w:val="00A877B2"/>
    <w:rsid w:val="00A87839"/>
    <w:rsid w:val="00A87907"/>
    <w:rsid w:val="00A87982"/>
    <w:rsid w:val="00A87A0C"/>
    <w:rsid w:val="00A87AE5"/>
    <w:rsid w:val="00A87B5C"/>
    <w:rsid w:val="00A87B77"/>
    <w:rsid w:val="00A87C49"/>
    <w:rsid w:val="00A87D1C"/>
    <w:rsid w:val="00A87D4F"/>
    <w:rsid w:val="00A87D9C"/>
    <w:rsid w:val="00A87DCA"/>
    <w:rsid w:val="00A87E42"/>
    <w:rsid w:val="00A87EBF"/>
    <w:rsid w:val="00A87FF7"/>
    <w:rsid w:val="00A90049"/>
    <w:rsid w:val="00A900C8"/>
    <w:rsid w:val="00A900E1"/>
    <w:rsid w:val="00A902AA"/>
    <w:rsid w:val="00A902F9"/>
    <w:rsid w:val="00A90352"/>
    <w:rsid w:val="00A904D4"/>
    <w:rsid w:val="00A90606"/>
    <w:rsid w:val="00A9062E"/>
    <w:rsid w:val="00A90635"/>
    <w:rsid w:val="00A9063D"/>
    <w:rsid w:val="00A9064E"/>
    <w:rsid w:val="00A90844"/>
    <w:rsid w:val="00A90865"/>
    <w:rsid w:val="00A909EE"/>
    <w:rsid w:val="00A90A34"/>
    <w:rsid w:val="00A90AF2"/>
    <w:rsid w:val="00A90C73"/>
    <w:rsid w:val="00A90CE2"/>
    <w:rsid w:val="00A90D04"/>
    <w:rsid w:val="00A90DCC"/>
    <w:rsid w:val="00A90F02"/>
    <w:rsid w:val="00A91076"/>
    <w:rsid w:val="00A910D2"/>
    <w:rsid w:val="00A910F0"/>
    <w:rsid w:val="00A91147"/>
    <w:rsid w:val="00A9123F"/>
    <w:rsid w:val="00A91268"/>
    <w:rsid w:val="00A912E4"/>
    <w:rsid w:val="00A91317"/>
    <w:rsid w:val="00A91340"/>
    <w:rsid w:val="00A913CE"/>
    <w:rsid w:val="00A913EE"/>
    <w:rsid w:val="00A9142E"/>
    <w:rsid w:val="00A9155E"/>
    <w:rsid w:val="00A915A8"/>
    <w:rsid w:val="00A915D4"/>
    <w:rsid w:val="00A915DA"/>
    <w:rsid w:val="00A916C8"/>
    <w:rsid w:val="00A91851"/>
    <w:rsid w:val="00A91950"/>
    <w:rsid w:val="00A919D9"/>
    <w:rsid w:val="00A919F1"/>
    <w:rsid w:val="00A91A5C"/>
    <w:rsid w:val="00A91B39"/>
    <w:rsid w:val="00A91BFB"/>
    <w:rsid w:val="00A91CAB"/>
    <w:rsid w:val="00A91D5E"/>
    <w:rsid w:val="00A91E44"/>
    <w:rsid w:val="00A91F11"/>
    <w:rsid w:val="00A91F4C"/>
    <w:rsid w:val="00A91F5C"/>
    <w:rsid w:val="00A91FE6"/>
    <w:rsid w:val="00A92120"/>
    <w:rsid w:val="00A922A4"/>
    <w:rsid w:val="00A92386"/>
    <w:rsid w:val="00A92394"/>
    <w:rsid w:val="00A923E8"/>
    <w:rsid w:val="00A923F3"/>
    <w:rsid w:val="00A924FF"/>
    <w:rsid w:val="00A9257A"/>
    <w:rsid w:val="00A925B0"/>
    <w:rsid w:val="00A9263E"/>
    <w:rsid w:val="00A92794"/>
    <w:rsid w:val="00A92837"/>
    <w:rsid w:val="00A92938"/>
    <w:rsid w:val="00A92971"/>
    <w:rsid w:val="00A929A2"/>
    <w:rsid w:val="00A929E9"/>
    <w:rsid w:val="00A92A6F"/>
    <w:rsid w:val="00A92A7C"/>
    <w:rsid w:val="00A92ACD"/>
    <w:rsid w:val="00A92C4B"/>
    <w:rsid w:val="00A92CA2"/>
    <w:rsid w:val="00A92E83"/>
    <w:rsid w:val="00A92F24"/>
    <w:rsid w:val="00A92F2A"/>
    <w:rsid w:val="00A930F5"/>
    <w:rsid w:val="00A931A2"/>
    <w:rsid w:val="00A931AB"/>
    <w:rsid w:val="00A931F4"/>
    <w:rsid w:val="00A93202"/>
    <w:rsid w:val="00A93331"/>
    <w:rsid w:val="00A93386"/>
    <w:rsid w:val="00A9345D"/>
    <w:rsid w:val="00A93494"/>
    <w:rsid w:val="00A934F0"/>
    <w:rsid w:val="00A936AA"/>
    <w:rsid w:val="00A936B5"/>
    <w:rsid w:val="00A936BB"/>
    <w:rsid w:val="00A93816"/>
    <w:rsid w:val="00A9387E"/>
    <w:rsid w:val="00A93882"/>
    <w:rsid w:val="00A938AD"/>
    <w:rsid w:val="00A93900"/>
    <w:rsid w:val="00A93921"/>
    <w:rsid w:val="00A93931"/>
    <w:rsid w:val="00A93A3B"/>
    <w:rsid w:val="00A93ACD"/>
    <w:rsid w:val="00A93B57"/>
    <w:rsid w:val="00A93B73"/>
    <w:rsid w:val="00A93BCF"/>
    <w:rsid w:val="00A93BDD"/>
    <w:rsid w:val="00A93DB3"/>
    <w:rsid w:val="00A93DC8"/>
    <w:rsid w:val="00A93DFD"/>
    <w:rsid w:val="00A93E04"/>
    <w:rsid w:val="00A93E1B"/>
    <w:rsid w:val="00A93E3D"/>
    <w:rsid w:val="00A93E5F"/>
    <w:rsid w:val="00A93EB1"/>
    <w:rsid w:val="00A94069"/>
    <w:rsid w:val="00A940E6"/>
    <w:rsid w:val="00A94128"/>
    <w:rsid w:val="00A94162"/>
    <w:rsid w:val="00A942D1"/>
    <w:rsid w:val="00A94467"/>
    <w:rsid w:val="00A94505"/>
    <w:rsid w:val="00A9455C"/>
    <w:rsid w:val="00A946CA"/>
    <w:rsid w:val="00A946D9"/>
    <w:rsid w:val="00A94722"/>
    <w:rsid w:val="00A94739"/>
    <w:rsid w:val="00A94786"/>
    <w:rsid w:val="00A94889"/>
    <w:rsid w:val="00A94917"/>
    <w:rsid w:val="00A94946"/>
    <w:rsid w:val="00A94950"/>
    <w:rsid w:val="00A94C05"/>
    <w:rsid w:val="00A94C49"/>
    <w:rsid w:val="00A94C4C"/>
    <w:rsid w:val="00A94C4D"/>
    <w:rsid w:val="00A94CB6"/>
    <w:rsid w:val="00A94E3F"/>
    <w:rsid w:val="00A94F47"/>
    <w:rsid w:val="00A94F5C"/>
    <w:rsid w:val="00A95022"/>
    <w:rsid w:val="00A950CD"/>
    <w:rsid w:val="00A950CF"/>
    <w:rsid w:val="00A95143"/>
    <w:rsid w:val="00A9514D"/>
    <w:rsid w:val="00A95247"/>
    <w:rsid w:val="00A952A7"/>
    <w:rsid w:val="00A953E3"/>
    <w:rsid w:val="00A953FD"/>
    <w:rsid w:val="00A95515"/>
    <w:rsid w:val="00A955C0"/>
    <w:rsid w:val="00A955C8"/>
    <w:rsid w:val="00A95609"/>
    <w:rsid w:val="00A9565F"/>
    <w:rsid w:val="00A95685"/>
    <w:rsid w:val="00A95812"/>
    <w:rsid w:val="00A959C1"/>
    <w:rsid w:val="00A95A3F"/>
    <w:rsid w:val="00A95B06"/>
    <w:rsid w:val="00A95B7D"/>
    <w:rsid w:val="00A95D8E"/>
    <w:rsid w:val="00A95DA4"/>
    <w:rsid w:val="00A95EC0"/>
    <w:rsid w:val="00A96020"/>
    <w:rsid w:val="00A9609E"/>
    <w:rsid w:val="00A96122"/>
    <w:rsid w:val="00A963AE"/>
    <w:rsid w:val="00A96430"/>
    <w:rsid w:val="00A96493"/>
    <w:rsid w:val="00A964C2"/>
    <w:rsid w:val="00A964C6"/>
    <w:rsid w:val="00A964E5"/>
    <w:rsid w:val="00A96612"/>
    <w:rsid w:val="00A96646"/>
    <w:rsid w:val="00A96685"/>
    <w:rsid w:val="00A9668E"/>
    <w:rsid w:val="00A966F3"/>
    <w:rsid w:val="00A966F5"/>
    <w:rsid w:val="00A96796"/>
    <w:rsid w:val="00A967AA"/>
    <w:rsid w:val="00A96842"/>
    <w:rsid w:val="00A9684E"/>
    <w:rsid w:val="00A9688B"/>
    <w:rsid w:val="00A9689D"/>
    <w:rsid w:val="00A9694D"/>
    <w:rsid w:val="00A969D2"/>
    <w:rsid w:val="00A96A05"/>
    <w:rsid w:val="00A96B5A"/>
    <w:rsid w:val="00A96BD3"/>
    <w:rsid w:val="00A96C29"/>
    <w:rsid w:val="00A96C30"/>
    <w:rsid w:val="00A96CAD"/>
    <w:rsid w:val="00A96CB0"/>
    <w:rsid w:val="00A96D1C"/>
    <w:rsid w:val="00A96E17"/>
    <w:rsid w:val="00A96E46"/>
    <w:rsid w:val="00A96E84"/>
    <w:rsid w:val="00A96EB6"/>
    <w:rsid w:val="00A96F3F"/>
    <w:rsid w:val="00A96F9B"/>
    <w:rsid w:val="00A96FC9"/>
    <w:rsid w:val="00A97045"/>
    <w:rsid w:val="00A9708E"/>
    <w:rsid w:val="00A97097"/>
    <w:rsid w:val="00A9715F"/>
    <w:rsid w:val="00A972D1"/>
    <w:rsid w:val="00A972E5"/>
    <w:rsid w:val="00A9744E"/>
    <w:rsid w:val="00A97474"/>
    <w:rsid w:val="00A975B2"/>
    <w:rsid w:val="00A97629"/>
    <w:rsid w:val="00A97643"/>
    <w:rsid w:val="00A976C6"/>
    <w:rsid w:val="00A979E8"/>
    <w:rsid w:val="00A979F4"/>
    <w:rsid w:val="00A97A10"/>
    <w:rsid w:val="00A97A25"/>
    <w:rsid w:val="00A97A3C"/>
    <w:rsid w:val="00A97C02"/>
    <w:rsid w:val="00A97C98"/>
    <w:rsid w:val="00A97D68"/>
    <w:rsid w:val="00A97D78"/>
    <w:rsid w:val="00A97DB8"/>
    <w:rsid w:val="00A97E66"/>
    <w:rsid w:val="00A97E80"/>
    <w:rsid w:val="00A97EBF"/>
    <w:rsid w:val="00A9C153"/>
    <w:rsid w:val="00AA0121"/>
    <w:rsid w:val="00AA023A"/>
    <w:rsid w:val="00AA0293"/>
    <w:rsid w:val="00AA029C"/>
    <w:rsid w:val="00AA0380"/>
    <w:rsid w:val="00AA0384"/>
    <w:rsid w:val="00AA03DD"/>
    <w:rsid w:val="00AA044B"/>
    <w:rsid w:val="00AA04A3"/>
    <w:rsid w:val="00AA04DC"/>
    <w:rsid w:val="00AA04EF"/>
    <w:rsid w:val="00AA050B"/>
    <w:rsid w:val="00AA051A"/>
    <w:rsid w:val="00AA05FD"/>
    <w:rsid w:val="00AA0621"/>
    <w:rsid w:val="00AA074C"/>
    <w:rsid w:val="00AA07C1"/>
    <w:rsid w:val="00AA0831"/>
    <w:rsid w:val="00AA0852"/>
    <w:rsid w:val="00AA087A"/>
    <w:rsid w:val="00AA0B64"/>
    <w:rsid w:val="00AA0B7F"/>
    <w:rsid w:val="00AA0B8B"/>
    <w:rsid w:val="00AA0DC6"/>
    <w:rsid w:val="00AA0DF9"/>
    <w:rsid w:val="00AA0E1A"/>
    <w:rsid w:val="00AA0F99"/>
    <w:rsid w:val="00AA108F"/>
    <w:rsid w:val="00AA10BF"/>
    <w:rsid w:val="00AA10CF"/>
    <w:rsid w:val="00AA127E"/>
    <w:rsid w:val="00AA132F"/>
    <w:rsid w:val="00AA1377"/>
    <w:rsid w:val="00AA139B"/>
    <w:rsid w:val="00AA13D7"/>
    <w:rsid w:val="00AA13E8"/>
    <w:rsid w:val="00AA1422"/>
    <w:rsid w:val="00AA1480"/>
    <w:rsid w:val="00AA1574"/>
    <w:rsid w:val="00AA15F9"/>
    <w:rsid w:val="00AA166B"/>
    <w:rsid w:val="00AA1791"/>
    <w:rsid w:val="00AA1792"/>
    <w:rsid w:val="00AA1796"/>
    <w:rsid w:val="00AA1797"/>
    <w:rsid w:val="00AA1876"/>
    <w:rsid w:val="00AA1919"/>
    <w:rsid w:val="00AA1936"/>
    <w:rsid w:val="00AA19D6"/>
    <w:rsid w:val="00AA1ADE"/>
    <w:rsid w:val="00AA1AE8"/>
    <w:rsid w:val="00AA1B4A"/>
    <w:rsid w:val="00AA1B6E"/>
    <w:rsid w:val="00AA1BD1"/>
    <w:rsid w:val="00AA1C91"/>
    <w:rsid w:val="00AA1C9F"/>
    <w:rsid w:val="00AA1CBB"/>
    <w:rsid w:val="00AA1CC0"/>
    <w:rsid w:val="00AA1D37"/>
    <w:rsid w:val="00AA1DC8"/>
    <w:rsid w:val="00AA207A"/>
    <w:rsid w:val="00AA2163"/>
    <w:rsid w:val="00AA218B"/>
    <w:rsid w:val="00AA21F8"/>
    <w:rsid w:val="00AA225B"/>
    <w:rsid w:val="00AA22BD"/>
    <w:rsid w:val="00AA22D8"/>
    <w:rsid w:val="00AA23BC"/>
    <w:rsid w:val="00AA24C9"/>
    <w:rsid w:val="00AA257D"/>
    <w:rsid w:val="00AA25B0"/>
    <w:rsid w:val="00AA272E"/>
    <w:rsid w:val="00AA28B2"/>
    <w:rsid w:val="00AA2935"/>
    <w:rsid w:val="00AA2A6F"/>
    <w:rsid w:val="00AA2AE4"/>
    <w:rsid w:val="00AA2B1E"/>
    <w:rsid w:val="00AA2B1F"/>
    <w:rsid w:val="00AA2B5B"/>
    <w:rsid w:val="00AA2BD8"/>
    <w:rsid w:val="00AA2CE4"/>
    <w:rsid w:val="00AA2D35"/>
    <w:rsid w:val="00AA2D65"/>
    <w:rsid w:val="00AA2F6A"/>
    <w:rsid w:val="00AA3148"/>
    <w:rsid w:val="00AA31A1"/>
    <w:rsid w:val="00AA3449"/>
    <w:rsid w:val="00AA3452"/>
    <w:rsid w:val="00AA350B"/>
    <w:rsid w:val="00AA3592"/>
    <w:rsid w:val="00AA36F2"/>
    <w:rsid w:val="00AA37BE"/>
    <w:rsid w:val="00AA381A"/>
    <w:rsid w:val="00AA3870"/>
    <w:rsid w:val="00AA3977"/>
    <w:rsid w:val="00AA3A69"/>
    <w:rsid w:val="00AA3C54"/>
    <w:rsid w:val="00AA3C9C"/>
    <w:rsid w:val="00AA3D36"/>
    <w:rsid w:val="00AA3DBE"/>
    <w:rsid w:val="00AA3E27"/>
    <w:rsid w:val="00AA4017"/>
    <w:rsid w:val="00AA404D"/>
    <w:rsid w:val="00AA40B7"/>
    <w:rsid w:val="00AA4163"/>
    <w:rsid w:val="00AA4215"/>
    <w:rsid w:val="00AA4252"/>
    <w:rsid w:val="00AA43BE"/>
    <w:rsid w:val="00AA43DD"/>
    <w:rsid w:val="00AA4422"/>
    <w:rsid w:val="00AA447D"/>
    <w:rsid w:val="00AA44CF"/>
    <w:rsid w:val="00AA4650"/>
    <w:rsid w:val="00AA47AE"/>
    <w:rsid w:val="00AA4833"/>
    <w:rsid w:val="00AA4846"/>
    <w:rsid w:val="00AA4878"/>
    <w:rsid w:val="00AA4A82"/>
    <w:rsid w:val="00AA4B4C"/>
    <w:rsid w:val="00AA4C37"/>
    <w:rsid w:val="00AA4C9A"/>
    <w:rsid w:val="00AA4CD8"/>
    <w:rsid w:val="00AA4D0F"/>
    <w:rsid w:val="00AA4D24"/>
    <w:rsid w:val="00AA4D5D"/>
    <w:rsid w:val="00AA4F3B"/>
    <w:rsid w:val="00AA5117"/>
    <w:rsid w:val="00AA511F"/>
    <w:rsid w:val="00AA529C"/>
    <w:rsid w:val="00AA5400"/>
    <w:rsid w:val="00AA5420"/>
    <w:rsid w:val="00AA5432"/>
    <w:rsid w:val="00AA544B"/>
    <w:rsid w:val="00AA55FE"/>
    <w:rsid w:val="00AA5629"/>
    <w:rsid w:val="00AA563A"/>
    <w:rsid w:val="00AA5671"/>
    <w:rsid w:val="00AA56A8"/>
    <w:rsid w:val="00AA570C"/>
    <w:rsid w:val="00AA578B"/>
    <w:rsid w:val="00AA57AA"/>
    <w:rsid w:val="00AA586B"/>
    <w:rsid w:val="00AA5895"/>
    <w:rsid w:val="00AA58AE"/>
    <w:rsid w:val="00AA597D"/>
    <w:rsid w:val="00AA59D5"/>
    <w:rsid w:val="00AA5A19"/>
    <w:rsid w:val="00AA5ACD"/>
    <w:rsid w:val="00AA5B5F"/>
    <w:rsid w:val="00AA5BCA"/>
    <w:rsid w:val="00AA5BF1"/>
    <w:rsid w:val="00AA5C71"/>
    <w:rsid w:val="00AA5C8C"/>
    <w:rsid w:val="00AA5CFA"/>
    <w:rsid w:val="00AA5D6C"/>
    <w:rsid w:val="00AA5D9C"/>
    <w:rsid w:val="00AA60D4"/>
    <w:rsid w:val="00AA615A"/>
    <w:rsid w:val="00AA6170"/>
    <w:rsid w:val="00AA61F7"/>
    <w:rsid w:val="00AA62AA"/>
    <w:rsid w:val="00AA62AD"/>
    <w:rsid w:val="00AA62F4"/>
    <w:rsid w:val="00AA63AB"/>
    <w:rsid w:val="00AA66BA"/>
    <w:rsid w:val="00AA679C"/>
    <w:rsid w:val="00AA67CB"/>
    <w:rsid w:val="00AA67DF"/>
    <w:rsid w:val="00AA6929"/>
    <w:rsid w:val="00AA6A2D"/>
    <w:rsid w:val="00AA6AD0"/>
    <w:rsid w:val="00AA6B2F"/>
    <w:rsid w:val="00AA6B69"/>
    <w:rsid w:val="00AA6B7D"/>
    <w:rsid w:val="00AA6BAF"/>
    <w:rsid w:val="00AA6BB9"/>
    <w:rsid w:val="00AA6EF5"/>
    <w:rsid w:val="00AA6F7F"/>
    <w:rsid w:val="00AA711B"/>
    <w:rsid w:val="00AA720F"/>
    <w:rsid w:val="00AA73DA"/>
    <w:rsid w:val="00AA7406"/>
    <w:rsid w:val="00AA743B"/>
    <w:rsid w:val="00AA7497"/>
    <w:rsid w:val="00AA7512"/>
    <w:rsid w:val="00AA754B"/>
    <w:rsid w:val="00AA7553"/>
    <w:rsid w:val="00AA75FB"/>
    <w:rsid w:val="00AA767F"/>
    <w:rsid w:val="00AA76B1"/>
    <w:rsid w:val="00AA77F4"/>
    <w:rsid w:val="00AA78E5"/>
    <w:rsid w:val="00AA7BE6"/>
    <w:rsid w:val="00AA7DD9"/>
    <w:rsid w:val="00AA7DE9"/>
    <w:rsid w:val="00AA7DF5"/>
    <w:rsid w:val="00AA7E57"/>
    <w:rsid w:val="00AA7E90"/>
    <w:rsid w:val="00AA7EF4"/>
    <w:rsid w:val="00AA7F64"/>
    <w:rsid w:val="00AA7FC7"/>
    <w:rsid w:val="00AA7FCE"/>
    <w:rsid w:val="00AB0048"/>
    <w:rsid w:val="00AB0161"/>
    <w:rsid w:val="00AB01AE"/>
    <w:rsid w:val="00AB01E0"/>
    <w:rsid w:val="00AB0220"/>
    <w:rsid w:val="00AB0288"/>
    <w:rsid w:val="00AB028A"/>
    <w:rsid w:val="00AB02E7"/>
    <w:rsid w:val="00AB03C9"/>
    <w:rsid w:val="00AB0413"/>
    <w:rsid w:val="00AB05FA"/>
    <w:rsid w:val="00AB078B"/>
    <w:rsid w:val="00AB0839"/>
    <w:rsid w:val="00AB0AC3"/>
    <w:rsid w:val="00AB0B09"/>
    <w:rsid w:val="00AB0B23"/>
    <w:rsid w:val="00AB0CB7"/>
    <w:rsid w:val="00AB0DC5"/>
    <w:rsid w:val="00AB0DCA"/>
    <w:rsid w:val="00AB0F67"/>
    <w:rsid w:val="00AB10C8"/>
    <w:rsid w:val="00AB113E"/>
    <w:rsid w:val="00AB118B"/>
    <w:rsid w:val="00AB11BB"/>
    <w:rsid w:val="00AB1207"/>
    <w:rsid w:val="00AB120F"/>
    <w:rsid w:val="00AB1383"/>
    <w:rsid w:val="00AB13BC"/>
    <w:rsid w:val="00AB13D4"/>
    <w:rsid w:val="00AB13E8"/>
    <w:rsid w:val="00AB146D"/>
    <w:rsid w:val="00AB14BE"/>
    <w:rsid w:val="00AB14C0"/>
    <w:rsid w:val="00AB15F8"/>
    <w:rsid w:val="00AB16E5"/>
    <w:rsid w:val="00AB178B"/>
    <w:rsid w:val="00AB1796"/>
    <w:rsid w:val="00AB17B3"/>
    <w:rsid w:val="00AB17F5"/>
    <w:rsid w:val="00AB181C"/>
    <w:rsid w:val="00AB1843"/>
    <w:rsid w:val="00AB18D7"/>
    <w:rsid w:val="00AB195D"/>
    <w:rsid w:val="00AB1A72"/>
    <w:rsid w:val="00AB1AD7"/>
    <w:rsid w:val="00AB1B7C"/>
    <w:rsid w:val="00AB1C00"/>
    <w:rsid w:val="00AB1CA7"/>
    <w:rsid w:val="00AB1E33"/>
    <w:rsid w:val="00AB1E85"/>
    <w:rsid w:val="00AB1E9E"/>
    <w:rsid w:val="00AB1EC9"/>
    <w:rsid w:val="00AB1ED8"/>
    <w:rsid w:val="00AB1FC9"/>
    <w:rsid w:val="00AB2055"/>
    <w:rsid w:val="00AB212A"/>
    <w:rsid w:val="00AB21A8"/>
    <w:rsid w:val="00AB2237"/>
    <w:rsid w:val="00AB2251"/>
    <w:rsid w:val="00AB2256"/>
    <w:rsid w:val="00AB230E"/>
    <w:rsid w:val="00AB234F"/>
    <w:rsid w:val="00AB2362"/>
    <w:rsid w:val="00AB23C6"/>
    <w:rsid w:val="00AB2520"/>
    <w:rsid w:val="00AB252F"/>
    <w:rsid w:val="00AB2648"/>
    <w:rsid w:val="00AB26AB"/>
    <w:rsid w:val="00AB271F"/>
    <w:rsid w:val="00AB275C"/>
    <w:rsid w:val="00AB2777"/>
    <w:rsid w:val="00AB2852"/>
    <w:rsid w:val="00AB2856"/>
    <w:rsid w:val="00AB29B3"/>
    <w:rsid w:val="00AB2A55"/>
    <w:rsid w:val="00AB2A73"/>
    <w:rsid w:val="00AB2BDF"/>
    <w:rsid w:val="00AB2BE6"/>
    <w:rsid w:val="00AB2CD2"/>
    <w:rsid w:val="00AB2D5B"/>
    <w:rsid w:val="00AB2D8A"/>
    <w:rsid w:val="00AB2E9B"/>
    <w:rsid w:val="00AB2F16"/>
    <w:rsid w:val="00AB2F32"/>
    <w:rsid w:val="00AB2F8B"/>
    <w:rsid w:val="00AB306E"/>
    <w:rsid w:val="00AB3092"/>
    <w:rsid w:val="00AB31A3"/>
    <w:rsid w:val="00AB31C4"/>
    <w:rsid w:val="00AB31EE"/>
    <w:rsid w:val="00AB3324"/>
    <w:rsid w:val="00AB3358"/>
    <w:rsid w:val="00AB33D6"/>
    <w:rsid w:val="00AB3447"/>
    <w:rsid w:val="00AB3506"/>
    <w:rsid w:val="00AB3528"/>
    <w:rsid w:val="00AB3605"/>
    <w:rsid w:val="00AB3640"/>
    <w:rsid w:val="00AB369A"/>
    <w:rsid w:val="00AB36BA"/>
    <w:rsid w:val="00AB3791"/>
    <w:rsid w:val="00AB39B1"/>
    <w:rsid w:val="00AB39B4"/>
    <w:rsid w:val="00AB39D5"/>
    <w:rsid w:val="00AB3A71"/>
    <w:rsid w:val="00AB3AD4"/>
    <w:rsid w:val="00AB3AE6"/>
    <w:rsid w:val="00AB3B2F"/>
    <w:rsid w:val="00AB3BF3"/>
    <w:rsid w:val="00AB3CA4"/>
    <w:rsid w:val="00AB3D66"/>
    <w:rsid w:val="00AB3EA3"/>
    <w:rsid w:val="00AB3FE8"/>
    <w:rsid w:val="00AB4089"/>
    <w:rsid w:val="00AB409B"/>
    <w:rsid w:val="00AB40A6"/>
    <w:rsid w:val="00AB410B"/>
    <w:rsid w:val="00AB421B"/>
    <w:rsid w:val="00AB421E"/>
    <w:rsid w:val="00AB428E"/>
    <w:rsid w:val="00AB42F0"/>
    <w:rsid w:val="00AB43EE"/>
    <w:rsid w:val="00AB44AD"/>
    <w:rsid w:val="00AB44C1"/>
    <w:rsid w:val="00AB451C"/>
    <w:rsid w:val="00AB4672"/>
    <w:rsid w:val="00AB47EC"/>
    <w:rsid w:val="00AB48A9"/>
    <w:rsid w:val="00AB48E6"/>
    <w:rsid w:val="00AB49E5"/>
    <w:rsid w:val="00AB49F8"/>
    <w:rsid w:val="00AB4A06"/>
    <w:rsid w:val="00AB4C54"/>
    <w:rsid w:val="00AB4D17"/>
    <w:rsid w:val="00AB4D6F"/>
    <w:rsid w:val="00AB4E52"/>
    <w:rsid w:val="00AB4E53"/>
    <w:rsid w:val="00AB4EF1"/>
    <w:rsid w:val="00AB4FA1"/>
    <w:rsid w:val="00AB4FA2"/>
    <w:rsid w:val="00AB4FAC"/>
    <w:rsid w:val="00AB4FE7"/>
    <w:rsid w:val="00AB5008"/>
    <w:rsid w:val="00AB5106"/>
    <w:rsid w:val="00AB5224"/>
    <w:rsid w:val="00AB5249"/>
    <w:rsid w:val="00AB52FA"/>
    <w:rsid w:val="00AB53A1"/>
    <w:rsid w:val="00AB54AC"/>
    <w:rsid w:val="00AB54E2"/>
    <w:rsid w:val="00AB54F4"/>
    <w:rsid w:val="00AB55B8"/>
    <w:rsid w:val="00AB560A"/>
    <w:rsid w:val="00AB5610"/>
    <w:rsid w:val="00AB5639"/>
    <w:rsid w:val="00AB5670"/>
    <w:rsid w:val="00AB58DD"/>
    <w:rsid w:val="00AB598B"/>
    <w:rsid w:val="00AB5F67"/>
    <w:rsid w:val="00AB606E"/>
    <w:rsid w:val="00AB60DB"/>
    <w:rsid w:val="00AB6154"/>
    <w:rsid w:val="00AB620E"/>
    <w:rsid w:val="00AB63C3"/>
    <w:rsid w:val="00AB6459"/>
    <w:rsid w:val="00AB64A6"/>
    <w:rsid w:val="00AB6684"/>
    <w:rsid w:val="00AB668B"/>
    <w:rsid w:val="00AB66A5"/>
    <w:rsid w:val="00AB6737"/>
    <w:rsid w:val="00AB6882"/>
    <w:rsid w:val="00AB688A"/>
    <w:rsid w:val="00AB68C8"/>
    <w:rsid w:val="00AB69B3"/>
    <w:rsid w:val="00AB6B23"/>
    <w:rsid w:val="00AB6B9E"/>
    <w:rsid w:val="00AB6BA7"/>
    <w:rsid w:val="00AB6BB1"/>
    <w:rsid w:val="00AB6C7F"/>
    <w:rsid w:val="00AB6CDE"/>
    <w:rsid w:val="00AB6E10"/>
    <w:rsid w:val="00AB6E49"/>
    <w:rsid w:val="00AB6FD5"/>
    <w:rsid w:val="00AB7001"/>
    <w:rsid w:val="00AB7017"/>
    <w:rsid w:val="00AB7078"/>
    <w:rsid w:val="00AB70A6"/>
    <w:rsid w:val="00AB70B2"/>
    <w:rsid w:val="00AB728E"/>
    <w:rsid w:val="00AB7416"/>
    <w:rsid w:val="00AB7449"/>
    <w:rsid w:val="00AB7463"/>
    <w:rsid w:val="00AB74D7"/>
    <w:rsid w:val="00AB74F9"/>
    <w:rsid w:val="00AB7718"/>
    <w:rsid w:val="00AB777C"/>
    <w:rsid w:val="00AB781E"/>
    <w:rsid w:val="00AB7824"/>
    <w:rsid w:val="00AB7AE3"/>
    <w:rsid w:val="00AB7C46"/>
    <w:rsid w:val="00AB7C95"/>
    <w:rsid w:val="00AB7CB4"/>
    <w:rsid w:val="00AB7E0A"/>
    <w:rsid w:val="00AB7EEA"/>
    <w:rsid w:val="00AB7F4A"/>
    <w:rsid w:val="00AB7FBA"/>
    <w:rsid w:val="00AB7FFA"/>
    <w:rsid w:val="00AC0017"/>
    <w:rsid w:val="00AC0027"/>
    <w:rsid w:val="00AC00C4"/>
    <w:rsid w:val="00AC00C8"/>
    <w:rsid w:val="00AC0128"/>
    <w:rsid w:val="00AC014B"/>
    <w:rsid w:val="00AC021C"/>
    <w:rsid w:val="00AC0278"/>
    <w:rsid w:val="00AC0374"/>
    <w:rsid w:val="00AC03F6"/>
    <w:rsid w:val="00AC0565"/>
    <w:rsid w:val="00AC05DC"/>
    <w:rsid w:val="00AC0682"/>
    <w:rsid w:val="00AC079D"/>
    <w:rsid w:val="00AC0881"/>
    <w:rsid w:val="00AC08AE"/>
    <w:rsid w:val="00AC08D1"/>
    <w:rsid w:val="00AC0B52"/>
    <w:rsid w:val="00AC0B5E"/>
    <w:rsid w:val="00AC0B68"/>
    <w:rsid w:val="00AC0C17"/>
    <w:rsid w:val="00AC0E4A"/>
    <w:rsid w:val="00AC0EED"/>
    <w:rsid w:val="00AC0EF7"/>
    <w:rsid w:val="00AC0F96"/>
    <w:rsid w:val="00AC1082"/>
    <w:rsid w:val="00AC10C3"/>
    <w:rsid w:val="00AC10C4"/>
    <w:rsid w:val="00AC10FB"/>
    <w:rsid w:val="00AC1143"/>
    <w:rsid w:val="00AC1157"/>
    <w:rsid w:val="00AC11D5"/>
    <w:rsid w:val="00AC128C"/>
    <w:rsid w:val="00AC12AA"/>
    <w:rsid w:val="00AC12B9"/>
    <w:rsid w:val="00AC1434"/>
    <w:rsid w:val="00AC1455"/>
    <w:rsid w:val="00AC1549"/>
    <w:rsid w:val="00AC1614"/>
    <w:rsid w:val="00AC1631"/>
    <w:rsid w:val="00AC166A"/>
    <w:rsid w:val="00AC16E4"/>
    <w:rsid w:val="00AC1982"/>
    <w:rsid w:val="00AC19E5"/>
    <w:rsid w:val="00AC1A8F"/>
    <w:rsid w:val="00AC1ACE"/>
    <w:rsid w:val="00AC1B4F"/>
    <w:rsid w:val="00AC1B5C"/>
    <w:rsid w:val="00AC1BB9"/>
    <w:rsid w:val="00AC1BBE"/>
    <w:rsid w:val="00AC1DCD"/>
    <w:rsid w:val="00AC1E0D"/>
    <w:rsid w:val="00AC1E27"/>
    <w:rsid w:val="00AC1E42"/>
    <w:rsid w:val="00AC216C"/>
    <w:rsid w:val="00AC21A5"/>
    <w:rsid w:val="00AC225C"/>
    <w:rsid w:val="00AC2263"/>
    <w:rsid w:val="00AC22C1"/>
    <w:rsid w:val="00AC2354"/>
    <w:rsid w:val="00AC246A"/>
    <w:rsid w:val="00AC24A5"/>
    <w:rsid w:val="00AC24B8"/>
    <w:rsid w:val="00AC24BE"/>
    <w:rsid w:val="00AC24CD"/>
    <w:rsid w:val="00AC2543"/>
    <w:rsid w:val="00AC25DF"/>
    <w:rsid w:val="00AC262E"/>
    <w:rsid w:val="00AC2684"/>
    <w:rsid w:val="00AC268F"/>
    <w:rsid w:val="00AC26D3"/>
    <w:rsid w:val="00AC26E3"/>
    <w:rsid w:val="00AC27FF"/>
    <w:rsid w:val="00AC2859"/>
    <w:rsid w:val="00AC28A2"/>
    <w:rsid w:val="00AC2969"/>
    <w:rsid w:val="00AC2A0E"/>
    <w:rsid w:val="00AC2A3B"/>
    <w:rsid w:val="00AC2A6D"/>
    <w:rsid w:val="00AC2A81"/>
    <w:rsid w:val="00AC2A97"/>
    <w:rsid w:val="00AC2A9E"/>
    <w:rsid w:val="00AC2AD4"/>
    <w:rsid w:val="00AC2ADA"/>
    <w:rsid w:val="00AC2C25"/>
    <w:rsid w:val="00AC2CC1"/>
    <w:rsid w:val="00AC2DB5"/>
    <w:rsid w:val="00AC2DC9"/>
    <w:rsid w:val="00AC2E0F"/>
    <w:rsid w:val="00AC2EA7"/>
    <w:rsid w:val="00AC2EE7"/>
    <w:rsid w:val="00AC2F3F"/>
    <w:rsid w:val="00AC3192"/>
    <w:rsid w:val="00AC33A8"/>
    <w:rsid w:val="00AC33AA"/>
    <w:rsid w:val="00AC3426"/>
    <w:rsid w:val="00AC34B3"/>
    <w:rsid w:val="00AC3590"/>
    <w:rsid w:val="00AC359F"/>
    <w:rsid w:val="00AC37AB"/>
    <w:rsid w:val="00AC37BD"/>
    <w:rsid w:val="00AC37C4"/>
    <w:rsid w:val="00AC390E"/>
    <w:rsid w:val="00AC3A4D"/>
    <w:rsid w:val="00AC3BE6"/>
    <w:rsid w:val="00AC3BF1"/>
    <w:rsid w:val="00AC3C20"/>
    <w:rsid w:val="00AC3C33"/>
    <w:rsid w:val="00AC3C5C"/>
    <w:rsid w:val="00AC3CDE"/>
    <w:rsid w:val="00AC3CF2"/>
    <w:rsid w:val="00AC3D19"/>
    <w:rsid w:val="00AC3DBB"/>
    <w:rsid w:val="00AC3DDC"/>
    <w:rsid w:val="00AC3E6C"/>
    <w:rsid w:val="00AC3F5C"/>
    <w:rsid w:val="00AC3F74"/>
    <w:rsid w:val="00AC4066"/>
    <w:rsid w:val="00AC4097"/>
    <w:rsid w:val="00AC4145"/>
    <w:rsid w:val="00AC4200"/>
    <w:rsid w:val="00AC42FD"/>
    <w:rsid w:val="00AC432C"/>
    <w:rsid w:val="00AC43ED"/>
    <w:rsid w:val="00AC45D0"/>
    <w:rsid w:val="00AC45ED"/>
    <w:rsid w:val="00AC4707"/>
    <w:rsid w:val="00AC4714"/>
    <w:rsid w:val="00AC477C"/>
    <w:rsid w:val="00AC4823"/>
    <w:rsid w:val="00AC488A"/>
    <w:rsid w:val="00AC48E2"/>
    <w:rsid w:val="00AC490F"/>
    <w:rsid w:val="00AC49CE"/>
    <w:rsid w:val="00AC4A21"/>
    <w:rsid w:val="00AC4B1F"/>
    <w:rsid w:val="00AC4B32"/>
    <w:rsid w:val="00AC4B45"/>
    <w:rsid w:val="00AC4B4B"/>
    <w:rsid w:val="00AC4C2A"/>
    <w:rsid w:val="00AC4C51"/>
    <w:rsid w:val="00AC4D3A"/>
    <w:rsid w:val="00AC4D4A"/>
    <w:rsid w:val="00AC4DE6"/>
    <w:rsid w:val="00AC4E55"/>
    <w:rsid w:val="00AC4E5F"/>
    <w:rsid w:val="00AC4EFF"/>
    <w:rsid w:val="00AC4F44"/>
    <w:rsid w:val="00AC5034"/>
    <w:rsid w:val="00AC503B"/>
    <w:rsid w:val="00AC50AF"/>
    <w:rsid w:val="00AC5287"/>
    <w:rsid w:val="00AC52CA"/>
    <w:rsid w:val="00AC5356"/>
    <w:rsid w:val="00AC53BE"/>
    <w:rsid w:val="00AC53C6"/>
    <w:rsid w:val="00AC53E5"/>
    <w:rsid w:val="00AC541B"/>
    <w:rsid w:val="00AC543E"/>
    <w:rsid w:val="00AC5463"/>
    <w:rsid w:val="00AC5492"/>
    <w:rsid w:val="00AC5533"/>
    <w:rsid w:val="00AC5571"/>
    <w:rsid w:val="00AC55F2"/>
    <w:rsid w:val="00AC56C0"/>
    <w:rsid w:val="00AC5728"/>
    <w:rsid w:val="00AC572D"/>
    <w:rsid w:val="00AC574B"/>
    <w:rsid w:val="00AC5759"/>
    <w:rsid w:val="00AC5777"/>
    <w:rsid w:val="00AC5807"/>
    <w:rsid w:val="00AC5814"/>
    <w:rsid w:val="00AC5919"/>
    <w:rsid w:val="00AC597D"/>
    <w:rsid w:val="00AC59F7"/>
    <w:rsid w:val="00AC5A49"/>
    <w:rsid w:val="00AC5AC2"/>
    <w:rsid w:val="00AC5C07"/>
    <w:rsid w:val="00AC5DC1"/>
    <w:rsid w:val="00AC5DE1"/>
    <w:rsid w:val="00AC5E5F"/>
    <w:rsid w:val="00AC5F4A"/>
    <w:rsid w:val="00AC63DB"/>
    <w:rsid w:val="00AC63E5"/>
    <w:rsid w:val="00AC6494"/>
    <w:rsid w:val="00AC64D7"/>
    <w:rsid w:val="00AC6571"/>
    <w:rsid w:val="00AC65B4"/>
    <w:rsid w:val="00AC65D0"/>
    <w:rsid w:val="00AC6673"/>
    <w:rsid w:val="00AC6749"/>
    <w:rsid w:val="00AC674D"/>
    <w:rsid w:val="00AC68DB"/>
    <w:rsid w:val="00AC6936"/>
    <w:rsid w:val="00AC69B2"/>
    <w:rsid w:val="00AC69EA"/>
    <w:rsid w:val="00AC69F0"/>
    <w:rsid w:val="00AC6B21"/>
    <w:rsid w:val="00AC6CA6"/>
    <w:rsid w:val="00AC6CFF"/>
    <w:rsid w:val="00AC6D00"/>
    <w:rsid w:val="00AC6D84"/>
    <w:rsid w:val="00AC6DDD"/>
    <w:rsid w:val="00AC6DE2"/>
    <w:rsid w:val="00AC6DFA"/>
    <w:rsid w:val="00AC6E30"/>
    <w:rsid w:val="00AC6E36"/>
    <w:rsid w:val="00AC6E46"/>
    <w:rsid w:val="00AC6E47"/>
    <w:rsid w:val="00AC6E52"/>
    <w:rsid w:val="00AC6E94"/>
    <w:rsid w:val="00AC6EEE"/>
    <w:rsid w:val="00AC6F0A"/>
    <w:rsid w:val="00AC6FE7"/>
    <w:rsid w:val="00AC70C6"/>
    <w:rsid w:val="00AC7103"/>
    <w:rsid w:val="00AC7215"/>
    <w:rsid w:val="00AC725D"/>
    <w:rsid w:val="00AC7294"/>
    <w:rsid w:val="00AC73C5"/>
    <w:rsid w:val="00AC7520"/>
    <w:rsid w:val="00AC75E4"/>
    <w:rsid w:val="00AC760D"/>
    <w:rsid w:val="00AC7633"/>
    <w:rsid w:val="00AC76CB"/>
    <w:rsid w:val="00AC790C"/>
    <w:rsid w:val="00AC7B00"/>
    <w:rsid w:val="00AC7B04"/>
    <w:rsid w:val="00AC7B49"/>
    <w:rsid w:val="00AC7C69"/>
    <w:rsid w:val="00AC7C8A"/>
    <w:rsid w:val="00AC7D00"/>
    <w:rsid w:val="00AC7E69"/>
    <w:rsid w:val="00AC7ED8"/>
    <w:rsid w:val="00AC7FB8"/>
    <w:rsid w:val="00AC7FE5"/>
    <w:rsid w:val="00AD01CC"/>
    <w:rsid w:val="00AD0243"/>
    <w:rsid w:val="00AD0258"/>
    <w:rsid w:val="00AD02EC"/>
    <w:rsid w:val="00AD0378"/>
    <w:rsid w:val="00AD0486"/>
    <w:rsid w:val="00AD04E2"/>
    <w:rsid w:val="00AD06A8"/>
    <w:rsid w:val="00AD070E"/>
    <w:rsid w:val="00AD0775"/>
    <w:rsid w:val="00AD07D6"/>
    <w:rsid w:val="00AD0A02"/>
    <w:rsid w:val="00AD0A0C"/>
    <w:rsid w:val="00AD0AC9"/>
    <w:rsid w:val="00AD0B35"/>
    <w:rsid w:val="00AD0C2E"/>
    <w:rsid w:val="00AD0C38"/>
    <w:rsid w:val="00AD0C80"/>
    <w:rsid w:val="00AD0D75"/>
    <w:rsid w:val="00AD0FAA"/>
    <w:rsid w:val="00AD0FE0"/>
    <w:rsid w:val="00AD0FED"/>
    <w:rsid w:val="00AD1210"/>
    <w:rsid w:val="00AD1281"/>
    <w:rsid w:val="00AD13D7"/>
    <w:rsid w:val="00AD140C"/>
    <w:rsid w:val="00AD1518"/>
    <w:rsid w:val="00AD159E"/>
    <w:rsid w:val="00AD15AA"/>
    <w:rsid w:val="00AD161B"/>
    <w:rsid w:val="00AD16CD"/>
    <w:rsid w:val="00AD17F7"/>
    <w:rsid w:val="00AD1881"/>
    <w:rsid w:val="00AD1886"/>
    <w:rsid w:val="00AD19A8"/>
    <w:rsid w:val="00AD19EE"/>
    <w:rsid w:val="00AD1A8C"/>
    <w:rsid w:val="00AD1C51"/>
    <w:rsid w:val="00AD1D50"/>
    <w:rsid w:val="00AD1DE1"/>
    <w:rsid w:val="00AD1DE7"/>
    <w:rsid w:val="00AD1F5E"/>
    <w:rsid w:val="00AD1F94"/>
    <w:rsid w:val="00AD2095"/>
    <w:rsid w:val="00AD20C0"/>
    <w:rsid w:val="00AD20D4"/>
    <w:rsid w:val="00AD220E"/>
    <w:rsid w:val="00AD23A3"/>
    <w:rsid w:val="00AD2412"/>
    <w:rsid w:val="00AD2559"/>
    <w:rsid w:val="00AD25A3"/>
    <w:rsid w:val="00AD25E6"/>
    <w:rsid w:val="00AD26C9"/>
    <w:rsid w:val="00AD26DD"/>
    <w:rsid w:val="00AD27AC"/>
    <w:rsid w:val="00AD2866"/>
    <w:rsid w:val="00AD294B"/>
    <w:rsid w:val="00AD2A27"/>
    <w:rsid w:val="00AD2B37"/>
    <w:rsid w:val="00AD2B4A"/>
    <w:rsid w:val="00AD2C1B"/>
    <w:rsid w:val="00AD2D75"/>
    <w:rsid w:val="00AD2E70"/>
    <w:rsid w:val="00AD2EF9"/>
    <w:rsid w:val="00AD2EFE"/>
    <w:rsid w:val="00AD2F1C"/>
    <w:rsid w:val="00AD2FA9"/>
    <w:rsid w:val="00AD31C6"/>
    <w:rsid w:val="00AD3243"/>
    <w:rsid w:val="00AD32DE"/>
    <w:rsid w:val="00AD334C"/>
    <w:rsid w:val="00AD34B3"/>
    <w:rsid w:val="00AD352C"/>
    <w:rsid w:val="00AD36A6"/>
    <w:rsid w:val="00AD36F2"/>
    <w:rsid w:val="00AD38EB"/>
    <w:rsid w:val="00AD391C"/>
    <w:rsid w:val="00AD394A"/>
    <w:rsid w:val="00AD399E"/>
    <w:rsid w:val="00AD39B7"/>
    <w:rsid w:val="00AD3A49"/>
    <w:rsid w:val="00AD3A6D"/>
    <w:rsid w:val="00AD3B07"/>
    <w:rsid w:val="00AD3B6D"/>
    <w:rsid w:val="00AD3CBE"/>
    <w:rsid w:val="00AD3D14"/>
    <w:rsid w:val="00AD3D92"/>
    <w:rsid w:val="00AD3DE5"/>
    <w:rsid w:val="00AD3E0B"/>
    <w:rsid w:val="00AD402B"/>
    <w:rsid w:val="00AD4106"/>
    <w:rsid w:val="00AD410B"/>
    <w:rsid w:val="00AD415D"/>
    <w:rsid w:val="00AD4193"/>
    <w:rsid w:val="00AD43B7"/>
    <w:rsid w:val="00AD43F6"/>
    <w:rsid w:val="00AD462C"/>
    <w:rsid w:val="00AD4637"/>
    <w:rsid w:val="00AD4651"/>
    <w:rsid w:val="00AD46EA"/>
    <w:rsid w:val="00AD48D2"/>
    <w:rsid w:val="00AD48E8"/>
    <w:rsid w:val="00AD4918"/>
    <w:rsid w:val="00AD4936"/>
    <w:rsid w:val="00AD49A2"/>
    <w:rsid w:val="00AD49C4"/>
    <w:rsid w:val="00AD49CA"/>
    <w:rsid w:val="00AD4A67"/>
    <w:rsid w:val="00AD4AFB"/>
    <w:rsid w:val="00AD4AFE"/>
    <w:rsid w:val="00AD4B46"/>
    <w:rsid w:val="00AD4BBD"/>
    <w:rsid w:val="00AD4C21"/>
    <w:rsid w:val="00AD4CAE"/>
    <w:rsid w:val="00AD4D26"/>
    <w:rsid w:val="00AD4D8E"/>
    <w:rsid w:val="00AD4DD7"/>
    <w:rsid w:val="00AD4E67"/>
    <w:rsid w:val="00AD4F2E"/>
    <w:rsid w:val="00AD4F65"/>
    <w:rsid w:val="00AD4FBC"/>
    <w:rsid w:val="00AD5001"/>
    <w:rsid w:val="00AD502D"/>
    <w:rsid w:val="00AD5369"/>
    <w:rsid w:val="00AD53A9"/>
    <w:rsid w:val="00AD53AB"/>
    <w:rsid w:val="00AD5419"/>
    <w:rsid w:val="00AD5482"/>
    <w:rsid w:val="00AD548D"/>
    <w:rsid w:val="00AD5583"/>
    <w:rsid w:val="00AD5704"/>
    <w:rsid w:val="00AD5728"/>
    <w:rsid w:val="00AD5787"/>
    <w:rsid w:val="00AD5901"/>
    <w:rsid w:val="00AD59B5"/>
    <w:rsid w:val="00AD59F7"/>
    <w:rsid w:val="00AD5B36"/>
    <w:rsid w:val="00AD5B5B"/>
    <w:rsid w:val="00AD5B63"/>
    <w:rsid w:val="00AD5C63"/>
    <w:rsid w:val="00AD5CBA"/>
    <w:rsid w:val="00AD5CDF"/>
    <w:rsid w:val="00AD5CF0"/>
    <w:rsid w:val="00AD5D10"/>
    <w:rsid w:val="00AD5D1E"/>
    <w:rsid w:val="00AD5D5C"/>
    <w:rsid w:val="00AD5DFE"/>
    <w:rsid w:val="00AD5E04"/>
    <w:rsid w:val="00AD5E28"/>
    <w:rsid w:val="00AD5E49"/>
    <w:rsid w:val="00AD5E9A"/>
    <w:rsid w:val="00AD5EEC"/>
    <w:rsid w:val="00AD5F10"/>
    <w:rsid w:val="00AD5F42"/>
    <w:rsid w:val="00AD6152"/>
    <w:rsid w:val="00AD618E"/>
    <w:rsid w:val="00AD61D0"/>
    <w:rsid w:val="00AD625F"/>
    <w:rsid w:val="00AD6266"/>
    <w:rsid w:val="00AD6285"/>
    <w:rsid w:val="00AD6323"/>
    <w:rsid w:val="00AD637E"/>
    <w:rsid w:val="00AD642D"/>
    <w:rsid w:val="00AD6482"/>
    <w:rsid w:val="00AD64F8"/>
    <w:rsid w:val="00AD651A"/>
    <w:rsid w:val="00AD6548"/>
    <w:rsid w:val="00AD6599"/>
    <w:rsid w:val="00AD65CC"/>
    <w:rsid w:val="00AD65D8"/>
    <w:rsid w:val="00AD66A8"/>
    <w:rsid w:val="00AD66C2"/>
    <w:rsid w:val="00AD66F8"/>
    <w:rsid w:val="00AD67BE"/>
    <w:rsid w:val="00AD6C1A"/>
    <w:rsid w:val="00AD6C61"/>
    <w:rsid w:val="00AD6D50"/>
    <w:rsid w:val="00AD6D80"/>
    <w:rsid w:val="00AD6DF5"/>
    <w:rsid w:val="00AD6E47"/>
    <w:rsid w:val="00AD6ED3"/>
    <w:rsid w:val="00AD6F63"/>
    <w:rsid w:val="00AD6FBA"/>
    <w:rsid w:val="00AD700D"/>
    <w:rsid w:val="00AD7023"/>
    <w:rsid w:val="00AD7086"/>
    <w:rsid w:val="00AD70B5"/>
    <w:rsid w:val="00AD71F8"/>
    <w:rsid w:val="00AD73F3"/>
    <w:rsid w:val="00AD743E"/>
    <w:rsid w:val="00AD74D2"/>
    <w:rsid w:val="00AD7527"/>
    <w:rsid w:val="00AD7569"/>
    <w:rsid w:val="00AD756A"/>
    <w:rsid w:val="00AD765D"/>
    <w:rsid w:val="00AD768E"/>
    <w:rsid w:val="00AD76C2"/>
    <w:rsid w:val="00AD76C4"/>
    <w:rsid w:val="00AD76F6"/>
    <w:rsid w:val="00AD76FA"/>
    <w:rsid w:val="00AD772E"/>
    <w:rsid w:val="00AD783C"/>
    <w:rsid w:val="00AD78CC"/>
    <w:rsid w:val="00AD798A"/>
    <w:rsid w:val="00AD7AD8"/>
    <w:rsid w:val="00AD7ADE"/>
    <w:rsid w:val="00AD7B05"/>
    <w:rsid w:val="00AD7D83"/>
    <w:rsid w:val="00AD7F17"/>
    <w:rsid w:val="00AD7F4C"/>
    <w:rsid w:val="00ADFE2F"/>
    <w:rsid w:val="00AE0007"/>
    <w:rsid w:val="00AE0048"/>
    <w:rsid w:val="00AE0057"/>
    <w:rsid w:val="00AE0064"/>
    <w:rsid w:val="00AE0076"/>
    <w:rsid w:val="00AE012C"/>
    <w:rsid w:val="00AE01D7"/>
    <w:rsid w:val="00AE0351"/>
    <w:rsid w:val="00AE0434"/>
    <w:rsid w:val="00AE043A"/>
    <w:rsid w:val="00AE04DC"/>
    <w:rsid w:val="00AE04F6"/>
    <w:rsid w:val="00AE058F"/>
    <w:rsid w:val="00AE0648"/>
    <w:rsid w:val="00AE067E"/>
    <w:rsid w:val="00AE0766"/>
    <w:rsid w:val="00AE07D2"/>
    <w:rsid w:val="00AE0880"/>
    <w:rsid w:val="00AE0889"/>
    <w:rsid w:val="00AE092B"/>
    <w:rsid w:val="00AE0A53"/>
    <w:rsid w:val="00AE0A84"/>
    <w:rsid w:val="00AE0A90"/>
    <w:rsid w:val="00AE0B31"/>
    <w:rsid w:val="00AE0B7D"/>
    <w:rsid w:val="00AE0B83"/>
    <w:rsid w:val="00AE0BAB"/>
    <w:rsid w:val="00AE0C46"/>
    <w:rsid w:val="00AE0C83"/>
    <w:rsid w:val="00AE0CEA"/>
    <w:rsid w:val="00AE0DED"/>
    <w:rsid w:val="00AE0EF1"/>
    <w:rsid w:val="00AE0F14"/>
    <w:rsid w:val="00AE0F6A"/>
    <w:rsid w:val="00AE1120"/>
    <w:rsid w:val="00AE119A"/>
    <w:rsid w:val="00AE11D6"/>
    <w:rsid w:val="00AE11E4"/>
    <w:rsid w:val="00AE1384"/>
    <w:rsid w:val="00AE1385"/>
    <w:rsid w:val="00AE1413"/>
    <w:rsid w:val="00AE1509"/>
    <w:rsid w:val="00AE1711"/>
    <w:rsid w:val="00AE173D"/>
    <w:rsid w:val="00AE17C4"/>
    <w:rsid w:val="00AE18BB"/>
    <w:rsid w:val="00AE1985"/>
    <w:rsid w:val="00AE19DE"/>
    <w:rsid w:val="00AE1BC9"/>
    <w:rsid w:val="00AE1CAD"/>
    <w:rsid w:val="00AE1CF5"/>
    <w:rsid w:val="00AE1D16"/>
    <w:rsid w:val="00AE1D96"/>
    <w:rsid w:val="00AE1DF9"/>
    <w:rsid w:val="00AE1E13"/>
    <w:rsid w:val="00AE1E34"/>
    <w:rsid w:val="00AE1F2B"/>
    <w:rsid w:val="00AE1F40"/>
    <w:rsid w:val="00AE1FAE"/>
    <w:rsid w:val="00AE20B3"/>
    <w:rsid w:val="00AE20B5"/>
    <w:rsid w:val="00AE20E3"/>
    <w:rsid w:val="00AE223F"/>
    <w:rsid w:val="00AE2286"/>
    <w:rsid w:val="00AE22E8"/>
    <w:rsid w:val="00AE2313"/>
    <w:rsid w:val="00AE2340"/>
    <w:rsid w:val="00AE23D6"/>
    <w:rsid w:val="00AE23E8"/>
    <w:rsid w:val="00AE255A"/>
    <w:rsid w:val="00AE25B6"/>
    <w:rsid w:val="00AE25D9"/>
    <w:rsid w:val="00AE260C"/>
    <w:rsid w:val="00AE2690"/>
    <w:rsid w:val="00AE269C"/>
    <w:rsid w:val="00AE26FA"/>
    <w:rsid w:val="00AE27D6"/>
    <w:rsid w:val="00AE2819"/>
    <w:rsid w:val="00AE2821"/>
    <w:rsid w:val="00AE2838"/>
    <w:rsid w:val="00AE2865"/>
    <w:rsid w:val="00AE2888"/>
    <w:rsid w:val="00AE28C1"/>
    <w:rsid w:val="00AE295D"/>
    <w:rsid w:val="00AE2BD6"/>
    <w:rsid w:val="00AE2C4B"/>
    <w:rsid w:val="00AE2C54"/>
    <w:rsid w:val="00AE2D90"/>
    <w:rsid w:val="00AE2E83"/>
    <w:rsid w:val="00AE2F35"/>
    <w:rsid w:val="00AE2F3C"/>
    <w:rsid w:val="00AE3028"/>
    <w:rsid w:val="00AE329D"/>
    <w:rsid w:val="00AE32A5"/>
    <w:rsid w:val="00AE3311"/>
    <w:rsid w:val="00AE3351"/>
    <w:rsid w:val="00AE34DD"/>
    <w:rsid w:val="00AE3509"/>
    <w:rsid w:val="00AE3765"/>
    <w:rsid w:val="00AE37F1"/>
    <w:rsid w:val="00AE3867"/>
    <w:rsid w:val="00AE38C9"/>
    <w:rsid w:val="00AE38DD"/>
    <w:rsid w:val="00AE3967"/>
    <w:rsid w:val="00AE3970"/>
    <w:rsid w:val="00AE39E7"/>
    <w:rsid w:val="00AE3A21"/>
    <w:rsid w:val="00AE3A48"/>
    <w:rsid w:val="00AE3A69"/>
    <w:rsid w:val="00AE3A9E"/>
    <w:rsid w:val="00AE3B1F"/>
    <w:rsid w:val="00AE3B43"/>
    <w:rsid w:val="00AE3B65"/>
    <w:rsid w:val="00AE3BCB"/>
    <w:rsid w:val="00AE3D5A"/>
    <w:rsid w:val="00AE3DB4"/>
    <w:rsid w:val="00AE3DCC"/>
    <w:rsid w:val="00AE3FC9"/>
    <w:rsid w:val="00AE405D"/>
    <w:rsid w:val="00AE41B1"/>
    <w:rsid w:val="00AE41B4"/>
    <w:rsid w:val="00AE4237"/>
    <w:rsid w:val="00AE425D"/>
    <w:rsid w:val="00AE43F2"/>
    <w:rsid w:val="00AE4415"/>
    <w:rsid w:val="00AE4564"/>
    <w:rsid w:val="00AE46E6"/>
    <w:rsid w:val="00AE47CF"/>
    <w:rsid w:val="00AE4876"/>
    <w:rsid w:val="00AE487B"/>
    <w:rsid w:val="00AE48D8"/>
    <w:rsid w:val="00AE49E9"/>
    <w:rsid w:val="00AE4A97"/>
    <w:rsid w:val="00AE4BFE"/>
    <w:rsid w:val="00AE4C35"/>
    <w:rsid w:val="00AE4CD1"/>
    <w:rsid w:val="00AE4D9B"/>
    <w:rsid w:val="00AE52CD"/>
    <w:rsid w:val="00AE5343"/>
    <w:rsid w:val="00AE535C"/>
    <w:rsid w:val="00AE5404"/>
    <w:rsid w:val="00AE552C"/>
    <w:rsid w:val="00AE554B"/>
    <w:rsid w:val="00AE55DD"/>
    <w:rsid w:val="00AE565E"/>
    <w:rsid w:val="00AE5770"/>
    <w:rsid w:val="00AE5A83"/>
    <w:rsid w:val="00AE5B94"/>
    <w:rsid w:val="00AE5BE7"/>
    <w:rsid w:val="00AE5BEA"/>
    <w:rsid w:val="00AE5C4E"/>
    <w:rsid w:val="00AE5CAF"/>
    <w:rsid w:val="00AE5CD5"/>
    <w:rsid w:val="00AE5E21"/>
    <w:rsid w:val="00AE5EA9"/>
    <w:rsid w:val="00AE5EBA"/>
    <w:rsid w:val="00AE5F75"/>
    <w:rsid w:val="00AE5FC4"/>
    <w:rsid w:val="00AE6040"/>
    <w:rsid w:val="00AE609F"/>
    <w:rsid w:val="00AE612E"/>
    <w:rsid w:val="00AE616B"/>
    <w:rsid w:val="00AE62EA"/>
    <w:rsid w:val="00AE644D"/>
    <w:rsid w:val="00AE6460"/>
    <w:rsid w:val="00AE64B8"/>
    <w:rsid w:val="00AE66A9"/>
    <w:rsid w:val="00AE672E"/>
    <w:rsid w:val="00AE6748"/>
    <w:rsid w:val="00AE6762"/>
    <w:rsid w:val="00AE6842"/>
    <w:rsid w:val="00AE6875"/>
    <w:rsid w:val="00AE6901"/>
    <w:rsid w:val="00AE6905"/>
    <w:rsid w:val="00AE6906"/>
    <w:rsid w:val="00AE6919"/>
    <w:rsid w:val="00AE694F"/>
    <w:rsid w:val="00AE6A0C"/>
    <w:rsid w:val="00AE6A43"/>
    <w:rsid w:val="00AE6BAE"/>
    <w:rsid w:val="00AE6BF4"/>
    <w:rsid w:val="00AE6C04"/>
    <w:rsid w:val="00AE6C77"/>
    <w:rsid w:val="00AE6D64"/>
    <w:rsid w:val="00AE6DBF"/>
    <w:rsid w:val="00AE6E72"/>
    <w:rsid w:val="00AE6FC9"/>
    <w:rsid w:val="00AE704B"/>
    <w:rsid w:val="00AE708F"/>
    <w:rsid w:val="00AE721E"/>
    <w:rsid w:val="00AE7285"/>
    <w:rsid w:val="00AE7366"/>
    <w:rsid w:val="00AE7402"/>
    <w:rsid w:val="00AE7464"/>
    <w:rsid w:val="00AE74A1"/>
    <w:rsid w:val="00AE750C"/>
    <w:rsid w:val="00AE7520"/>
    <w:rsid w:val="00AE75F7"/>
    <w:rsid w:val="00AE763C"/>
    <w:rsid w:val="00AE791A"/>
    <w:rsid w:val="00AE79D3"/>
    <w:rsid w:val="00AE79E1"/>
    <w:rsid w:val="00AE79FE"/>
    <w:rsid w:val="00AE7A3A"/>
    <w:rsid w:val="00AE7A77"/>
    <w:rsid w:val="00AE7ABD"/>
    <w:rsid w:val="00AE7B80"/>
    <w:rsid w:val="00AE7C09"/>
    <w:rsid w:val="00AE7C1E"/>
    <w:rsid w:val="00AE7D7E"/>
    <w:rsid w:val="00AE7E11"/>
    <w:rsid w:val="00AE7E12"/>
    <w:rsid w:val="00AE7EAB"/>
    <w:rsid w:val="00AE7ECB"/>
    <w:rsid w:val="00AE7F4F"/>
    <w:rsid w:val="00AE7F8B"/>
    <w:rsid w:val="00AF0201"/>
    <w:rsid w:val="00AF027B"/>
    <w:rsid w:val="00AF0282"/>
    <w:rsid w:val="00AF02C7"/>
    <w:rsid w:val="00AF036C"/>
    <w:rsid w:val="00AF039D"/>
    <w:rsid w:val="00AF03FE"/>
    <w:rsid w:val="00AF0528"/>
    <w:rsid w:val="00AF0554"/>
    <w:rsid w:val="00AF0673"/>
    <w:rsid w:val="00AF06F8"/>
    <w:rsid w:val="00AF073C"/>
    <w:rsid w:val="00AF09A2"/>
    <w:rsid w:val="00AF0A05"/>
    <w:rsid w:val="00AF0A8D"/>
    <w:rsid w:val="00AF0A99"/>
    <w:rsid w:val="00AF0AB2"/>
    <w:rsid w:val="00AF0AC5"/>
    <w:rsid w:val="00AF0AF5"/>
    <w:rsid w:val="00AF0AF6"/>
    <w:rsid w:val="00AF0B06"/>
    <w:rsid w:val="00AF0C3E"/>
    <w:rsid w:val="00AF0CE2"/>
    <w:rsid w:val="00AF0D65"/>
    <w:rsid w:val="00AF0D7B"/>
    <w:rsid w:val="00AF0E5E"/>
    <w:rsid w:val="00AF0E5F"/>
    <w:rsid w:val="00AF0EE7"/>
    <w:rsid w:val="00AF0FCA"/>
    <w:rsid w:val="00AF0FCE"/>
    <w:rsid w:val="00AF108E"/>
    <w:rsid w:val="00AF10B3"/>
    <w:rsid w:val="00AF121F"/>
    <w:rsid w:val="00AF1286"/>
    <w:rsid w:val="00AF134D"/>
    <w:rsid w:val="00AF14CF"/>
    <w:rsid w:val="00AF1554"/>
    <w:rsid w:val="00AF15EE"/>
    <w:rsid w:val="00AF1681"/>
    <w:rsid w:val="00AF169E"/>
    <w:rsid w:val="00AF16AD"/>
    <w:rsid w:val="00AF16F5"/>
    <w:rsid w:val="00AF1723"/>
    <w:rsid w:val="00AF1743"/>
    <w:rsid w:val="00AF179F"/>
    <w:rsid w:val="00AF17C6"/>
    <w:rsid w:val="00AF183C"/>
    <w:rsid w:val="00AF1864"/>
    <w:rsid w:val="00AF18C4"/>
    <w:rsid w:val="00AF1920"/>
    <w:rsid w:val="00AF1931"/>
    <w:rsid w:val="00AF1943"/>
    <w:rsid w:val="00AF19CE"/>
    <w:rsid w:val="00AF1AF6"/>
    <w:rsid w:val="00AF1B9A"/>
    <w:rsid w:val="00AF1BCC"/>
    <w:rsid w:val="00AF1BD6"/>
    <w:rsid w:val="00AF1C7B"/>
    <w:rsid w:val="00AF1C86"/>
    <w:rsid w:val="00AF1CE1"/>
    <w:rsid w:val="00AF1D00"/>
    <w:rsid w:val="00AF1D0E"/>
    <w:rsid w:val="00AF1D5C"/>
    <w:rsid w:val="00AF1D75"/>
    <w:rsid w:val="00AF1DB0"/>
    <w:rsid w:val="00AF1E1D"/>
    <w:rsid w:val="00AF1E3B"/>
    <w:rsid w:val="00AF1FD4"/>
    <w:rsid w:val="00AF2054"/>
    <w:rsid w:val="00AF20B2"/>
    <w:rsid w:val="00AF20DC"/>
    <w:rsid w:val="00AF21A8"/>
    <w:rsid w:val="00AF21E0"/>
    <w:rsid w:val="00AF2206"/>
    <w:rsid w:val="00AF22CD"/>
    <w:rsid w:val="00AF2302"/>
    <w:rsid w:val="00AF2305"/>
    <w:rsid w:val="00AF2341"/>
    <w:rsid w:val="00AF239B"/>
    <w:rsid w:val="00AF2495"/>
    <w:rsid w:val="00AF2692"/>
    <w:rsid w:val="00AF26FE"/>
    <w:rsid w:val="00AF2764"/>
    <w:rsid w:val="00AF2798"/>
    <w:rsid w:val="00AF2857"/>
    <w:rsid w:val="00AF28AA"/>
    <w:rsid w:val="00AF2B09"/>
    <w:rsid w:val="00AF2B13"/>
    <w:rsid w:val="00AF2B3B"/>
    <w:rsid w:val="00AF2B73"/>
    <w:rsid w:val="00AF2B89"/>
    <w:rsid w:val="00AF2C57"/>
    <w:rsid w:val="00AF2C59"/>
    <w:rsid w:val="00AF2CD0"/>
    <w:rsid w:val="00AF2D64"/>
    <w:rsid w:val="00AF2DE3"/>
    <w:rsid w:val="00AF2EEE"/>
    <w:rsid w:val="00AF2F08"/>
    <w:rsid w:val="00AF2F69"/>
    <w:rsid w:val="00AF2F94"/>
    <w:rsid w:val="00AF3008"/>
    <w:rsid w:val="00AF310A"/>
    <w:rsid w:val="00AF312F"/>
    <w:rsid w:val="00AF31E1"/>
    <w:rsid w:val="00AF31E2"/>
    <w:rsid w:val="00AF32B8"/>
    <w:rsid w:val="00AF3312"/>
    <w:rsid w:val="00AF348D"/>
    <w:rsid w:val="00AF352A"/>
    <w:rsid w:val="00AF3650"/>
    <w:rsid w:val="00AF37AD"/>
    <w:rsid w:val="00AF3812"/>
    <w:rsid w:val="00AF3975"/>
    <w:rsid w:val="00AF3A77"/>
    <w:rsid w:val="00AF3B92"/>
    <w:rsid w:val="00AF3BB4"/>
    <w:rsid w:val="00AF3CF4"/>
    <w:rsid w:val="00AF3D52"/>
    <w:rsid w:val="00AF3D87"/>
    <w:rsid w:val="00AF3DD0"/>
    <w:rsid w:val="00AF3E73"/>
    <w:rsid w:val="00AF3EE7"/>
    <w:rsid w:val="00AF3FE5"/>
    <w:rsid w:val="00AF4075"/>
    <w:rsid w:val="00AF40C6"/>
    <w:rsid w:val="00AF40E0"/>
    <w:rsid w:val="00AF40E6"/>
    <w:rsid w:val="00AF426B"/>
    <w:rsid w:val="00AF442A"/>
    <w:rsid w:val="00AF44CB"/>
    <w:rsid w:val="00AF44D6"/>
    <w:rsid w:val="00AF44E7"/>
    <w:rsid w:val="00AF4513"/>
    <w:rsid w:val="00AF4595"/>
    <w:rsid w:val="00AF465C"/>
    <w:rsid w:val="00AF46AB"/>
    <w:rsid w:val="00AF481A"/>
    <w:rsid w:val="00AF48F7"/>
    <w:rsid w:val="00AF493B"/>
    <w:rsid w:val="00AF493E"/>
    <w:rsid w:val="00AF496B"/>
    <w:rsid w:val="00AF4A78"/>
    <w:rsid w:val="00AF4AEC"/>
    <w:rsid w:val="00AF4B03"/>
    <w:rsid w:val="00AF4C22"/>
    <w:rsid w:val="00AF4C24"/>
    <w:rsid w:val="00AF4C93"/>
    <w:rsid w:val="00AF4EAB"/>
    <w:rsid w:val="00AF4F75"/>
    <w:rsid w:val="00AF4F7E"/>
    <w:rsid w:val="00AF5084"/>
    <w:rsid w:val="00AF514A"/>
    <w:rsid w:val="00AF5203"/>
    <w:rsid w:val="00AF5232"/>
    <w:rsid w:val="00AF524C"/>
    <w:rsid w:val="00AF5255"/>
    <w:rsid w:val="00AF53C8"/>
    <w:rsid w:val="00AF540C"/>
    <w:rsid w:val="00AF547A"/>
    <w:rsid w:val="00AF572B"/>
    <w:rsid w:val="00AF5794"/>
    <w:rsid w:val="00AF57AC"/>
    <w:rsid w:val="00AF5808"/>
    <w:rsid w:val="00AF5837"/>
    <w:rsid w:val="00AF5840"/>
    <w:rsid w:val="00AF593A"/>
    <w:rsid w:val="00AF5971"/>
    <w:rsid w:val="00AF5979"/>
    <w:rsid w:val="00AF59B3"/>
    <w:rsid w:val="00AF5A5C"/>
    <w:rsid w:val="00AF5A65"/>
    <w:rsid w:val="00AF5B07"/>
    <w:rsid w:val="00AF5B54"/>
    <w:rsid w:val="00AF5CE8"/>
    <w:rsid w:val="00AF5CFC"/>
    <w:rsid w:val="00AF5D23"/>
    <w:rsid w:val="00AF5D5A"/>
    <w:rsid w:val="00AF5DC0"/>
    <w:rsid w:val="00AF5EBE"/>
    <w:rsid w:val="00AF5F07"/>
    <w:rsid w:val="00AF60BD"/>
    <w:rsid w:val="00AF60C3"/>
    <w:rsid w:val="00AF60D0"/>
    <w:rsid w:val="00AF60F0"/>
    <w:rsid w:val="00AF617C"/>
    <w:rsid w:val="00AF61DD"/>
    <w:rsid w:val="00AF620A"/>
    <w:rsid w:val="00AF621A"/>
    <w:rsid w:val="00AF636E"/>
    <w:rsid w:val="00AF63AC"/>
    <w:rsid w:val="00AF6423"/>
    <w:rsid w:val="00AF645F"/>
    <w:rsid w:val="00AF64AD"/>
    <w:rsid w:val="00AF6669"/>
    <w:rsid w:val="00AF6A3C"/>
    <w:rsid w:val="00AF6A66"/>
    <w:rsid w:val="00AF6B08"/>
    <w:rsid w:val="00AF6BCA"/>
    <w:rsid w:val="00AF6C24"/>
    <w:rsid w:val="00AF6C3A"/>
    <w:rsid w:val="00AF6C67"/>
    <w:rsid w:val="00AF6C82"/>
    <w:rsid w:val="00AF6D10"/>
    <w:rsid w:val="00AF6DEE"/>
    <w:rsid w:val="00AF6EDA"/>
    <w:rsid w:val="00AF6EE0"/>
    <w:rsid w:val="00AF6F6C"/>
    <w:rsid w:val="00AF6F7B"/>
    <w:rsid w:val="00AF7063"/>
    <w:rsid w:val="00AF70C1"/>
    <w:rsid w:val="00AF7136"/>
    <w:rsid w:val="00AF715F"/>
    <w:rsid w:val="00AF71F4"/>
    <w:rsid w:val="00AF74BC"/>
    <w:rsid w:val="00AF74D7"/>
    <w:rsid w:val="00AF74EC"/>
    <w:rsid w:val="00AF76F6"/>
    <w:rsid w:val="00AF7701"/>
    <w:rsid w:val="00AF778D"/>
    <w:rsid w:val="00AF7978"/>
    <w:rsid w:val="00AF7A0E"/>
    <w:rsid w:val="00AF7A1A"/>
    <w:rsid w:val="00AF7AF6"/>
    <w:rsid w:val="00AF7B05"/>
    <w:rsid w:val="00AF7B68"/>
    <w:rsid w:val="00AF7B6C"/>
    <w:rsid w:val="00AF7BC9"/>
    <w:rsid w:val="00AF7D69"/>
    <w:rsid w:val="00AF7EC0"/>
    <w:rsid w:val="00AF7ED0"/>
    <w:rsid w:val="00AF7F13"/>
    <w:rsid w:val="00AF7FAE"/>
    <w:rsid w:val="00B00017"/>
    <w:rsid w:val="00B000C3"/>
    <w:rsid w:val="00B000E3"/>
    <w:rsid w:val="00B00194"/>
    <w:rsid w:val="00B001D5"/>
    <w:rsid w:val="00B002AF"/>
    <w:rsid w:val="00B0035C"/>
    <w:rsid w:val="00B003B8"/>
    <w:rsid w:val="00B00429"/>
    <w:rsid w:val="00B00455"/>
    <w:rsid w:val="00B00484"/>
    <w:rsid w:val="00B004DE"/>
    <w:rsid w:val="00B0054C"/>
    <w:rsid w:val="00B005E0"/>
    <w:rsid w:val="00B00638"/>
    <w:rsid w:val="00B006F8"/>
    <w:rsid w:val="00B00880"/>
    <w:rsid w:val="00B008AA"/>
    <w:rsid w:val="00B008B3"/>
    <w:rsid w:val="00B00912"/>
    <w:rsid w:val="00B00937"/>
    <w:rsid w:val="00B00966"/>
    <w:rsid w:val="00B00A44"/>
    <w:rsid w:val="00B00AD1"/>
    <w:rsid w:val="00B00BAE"/>
    <w:rsid w:val="00B00CAB"/>
    <w:rsid w:val="00B00CDB"/>
    <w:rsid w:val="00B00D06"/>
    <w:rsid w:val="00B00DAD"/>
    <w:rsid w:val="00B00E4C"/>
    <w:rsid w:val="00B00F55"/>
    <w:rsid w:val="00B01059"/>
    <w:rsid w:val="00B010DC"/>
    <w:rsid w:val="00B01245"/>
    <w:rsid w:val="00B01383"/>
    <w:rsid w:val="00B0138C"/>
    <w:rsid w:val="00B014A6"/>
    <w:rsid w:val="00B014E8"/>
    <w:rsid w:val="00B01547"/>
    <w:rsid w:val="00B015C5"/>
    <w:rsid w:val="00B0161C"/>
    <w:rsid w:val="00B0167A"/>
    <w:rsid w:val="00B016A4"/>
    <w:rsid w:val="00B01730"/>
    <w:rsid w:val="00B01763"/>
    <w:rsid w:val="00B01924"/>
    <w:rsid w:val="00B0197C"/>
    <w:rsid w:val="00B019A5"/>
    <w:rsid w:val="00B019FB"/>
    <w:rsid w:val="00B01A0F"/>
    <w:rsid w:val="00B01AD7"/>
    <w:rsid w:val="00B01C73"/>
    <w:rsid w:val="00B01C97"/>
    <w:rsid w:val="00B01C9E"/>
    <w:rsid w:val="00B01D9E"/>
    <w:rsid w:val="00B01DD0"/>
    <w:rsid w:val="00B01DD6"/>
    <w:rsid w:val="00B01E8B"/>
    <w:rsid w:val="00B01EDA"/>
    <w:rsid w:val="00B01F15"/>
    <w:rsid w:val="00B01FAD"/>
    <w:rsid w:val="00B0210F"/>
    <w:rsid w:val="00B02166"/>
    <w:rsid w:val="00B0216C"/>
    <w:rsid w:val="00B021F9"/>
    <w:rsid w:val="00B02322"/>
    <w:rsid w:val="00B023C6"/>
    <w:rsid w:val="00B0249C"/>
    <w:rsid w:val="00B024A4"/>
    <w:rsid w:val="00B024D4"/>
    <w:rsid w:val="00B0258C"/>
    <w:rsid w:val="00B02663"/>
    <w:rsid w:val="00B026ED"/>
    <w:rsid w:val="00B026F7"/>
    <w:rsid w:val="00B02705"/>
    <w:rsid w:val="00B027CB"/>
    <w:rsid w:val="00B027FE"/>
    <w:rsid w:val="00B02840"/>
    <w:rsid w:val="00B02910"/>
    <w:rsid w:val="00B029DD"/>
    <w:rsid w:val="00B02A8F"/>
    <w:rsid w:val="00B02B32"/>
    <w:rsid w:val="00B02CB0"/>
    <w:rsid w:val="00B02D21"/>
    <w:rsid w:val="00B02E2F"/>
    <w:rsid w:val="00B02F56"/>
    <w:rsid w:val="00B030A3"/>
    <w:rsid w:val="00B031B1"/>
    <w:rsid w:val="00B031E0"/>
    <w:rsid w:val="00B03223"/>
    <w:rsid w:val="00B0327C"/>
    <w:rsid w:val="00B032C4"/>
    <w:rsid w:val="00B03300"/>
    <w:rsid w:val="00B0335E"/>
    <w:rsid w:val="00B03501"/>
    <w:rsid w:val="00B03509"/>
    <w:rsid w:val="00B03558"/>
    <w:rsid w:val="00B035C5"/>
    <w:rsid w:val="00B038FB"/>
    <w:rsid w:val="00B03A21"/>
    <w:rsid w:val="00B03AEB"/>
    <w:rsid w:val="00B03BE2"/>
    <w:rsid w:val="00B03BF2"/>
    <w:rsid w:val="00B03CC0"/>
    <w:rsid w:val="00B03E5D"/>
    <w:rsid w:val="00B03F2A"/>
    <w:rsid w:val="00B03F48"/>
    <w:rsid w:val="00B03F77"/>
    <w:rsid w:val="00B040AB"/>
    <w:rsid w:val="00B04156"/>
    <w:rsid w:val="00B041A6"/>
    <w:rsid w:val="00B041B3"/>
    <w:rsid w:val="00B04266"/>
    <w:rsid w:val="00B04278"/>
    <w:rsid w:val="00B0457D"/>
    <w:rsid w:val="00B0475E"/>
    <w:rsid w:val="00B04768"/>
    <w:rsid w:val="00B047EE"/>
    <w:rsid w:val="00B048E7"/>
    <w:rsid w:val="00B04903"/>
    <w:rsid w:val="00B04905"/>
    <w:rsid w:val="00B0490E"/>
    <w:rsid w:val="00B0496B"/>
    <w:rsid w:val="00B04A19"/>
    <w:rsid w:val="00B04A47"/>
    <w:rsid w:val="00B04AC4"/>
    <w:rsid w:val="00B04D4A"/>
    <w:rsid w:val="00B04D58"/>
    <w:rsid w:val="00B04D72"/>
    <w:rsid w:val="00B04E13"/>
    <w:rsid w:val="00B04EA5"/>
    <w:rsid w:val="00B04EBE"/>
    <w:rsid w:val="00B04F36"/>
    <w:rsid w:val="00B04F82"/>
    <w:rsid w:val="00B04FF9"/>
    <w:rsid w:val="00B05035"/>
    <w:rsid w:val="00B05095"/>
    <w:rsid w:val="00B0509F"/>
    <w:rsid w:val="00B050BB"/>
    <w:rsid w:val="00B050FB"/>
    <w:rsid w:val="00B0513A"/>
    <w:rsid w:val="00B0513F"/>
    <w:rsid w:val="00B0524E"/>
    <w:rsid w:val="00B053C0"/>
    <w:rsid w:val="00B054B4"/>
    <w:rsid w:val="00B05519"/>
    <w:rsid w:val="00B05535"/>
    <w:rsid w:val="00B05597"/>
    <w:rsid w:val="00B05677"/>
    <w:rsid w:val="00B057AD"/>
    <w:rsid w:val="00B057B3"/>
    <w:rsid w:val="00B05829"/>
    <w:rsid w:val="00B05845"/>
    <w:rsid w:val="00B05873"/>
    <w:rsid w:val="00B0587B"/>
    <w:rsid w:val="00B05953"/>
    <w:rsid w:val="00B0597B"/>
    <w:rsid w:val="00B05AF2"/>
    <w:rsid w:val="00B05C29"/>
    <w:rsid w:val="00B05C41"/>
    <w:rsid w:val="00B05C4F"/>
    <w:rsid w:val="00B05D56"/>
    <w:rsid w:val="00B05E3F"/>
    <w:rsid w:val="00B05F6B"/>
    <w:rsid w:val="00B05FD5"/>
    <w:rsid w:val="00B05FFC"/>
    <w:rsid w:val="00B0604D"/>
    <w:rsid w:val="00B06101"/>
    <w:rsid w:val="00B0620F"/>
    <w:rsid w:val="00B06248"/>
    <w:rsid w:val="00B06279"/>
    <w:rsid w:val="00B06364"/>
    <w:rsid w:val="00B063E9"/>
    <w:rsid w:val="00B0647C"/>
    <w:rsid w:val="00B064E9"/>
    <w:rsid w:val="00B06595"/>
    <w:rsid w:val="00B065B7"/>
    <w:rsid w:val="00B065E1"/>
    <w:rsid w:val="00B066A8"/>
    <w:rsid w:val="00B06724"/>
    <w:rsid w:val="00B0678F"/>
    <w:rsid w:val="00B067E0"/>
    <w:rsid w:val="00B068DC"/>
    <w:rsid w:val="00B068E4"/>
    <w:rsid w:val="00B068EC"/>
    <w:rsid w:val="00B06901"/>
    <w:rsid w:val="00B06902"/>
    <w:rsid w:val="00B06908"/>
    <w:rsid w:val="00B06925"/>
    <w:rsid w:val="00B06A00"/>
    <w:rsid w:val="00B06B38"/>
    <w:rsid w:val="00B06C39"/>
    <w:rsid w:val="00B06C78"/>
    <w:rsid w:val="00B06D14"/>
    <w:rsid w:val="00B06D8E"/>
    <w:rsid w:val="00B06E48"/>
    <w:rsid w:val="00B06E6B"/>
    <w:rsid w:val="00B06E96"/>
    <w:rsid w:val="00B06EDF"/>
    <w:rsid w:val="00B06F73"/>
    <w:rsid w:val="00B06F94"/>
    <w:rsid w:val="00B070D2"/>
    <w:rsid w:val="00B070E9"/>
    <w:rsid w:val="00B0710C"/>
    <w:rsid w:val="00B07246"/>
    <w:rsid w:val="00B072DC"/>
    <w:rsid w:val="00B072F2"/>
    <w:rsid w:val="00B07371"/>
    <w:rsid w:val="00B0737B"/>
    <w:rsid w:val="00B07419"/>
    <w:rsid w:val="00B07448"/>
    <w:rsid w:val="00B07459"/>
    <w:rsid w:val="00B0755A"/>
    <w:rsid w:val="00B07624"/>
    <w:rsid w:val="00B07710"/>
    <w:rsid w:val="00B07758"/>
    <w:rsid w:val="00B0779E"/>
    <w:rsid w:val="00B0779F"/>
    <w:rsid w:val="00B078C6"/>
    <w:rsid w:val="00B07914"/>
    <w:rsid w:val="00B07976"/>
    <w:rsid w:val="00B07977"/>
    <w:rsid w:val="00B07A05"/>
    <w:rsid w:val="00B07AB7"/>
    <w:rsid w:val="00B07B7F"/>
    <w:rsid w:val="00B07C35"/>
    <w:rsid w:val="00B07CED"/>
    <w:rsid w:val="00B07D8D"/>
    <w:rsid w:val="00B07E94"/>
    <w:rsid w:val="00B07ECA"/>
    <w:rsid w:val="00B07FEF"/>
    <w:rsid w:val="00B07FF8"/>
    <w:rsid w:val="00B1013F"/>
    <w:rsid w:val="00B10197"/>
    <w:rsid w:val="00B1022B"/>
    <w:rsid w:val="00B10273"/>
    <w:rsid w:val="00B10277"/>
    <w:rsid w:val="00B103BE"/>
    <w:rsid w:val="00B103EF"/>
    <w:rsid w:val="00B10707"/>
    <w:rsid w:val="00B1071D"/>
    <w:rsid w:val="00B10795"/>
    <w:rsid w:val="00B108F8"/>
    <w:rsid w:val="00B10958"/>
    <w:rsid w:val="00B1095C"/>
    <w:rsid w:val="00B1098E"/>
    <w:rsid w:val="00B109B6"/>
    <w:rsid w:val="00B109C7"/>
    <w:rsid w:val="00B10ADE"/>
    <w:rsid w:val="00B10B63"/>
    <w:rsid w:val="00B10C26"/>
    <w:rsid w:val="00B10C3E"/>
    <w:rsid w:val="00B10CEE"/>
    <w:rsid w:val="00B10E31"/>
    <w:rsid w:val="00B10E3C"/>
    <w:rsid w:val="00B10EB6"/>
    <w:rsid w:val="00B10EE2"/>
    <w:rsid w:val="00B10EEA"/>
    <w:rsid w:val="00B10F0A"/>
    <w:rsid w:val="00B10F51"/>
    <w:rsid w:val="00B10F9E"/>
    <w:rsid w:val="00B10FCE"/>
    <w:rsid w:val="00B11065"/>
    <w:rsid w:val="00B11109"/>
    <w:rsid w:val="00B111AB"/>
    <w:rsid w:val="00B112DC"/>
    <w:rsid w:val="00B11359"/>
    <w:rsid w:val="00B113BC"/>
    <w:rsid w:val="00B113E9"/>
    <w:rsid w:val="00B11403"/>
    <w:rsid w:val="00B11485"/>
    <w:rsid w:val="00B11489"/>
    <w:rsid w:val="00B115AB"/>
    <w:rsid w:val="00B11620"/>
    <w:rsid w:val="00B1163B"/>
    <w:rsid w:val="00B11665"/>
    <w:rsid w:val="00B116B1"/>
    <w:rsid w:val="00B116EA"/>
    <w:rsid w:val="00B1181C"/>
    <w:rsid w:val="00B118D4"/>
    <w:rsid w:val="00B119D2"/>
    <w:rsid w:val="00B119F7"/>
    <w:rsid w:val="00B11A1E"/>
    <w:rsid w:val="00B11BE3"/>
    <w:rsid w:val="00B11C76"/>
    <w:rsid w:val="00B11CAA"/>
    <w:rsid w:val="00B11CE7"/>
    <w:rsid w:val="00B11CF2"/>
    <w:rsid w:val="00B11D43"/>
    <w:rsid w:val="00B11DBA"/>
    <w:rsid w:val="00B11EA7"/>
    <w:rsid w:val="00B11F79"/>
    <w:rsid w:val="00B11FC4"/>
    <w:rsid w:val="00B1207B"/>
    <w:rsid w:val="00B12134"/>
    <w:rsid w:val="00B121FD"/>
    <w:rsid w:val="00B12236"/>
    <w:rsid w:val="00B12273"/>
    <w:rsid w:val="00B1234F"/>
    <w:rsid w:val="00B123A2"/>
    <w:rsid w:val="00B123EE"/>
    <w:rsid w:val="00B12408"/>
    <w:rsid w:val="00B12409"/>
    <w:rsid w:val="00B12457"/>
    <w:rsid w:val="00B1266C"/>
    <w:rsid w:val="00B126F4"/>
    <w:rsid w:val="00B12712"/>
    <w:rsid w:val="00B12819"/>
    <w:rsid w:val="00B12940"/>
    <w:rsid w:val="00B12A62"/>
    <w:rsid w:val="00B12B02"/>
    <w:rsid w:val="00B12B90"/>
    <w:rsid w:val="00B12C58"/>
    <w:rsid w:val="00B12E1A"/>
    <w:rsid w:val="00B12E52"/>
    <w:rsid w:val="00B12EB0"/>
    <w:rsid w:val="00B12EF6"/>
    <w:rsid w:val="00B12FA0"/>
    <w:rsid w:val="00B12FD1"/>
    <w:rsid w:val="00B13037"/>
    <w:rsid w:val="00B130D2"/>
    <w:rsid w:val="00B1326C"/>
    <w:rsid w:val="00B13410"/>
    <w:rsid w:val="00B13510"/>
    <w:rsid w:val="00B137C6"/>
    <w:rsid w:val="00B1385E"/>
    <w:rsid w:val="00B13862"/>
    <w:rsid w:val="00B138AE"/>
    <w:rsid w:val="00B13904"/>
    <w:rsid w:val="00B1394E"/>
    <w:rsid w:val="00B13999"/>
    <w:rsid w:val="00B13A4B"/>
    <w:rsid w:val="00B13B4A"/>
    <w:rsid w:val="00B13BF6"/>
    <w:rsid w:val="00B13C6B"/>
    <w:rsid w:val="00B13CD4"/>
    <w:rsid w:val="00B13DCC"/>
    <w:rsid w:val="00B13DDA"/>
    <w:rsid w:val="00B13E76"/>
    <w:rsid w:val="00B13F46"/>
    <w:rsid w:val="00B13F64"/>
    <w:rsid w:val="00B1402F"/>
    <w:rsid w:val="00B14034"/>
    <w:rsid w:val="00B14079"/>
    <w:rsid w:val="00B140F6"/>
    <w:rsid w:val="00B1419A"/>
    <w:rsid w:val="00B1422D"/>
    <w:rsid w:val="00B142AD"/>
    <w:rsid w:val="00B14324"/>
    <w:rsid w:val="00B14349"/>
    <w:rsid w:val="00B1440C"/>
    <w:rsid w:val="00B14424"/>
    <w:rsid w:val="00B14553"/>
    <w:rsid w:val="00B145F0"/>
    <w:rsid w:val="00B1473E"/>
    <w:rsid w:val="00B147CC"/>
    <w:rsid w:val="00B1487B"/>
    <w:rsid w:val="00B14A1E"/>
    <w:rsid w:val="00B14A20"/>
    <w:rsid w:val="00B14C0F"/>
    <w:rsid w:val="00B14CCE"/>
    <w:rsid w:val="00B14CD3"/>
    <w:rsid w:val="00B14E9F"/>
    <w:rsid w:val="00B14FC2"/>
    <w:rsid w:val="00B14FCD"/>
    <w:rsid w:val="00B14FF0"/>
    <w:rsid w:val="00B15024"/>
    <w:rsid w:val="00B15060"/>
    <w:rsid w:val="00B15104"/>
    <w:rsid w:val="00B151F6"/>
    <w:rsid w:val="00B152CC"/>
    <w:rsid w:val="00B15325"/>
    <w:rsid w:val="00B153CE"/>
    <w:rsid w:val="00B15404"/>
    <w:rsid w:val="00B15419"/>
    <w:rsid w:val="00B15448"/>
    <w:rsid w:val="00B154DC"/>
    <w:rsid w:val="00B1569E"/>
    <w:rsid w:val="00B156A8"/>
    <w:rsid w:val="00B157E4"/>
    <w:rsid w:val="00B158B9"/>
    <w:rsid w:val="00B158D6"/>
    <w:rsid w:val="00B158E5"/>
    <w:rsid w:val="00B15961"/>
    <w:rsid w:val="00B15AE1"/>
    <w:rsid w:val="00B15AFB"/>
    <w:rsid w:val="00B15B19"/>
    <w:rsid w:val="00B15BAE"/>
    <w:rsid w:val="00B15C72"/>
    <w:rsid w:val="00B15C98"/>
    <w:rsid w:val="00B15CC3"/>
    <w:rsid w:val="00B15CC5"/>
    <w:rsid w:val="00B15E44"/>
    <w:rsid w:val="00B15EAD"/>
    <w:rsid w:val="00B15F97"/>
    <w:rsid w:val="00B15FD9"/>
    <w:rsid w:val="00B16019"/>
    <w:rsid w:val="00B16032"/>
    <w:rsid w:val="00B16125"/>
    <w:rsid w:val="00B16181"/>
    <w:rsid w:val="00B1618A"/>
    <w:rsid w:val="00B16197"/>
    <w:rsid w:val="00B161B1"/>
    <w:rsid w:val="00B162A4"/>
    <w:rsid w:val="00B163B6"/>
    <w:rsid w:val="00B163D9"/>
    <w:rsid w:val="00B164B5"/>
    <w:rsid w:val="00B165A9"/>
    <w:rsid w:val="00B166C8"/>
    <w:rsid w:val="00B16717"/>
    <w:rsid w:val="00B16808"/>
    <w:rsid w:val="00B1682E"/>
    <w:rsid w:val="00B1683A"/>
    <w:rsid w:val="00B168E9"/>
    <w:rsid w:val="00B1692D"/>
    <w:rsid w:val="00B16A12"/>
    <w:rsid w:val="00B16A97"/>
    <w:rsid w:val="00B16D68"/>
    <w:rsid w:val="00B16F53"/>
    <w:rsid w:val="00B17023"/>
    <w:rsid w:val="00B17041"/>
    <w:rsid w:val="00B17079"/>
    <w:rsid w:val="00B17195"/>
    <w:rsid w:val="00B171E8"/>
    <w:rsid w:val="00B17272"/>
    <w:rsid w:val="00B172AF"/>
    <w:rsid w:val="00B17394"/>
    <w:rsid w:val="00B173A7"/>
    <w:rsid w:val="00B173BB"/>
    <w:rsid w:val="00B17449"/>
    <w:rsid w:val="00B17456"/>
    <w:rsid w:val="00B176BB"/>
    <w:rsid w:val="00B17737"/>
    <w:rsid w:val="00B17765"/>
    <w:rsid w:val="00B17768"/>
    <w:rsid w:val="00B17796"/>
    <w:rsid w:val="00B1787E"/>
    <w:rsid w:val="00B178AC"/>
    <w:rsid w:val="00B178BA"/>
    <w:rsid w:val="00B179DB"/>
    <w:rsid w:val="00B17B1C"/>
    <w:rsid w:val="00B17BD1"/>
    <w:rsid w:val="00B17CA1"/>
    <w:rsid w:val="00B17E8A"/>
    <w:rsid w:val="00B17EBC"/>
    <w:rsid w:val="00B17EE1"/>
    <w:rsid w:val="00B17FB2"/>
    <w:rsid w:val="00B17FFE"/>
    <w:rsid w:val="00B20054"/>
    <w:rsid w:val="00B2008D"/>
    <w:rsid w:val="00B201A1"/>
    <w:rsid w:val="00B201B4"/>
    <w:rsid w:val="00B20292"/>
    <w:rsid w:val="00B2029C"/>
    <w:rsid w:val="00B202DA"/>
    <w:rsid w:val="00B2032D"/>
    <w:rsid w:val="00B20391"/>
    <w:rsid w:val="00B203BB"/>
    <w:rsid w:val="00B203FA"/>
    <w:rsid w:val="00B205BA"/>
    <w:rsid w:val="00B20604"/>
    <w:rsid w:val="00B20630"/>
    <w:rsid w:val="00B2068B"/>
    <w:rsid w:val="00B206FC"/>
    <w:rsid w:val="00B2073F"/>
    <w:rsid w:val="00B2080E"/>
    <w:rsid w:val="00B209C3"/>
    <w:rsid w:val="00B20AB0"/>
    <w:rsid w:val="00B20C8E"/>
    <w:rsid w:val="00B20CB7"/>
    <w:rsid w:val="00B20D6C"/>
    <w:rsid w:val="00B20E7A"/>
    <w:rsid w:val="00B20EE7"/>
    <w:rsid w:val="00B20F19"/>
    <w:rsid w:val="00B20FD3"/>
    <w:rsid w:val="00B20FF5"/>
    <w:rsid w:val="00B21037"/>
    <w:rsid w:val="00B210F4"/>
    <w:rsid w:val="00B210F9"/>
    <w:rsid w:val="00B2128C"/>
    <w:rsid w:val="00B212BF"/>
    <w:rsid w:val="00B2132D"/>
    <w:rsid w:val="00B213FF"/>
    <w:rsid w:val="00B21592"/>
    <w:rsid w:val="00B2173A"/>
    <w:rsid w:val="00B21852"/>
    <w:rsid w:val="00B21890"/>
    <w:rsid w:val="00B218C9"/>
    <w:rsid w:val="00B21907"/>
    <w:rsid w:val="00B21914"/>
    <w:rsid w:val="00B2191B"/>
    <w:rsid w:val="00B2198E"/>
    <w:rsid w:val="00B219B6"/>
    <w:rsid w:val="00B21A3B"/>
    <w:rsid w:val="00B21B3E"/>
    <w:rsid w:val="00B21C0B"/>
    <w:rsid w:val="00B21C32"/>
    <w:rsid w:val="00B21C8A"/>
    <w:rsid w:val="00B21C97"/>
    <w:rsid w:val="00B21DF1"/>
    <w:rsid w:val="00B21E81"/>
    <w:rsid w:val="00B21EAD"/>
    <w:rsid w:val="00B21FE8"/>
    <w:rsid w:val="00B22016"/>
    <w:rsid w:val="00B22058"/>
    <w:rsid w:val="00B220BA"/>
    <w:rsid w:val="00B2224F"/>
    <w:rsid w:val="00B22315"/>
    <w:rsid w:val="00B223E5"/>
    <w:rsid w:val="00B22481"/>
    <w:rsid w:val="00B2255F"/>
    <w:rsid w:val="00B22597"/>
    <w:rsid w:val="00B22647"/>
    <w:rsid w:val="00B22700"/>
    <w:rsid w:val="00B22759"/>
    <w:rsid w:val="00B22792"/>
    <w:rsid w:val="00B227EB"/>
    <w:rsid w:val="00B2280C"/>
    <w:rsid w:val="00B228D9"/>
    <w:rsid w:val="00B22A5E"/>
    <w:rsid w:val="00B22B2E"/>
    <w:rsid w:val="00B22BD0"/>
    <w:rsid w:val="00B22DB5"/>
    <w:rsid w:val="00B22DE6"/>
    <w:rsid w:val="00B22E2F"/>
    <w:rsid w:val="00B22F09"/>
    <w:rsid w:val="00B23035"/>
    <w:rsid w:val="00B2333B"/>
    <w:rsid w:val="00B23435"/>
    <w:rsid w:val="00B23505"/>
    <w:rsid w:val="00B23506"/>
    <w:rsid w:val="00B2354B"/>
    <w:rsid w:val="00B235D5"/>
    <w:rsid w:val="00B23645"/>
    <w:rsid w:val="00B236C7"/>
    <w:rsid w:val="00B23798"/>
    <w:rsid w:val="00B23884"/>
    <w:rsid w:val="00B2389F"/>
    <w:rsid w:val="00B238DB"/>
    <w:rsid w:val="00B23A48"/>
    <w:rsid w:val="00B23A49"/>
    <w:rsid w:val="00B23A64"/>
    <w:rsid w:val="00B23A6E"/>
    <w:rsid w:val="00B23A8A"/>
    <w:rsid w:val="00B23AF2"/>
    <w:rsid w:val="00B23BA2"/>
    <w:rsid w:val="00B23BD5"/>
    <w:rsid w:val="00B23C28"/>
    <w:rsid w:val="00B23CF1"/>
    <w:rsid w:val="00B23D68"/>
    <w:rsid w:val="00B23D6B"/>
    <w:rsid w:val="00B23D95"/>
    <w:rsid w:val="00B23D9D"/>
    <w:rsid w:val="00B23DEA"/>
    <w:rsid w:val="00B23E04"/>
    <w:rsid w:val="00B23E9A"/>
    <w:rsid w:val="00B24021"/>
    <w:rsid w:val="00B2406B"/>
    <w:rsid w:val="00B2415E"/>
    <w:rsid w:val="00B241CB"/>
    <w:rsid w:val="00B24263"/>
    <w:rsid w:val="00B243C8"/>
    <w:rsid w:val="00B24485"/>
    <w:rsid w:val="00B2451B"/>
    <w:rsid w:val="00B24550"/>
    <w:rsid w:val="00B245C4"/>
    <w:rsid w:val="00B245D7"/>
    <w:rsid w:val="00B245E4"/>
    <w:rsid w:val="00B24607"/>
    <w:rsid w:val="00B2461B"/>
    <w:rsid w:val="00B24820"/>
    <w:rsid w:val="00B24850"/>
    <w:rsid w:val="00B248BF"/>
    <w:rsid w:val="00B248C1"/>
    <w:rsid w:val="00B248FD"/>
    <w:rsid w:val="00B24915"/>
    <w:rsid w:val="00B24944"/>
    <w:rsid w:val="00B24A82"/>
    <w:rsid w:val="00B24B27"/>
    <w:rsid w:val="00B24C7E"/>
    <w:rsid w:val="00B24C8B"/>
    <w:rsid w:val="00B24C94"/>
    <w:rsid w:val="00B24CFB"/>
    <w:rsid w:val="00B24D26"/>
    <w:rsid w:val="00B24D91"/>
    <w:rsid w:val="00B24EBF"/>
    <w:rsid w:val="00B24F31"/>
    <w:rsid w:val="00B24F46"/>
    <w:rsid w:val="00B25014"/>
    <w:rsid w:val="00B25018"/>
    <w:rsid w:val="00B2503B"/>
    <w:rsid w:val="00B25098"/>
    <w:rsid w:val="00B251F3"/>
    <w:rsid w:val="00B25266"/>
    <w:rsid w:val="00B25289"/>
    <w:rsid w:val="00B254A4"/>
    <w:rsid w:val="00B255E3"/>
    <w:rsid w:val="00B25636"/>
    <w:rsid w:val="00B256BB"/>
    <w:rsid w:val="00B25854"/>
    <w:rsid w:val="00B2588A"/>
    <w:rsid w:val="00B259DC"/>
    <w:rsid w:val="00B25A82"/>
    <w:rsid w:val="00B25ABE"/>
    <w:rsid w:val="00B25BCE"/>
    <w:rsid w:val="00B25D12"/>
    <w:rsid w:val="00B25E5E"/>
    <w:rsid w:val="00B25F8C"/>
    <w:rsid w:val="00B25F97"/>
    <w:rsid w:val="00B25FB1"/>
    <w:rsid w:val="00B26017"/>
    <w:rsid w:val="00B26019"/>
    <w:rsid w:val="00B26057"/>
    <w:rsid w:val="00B26063"/>
    <w:rsid w:val="00B26130"/>
    <w:rsid w:val="00B2625C"/>
    <w:rsid w:val="00B2626E"/>
    <w:rsid w:val="00B262F5"/>
    <w:rsid w:val="00B26349"/>
    <w:rsid w:val="00B263F6"/>
    <w:rsid w:val="00B264C9"/>
    <w:rsid w:val="00B264D1"/>
    <w:rsid w:val="00B265A3"/>
    <w:rsid w:val="00B265F4"/>
    <w:rsid w:val="00B26623"/>
    <w:rsid w:val="00B2670F"/>
    <w:rsid w:val="00B26734"/>
    <w:rsid w:val="00B26737"/>
    <w:rsid w:val="00B26776"/>
    <w:rsid w:val="00B2677C"/>
    <w:rsid w:val="00B2678C"/>
    <w:rsid w:val="00B2697D"/>
    <w:rsid w:val="00B269D7"/>
    <w:rsid w:val="00B26A78"/>
    <w:rsid w:val="00B26A9B"/>
    <w:rsid w:val="00B26B36"/>
    <w:rsid w:val="00B26D05"/>
    <w:rsid w:val="00B26D12"/>
    <w:rsid w:val="00B26D89"/>
    <w:rsid w:val="00B26E47"/>
    <w:rsid w:val="00B26FBF"/>
    <w:rsid w:val="00B270B5"/>
    <w:rsid w:val="00B270CB"/>
    <w:rsid w:val="00B27204"/>
    <w:rsid w:val="00B27279"/>
    <w:rsid w:val="00B27318"/>
    <w:rsid w:val="00B2731C"/>
    <w:rsid w:val="00B2737C"/>
    <w:rsid w:val="00B27419"/>
    <w:rsid w:val="00B275C9"/>
    <w:rsid w:val="00B27677"/>
    <w:rsid w:val="00B2769E"/>
    <w:rsid w:val="00B2781E"/>
    <w:rsid w:val="00B27B03"/>
    <w:rsid w:val="00B27B1A"/>
    <w:rsid w:val="00B27BAC"/>
    <w:rsid w:val="00B27BDC"/>
    <w:rsid w:val="00B27C49"/>
    <w:rsid w:val="00B27D27"/>
    <w:rsid w:val="00B27D9F"/>
    <w:rsid w:val="00B27DB4"/>
    <w:rsid w:val="00B27E42"/>
    <w:rsid w:val="00B27EBC"/>
    <w:rsid w:val="00B27EE5"/>
    <w:rsid w:val="00B27EEB"/>
    <w:rsid w:val="00B27FC6"/>
    <w:rsid w:val="00B27FE4"/>
    <w:rsid w:val="00B30023"/>
    <w:rsid w:val="00B300CC"/>
    <w:rsid w:val="00B3021A"/>
    <w:rsid w:val="00B30233"/>
    <w:rsid w:val="00B303A1"/>
    <w:rsid w:val="00B30478"/>
    <w:rsid w:val="00B304E6"/>
    <w:rsid w:val="00B305EA"/>
    <w:rsid w:val="00B30689"/>
    <w:rsid w:val="00B3068D"/>
    <w:rsid w:val="00B306C5"/>
    <w:rsid w:val="00B307D2"/>
    <w:rsid w:val="00B307E8"/>
    <w:rsid w:val="00B30830"/>
    <w:rsid w:val="00B30899"/>
    <w:rsid w:val="00B309C7"/>
    <w:rsid w:val="00B30D61"/>
    <w:rsid w:val="00B30DD4"/>
    <w:rsid w:val="00B30EE7"/>
    <w:rsid w:val="00B30F16"/>
    <w:rsid w:val="00B30FD6"/>
    <w:rsid w:val="00B30FF6"/>
    <w:rsid w:val="00B3105A"/>
    <w:rsid w:val="00B310B6"/>
    <w:rsid w:val="00B310E0"/>
    <w:rsid w:val="00B311D8"/>
    <w:rsid w:val="00B311FE"/>
    <w:rsid w:val="00B31222"/>
    <w:rsid w:val="00B312B5"/>
    <w:rsid w:val="00B31388"/>
    <w:rsid w:val="00B313CE"/>
    <w:rsid w:val="00B31428"/>
    <w:rsid w:val="00B3149B"/>
    <w:rsid w:val="00B31648"/>
    <w:rsid w:val="00B318D0"/>
    <w:rsid w:val="00B318E1"/>
    <w:rsid w:val="00B31960"/>
    <w:rsid w:val="00B319DB"/>
    <w:rsid w:val="00B319DC"/>
    <w:rsid w:val="00B31C1E"/>
    <w:rsid w:val="00B31DA8"/>
    <w:rsid w:val="00B31E8E"/>
    <w:rsid w:val="00B31F4C"/>
    <w:rsid w:val="00B31FB7"/>
    <w:rsid w:val="00B31FEC"/>
    <w:rsid w:val="00B3206B"/>
    <w:rsid w:val="00B320CD"/>
    <w:rsid w:val="00B320EE"/>
    <w:rsid w:val="00B321AB"/>
    <w:rsid w:val="00B321F0"/>
    <w:rsid w:val="00B3221B"/>
    <w:rsid w:val="00B32282"/>
    <w:rsid w:val="00B32285"/>
    <w:rsid w:val="00B322E5"/>
    <w:rsid w:val="00B322F2"/>
    <w:rsid w:val="00B32362"/>
    <w:rsid w:val="00B32423"/>
    <w:rsid w:val="00B324C0"/>
    <w:rsid w:val="00B324E6"/>
    <w:rsid w:val="00B325BF"/>
    <w:rsid w:val="00B325EB"/>
    <w:rsid w:val="00B32615"/>
    <w:rsid w:val="00B32705"/>
    <w:rsid w:val="00B3278E"/>
    <w:rsid w:val="00B3288D"/>
    <w:rsid w:val="00B3293A"/>
    <w:rsid w:val="00B32969"/>
    <w:rsid w:val="00B32998"/>
    <w:rsid w:val="00B32B09"/>
    <w:rsid w:val="00B32BF0"/>
    <w:rsid w:val="00B32C0D"/>
    <w:rsid w:val="00B32D0C"/>
    <w:rsid w:val="00B32DA9"/>
    <w:rsid w:val="00B32DBB"/>
    <w:rsid w:val="00B32E68"/>
    <w:rsid w:val="00B32E9E"/>
    <w:rsid w:val="00B32F98"/>
    <w:rsid w:val="00B32FBC"/>
    <w:rsid w:val="00B330EA"/>
    <w:rsid w:val="00B331E1"/>
    <w:rsid w:val="00B331FA"/>
    <w:rsid w:val="00B33376"/>
    <w:rsid w:val="00B3344C"/>
    <w:rsid w:val="00B3345F"/>
    <w:rsid w:val="00B33537"/>
    <w:rsid w:val="00B3357E"/>
    <w:rsid w:val="00B33591"/>
    <w:rsid w:val="00B3359F"/>
    <w:rsid w:val="00B335F4"/>
    <w:rsid w:val="00B3360D"/>
    <w:rsid w:val="00B3376B"/>
    <w:rsid w:val="00B337E6"/>
    <w:rsid w:val="00B3384E"/>
    <w:rsid w:val="00B338E3"/>
    <w:rsid w:val="00B3391F"/>
    <w:rsid w:val="00B33983"/>
    <w:rsid w:val="00B33992"/>
    <w:rsid w:val="00B339EC"/>
    <w:rsid w:val="00B33A7A"/>
    <w:rsid w:val="00B33A80"/>
    <w:rsid w:val="00B33A84"/>
    <w:rsid w:val="00B33B29"/>
    <w:rsid w:val="00B33B6C"/>
    <w:rsid w:val="00B33BB0"/>
    <w:rsid w:val="00B33BE7"/>
    <w:rsid w:val="00B33C76"/>
    <w:rsid w:val="00B33D01"/>
    <w:rsid w:val="00B33D31"/>
    <w:rsid w:val="00B33E2C"/>
    <w:rsid w:val="00B33E85"/>
    <w:rsid w:val="00B33F04"/>
    <w:rsid w:val="00B33F15"/>
    <w:rsid w:val="00B33F1A"/>
    <w:rsid w:val="00B33F48"/>
    <w:rsid w:val="00B33F5D"/>
    <w:rsid w:val="00B33F6A"/>
    <w:rsid w:val="00B33F89"/>
    <w:rsid w:val="00B33FB7"/>
    <w:rsid w:val="00B34048"/>
    <w:rsid w:val="00B341DC"/>
    <w:rsid w:val="00B3427A"/>
    <w:rsid w:val="00B342A1"/>
    <w:rsid w:val="00B342E9"/>
    <w:rsid w:val="00B344CF"/>
    <w:rsid w:val="00B34547"/>
    <w:rsid w:val="00B345DD"/>
    <w:rsid w:val="00B345E6"/>
    <w:rsid w:val="00B34632"/>
    <w:rsid w:val="00B34771"/>
    <w:rsid w:val="00B347CE"/>
    <w:rsid w:val="00B34802"/>
    <w:rsid w:val="00B348A2"/>
    <w:rsid w:val="00B348B4"/>
    <w:rsid w:val="00B349DF"/>
    <w:rsid w:val="00B34A32"/>
    <w:rsid w:val="00B34A4D"/>
    <w:rsid w:val="00B34A97"/>
    <w:rsid w:val="00B34B97"/>
    <w:rsid w:val="00B34BB7"/>
    <w:rsid w:val="00B34C0E"/>
    <w:rsid w:val="00B34C2C"/>
    <w:rsid w:val="00B34C3A"/>
    <w:rsid w:val="00B34D2F"/>
    <w:rsid w:val="00B34E8A"/>
    <w:rsid w:val="00B34FA5"/>
    <w:rsid w:val="00B35011"/>
    <w:rsid w:val="00B3507A"/>
    <w:rsid w:val="00B350F3"/>
    <w:rsid w:val="00B3515C"/>
    <w:rsid w:val="00B351C8"/>
    <w:rsid w:val="00B351D7"/>
    <w:rsid w:val="00B351E2"/>
    <w:rsid w:val="00B352DC"/>
    <w:rsid w:val="00B35341"/>
    <w:rsid w:val="00B353E4"/>
    <w:rsid w:val="00B35459"/>
    <w:rsid w:val="00B355FE"/>
    <w:rsid w:val="00B35645"/>
    <w:rsid w:val="00B35691"/>
    <w:rsid w:val="00B356CE"/>
    <w:rsid w:val="00B35779"/>
    <w:rsid w:val="00B35808"/>
    <w:rsid w:val="00B35845"/>
    <w:rsid w:val="00B35891"/>
    <w:rsid w:val="00B358C5"/>
    <w:rsid w:val="00B35947"/>
    <w:rsid w:val="00B35AF6"/>
    <w:rsid w:val="00B35B55"/>
    <w:rsid w:val="00B35B8E"/>
    <w:rsid w:val="00B35BA3"/>
    <w:rsid w:val="00B35C2F"/>
    <w:rsid w:val="00B35C9A"/>
    <w:rsid w:val="00B35CDD"/>
    <w:rsid w:val="00B35DC1"/>
    <w:rsid w:val="00B35E98"/>
    <w:rsid w:val="00B35EDD"/>
    <w:rsid w:val="00B35F16"/>
    <w:rsid w:val="00B35FCA"/>
    <w:rsid w:val="00B36006"/>
    <w:rsid w:val="00B3608D"/>
    <w:rsid w:val="00B360B5"/>
    <w:rsid w:val="00B360D2"/>
    <w:rsid w:val="00B36115"/>
    <w:rsid w:val="00B36164"/>
    <w:rsid w:val="00B3621D"/>
    <w:rsid w:val="00B36244"/>
    <w:rsid w:val="00B36303"/>
    <w:rsid w:val="00B36401"/>
    <w:rsid w:val="00B36445"/>
    <w:rsid w:val="00B36493"/>
    <w:rsid w:val="00B36514"/>
    <w:rsid w:val="00B3655D"/>
    <w:rsid w:val="00B365FB"/>
    <w:rsid w:val="00B3660D"/>
    <w:rsid w:val="00B366DA"/>
    <w:rsid w:val="00B366E5"/>
    <w:rsid w:val="00B3671E"/>
    <w:rsid w:val="00B36730"/>
    <w:rsid w:val="00B368F7"/>
    <w:rsid w:val="00B3690D"/>
    <w:rsid w:val="00B369F9"/>
    <w:rsid w:val="00B36A83"/>
    <w:rsid w:val="00B36B48"/>
    <w:rsid w:val="00B36B60"/>
    <w:rsid w:val="00B36B68"/>
    <w:rsid w:val="00B36CBD"/>
    <w:rsid w:val="00B36D04"/>
    <w:rsid w:val="00B36DFD"/>
    <w:rsid w:val="00B36EED"/>
    <w:rsid w:val="00B36F2A"/>
    <w:rsid w:val="00B36F6E"/>
    <w:rsid w:val="00B36FA1"/>
    <w:rsid w:val="00B3707D"/>
    <w:rsid w:val="00B37081"/>
    <w:rsid w:val="00B370BB"/>
    <w:rsid w:val="00B370C5"/>
    <w:rsid w:val="00B3725E"/>
    <w:rsid w:val="00B372AF"/>
    <w:rsid w:val="00B372C7"/>
    <w:rsid w:val="00B37344"/>
    <w:rsid w:val="00B37429"/>
    <w:rsid w:val="00B3745D"/>
    <w:rsid w:val="00B3749B"/>
    <w:rsid w:val="00B37594"/>
    <w:rsid w:val="00B3763D"/>
    <w:rsid w:val="00B37697"/>
    <w:rsid w:val="00B376FA"/>
    <w:rsid w:val="00B37739"/>
    <w:rsid w:val="00B37763"/>
    <w:rsid w:val="00B37779"/>
    <w:rsid w:val="00B37782"/>
    <w:rsid w:val="00B377BD"/>
    <w:rsid w:val="00B377E9"/>
    <w:rsid w:val="00B37883"/>
    <w:rsid w:val="00B378B3"/>
    <w:rsid w:val="00B378EB"/>
    <w:rsid w:val="00B37975"/>
    <w:rsid w:val="00B37A6C"/>
    <w:rsid w:val="00B37B08"/>
    <w:rsid w:val="00B37B32"/>
    <w:rsid w:val="00B37CB9"/>
    <w:rsid w:val="00B37E9A"/>
    <w:rsid w:val="00B37EC0"/>
    <w:rsid w:val="00B37EE3"/>
    <w:rsid w:val="00B4000C"/>
    <w:rsid w:val="00B4003D"/>
    <w:rsid w:val="00B40073"/>
    <w:rsid w:val="00B40237"/>
    <w:rsid w:val="00B4026D"/>
    <w:rsid w:val="00B402AB"/>
    <w:rsid w:val="00B40377"/>
    <w:rsid w:val="00B403B7"/>
    <w:rsid w:val="00B403D8"/>
    <w:rsid w:val="00B40418"/>
    <w:rsid w:val="00B4045D"/>
    <w:rsid w:val="00B404C4"/>
    <w:rsid w:val="00B404CA"/>
    <w:rsid w:val="00B40516"/>
    <w:rsid w:val="00B40544"/>
    <w:rsid w:val="00B4060A"/>
    <w:rsid w:val="00B4069C"/>
    <w:rsid w:val="00B4070D"/>
    <w:rsid w:val="00B407AC"/>
    <w:rsid w:val="00B407F2"/>
    <w:rsid w:val="00B408CE"/>
    <w:rsid w:val="00B40916"/>
    <w:rsid w:val="00B4093D"/>
    <w:rsid w:val="00B40A95"/>
    <w:rsid w:val="00B40AC8"/>
    <w:rsid w:val="00B40C26"/>
    <w:rsid w:val="00B40C3A"/>
    <w:rsid w:val="00B40CFC"/>
    <w:rsid w:val="00B40D3C"/>
    <w:rsid w:val="00B40D9D"/>
    <w:rsid w:val="00B40DD8"/>
    <w:rsid w:val="00B40E04"/>
    <w:rsid w:val="00B40E60"/>
    <w:rsid w:val="00B40ECB"/>
    <w:rsid w:val="00B40F24"/>
    <w:rsid w:val="00B40F2D"/>
    <w:rsid w:val="00B40F60"/>
    <w:rsid w:val="00B40F73"/>
    <w:rsid w:val="00B40F7D"/>
    <w:rsid w:val="00B4107F"/>
    <w:rsid w:val="00B41116"/>
    <w:rsid w:val="00B4123B"/>
    <w:rsid w:val="00B412C6"/>
    <w:rsid w:val="00B412E4"/>
    <w:rsid w:val="00B41381"/>
    <w:rsid w:val="00B413DB"/>
    <w:rsid w:val="00B4141A"/>
    <w:rsid w:val="00B4148A"/>
    <w:rsid w:val="00B4151E"/>
    <w:rsid w:val="00B41584"/>
    <w:rsid w:val="00B4166A"/>
    <w:rsid w:val="00B41818"/>
    <w:rsid w:val="00B418C6"/>
    <w:rsid w:val="00B418E1"/>
    <w:rsid w:val="00B41A75"/>
    <w:rsid w:val="00B41A7F"/>
    <w:rsid w:val="00B41B84"/>
    <w:rsid w:val="00B41BF3"/>
    <w:rsid w:val="00B41C35"/>
    <w:rsid w:val="00B41D70"/>
    <w:rsid w:val="00B41D94"/>
    <w:rsid w:val="00B41DA5"/>
    <w:rsid w:val="00B41DD8"/>
    <w:rsid w:val="00B41E0D"/>
    <w:rsid w:val="00B41EF3"/>
    <w:rsid w:val="00B41F57"/>
    <w:rsid w:val="00B41FC9"/>
    <w:rsid w:val="00B42067"/>
    <w:rsid w:val="00B42162"/>
    <w:rsid w:val="00B4216F"/>
    <w:rsid w:val="00B421FF"/>
    <w:rsid w:val="00B423D4"/>
    <w:rsid w:val="00B42432"/>
    <w:rsid w:val="00B42523"/>
    <w:rsid w:val="00B4253A"/>
    <w:rsid w:val="00B42626"/>
    <w:rsid w:val="00B42702"/>
    <w:rsid w:val="00B427E5"/>
    <w:rsid w:val="00B4280C"/>
    <w:rsid w:val="00B42966"/>
    <w:rsid w:val="00B4296E"/>
    <w:rsid w:val="00B42A26"/>
    <w:rsid w:val="00B42BA1"/>
    <w:rsid w:val="00B42BC3"/>
    <w:rsid w:val="00B42BF2"/>
    <w:rsid w:val="00B42C7C"/>
    <w:rsid w:val="00B42CAA"/>
    <w:rsid w:val="00B42D1A"/>
    <w:rsid w:val="00B42DDE"/>
    <w:rsid w:val="00B42DEE"/>
    <w:rsid w:val="00B42E9B"/>
    <w:rsid w:val="00B42F3F"/>
    <w:rsid w:val="00B42F40"/>
    <w:rsid w:val="00B43008"/>
    <w:rsid w:val="00B4302B"/>
    <w:rsid w:val="00B43067"/>
    <w:rsid w:val="00B4309D"/>
    <w:rsid w:val="00B432AE"/>
    <w:rsid w:val="00B4346D"/>
    <w:rsid w:val="00B435BB"/>
    <w:rsid w:val="00B4360F"/>
    <w:rsid w:val="00B4366F"/>
    <w:rsid w:val="00B436FB"/>
    <w:rsid w:val="00B43728"/>
    <w:rsid w:val="00B43769"/>
    <w:rsid w:val="00B4383B"/>
    <w:rsid w:val="00B43853"/>
    <w:rsid w:val="00B4389D"/>
    <w:rsid w:val="00B438A4"/>
    <w:rsid w:val="00B439C9"/>
    <w:rsid w:val="00B43A9B"/>
    <w:rsid w:val="00B43AF0"/>
    <w:rsid w:val="00B43BD4"/>
    <w:rsid w:val="00B43C24"/>
    <w:rsid w:val="00B43DD5"/>
    <w:rsid w:val="00B43EED"/>
    <w:rsid w:val="00B43F35"/>
    <w:rsid w:val="00B4413E"/>
    <w:rsid w:val="00B4416D"/>
    <w:rsid w:val="00B441F7"/>
    <w:rsid w:val="00B4434D"/>
    <w:rsid w:val="00B44371"/>
    <w:rsid w:val="00B4437A"/>
    <w:rsid w:val="00B443B1"/>
    <w:rsid w:val="00B44419"/>
    <w:rsid w:val="00B4444F"/>
    <w:rsid w:val="00B4452E"/>
    <w:rsid w:val="00B445C0"/>
    <w:rsid w:val="00B445EB"/>
    <w:rsid w:val="00B44697"/>
    <w:rsid w:val="00B44706"/>
    <w:rsid w:val="00B4474D"/>
    <w:rsid w:val="00B44894"/>
    <w:rsid w:val="00B448F3"/>
    <w:rsid w:val="00B44928"/>
    <w:rsid w:val="00B44B37"/>
    <w:rsid w:val="00B44B38"/>
    <w:rsid w:val="00B44B58"/>
    <w:rsid w:val="00B44C19"/>
    <w:rsid w:val="00B44C77"/>
    <w:rsid w:val="00B44CAA"/>
    <w:rsid w:val="00B44D98"/>
    <w:rsid w:val="00B44F17"/>
    <w:rsid w:val="00B44FE7"/>
    <w:rsid w:val="00B45137"/>
    <w:rsid w:val="00B4516A"/>
    <w:rsid w:val="00B452FE"/>
    <w:rsid w:val="00B45454"/>
    <w:rsid w:val="00B454A7"/>
    <w:rsid w:val="00B45548"/>
    <w:rsid w:val="00B45585"/>
    <w:rsid w:val="00B45728"/>
    <w:rsid w:val="00B45730"/>
    <w:rsid w:val="00B45782"/>
    <w:rsid w:val="00B4582A"/>
    <w:rsid w:val="00B4583B"/>
    <w:rsid w:val="00B45876"/>
    <w:rsid w:val="00B458AE"/>
    <w:rsid w:val="00B45953"/>
    <w:rsid w:val="00B45AE0"/>
    <w:rsid w:val="00B45B42"/>
    <w:rsid w:val="00B45B78"/>
    <w:rsid w:val="00B45C79"/>
    <w:rsid w:val="00B45EB7"/>
    <w:rsid w:val="00B45F1B"/>
    <w:rsid w:val="00B45F1D"/>
    <w:rsid w:val="00B45F47"/>
    <w:rsid w:val="00B45FB6"/>
    <w:rsid w:val="00B45FF6"/>
    <w:rsid w:val="00B46064"/>
    <w:rsid w:val="00B46172"/>
    <w:rsid w:val="00B461D2"/>
    <w:rsid w:val="00B46236"/>
    <w:rsid w:val="00B462BC"/>
    <w:rsid w:val="00B46319"/>
    <w:rsid w:val="00B46355"/>
    <w:rsid w:val="00B4639A"/>
    <w:rsid w:val="00B46414"/>
    <w:rsid w:val="00B46421"/>
    <w:rsid w:val="00B464A6"/>
    <w:rsid w:val="00B46507"/>
    <w:rsid w:val="00B46508"/>
    <w:rsid w:val="00B4656C"/>
    <w:rsid w:val="00B46597"/>
    <w:rsid w:val="00B4659B"/>
    <w:rsid w:val="00B46610"/>
    <w:rsid w:val="00B466A0"/>
    <w:rsid w:val="00B466D2"/>
    <w:rsid w:val="00B467AE"/>
    <w:rsid w:val="00B467DD"/>
    <w:rsid w:val="00B46831"/>
    <w:rsid w:val="00B46A18"/>
    <w:rsid w:val="00B46B1F"/>
    <w:rsid w:val="00B46BAD"/>
    <w:rsid w:val="00B46C94"/>
    <w:rsid w:val="00B46CC2"/>
    <w:rsid w:val="00B46DAA"/>
    <w:rsid w:val="00B46DAD"/>
    <w:rsid w:val="00B46E42"/>
    <w:rsid w:val="00B46E98"/>
    <w:rsid w:val="00B46F04"/>
    <w:rsid w:val="00B46F33"/>
    <w:rsid w:val="00B47031"/>
    <w:rsid w:val="00B47252"/>
    <w:rsid w:val="00B4730B"/>
    <w:rsid w:val="00B47415"/>
    <w:rsid w:val="00B47493"/>
    <w:rsid w:val="00B474DE"/>
    <w:rsid w:val="00B475C8"/>
    <w:rsid w:val="00B475D8"/>
    <w:rsid w:val="00B47619"/>
    <w:rsid w:val="00B4762E"/>
    <w:rsid w:val="00B478FB"/>
    <w:rsid w:val="00B47A52"/>
    <w:rsid w:val="00B47B0E"/>
    <w:rsid w:val="00B47B43"/>
    <w:rsid w:val="00B47B86"/>
    <w:rsid w:val="00B47C4F"/>
    <w:rsid w:val="00B47D4F"/>
    <w:rsid w:val="00B47D7F"/>
    <w:rsid w:val="00B47D8B"/>
    <w:rsid w:val="00B47FC3"/>
    <w:rsid w:val="00B500B5"/>
    <w:rsid w:val="00B500DE"/>
    <w:rsid w:val="00B501FE"/>
    <w:rsid w:val="00B50259"/>
    <w:rsid w:val="00B50262"/>
    <w:rsid w:val="00B50432"/>
    <w:rsid w:val="00B50450"/>
    <w:rsid w:val="00B504B0"/>
    <w:rsid w:val="00B504BF"/>
    <w:rsid w:val="00B5052A"/>
    <w:rsid w:val="00B5053E"/>
    <w:rsid w:val="00B50575"/>
    <w:rsid w:val="00B5077F"/>
    <w:rsid w:val="00B507EC"/>
    <w:rsid w:val="00B50929"/>
    <w:rsid w:val="00B5095C"/>
    <w:rsid w:val="00B50B0A"/>
    <w:rsid w:val="00B50C99"/>
    <w:rsid w:val="00B50CD1"/>
    <w:rsid w:val="00B50ECE"/>
    <w:rsid w:val="00B51045"/>
    <w:rsid w:val="00B51061"/>
    <w:rsid w:val="00B5109F"/>
    <w:rsid w:val="00B511C9"/>
    <w:rsid w:val="00B5138B"/>
    <w:rsid w:val="00B51397"/>
    <w:rsid w:val="00B513CF"/>
    <w:rsid w:val="00B5141B"/>
    <w:rsid w:val="00B5142D"/>
    <w:rsid w:val="00B51459"/>
    <w:rsid w:val="00B515C0"/>
    <w:rsid w:val="00B51690"/>
    <w:rsid w:val="00B516EF"/>
    <w:rsid w:val="00B5175C"/>
    <w:rsid w:val="00B518B3"/>
    <w:rsid w:val="00B51910"/>
    <w:rsid w:val="00B519A1"/>
    <w:rsid w:val="00B51A5A"/>
    <w:rsid w:val="00B51B51"/>
    <w:rsid w:val="00B51CDE"/>
    <w:rsid w:val="00B51D59"/>
    <w:rsid w:val="00B51E5C"/>
    <w:rsid w:val="00B51E76"/>
    <w:rsid w:val="00B51ECC"/>
    <w:rsid w:val="00B51F93"/>
    <w:rsid w:val="00B51FFF"/>
    <w:rsid w:val="00B52043"/>
    <w:rsid w:val="00B520C7"/>
    <w:rsid w:val="00B520F9"/>
    <w:rsid w:val="00B5219D"/>
    <w:rsid w:val="00B521C0"/>
    <w:rsid w:val="00B521F5"/>
    <w:rsid w:val="00B52257"/>
    <w:rsid w:val="00B524A5"/>
    <w:rsid w:val="00B524E3"/>
    <w:rsid w:val="00B525AC"/>
    <w:rsid w:val="00B526E2"/>
    <w:rsid w:val="00B527A8"/>
    <w:rsid w:val="00B5292C"/>
    <w:rsid w:val="00B52963"/>
    <w:rsid w:val="00B52A9C"/>
    <w:rsid w:val="00B52B37"/>
    <w:rsid w:val="00B52BA2"/>
    <w:rsid w:val="00B52CAC"/>
    <w:rsid w:val="00B52D05"/>
    <w:rsid w:val="00B52D77"/>
    <w:rsid w:val="00B52E12"/>
    <w:rsid w:val="00B52E56"/>
    <w:rsid w:val="00B52E6E"/>
    <w:rsid w:val="00B52E76"/>
    <w:rsid w:val="00B52F17"/>
    <w:rsid w:val="00B52F67"/>
    <w:rsid w:val="00B5311C"/>
    <w:rsid w:val="00B531E4"/>
    <w:rsid w:val="00B5322B"/>
    <w:rsid w:val="00B532BE"/>
    <w:rsid w:val="00B532DD"/>
    <w:rsid w:val="00B532FB"/>
    <w:rsid w:val="00B5338A"/>
    <w:rsid w:val="00B534C6"/>
    <w:rsid w:val="00B53591"/>
    <w:rsid w:val="00B535D2"/>
    <w:rsid w:val="00B535D4"/>
    <w:rsid w:val="00B5360A"/>
    <w:rsid w:val="00B53612"/>
    <w:rsid w:val="00B536C4"/>
    <w:rsid w:val="00B537C3"/>
    <w:rsid w:val="00B53850"/>
    <w:rsid w:val="00B538FF"/>
    <w:rsid w:val="00B5391A"/>
    <w:rsid w:val="00B5394B"/>
    <w:rsid w:val="00B539AB"/>
    <w:rsid w:val="00B53A82"/>
    <w:rsid w:val="00B53ACC"/>
    <w:rsid w:val="00B53B92"/>
    <w:rsid w:val="00B53BDD"/>
    <w:rsid w:val="00B53C09"/>
    <w:rsid w:val="00B53C4F"/>
    <w:rsid w:val="00B53CF1"/>
    <w:rsid w:val="00B53D51"/>
    <w:rsid w:val="00B53D55"/>
    <w:rsid w:val="00B53DFC"/>
    <w:rsid w:val="00B53F06"/>
    <w:rsid w:val="00B53F79"/>
    <w:rsid w:val="00B5401D"/>
    <w:rsid w:val="00B54098"/>
    <w:rsid w:val="00B540F9"/>
    <w:rsid w:val="00B5417B"/>
    <w:rsid w:val="00B54251"/>
    <w:rsid w:val="00B542AC"/>
    <w:rsid w:val="00B5439B"/>
    <w:rsid w:val="00B543FE"/>
    <w:rsid w:val="00B54439"/>
    <w:rsid w:val="00B545D4"/>
    <w:rsid w:val="00B545F1"/>
    <w:rsid w:val="00B54813"/>
    <w:rsid w:val="00B548C5"/>
    <w:rsid w:val="00B5490E"/>
    <w:rsid w:val="00B549BC"/>
    <w:rsid w:val="00B54A14"/>
    <w:rsid w:val="00B54A93"/>
    <w:rsid w:val="00B54AA3"/>
    <w:rsid w:val="00B54B6B"/>
    <w:rsid w:val="00B54B96"/>
    <w:rsid w:val="00B54BA3"/>
    <w:rsid w:val="00B54C3D"/>
    <w:rsid w:val="00B54C81"/>
    <w:rsid w:val="00B54D1B"/>
    <w:rsid w:val="00B54D7A"/>
    <w:rsid w:val="00B54D90"/>
    <w:rsid w:val="00B54F11"/>
    <w:rsid w:val="00B54F99"/>
    <w:rsid w:val="00B54FA1"/>
    <w:rsid w:val="00B55040"/>
    <w:rsid w:val="00B5507F"/>
    <w:rsid w:val="00B5509E"/>
    <w:rsid w:val="00B550C2"/>
    <w:rsid w:val="00B5519F"/>
    <w:rsid w:val="00B5528A"/>
    <w:rsid w:val="00B55412"/>
    <w:rsid w:val="00B55492"/>
    <w:rsid w:val="00B554AB"/>
    <w:rsid w:val="00B55556"/>
    <w:rsid w:val="00B555AA"/>
    <w:rsid w:val="00B5565E"/>
    <w:rsid w:val="00B55701"/>
    <w:rsid w:val="00B557A7"/>
    <w:rsid w:val="00B557BF"/>
    <w:rsid w:val="00B55835"/>
    <w:rsid w:val="00B55844"/>
    <w:rsid w:val="00B55B13"/>
    <w:rsid w:val="00B55B59"/>
    <w:rsid w:val="00B55B8C"/>
    <w:rsid w:val="00B55CC9"/>
    <w:rsid w:val="00B55D76"/>
    <w:rsid w:val="00B55D90"/>
    <w:rsid w:val="00B55DD8"/>
    <w:rsid w:val="00B5615A"/>
    <w:rsid w:val="00B56169"/>
    <w:rsid w:val="00B56319"/>
    <w:rsid w:val="00B56388"/>
    <w:rsid w:val="00B563AB"/>
    <w:rsid w:val="00B563D1"/>
    <w:rsid w:val="00B563D3"/>
    <w:rsid w:val="00B5643E"/>
    <w:rsid w:val="00B5650A"/>
    <w:rsid w:val="00B5654A"/>
    <w:rsid w:val="00B5657B"/>
    <w:rsid w:val="00B56673"/>
    <w:rsid w:val="00B5693F"/>
    <w:rsid w:val="00B56946"/>
    <w:rsid w:val="00B5699E"/>
    <w:rsid w:val="00B56A0E"/>
    <w:rsid w:val="00B56A2B"/>
    <w:rsid w:val="00B56AFC"/>
    <w:rsid w:val="00B56B21"/>
    <w:rsid w:val="00B56B5D"/>
    <w:rsid w:val="00B56E8A"/>
    <w:rsid w:val="00B57157"/>
    <w:rsid w:val="00B57162"/>
    <w:rsid w:val="00B57168"/>
    <w:rsid w:val="00B572B8"/>
    <w:rsid w:val="00B573B0"/>
    <w:rsid w:val="00B573E3"/>
    <w:rsid w:val="00B57410"/>
    <w:rsid w:val="00B575C7"/>
    <w:rsid w:val="00B57786"/>
    <w:rsid w:val="00B578B8"/>
    <w:rsid w:val="00B5792E"/>
    <w:rsid w:val="00B57997"/>
    <w:rsid w:val="00B57B46"/>
    <w:rsid w:val="00B57C95"/>
    <w:rsid w:val="00B57D91"/>
    <w:rsid w:val="00B57D9A"/>
    <w:rsid w:val="00B57D9F"/>
    <w:rsid w:val="00B57DD5"/>
    <w:rsid w:val="00B57E8D"/>
    <w:rsid w:val="00B57F05"/>
    <w:rsid w:val="00B6001C"/>
    <w:rsid w:val="00B6003F"/>
    <w:rsid w:val="00B6008A"/>
    <w:rsid w:val="00B600DD"/>
    <w:rsid w:val="00B600FD"/>
    <w:rsid w:val="00B60384"/>
    <w:rsid w:val="00B603E3"/>
    <w:rsid w:val="00B603E4"/>
    <w:rsid w:val="00B604BD"/>
    <w:rsid w:val="00B604D6"/>
    <w:rsid w:val="00B604F0"/>
    <w:rsid w:val="00B6052E"/>
    <w:rsid w:val="00B60580"/>
    <w:rsid w:val="00B605B2"/>
    <w:rsid w:val="00B60767"/>
    <w:rsid w:val="00B6086D"/>
    <w:rsid w:val="00B608A9"/>
    <w:rsid w:val="00B608CD"/>
    <w:rsid w:val="00B6090B"/>
    <w:rsid w:val="00B609EF"/>
    <w:rsid w:val="00B60A3D"/>
    <w:rsid w:val="00B60A6A"/>
    <w:rsid w:val="00B60AE6"/>
    <w:rsid w:val="00B60B33"/>
    <w:rsid w:val="00B60B36"/>
    <w:rsid w:val="00B60B57"/>
    <w:rsid w:val="00B60BC5"/>
    <w:rsid w:val="00B60DA0"/>
    <w:rsid w:val="00B60E98"/>
    <w:rsid w:val="00B60EE3"/>
    <w:rsid w:val="00B60F8E"/>
    <w:rsid w:val="00B60FEC"/>
    <w:rsid w:val="00B6109F"/>
    <w:rsid w:val="00B610B8"/>
    <w:rsid w:val="00B61184"/>
    <w:rsid w:val="00B6119A"/>
    <w:rsid w:val="00B61212"/>
    <w:rsid w:val="00B6122D"/>
    <w:rsid w:val="00B61297"/>
    <w:rsid w:val="00B612E4"/>
    <w:rsid w:val="00B61311"/>
    <w:rsid w:val="00B6135B"/>
    <w:rsid w:val="00B613A4"/>
    <w:rsid w:val="00B61469"/>
    <w:rsid w:val="00B6148E"/>
    <w:rsid w:val="00B61572"/>
    <w:rsid w:val="00B615ED"/>
    <w:rsid w:val="00B61600"/>
    <w:rsid w:val="00B6166E"/>
    <w:rsid w:val="00B61731"/>
    <w:rsid w:val="00B61933"/>
    <w:rsid w:val="00B61959"/>
    <w:rsid w:val="00B61984"/>
    <w:rsid w:val="00B61998"/>
    <w:rsid w:val="00B61A91"/>
    <w:rsid w:val="00B61BE2"/>
    <w:rsid w:val="00B61BE7"/>
    <w:rsid w:val="00B61C24"/>
    <w:rsid w:val="00B61C2E"/>
    <w:rsid w:val="00B61F12"/>
    <w:rsid w:val="00B61F2C"/>
    <w:rsid w:val="00B61FB3"/>
    <w:rsid w:val="00B61FEC"/>
    <w:rsid w:val="00B6203B"/>
    <w:rsid w:val="00B62108"/>
    <w:rsid w:val="00B62283"/>
    <w:rsid w:val="00B622C5"/>
    <w:rsid w:val="00B622D6"/>
    <w:rsid w:val="00B62320"/>
    <w:rsid w:val="00B62361"/>
    <w:rsid w:val="00B623F7"/>
    <w:rsid w:val="00B624AD"/>
    <w:rsid w:val="00B625B2"/>
    <w:rsid w:val="00B625DA"/>
    <w:rsid w:val="00B6260D"/>
    <w:rsid w:val="00B62632"/>
    <w:rsid w:val="00B6268C"/>
    <w:rsid w:val="00B6278C"/>
    <w:rsid w:val="00B627A2"/>
    <w:rsid w:val="00B627B1"/>
    <w:rsid w:val="00B628B5"/>
    <w:rsid w:val="00B628E3"/>
    <w:rsid w:val="00B62B31"/>
    <w:rsid w:val="00B62B38"/>
    <w:rsid w:val="00B62B9C"/>
    <w:rsid w:val="00B62BC6"/>
    <w:rsid w:val="00B62D46"/>
    <w:rsid w:val="00B62E51"/>
    <w:rsid w:val="00B62FA1"/>
    <w:rsid w:val="00B62FDB"/>
    <w:rsid w:val="00B63003"/>
    <w:rsid w:val="00B6309D"/>
    <w:rsid w:val="00B63223"/>
    <w:rsid w:val="00B6337C"/>
    <w:rsid w:val="00B633AB"/>
    <w:rsid w:val="00B633CE"/>
    <w:rsid w:val="00B6342B"/>
    <w:rsid w:val="00B635C0"/>
    <w:rsid w:val="00B635EB"/>
    <w:rsid w:val="00B63668"/>
    <w:rsid w:val="00B636DD"/>
    <w:rsid w:val="00B6381B"/>
    <w:rsid w:val="00B63844"/>
    <w:rsid w:val="00B638E8"/>
    <w:rsid w:val="00B639E2"/>
    <w:rsid w:val="00B63AA5"/>
    <w:rsid w:val="00B63BD8"/>
    <w:rsid w:val="00B63C6E"/>
    <w:rsid w:val="00B63C9D"/>
    <w:rsid w:val="00B63D26"/>
    <w:rsid w:val="00B63D99"/>
    <w:rsid w:val="00B63DA4"/>
    <w:rsid w:val="00B63DE8"/>
    <w:rsid w:val="00B63DF6"/>
    <w:rsid w:val="00B63E20"/>
    <w:rsid w:val="00B63F66"/>
    <w:rsid w:val="00B63FCE"/>
    <w:rsid w:val="00B64133"/>
    <w:rsid w:val="00B6420C"/>
    <w:rsid w:val="00B6424F"/>
    <w:rsid w:val="00B64277"/>
    <w:rsid w:val="00B64450"/>
    <w:rsid w:val="00B644B7"/>
    <w:rsid w:val="00B645C4"/>
    <w:rsid w:val="00B6466C"/>
    <w:rsid w:val="00B64678"/>
    <w:rsid w:val="00B64738"/>
    <w:rsid w:val="00B647F2"/>
    <w:rsid w:val="00B64838"/>
    <w:rsid w:val="00B648CC"/>
    <w:rsid w:val="00B64903"/>
    <w:rsid w:val="00B64932"/>
    <w:rsid w:val="00B64B07"/>
    <w:rsid w:val="00B64D6E"/>
    <w:rsid w:val="00B64D8F"/>
    <w:rsid w:val="00B64D96"/>
    <w:rsid w:val="00B64DBF"/>
    <w:rsid w:val="00B64DD3"/>
    <w:rsid w:val="00B64E61"/>
    <w:rsid w:val="00B64EA8"/>
    <w:rsid w:val="00B64EB1"/>
    <w:rsid w:val="00B64F3B"/>
    <w:rsid w:val="00B64FC6"/>
    <w:rsid w:val="00B64FD4"/>
    <w:rsid w:val="00B6503B"/>
    <w:rsid w:val="00B65065"/>
    <w:rsid w:val="00B65158"/>
    <w:rsid w:val="00B6519F"/>
    <w:rsid w:val="00B651C9"/>
    <w:rsid w:val="00B65221"/>
    <w:rsid w:val="00B65244"/>
    <w:rsid w:val="00B652A0"/>
    <w:rsid w:val="00B652BB"/>
    <w:rsid w:val="00B652DA"/>
    <w:rsid w:val="00B65410"/>
    <w:rsid w:val="00B6543E"/>
    <w:rsid w:val="00B654E6"/>
    <w:rsid w:val="00B6554E"/>
    <w:rsid w:val="00B65572"/>
    <w:rsid w:val="00B655FC"/>
    <w:rsid w:val="00B65693"/>
    <w:rsid w:val="00B656AA"/>
    <w:rsid w:val="00B656B8"/>
    <w:rsid w:val="00B656BE"/>
    <w:rsid w:val="00B656D1"/>
    <w:rsid w:val="00B65747"/>
    <w:rsid w:val="00B6579E"/>
    <w:rsid w:val="00B657A5"/>
    <w:rsid w:val="00B657C4"/>
    <w:rsid w:val="00B6580E"/>
    <w:rsid w:val="00B659B0"/>
    <w:rsid w:val="00B65A90"/>
    <w:rsid w:val="00B65ADE"/>
    <w:rsid w:val="00B65AF2"/>
    <w:rsid w:val="00B65BC8"/>
    <w:rsid w:val="00B65C76"/>
    <w:rsid w:val="00B65D31"/>
    <w:rsid w:val="00B65DF8"/>
    <w:rsid w:val="00B660E1"/>
    <w:rsid w:val="00B660E3"/>
    <w:rsid w:val="00B66130"/>
    <w:rsid w:val="00B66146"/>
    <w:rsid w:val="00B66171"/>
    <w:rsid w:val="00B661F2"/>
    <w:rsid w:val="00B662E3"/>
    <w:rsid w:val="00B66409"/>
    <w:rsid w:val="00B66449"/>
    <w:rsid w:val="00B665DB"/>
    <w:rsid w:val="00B66645"/>
    <w:rsid w:val="00B6667E"/>
    <w:rsid w:val="00B667DC"/>
    <w:rsid w:val="00B668D3"/>
    <w:rsid w:val="00B668EE"/>
    <w:rsid w:val="00B668FF"/>
    <w:rsid w:val="00B6690A"/>
    <w:rsid w:val="00B66958"/>
    <w:rsid w:val="00B669F1"/>
    <w:rsid w:val="00B66ADD"/>
    <w:rsid w:val="00B66BF0"/>
    <w:rsid w:val="00B66C25"/>
    <w:rsid w:val="00B66C55"/>
    <w:rsid w:val="00B66C88"/>
    <w:rsid w:val="00B66D44"/>
    <w:rsid w:val="00B66DDF"/>
    <w:rsid w:val="00B66ED4"/>
    <w:rsid w:val="00B66FCE"/>
    <w:rsid w:val="00B66FDC"/>
    <w:rsid w:val="00B67036"/>
    <w:rsid w:val="00B670EB"/>
    <w:rsid w:val="00B6710D"/>
    <w:rsid w:val="00B67156"/>
    <w:rsid w:val="00B67223"/>
    <w:rsid w:val="00B6727F"/>
    <w:rsid w:val="00B67359"/>
    <w:rsid w:val="00B67372"/>
    <w:rsid w:val="00B67419"/>
    <w:rsid w:val="00B67441"/>
    <w:rsid w:val="00B6744F"/>
    <w:rsid w:val="00B67479"/>
    <w:rsid w:val="00B674C3"/>
    <w:rsid w:val="00B67510"/>
    <w:rsid w:val="00B675DC"/>
    <w:rsid w:val="00B67773"/>
    <w:rsid w:val="00B67782"/>
    <w:rsid w:val="00B67796"/>
    <w:rsid w:val="00B677DC"/>
    <w:rsid w:val="00B678DE"/>
    <w:rsid w:val="00B6799E"/>
    <w:rsid w:val="00B679F8"/>
    <w:rsid w:val="00B67A6E"/>
    <w:rsid w:val="00B67AED"/>
    <w:rsid w:val="00B67C86"/>
    <w:rsid w:val="00B67D23"/>
    <w:rsid w:val="00B67D7A"/>
    <w:rsid w:val="00B67DBC"/>
    <w:rsid w:val="00B67DCE"/>
    <w:rsid w:val="00B67E69"/>
    <w:rsid w:val="00B67F3B"/>
    <w:rsid w:val="00B67F58"/>
    <w:rsid w:val="00B67F76"/>
    <w:rsid w:val="00B7003E"/>
    <w:rsid w:val="00B70120"/>
    <w:rsid w:val="00B70164"/>
    <w:rsid w:val="00B7032A"/>
    <w:rsid w:val="00B7041A"/>
    <w:rsid w:val="00B70486"/>
    <w:rsid w:val="00B70504"/>
    <w:rsid w:val="00B705C9"/>
    <w:rsid w:val="00B706EB"/>
    <w:rsid w:val="00B707E7"/>
    <w:rsid w:val="00B7085E"/>
    <w:rsid w:val="00B70862"/>
    <w:rsid w:val="00B7087A"/>
    <w:rsid w:val="00B70890"/>
    <w:rsid w:val="00B708FD"/>
    <w:rsid w:val="00B70963"/>
    <w:rsid w:val="00B70A91"/>
    <w:rsid w:val="00B70B47"/>
    <w:rsid w:val="00B70B51"/>
    <w:rsid w:val="00B70C3A"/>
    <w:rsid w:val="00B70C40"/>
    <w:rsid w:val="00B70C74"/>
    <w:rsid w:val="00B70E41"/>
    <w:rsid w:val="00B70EFE"/>
    <w:rsid w:val="00B70F06"/>
    <w:rsid w:val="00B7102B"/>
    <w:rsid w:val="00B7105A"/>
    <w:rsid w:val="00B712B0"/>
    <w:rsid w:val="00B7130C"/>
    <w:rsid w:val="00B71356"/>
    <w:rsid w:val="00B71362"/>
    <w:rsid w:val="00B71527"/>
    <w:rsid w:val="00B7164D"/>
    <w:rsid w:val="00B7169B"/>
    <w:rsid w:val="00B71770"/>
    <w:rsid w:val="00B7179D"/>
    <w:rsid w:val="00B718D0"/>
    <w:rsid w:val="00B718D1"/>
    <w:rsid w:val="00B718E8"/>
    <w:rsid w:val="00B7193F"/>
    <w:rsid w:val="00B71ABF"/>
    <w:rsid w:val="00B71BA3"/>
    <w:rsid w:val="00B71C6B"/>
    <w:rsid w:val="00B71CF2"/>
    <w:rsid w:val="00B71EE8"/>
    <w:rsid w:val="00B7211E"/>
    <w:rsid w:val="00B72130"/>
    <w:rsid w:val="00B72196"/>
    <w:rsid w:val="00B721F8"/>
    <w:rsid w:val="00B7221A"/>
    <w:rsid w:val="00B72230"/>
    <w:rsid w:val="00B72292"/>
    <w:rsid w:val="00B723F7"/>
    <w:rsid w:val="00B7248E"/>
    <w:rsid w:val="00B724DC"/>
    <w:rsid w:val="00B725FE"/>
    <w:rsid w:val="00B72706"/>
    <w:rsid w:val="00B72839"/>
    <w:rsid w:val="00B72863"/>
    <w:rsid w:val="00B72A9A"/>
    <w:rsid w:val="00B72B2B"/>
    <w:rsid w:val="00B72BC4"/>
    <w:rsid w:val="00B72C21"/>
    <w:rsid w:val="00B72C4A"/>
    <w:rsid w:val="00B72D6D"/>
    <w:rsid w:val="00B72DCE"/>
    <w:rsid w:val="00B72E84"/>
    <w:rsid w:val="00B72E8C"/>
    <w:rsid w:val="00B72ECA"/>
    <w:rsid w:val="00B72F38"/>
    <w:rsid w:val="00B7301C"/>
    <w:rsid w:val="00B73098"/>
    <w:rsid w:val="00B730A7"/>
    <w:rsid w:val="00B730DC"/>
    <w:rsid w:val="00B73244"/>
    <w:rsid w:val="00B732ED"/>
    <w:rsid w:val="00B73340"/>
    <w:rsid w:val="00B7335E"/>
    <w:rsid w:val="00B7336E"/>
    <w:rsid w:val="00B734B5"/>
    <w:rsid w:val="00B73524"/>
    <w:rsid w:val="00B735C8"/>
    <w:rsid w:val="00B73671"/>
    <w:rsid w:val="00B73697"/>
    <w:rsid w:val="00B736EB"/>
    <w:rsid w:val="00B73738"/>
    <w:rsid w:val="00B738B0"/>
    <w:rsid w:val="00B73918"/>
    <w:rsid w:val="00B7398C"/>
    <w:rsid w:val="00B7399A"/>
    <w:rsid w:val="00B739AF"/>
    <w:rsid w:val="00B73A79"/>
    <w:rsid w:val="00B73A9A"/>
    <w:rsid w:val="00B73B65"/>
    <w:rsid w:val="00B73CA4"/>
    <w:rsid w:val="00B73D72"/>
    <w:rsid w:val="00B73DDE"/>
    <w:rsid w:val="00B73E0D"/>
    <w:rsid w:val="00B73EE6"/>
    <w:rsid w:val="00B73F37"/>
    <w:rsid w:val="00B73F40"/>
    <w:rsid w:val="00B73F51"/>
    <w:rsid w:val="00B7400D"/>
    <w:rsid w:val="00B740B7"/>
    <w:rsid w:val="00B740BE"/>
    <w:rsid w:val="00B74188"/>
    <w:rsid w:val="00B7425E"/>
    <w:rsid w:val="00B7429D"/>
    <w:rsid w:val="00B742DA"/>
    <w:rsid w:val="00B742EB"/>
    <w:rsid w:val="00B74327"/>
    <w:rsid w:val="00B7432F"/>
    <w:rsid w:val="00B74374"/>
    <w:rsid w:val="00B74390"/>
    <w:rsid w:val="00B743DC"/>
    <w:rsid w:val="00B74468"/>
    <w:rsid w:val="00B744DE"/>
    <w:rsid w:val="00B74526"/>
    <w:rsid w:val="00B7454A"/>
    <w:rsid w:val="00B74648"/>
    <w:rsid w:val="00B746A3"/>
    <w:rsid w:val="00B746E4"/>
    <w:rsid w:val="00B746FD"/>
    <w:rsid w:val="00B746FE"/>
    <w:rsid w:val="00B74769"/>
    <w:rsid w:val="00B747C7"/>
    <w:rsid w:val="00B747DC"/>
    <w:rsid w:val="00B74810"/>
    <w:rsid w:val="00B7484D"/>
    <w:rsid w:val="00B749DC"/>
    <w:rsid w:val="00B749E8"/>
    <w:rsid w:val="00B74A34"/>
    <w:rsid w:val="00B74AC5"/>
    <w:rsid w:val="00B74AE8"/>
    <w:rsid w:val="00B74B66"/>
    <w:rsid w:val="00B74D54"/>
    <w:rsid w:val="00B74DFD"/>
    <w:rsid w:val="00B74E4F"/>
    <w:rsid w:val="00B75049"/>
    <w:rsid w:val="00B7504B"/>
    <w:rsid w:val="00B75075"/>
    <w:rsid w:val="00B7514C"/>
    <w:rsid w:val="00B7516D"/>
    <w:rsid w:val="00B75205"/>
    <w:rsid w:val="00B75282"/>
    <w:rsid w:val="00B75293"/>
    <w:rsid w:val="00B752DF"/>
    <w:rsid w:val="00B75313"/>
    <w:rsid w:val="00B75391"/>
    <w:rsid w:val="00B75495"/>
    <w:rsid w:val="00B75514"/>
    <w:rsid w:val="00B755DE"/>
    <w:rsid w:val="00B755FA"/>
    <w:rsid w:val="00B7574D"/>
    <w:rsid w:val="00B7576A"/>
    <w:rsid w:val="00B757CC"/>
    <w:rsid w:val="00B757D4"/>
    <w:rsid w:val="00B757ED"/>
    <w:rsid w:val="00B75834"/>
    <w:rsid w:val="00B7583E"/>
    <w:rsid w:val="00B7595F"/>
    <w:rsid w:val="00B75A3E"/>
    <w:rsid w:val="00B75B37"/>
    <w:rsid w:val="00B75B63"/>
    <w:rsid w:val="00B75CB4"/>
    <w:rsid w:val="00B75D27"/>
    <w:rsid w:val="00B75DB8"/>
    <w:rsid w:val="00B75E3C"/>
    <w:rsid w:val="00B75E52"/>
    <w:rsid w:val="00B75EF4"/>
    <w:rsid w:val="00B75FAA"/>
    <w:rsid w:val="00B75FC0"/>
    <w:rsid w:val="00B7602C"/>
    <w:rsid w:val="00B76096"/>
    <w:rsid w:val="00B76186"/>
    <w:rsid w:val="00B76205"/>
    <w:rsid w:val="00B76222"/>
    <w:rsid w:val="00B762EC"/>
    <w:rsid w:val="00B76309"/>
    <w:rsid w:val="00B76384"/>
    <w:rsid w:val="00B763BA"/>
    <w:rsid w:val="00B7646E"/>
    <w:rsid w:val="00B76473"/>
    <w:rsid w:val="00B7649D"/>
    <w:rsid w:val="00B76593"/>
    <w:rsid w:val="00B765EE"/>
    <w:rsid w:val="00B766AB"/>
    <w:rsid w:val="00B7673C"/>
    <w:rsid w:val="00B7679B"/>
    <w:rsid w:val="00B769E0"/>
    <w:rsid w:val="00B769FF"/>
    <w:rsid w:val="00B76A00"/>
    <w:rsid w:val="00B76A4C"/>
    <w:rsid w:val="00B76A87"/>
    <w:rsid w:val="00B76ABB"/>
    <w:rsid w:val="00B76ABF"/>
    <w:rsid w:val="00B76AED"/>
    <w:rsid w:val="00B76B9A"/>
    <w:rsid w:val="00B76BAC"/>
    <w:rsid w:val="00B76C7C"/>
    <w:rsid w:val="00B76CD7"/>
    <w:rsid w:val="00B76D09"/>
    <w:rsid w:val="00B76D11"/>
    <w:rsid w:val="00B76DBD"/>
    <w:rsid w:val="00B76DF1"/>
    <w:rsid w:val="00B76E4F"/>
    <w:rsid w:val="00B76EFC"/>
    <w:rsid w:val="00B76F45"/>
    <w:rsid w:val="00B770E7"/>
    <w:rsid w:val="00B77114"/>
    <w:rsid w:val="00B77117"/>
    <w:rsid w:val="00B7714B"/>
    <w:rsid w:val="00B771EF"/>
    <w:rsid w:val="00B772B4"/>
    <w:rsid w:val="00B773E1"/>
    <w:rsid w:val="00B77453"/>
    <w:rsid w:val="00B774BE"/>
    <w:rsid w:val="00B77545"/>
    <w:rsid w:val="00B7758D"/>
    <w:rsid w:val="00B775BB"/>
    <w:rsid w:val="00B77663"/>
    <w:rsid w:val="00B776AC"/>
    <w:rsid w:val="00B77805"/>
    <w:rsid w:val="00B77816"/>
    <w:rsid w:val="00B7785F"/>
    <w:rsid w:val="00B77909"/>
    <w:rsid w:val="00B77991"/>
    <w:rsid w:val="00B77AC2"/>
    <w:rsid w:val="00B77B6C"/>
    <w:rsid w:val="00B77B6D"/>
    <w:rsid w:val="00B77BBB"/>
    <w:rsid w:val="00B77C14"/>
    <w:rsid w:val="00B77C32"/>
    <w:rsid w:val="00B77C4A"/>
    <w:rsid w:val="00B77C63"/>
    <w:rsid w:val="00B77D55"/>
    <w:rsid w:val="00B77D95"/>
    <w:rsid w:val="00B77FBD"/>
    <w:rsid w:val="00B77FDD"/>
    <w:rsid w:val="00B80029"/>
    <w:rsid w:val="00B80031"/>
    <w:rsid w:val="00B800FE"/>
    <w:rsid w:val="00B80182"/>
    <w:rsid w:val="00B802A3"/>
    <w:rsid w:val="00B80310"/>
    <w:rsid w:val="00B8032B"/>
    <w:rsid w:val="00B8036E"/>
    <w:rsid w:val="00B803D1"/>
    <w:rsid w:val="00B80437"/>
    <w:rsid w:val="00B804CA"/>
    <w:rsid w:val="00B80596"/>
    <w:rsid w:val="00B805DB"/>
    <w:rsid w:val="00B805E1"/>
    <w:rsid w:val="00B8067E"/>
    <w:rsid w:val="00B80716"/>
    <w:rsid w:val="00B80722"/>
    <w:rsid w:val="00B80779"/>
    <w:rsid w:val="00B80797"/>
    <w:rsid w:val="00B807BA"/>
    <w:rsid w:val="00B807F5"/>
    <w:rsid w:val="00B80846"/>
    <w:rsid w:val="00B80865"/>
    <w:rsid w:val="00B8087E"/>
    <w:rsid w:val="00B808BB"/>
    <w:rsid w:val="00B8091F"/>
    <w:rsid w:val="00B8094A"/>
    <w:rsid w:val="00B80A51"/>
    <w:rsid w:val="00B80A6C"/>
    <w:rsid w:val="00B80AF6"/>
    <w:rsid w:val="00B80B1B"/>
    <w:rsid w:val="00B80D46"/>
    <w:rsid w:val="00B80D59"/>
    <w:rsid w:val="00B80EF4"/>
    <w:rsid w:val="00B80FDB"/>
    <w:rsid w:val="00B8126E"/>
    <w:rsid w:val="00B81308"/>
    <w:rsid w:val="00B81321"/>
    <w:rsid w:val="00B81337"/>
    <w:rsid w:val="00B81345"/>
    <w:rsid w:val="00B813D7"/>
    <w:rsid w:val="00B8152D"/>
    <w:rsid w:val="00B8177D"/>
    <w:rsid w:val="00B8187E"/>
    <w:rsid w:val="00B81892"/>
    <w:rsid w:val="00B8191B"/>
    <w:rsid w:val="00B81923"/>
    <w:rsid w:val="00B8194F"/>
    <w:rsid w:val="00B81A1E"/>
    <w:rsid w:val="00B81B28"/>
    <w:rsid w:val="00B81B2E"/>
    <w:rsid w:val="00B81BE1"/>
    <w:rsid w:val="00B81BF6"/>
    <w:rsid w:val="00B81C1D"/>
    <w:rsid w:val="00B81C52"/>
    <w:rsid w:val="00B81CFF"/>
    <w:rsid w:val="00B81DA5"/>
    <w:rsid w:val="00B81F37"/>
    <w:rsid w:val="00B81F58"/>
    <w:rsid w:val="00B81F6B"/>
    <w:rsid w:val="00B81FC0"/>
    <w:rsid w:val="00B81FE0"/>
    <w:rsid w:val="00B82001"/>
    <w:rsid w:val="00B82049"/>
    <w:rsid w:val="00B820DC"/>
    <w:rsid w:val="00B821EF"/>
    <w:rsid w:val="00B82369"/>
    <w:rsid w:val="00B823C2"/>
    <w:rsid w:val="00B82626"/>
    <w:rsid w:val="00B828C0"/>
    <w:rsid w:val="00B829DB"/>
    <w:rsid w:val="00B82A12"/>
    <w:rsid w:val="00B82B7B"/>
    <w:rsid w:val="00B82C6C"/>
    <w:rsid w:val="00B82D3D"/>
    <w:rsid w:val="00B82DD6"/>
    <w:rsid w:val="00B82DE1"/>
    <w:rsid w:val="00B82E14"/>
    <w:rsid w:val="00B82E19"/>
    <w:rsid w:val="00B82E41"/>
    <w:rsid w:val="00B82F34"/>
    <w:rsid w:val="00B82F5F"/>
    <w:rsid w:val="00B83035"/>
    <w:rsid w:val="00B830E4"/>
    <w:rsid w:val="00B830EF"/>
    <w:rsid w:val="00B830FD"/>
    <w:rsid w:val="00B83121"/>
    <w:rsid w:val="00B8316B"/>
    <w:rsid w:val="00B8347B"/>
    <w:rsid w:val="00B834AD"/>
    <w:rsid w:val="00B83660"/>
    <w:rsid w:val="00B83684"/>
    <w:rsid w:val="00B83697"/>
    <w:rsid w:val="00B836D8"/>
    <w:rsid w:val="00B83766"/>
    <w:rsid w:val="00B83A82"/>
    <w:rsid w:val="00B83ACE"/>
    <w:rsid w:val="00B83B65"/>
    <w:rsid w:val="00B83B8E"/>
    <w:rsid w:val="00B83BE7"/>
    <w:rsid w:val="00B83CF1"/>
    <w:rsid w:val="00B83E44"/>
    <w:rsid w:val="00B83E7E"/>
    <w:rsid w:val="00B83F73"/>
    <w:rsid w:val="00B8411B"/>
    <w:rsid w:val="00B842CC"/>
    <w:rsid w:val="00B842CD"/>
    <w:rsid w:val="00B84320"/>
    <w:rsid w:val="00B843C1"/>
    <w:rsid w:val="00B84490"/>
    <w:rsid w:val="00B8452B"/>
    <w:rsid w:val="00B8457A"/>
    <w:rsid w:val="00B845A5"/>
    <w:rsid w:val="00B84723"/>
    <w:rsid w:val="00B8476D"/>
    <w:rsid w:val="00B847CD"/>
    <w:rsid w:val="00B847E2"/>
    <w:rsid w:val="00B848E3"/>
    <w:rsid w:val="00B848E9"/>
    <w:rsid w:val="00B8493B"/>
    <w:rsid w:val="00B84A26"/>
    <w:rsid w:val="00B84AD4"/>
    <w:rsid w:val="00B84AD6"/>
    <w:rsid w:val="00B84B5C"/>
    <w:rsid w:val="00B84BBB"/>
    <w:rsid w:val="00B84C7B"/>
    <w:rsid w:val="00B84CB6"/>
    <w:rsid w:val="00B84CF1"/>
    <w:rsid w:val="00B84D5F"/>
    <w:rsid w:val="00B84E87"/>
    <w:rsid w:val="00B84EE1"/>
    <w:rsid w:val="00B84F56"/>
    <w:rsid w:val="00B84FEA"/>
    <w:rsid w:val="00B85012"/>
    <w:rsid w:val="00B85216"/>
    <w:rsid w:val="00B8521A"/>
    <w:rsid w:val="00B8522E"/>
    <w:rsid w:val="00B8527C"/>
    <w:rsid w:val="00B852D2"/>
    <w:rsid w:val="00B853C5"/>
    <w:rsid w:val="00B856B2"/>
    <w:rsid w:val="00B85707"/>
    <w:rsid w:val="00B8572C"/>
    <w:rsid w:val="00B85967"/>
    <w:rsid w:val="00B859FE"/>
    <w:rsid w:val="00B85A2C"/>
    <w:rsid w:val="00B85A9F"/>
    <w:rsid w:val="00B85B52"/>
    <w:rsid w:val="00B85CCB"/>
    <w:rsid w:val="00B85DCC"/>
    <w:rsid w:val="00B85DED"/>
    <w:rsid w:val="00B85E1B"/>
    <w:rsid w:val="00B85E6A"/>
    <w:rsid w:val="00B85E73"/>
    <w:rsid w:val="00B85E86"/>
    <w:rsid w:val="00B85F6F"/>
    <w:rsid w:val="00B85F96"/>
    <w:rsid w:val="00B85FA7"/>
    <w:rsid w:val="00B86017"/>
    <w:rsid w:val="00B86032"/>
    <w:rsid w:val="00B860B4"/>
    <w:rsid w:val="00B86250"/>
    <w:rsid w:val="00B86329"/>
    <w:rsid w:val="00B863C8"/>
    <w:rsid w:val="00B8643B"/>
    <w:rsid w:val="00B86479"/>
    <w:rsid w:val="00B864DE"/>
    <w:rsid w:val="00B86511"/>
    <w:rsid w:val="00B8672D"/>
    <w:rsid w:val="00B868D0"/>
    <w:rsid w:val="00B8691E"/>
    <w:rsid w:val="00B86979"/>
    <w:rsid w:val="00B86A60"/>
    <w:rsid w:val="00B86A70"/>
    <w:rsid w:val="00B86C10"/>
    <w:rsid w:val="00B86C15"/>
    <w:rsid w:val="00B86CAA"/>
    <w:rsid w:val="00B86D2A"/>
    <w:rsid w:val="00B86E5C"/>
    <w:rsid w:val="00B86F5B"/>
    <w:rsid w:val="00B86FDE"/>
    <w:rsid w:val="00B87009"/>
    <w:rsid w:val="00B87059"/>
    <w:rsid w:val="00B8710B"/>
    <w:rsid w:val="00B87190"/>
    <w:rsid w:val="00B8719A"/>
    <w:rsid w:val="00B871A1"/>
    <w:rsid w:val="00B8742B"/>
    <w:rsid w:val="00B87451"/>
    <w:rsid w:val="00B87455"/>
    <w:rsid w:val="00B8747E"/>
    <w:rsid w:val="00B87502"/>
    <w:rsid w:val="00B8751E"/>
    <w:rsid w:val="00B87592"/>
    <w:rsid w:val="00B875C6"/>
    <w:rsid w:val="00B875FC"/>
    <w:rsid w:val="00B87685"/>
    <w:rsid w:val="00B8770B"/>
    <w:rsid w:val="00B8775E"/>
    <w:rsid w:val="00B877B9"/>
    <w:rsid w:val="00B878A0"/>
    <w:rsid w:val="00B87956"/>
    <w:rsid w:val="00B87965"/>
    <w:rsid w:val="00B8796C"/>
    <w:rsid w:val="00B87AED"/>
    <w:rsid w:val="00B87B10"/>
    <w:rsid w:val="00B87BE1"/>
    <w:rsid w:val="00B87D35"/>
    <w:rsid w:val="00B87DBB"/>
    <w:rsid w:val="00B87DD1"/>
    <w:rsid w:val="00B89096"/>
    <w:rsid w:val="00B9009F"/>
    <w:rsid w:val="00B900C1"/>
    <w:rsid w:val="00B901A4"/>
    <w:rsid w:val="00B9020D"/>
    <w:rsid w:val="00B90245"/>
    <w:rsid w:val="00B902A3"/>
    <w:rsid w:val="00B903BE"/>
    <w:rsid w:val="00B90478"/>
    <w:rsid w:val="00B904C0"/>
    <w:rsid w:val="00B90510"/>
    <w:rsid w:val="00B906CF"/>
    <w:rsid w:val="00B90795"/>
    <w:rsid w:val="00B90816"/>
    <w:rsid w:val="00B90825"/>
    <w:rsid w:val="00B90833"/>
    <w:rsid w:val="00B9089A"/>
    <w:rsid w:val="00B909E5"/>
    <w:rsid w:val="00B90BAD"/>
    <w:rsid w:val="00B90C88"/>
    <w:rsid w:val="00B90D6E"/>
    <w:rsid w:val="00B90DC4"/>
    <w:rsid w:val="00B90E2C"/>
    <w:rsid w:val="00B90F95"/>
    <w:rsid w:val="00B90FD7"/>
    <w:rsid w:val="00B91072"/>
    <w:rsid w:val="00B910C0"/>
    <w:rsid w:val="00B911FA"/>
    <w:rsid w:val="00B91271"/>
    <w:rsid w:val="00B91322"/>
    <w:rsid w:val="00B91378"/>
    <w:rsid w:val="00B91406"/>
    <w:rsid w:val="00B91473"/>
    <w:rsid w:val="00B91487"/>
    <w:rsid w:val="00B914F1"/>
    <w:rsid w:val="00B91587"/>
    <w:rsid w:val="00B91614"/>
    <w:rsid w:val="00B91624"/>
    <w:rsid w:val="00B9167A"/>
    <w:rsid w:val="00B91813"/>
    <w:rsid w:val="00B91928"/>
    <w:rsid w:val="00B919BC"/>
    <w:rsid w:val="00B91A0A"/>
    <w:rsid w:val="00B91AF6"/>
    <w:rsid w:val="00B91B86"/>
    <w:rsid w:val="00B91BE3"/>
    <w:rsid w:val="00B91BE9"/>
    <w:rsid w:val="00B91C14"/>
    <w:rsid w:val="00B91C7A"/>
    <w:rsid w:val="00B91CB9"/>
    <w:rsid w:val="00B91D6B"/>
    <w:rsid w:val="00B91D8A"/>
    <w:rsid w:val="00B91DC4"/>
    <w:rsid w:val="00B91E01"/>
    <w:rsid w:val="00B91F2C"/>
    <w:rsid w:val="00B91FA0"/>
    <w:rsid w:val="00B92051"/>
    <w:rsid w:val="00B9207A"/>
    <w:rsid w:val="00B920BF"/>
    <w:rsid w:val="00B92135"/>
    <w:rsid w:val="00B92190"/>
    <w:rsid w:val="00B922E8"/>
    <w:rsid w:val="00B92334"/>
    <w:rsid w:val="00B9239D"/>
    <w:rsid w:val="00B924BB"/>
    <w:rsid w:val="00B924EB"/>
    <w:rsid w:val="00B925CB"/>
    <w:rsid w:val="00B926C6"/>
    <w:rsid w:val="00B92844"/>
    <w:rsid w:val="00B92852"/>
    <w:rsid w:val="00B92915"/>
    <w:rsid w:val="00B92A50"/>
    <w:rsid w:val="00B92B6B"/>
    <w:rsid w:val="00B92B89"/>
    <w:rsid w:val="00B92C50"/>
    <w:rsid w:val="00B92C68"/>
    <w:rsid w:val="00B92CE7"/>
    <w:rsid w:val="00B92D0D"/>
    <w:rsid w:val="00B92E25"/>
    <w:rsid w:val="00B92E28"/>
    <w:rsid w:val="00B92F24"/>
    <w:rsid w:val="00B93001"/>
    <w:rsid w:val="00B93061"/>
    <w:rsid w:val="00B93084"/>
    <w:rsid w:val="00B931DE"/>
    <w:rsid w:val="00B93208"/>
    <w:rsid w:val="00B93257"/>
    <w:rsid w:val="00B932C4"/>
    <w:rsid w:val="00B933ED"/>
    <w:rsid w:val="00B93425"/>
    <w:rsid w:val="00B93471"/>
    <w:rsid w:val="00B93533"/>
    <w:rsid w:val="00B9355F"/>
    <w:rsid w:val="00B935FA"/>
    <w:rsid w:val="00B93606"/>
    <w:rsid w:val="00B9365F"/>
    <w:rsid w:val="00B93947"/>
    <w:rsid w:val="00B939D4"/>
    <w:rsid w:val="00B93A24"/>
    <w:rsid w:val="00B93B01"/>
    <w:rsid w:val="00B93B4A"/>
    <w:rsid w:val="00B93BA5"/>
    <w:rsid w:val="00B93D30"/>
    <w:rsid w:val="00B93E1E"/>
    <w:rsid w:val="00B93EDC"/>
    <w:rsid w:val="00B93F0F"/>
    <w:rsid w:val="00B93FEC"/>
    <w:rsid w:val="00B94037"/>
    <w:rsid w:val="00B94044"/>
    <w:rsid w:val="00B94114"/>
    <w:rsid w:val="00B94237"/>
    <w:rsid w:val="00B9426B"/>
    <w:rsid w:val="00B9449C"/>
    <w:rsid w:val="00B944FD"/>
    <w:rsid w:val="00B946D9"/>
    <w:rsid w:val="00B946F7"/>
    <w:rsid w:val="00B94750"/>
    <w:rsid w:val="00B94950"/>
    <w:rsid w:val="00B949AF"/>
    <w:rsid w:val="00B949ED"/>
    <w:rsid w:val="00B94AAF"/>
    <w:rsid w:val="00B94AB9"/>
    <w:rsid w:val="00B94AC7"/>
    <w:rsid w:val="00B94BA5"/>
    <w:rsid w:val="00B94C1C"/>
    <w:rsid w:val="00B94C80"/>
    <w:rsid w:val="00B94C8D"/>
    <w:rsid w:val="00B94D9E"/>
    <w:rsid w:val="00B94E6A"/>
    <w:rsid w:val="00B94EDE"/>
    <w:rsid w:val="00B94F42"/>
    <w:rsid w:val="00B95269"/>
    <w:rsid w:val="00B9529E"/>
    <w:rsid w:val="00B952AA"/>
    <w:rsid w:val="00B9545D"/>
    <w:rsid w:val="00B9545F"/>
    <w:rsid w:val="00B9546B"/>
    <w:rsid w:val="00B95495"/>
    <w:rsid w:val="00B954DC"/>
    <w:rsid w:val="00B954F3"/>
    <w:rsid w:val="00B95526"/>
    <w:rsid w:val="00B9558D"/>
    <w:rsid w:val="00B95623"/>
    <w:rsid w:val="00B957D9"/>
    <w:rsid w:val="00B957DC"/>
    <w:rsid w:val="00B958C4"/>
    <w:rsid w:val="00B958EF"/>
    <w:rsid w:val="00B9590C"/>
    <w:rsid w:val="00B95A6C"/>
    <w:rsid w:val="00B95ABC"/>
    <w:rsid w:val="00B95ACF"/>
    <w:rsid w:val="00B95B4B"/>
    <w:rsid w:val="00B95BCD"/>
    <w:rsid w:val="00B95C6E"/>
    <w:rsid w:val="00B95D36"/>
    <w:rsid w:val="00B95D60"/>
    <w:rsid w:val="00B95DF6"/>
    <w:rsid w:val="00B95EFE"/>
    <w:rsid w:val="00B95F11"/>
    <w:rsid w:val="00B9600A"/>
    <w:rsid w:val="00B96044"/>
    <w:rsid w:val="00B960C5"/>
    <w:rsid w:val="00B9616D"/>
    <w:rsid w:val="00B961D1"/>
    <w:rsid w:val="00B961F4"/>
    <w:rsid w:val="00B96212"/>
    <w:rsid w:val="00B962C8"/>
    <w:rsid w:val="00B962D3"/>
    <w:rsid w:val="00B963AA"/>
    <w:rsid w:val="00B963E2"/>
    <w:rsid w:val="00B96418"/>
    <w:rsid w:val="00B9647E"/>
    <w:rsid w:val="00B96483"/>
    <w:rsid w:val="00B964B7"/>
    <w:rsid w:val="00B96515"/>
    <w:rsid w:val="00B9669B"/>
    <w:rsid w:val="00B967F0"/>
    <w:rsid w:val="00B968B2"/>
    <w:rsid w:val="00B968C7"/>
    <w:rsid w:val="00B96942"/>
    <w:rsid w:val="00B9696D"/>
    <w:rsid w:val="00B969B9"/>
    <w:rsid w:val="00B969BE"/>
    <w:rsid w:val="00B96A36"/>
    <w:rsid w:val="00B96B1F"/>
    <w:rsid w:val="00B96C8A"/>
    <w:rsid w:val="00B96D8B"/>
    <w:rsid w:val="00B96DF6"/>
    <w:rsid w:val="00B96DF7"/>
    <w:rsid w:val="00B96E00"/>
    <w:rsid w:val="00B96EE8"/>
    <w:rsid w:val="00B9704E"/>
    <w:rsid w:val="00B970DD"/>
    <w:rsid w:val="00B97112"/>
    <w:rsid w:val="00B9735D"/>
    <w:rsid w:val="00B9741E"/>
    <w:rsid w:val="00B97590"/>
    <w:rsid w:val="00B97628"/>
    <w:rsid w:val="00B976F6"/>
    <w:rsid w:val="00B97890"/>
    <w:rsid w:val="00B97965"/>
    <w:rsid w:val="00B97B4B"/>
    <w:rsid w:val="00B97B84"/>
    <w:rsid w:val="00B97BB6"/>
    <w:rsid w:val="00B97C14"/>
    <w:rsid w:val="00B97E0E"/>
    <w:rsid w:val="00B97E88"/>
    <w:rsid w:val="00B97EEC"/>
    <w:rsid w:val="00B97F91"/>
    <w:rsid w:val="00B9F9EC"/>
    <w:rsid w:val="00BA0051"/>
    <w:rsid w:val="00BA00AD"/>
    <w:rsid w:val="00BA01E1"/>
    <w:rsid w:val="00BA022C"/>
    <w:rsid w:val="00BA023C"/>
    <w:rsid w:val="00BA02A5"/>
    <w:rsid w:val="00BA03DF"/>
    <w:rsid w:val="00BA0423"/>
    <w:rsid w:val="00BA042C"/>
    <w:rsid w:val="00BA050F"/>
    <w:rsid w:val="00BA0640"/>
    <w:rsid w:val="00BA0665"/>
    <w:rsid w:val="00BA0697"/>
    <w:rsid w:val="00BA06D1"/>
    <w:rsid w:val="00BA091F"/>
    <w:rsid w:val="00BA0987"/>
    <w:rsid w:val="00BA0A14"/>
    <w:rsid w:val="00BA0BE2"/>
    <w:rsid w:val="00BA0C21"/>
    <w:rsid w:val="00BA0C41"/>
    <w:rsid w:val="00BA0CBF"/>
    <w:rsid w:val="00BA0D03"/>
    <w:rsid w:val="00BA0DA7"/>
    <w:rsid w:val="00BA0E25"/>
    <w:rsid w:val="00BA0F13"/>
    <w:rsid w:val="00BA1034"/>
    <w:rsid w:val="00BA10AB"/>
    <w:rsid w:val="00BA10F8"/>
    <w:rsid w:val="00BA1104"/>
    <w:rsid w:val="00BA117A"/>
    <w:rsid w:val="00BA164F"/>
    <w:rsid w:val="00BA166E"/>
    <w:rsid w:val="00BA1691"/>
    <w:rsid w:val="00BA1708"/>
    <w:rsid w:val="00BA17F2"/>
    <w:rsid w:val="00BA1871"/>
    <w:rsid w:val="00BA18FF"/>
    <w:rsid w:val="00BA19AE"/>
    <w:rsid w:val="00BA1AB8"/>
    <w:rsid w:val="00BA1BA8"/>
    <w:rsid w:val="00BA1C94"/>
    <w:rsid w:val="00BA1CAA"/>
    <w:rsid w:val="00BA1DF5"/>
    <w:rsid w:val="00BA1E18"/>
    <w:rsid w:val="00BA1E32"/>
    <w:rsid w:val="00BA1E34"/>
    <w:rsid w:val="00BA1E51"/>
    <w:rsid w:val="00BA1F3F"/>
    <w:rsid w:val="00BA1FFF"/>
    <w:rsid w:val="00BA2043"/>
    <w:rsid w:val="00BA2106"/>
    <w:rsid w:val="00BA2197"/>
    <w:rsid w:val="00BA21BE"/>
    <w:rsid w:val="00BA2206"/>
    <w:rsid w:val="00BA2287"/>
    <w:rsid w:val="00BA22DD"/>
    <w:rsid w:val="00BA2302"/>
    <w:rsid w:val="00BA2354"/>
    <w:rsid w:val="00BA242B"/>
    <w:rsid w:val="00BA2527"/>
    <w:rsid w:val="00BA2615"/>
    <w:rsid w:val="00BA2718"/>
    <w:rsid w:val="00BA2797"/>
    <w:rsid w:val="00BA2807"/>
    <w:rsid w:val="00BA2888"/>
    <w:rsid w:val="00BA2953"/>
    <w:rsid w:val="00BA2956"/>
    <w:rsid w:val="00BA29FA"/>
    <w:rsid w:val="00BA2A2F"/>
    <w:rsid w:val="00BA2A81"/>
    <w:rsid w:val="00BA2A8E"/>
    <w:rsid w:val="00BA2AA8"/>
    <w:rsid w:val="00BA2AD4"/>
    <w:rsid w:val="00BA2B4E"/>
    <w:rsid w:val="00BA2B5A"/>
    <w:rsid w:val="00BA2C20"/>
    <w:rsid w:val="00BA2C81"/>
    <w:rsid w:val="00BA2CE7"/>
    <w:rsid w:val="00BA2E1F"/>
    <w:rsid w:val="00BA2EAC"/>
    <w:rsid w:val="00BA2F2D"/>
    <w:rsid w:val="00BA2F6F"/>
    <w:rsid w:val="00BA3101"/>
    <w:rsid w:val="00BA319A"/>
    <w:rsid w:val="00BA3242"/>
    <w:rsid w:val="00BA326A"/>
    <w:rsid w:val="00BA3352"/>
    <w:rsid w:val="00BA337E"/>
    <w:rsid w:val="00BA341E"/>
    <w:rsid w:val="00BA350B"/>
    <w:rsid w:val="00BA35F7"/>
    <w:rsid w:val="00BA360E"/>
    <w:rsid w:val="00BA362B"/>
    <w:rsid w:val="00BA36E4"/>
    <w:rsid w:val="00BA36EA"/>
    <w:rsid w:val="00BA3726"/>
    <w:rsid w:val="00BA3757"/>
    <w:rsid w:val="00BA376E"/>
    <w:rsid w:val="00BA377D"/>
    <w:rsid w:val="00BA37F3"/>
    <w:rsid w:val="00BA3890"/>
    <w:rsid w:val="00BA38E4"/>
    <w:rsid w:val="00BA38EA"/>
    <w:rsid w:val="00BA396B"/>
    <w:rsid w:val="00BA3A0A"/>
    <w:rsid w:val="00BA3AB9"/>
    <w:rsid w:val="00BA3AF3"/>
    <w:rsid w:val="00BA3B07"/>
    <w:rsid w:val="00BA3C68"/>
    <w:rsid w:val="00BA3C9E"/>
    <w:rsid w:val="00BA3D3E"/>
    <w:rsid w:val="00BA3E5B"/>
    <w:rsid w:val="00BA3EDB"/>
    <w:rsid w:val="00BA3F62"/>
    <w:rsid w:val="00BA3FF0"/>
    <w:rsid w:val="00BA4031"/>
    <w:rsid w:val="00BA4053"/>
    <w:rsid w:val="00BA4088"/>
    <w:rsid w:val="00BA40FD"/>
    <w:rsid w:val="00BA4145"/>
    <w:rsid w:val="00BA4198"/>
    <w:rsid w:val="00BA41A0"/>
    <w:rsid w:val="00BA41DD"/>
    <w:rsid w:val="00BA4284"/>
    <w:rsid w:val="00BA42A6"/>
    <w:rsid w:val="00BA4332"/>
    <w:rsid w:val="00BA441B"/>
    <w:rsid w:val="00BA446F"/>
    <w:rsid w:val="00BA4501"/>
    <w:rsid w:val="00BA45EE"/>
    <w:rsid w:val="00BA46DD"/>
    <w:rsid w:val="00BA4725"/>
    <w:rsid w:val="00BA4A85"/>
    <w:rsid w:val="00BA4AFF"/>
    <w:rsid w:val="00BA4B17"/>
    <w:rsid w:val="00BA4B52"/>
    <w:rsid w:val="00BA4B86"/>
    <w:rsid w:val="00BA4BDB"/>
    <w:rsid w:val="00BA4BDD"/>
    <w:rsid w:val="00BA4BF0"/>
    <w:rsid w:val="00BA4CD1"/>
    <w:rsid w:val="00BA4DF9"/>
    <w:rsid w:val="00BA4EDC"/>
    <w:rsid w:val="00BA4F0A"/>
    <w:rsid w:val="00BA4F98"/>
    <w:rsid w:val="00BA50A6"/>
    <w:rsid w:val="00BA50C2"/>
    <w:rsid w:val="00BA51BE"/>
    <w:rsid w:val="00BA5393"/>
    <w:rsid w:val="00BA539A"/>
    <w:rsid w:val="00BA53FE"/>
    <w:rsid w:val="00BA546F"/>
    <w:rsid w:val="00BA55DA"/>
    <w:rsid w:val="00BA560C"/>
    <w:rsid w:val="00BA570F"/>
    <w:rsid w:val="00BA5799"/>
    <w:rsid w:val="00BA57AD"/>
    <w:rsid w:val="00BA57C1"/>
    <w:rsid w:val="00BA58CC"/>
    <w:rsid w:val="00BA59AC"/>
    <w:rsid w:val="00BA5A1A"/>
    <w:rsid w:val="00BA5A90"/>
    <w:rsid w:val="00BA5AB6"/>
    <w:rsid w:val="00BA5AE6"/>
    <w:rsid w:val="00BA5B39"/>
    <w:rsid w:val="00BA5B44"/>
    <w:rsid w:val="00BA5C6A"/>
    <w:rsid w:val="00BA5DA0"/>
    <w:rsid w:val="00BA5DE2"/>
    <w:rsid w:val="00BA5E8B"/>
    <w:rsid w:val="00BA5F03"/>
    <w:rsid w:val="00BA5F0B"/>
    <w:rsid w:val="00BA5F5A"/>
    <w:rsid w:val="00BA606F"/>
    <w:rsid w:val="00BA6162"/>
    <w:rsid w:val="00BA6272"/>
    <w:rsid w:val="00BA62E7"/>
    <w:rsid w:val="00BA62EA"/>
    <w:rsid w:val="00BA6386"/>
    <w:rsid w:val="00BA6419"/>
    <w:rsid w:val="00BA6479"/>
    <w:rsid w:val="00BA64B6"/>
    <w:rsid w:val="00BA66B0"/>
    <w:rsid w:val="00BA66CC"/>
    <w:rsid w:val="00BA67A2"/>
    <w:rsid w:val="00BA67C1"/>
    <w:rsid w:val="00BA685E"/>
    <w:rsid w:val="00BA68AF"/>
    <w:rsid w:val="00BA68FC"/>
    <w:rsid w:val="00BA69ED"/>
    <w:rsid w:val="00BA6A21"/>
    <w:rsid w:val="00BA6AD7"/>
    <w:rsid w:val="00BA6B93"/>
    <w:rsid w:val="00BA6E60"/>
    <w:rsid w:val="00BA6F34"/>
    <w:rsid w:val="00BA6F82"/>
    <w:rsid w:val="00BA7051"/>
    <w:rsid w:val="00BA7142"/>
    <w:rsid w:val="00BA72F4"/>
    <w:rsid w:val="00BA7386"/>
    <w:rsid w:val="00BA741D"/>
    <w:rsid w:val="00BA7434"/>
    <w:rsid w:val="00BA74FD"/>
    <w:rsid w:val="00BA757A"/>
    <w:rsid w:val="00BA75BD"/>
    <w:rsid w:val="00BA7621"/>
    <w:rsid w:val="00BA76C6"/>
    <w:rsid w:val="00BA76F8"/>
    <w:rsid w:val="00BA7944"/>
    <w:rsid w:val="00BA796A"/>
    <w:rsid w:val="00BA7991"/>
    <w:rsid w:val="00BA7A81"/>
    <w:rsid w:val="00BA7C11"/>
    <w:rsid w:val="00BA7D37"/>
    <w:rsid w:val="00BA7E1B"/>
    <w:rsid w:val="00BA7E2E"/>
    <w:rsid w:val="00BA7EBF"/>
    <w:rsid w:val="00BA7EF5"/>
    <w:rsid w:val="00BB0003"/>
    <w:rsid w:val="00BB00D1"/>
    <w:rsid w:val="00BB0105"/>
    <w:rsid w:val="00BB0119"/>
    <w:rsid w:val="00BB0215"/>
    <w:rsid w:val="00BB02D2"/>
    <w:rsid w:val="00BB03AC"/>
    <w:rsid w:val="00BB064D"/>
    <w:rsid w:val="00BB06F7"/>
    <w:rsid w:val="00BB07AD"/>
    <w:rsid w:val="00BB08FA"/>
    <w:rsid w:val="00BB0ACE"/>
    <w:rsid w:val="00BB0AD6"/>
    <w:rsid w:val="00BB0ADD"/>
    <w:rsid w:val="00BB0AF5"/>
    <w:rsid w:val="00BB0B99"/>
    <w:rsid w:val="00BB0C71"/>
    <w:rsid w:val="00BB0CA1"/>
    <w:rsid w:val="00BB0CCD"/>
    <w:rsid w:val="00BB0DE7"/>
    <w:rsid w:val="00BB0E0F"/>
    <w:rsid w:val="00BB0E2F"/>
    <w:rsid w:val="00BB0E4D"/>
    <w:rsid w:val="00BB0EC2"/>
    <w:rsid w:val="00BB0FC8"/>
    <w:rsid w:val="00BB10A6"/>
    <w:rsid w:val="00BB11D6"/>
    <w:rsid w:val="00BB1357"/>
    <w:rsid w:val="00BB136C"/>
    <w:rsid w:val="00BB1540"/>
    <w:rsid w:val="00BB161C"/>
    <w:rsid w:val="00BB1625"/>
    <w:rsid w:val="00BB16C4"/>
    <w:rsid w:val="00BB1732"/>
    <w:rsid w:val="00BB17F8"/>
    <w:rsid w:val="00BB184E"/>
    <w:rsid w:val="00BB18ED"/>
    <w:rsid w:val="00BB195C"/>
    <w:rsid w:val="00BB1972"/>
    <w:rsid w:val="00BB1A15"/>
    <w:rsid w:val="00BB1A1E"/>
    <w:rsid w:val="00BB1A77"/>
    <w:rsid w:val="00BB1AAE"/>
    <w:rsid w:val="00BB1B6B"/>
    <w:rsid w:val="00BB1B97"/>
    <w:rsid w:val="00BB1BCE"/>
    <w:rsid w:val="00BB1CB5"/>
    <w:rsid w:val="00BB1CD0"/>
    <w:rsid w:val="00BB1DCB"/>
    <w:rsid w:val="00BB1DFE"/>
    <w:rsid w:val="00BB1F42"/>
    <w:rsid w:val="00BB20B2"/>
    <w:rsid w:val="00BB20EF"/>
    <w:rsid w:val="00BB213D"/>
    <w:rsid w:val="00BB2273"/>
    <w:rsid w:val="00BB23EB"/>
    <w:rsid w:val="00BB24A4"/>
    <w:rsid w:val="00BB24AC"/>
    <w:rsid w:val="00BB2589"/>
    <w:rsid w:val="00BB25FC"/>
    <w:rsid w:val="00BB262A"/>
    <w:rsid w:val="00BB2671"/>
    <w:rsid w:val="00BB26BF"/>
    <w:rsid w:val="00BB276D"/>
    <w:rsid w:val="00BB2804"/>
    <w:rsid w:val="00BB28DD"/>
    <w:rsid w:val="00BB298C"/>
    <w:rsid w:val="00BB2993"/>
    <w:rsid w:val="00BB2AA5"/>
    <w:rsid w:val="00BB2AC5"/>
    <w:rsid w:val="00BB2B44"/>
    <w:rsid w:val="00BB2B49"/>
    <w:rsid w:val="00BB2B5D"/>
    <w:rsid w:val="00BB2BE3"/>
    <w:rsid w:val="00BB2C7C"/>
    <w:rsid w:val="00BB2D93"/>
    <w:rsid w:val="00BB2DD4"/>
    <w:rsid w:val="00BB2F94"/>
    <w:rsid w:val="00BB3022"/>
    <w:rsid w:val="00BB3026"/>
    <w:rsid w:val="00BB3061"/>
    <w:rsid w:val="00BB308C"/>
    <w:rsid w:val="00BB30BA"/>
    <w:rsid w:val="00BB3109"/>
    <w:rsid w:val="00BB311B"/>
    <w:rsid w:val="00BB31B0"/>
    <w:rsid w:val="00BB3209"/>
    <w:rsid w:val="00BB322E"/>
    <w:rsid w:val="00BB32D5"/>
    <w:rsid w:val="00BB331D"/>
    <w:rsid w:val="00BB3360"/>
    <w:rsid w:val="00BB336E"/>
    <w:rsid w:val="00BB345B"/>
    <w:rsid w:val="00BB34AD"/>
    <w:rsid w:val="00BB35EB"/>
    <w:rsid w:val="00BB3668"/>
    <w:rsid w:val="00BB36D8"/>
    <w:rsid w:val="00BB378A"/>
    <w:rsid w:val="00BB37C2"/>
    <w:rsid w:val="00BB37C4"/>
    <w:rsid w:val="00BB3885"/>
    <w:rsid w:val="00BB3978"/>
    <w:rsid w:val="00BB3996"/>
    <w:rsid w:val="00BB39CC"/>
    <w:rsid w:val="00BB3A4B"/>
    <w:rsid w:val="00BB3ADE"/>
    <w:rsid w:val="00BB3B28"/>
    <w:rsid w:val="00BB3B94"/>
    <w:rsid w:val="00BB3CFC"/>
    <w:rsid w:val="00BB3E76"/>
    <w:rsid w:val="00BB3F0E"/>
    <w:rsid w:val="00BB3F5C"/>
    <w:rsid w:val="00BB3FA2"/>
    <w:rsid w:val="00BB4060"/>
    <w:rsid w:val="00BB40AA"/>
    <w:rsid w:val="00BB4118"/>
    <w:rsid w:val="00BB41DC"/>
    <w:rsid w:val="00BB4365"/>
    <w:rsid w:val="00BB43D2"/>
    <w:rsid w:val="00BB443A"/>
    <w:rsid w:val="00BB45F1"/>
    <w:rsid w:val="00BB46C9"/>
    <w:rsid w:val="00BB47CE"/>
    <w:rsid w:val="00BB48EC"/>
    <w:rsid w:val="00BB49DD"/>
    <w:rsid w:val="00BB4A2D"/>
    <w:rsid w:val="00BB4A94"/>
    <w:rsid w:val="00BB4AFA"/>
    <w:rsid w:val="00BB4B0E"/>
    <w:rsid w:val="00BB4B36"/>
    <w:rsid w:val="00BB4B3C"/>
    <w:rsid w:val="00BB4B9A"/>
    <w:rsid w:val="00BB4BDC"/>
    <w:rsid w:val="00BB4C1E"/>
    <w:rsid w:val="00BB4CD5"/>
    <w:rsid w:val="00BB4D1B"/>
    <w:rsid w:val="00BB4D28"/>
    <w:rsid w:val="00BB4DA9"/>
    <w:rsid w:val="00BB4DCA"/>
    <w:rsid w:val="00BB4E05"/>
    <w:rsid w:val="00BB4EA1"/>
    <w:rsid w:val="00BB4F6A"/>
    <w:rsid w:val="00BB4F6F"/>
    <w:rsid w:val="00BB5077"/>
    <w:rsid w:val="00BB50BF"/>
    <w:rsid w:val="00BB50FF"/>
    <w:rsid w:val="00BB54B4"/>
    <w:rsid w:val="00BB54CC"/>
    <w:rsid w:val="00BB5580"/>
    <w:rsid w:val="00BB55CD"/>
    <w:rsid w:val="00BB5638"/>
    <w:rsid w:val="00BB56F3"/>
    <w:rsid w:val="00BB59D4"/>
    <w:rsid w:val="00BB5A89"/>
    <w:rsid w:val="00BB5AD7"/>
    <w:rsid w:val="00BB5AE2"/>
    <w:rsid w:val="00BB5B11"/>
    <w:rsid w:val="00BB5B92"/>
    <w:rsid w:val="00BB5BD3"/>
    <w:rsid w:val="00BB5C51"/>
    <w:rsid w:val="00BB5D93"/>
    <w:rsid w:val="00BB5E2A"/>
    <w:rsid w:val="00BB5E7E"/>
    <w:rsid w:val="00BB5EF7"/>
    <w:rsid w:val="00BB5F80"/>
    <w:rsid w:val="00BB5FA0"/>
    <w:rsid w:val="00BB5FCA"/>
    <w:rsid w:val="00BB5FE3"/>
    <w:rsid w:val="00BB600C"/>
    <w:rsid w:val="00BB607B"/>
    <w:rsid w:val="00BB60C9"/>
    <w:rsid w:val="00BB6251"/>
    <w:rsid w:val="00BB62AC"/>
    <w:rsid w:val="00BB62C9"/>
    <w:rsid w:val="00BB6452"/>
    <w:rsid w:val="00BB64E5"/>
    <w:rsid w:val="00BB6592"/>
    <w:rsid w:val="00BB65BB"/>
    <w:rsid w:val="00BB662A"/>
    <w:rsid w:val="00BB6639"/>
    <w:rsid w:val="00BB6714"/>
    <w:rsid w:val="00BB6741"/>
    <w:rsid w:val="00BB6842"/>
    <w:rsid w:val="00BB68C0"/>
    <w:rsid w:val="00BB69EE"/>
    <w:rsid w:val="00BB6A43"/>
    <w:rsid w:val="00BB6A4A"/>
    <w:rsid w:val="00BB6A7D"/>
    <w:rsid w:val="00BB6AF3"/>
    <w:rsid w:val="00BB6C80"/>
    <w:rsid w:val="00BB6CAE"/>
    <w:rsid w:val="00BB6CDF"/>
    <w:rsid w:val="00BB6CEC"/>
    <w:rsid w:val="00BB6D63"/>
    <w:rsid w:val="00BB6D95"/>
    <w:rsid w:val="00BB6D9F"/>
    <w:rsid w:val="00BB6E1B"/>
    <w:rsid w:val="00BB6EC0"/>
    <w:rsid w:val="00BB6FE9"/>
    <w:rsid w:val="00BB6FFE"/>
    <w:rsid w:val="00BB700A"/>
    <w:rsid w:val="00BB708E"/>
    <w:rsid w:val="00BB7154"/>
    <w:rsid w:val="00BB725E"/>
    <w:rsid w:val="00BB7296"/>
    <w:rsid w:val="00BB7310"/>
    <w:rsid w:val="00BB7370"/>
    <w:rsid w:val="00BB73FA"/>
    <w:rsid w:val="00BB73FC"/>
    <w:rsid w:val="00BB7505"/>
    <w:rsid w:val="00BB7514"/>
    <w:rsid w:val="00BB7767"/>
    <w:rsid w:val="00BB777A"/>
    <w:rsid w:val="00BB786C"/>
    <w:rsid w:val="00BB7A45"/>
    <w:rsid w:val="00BB7A70"/>
    <w:rsid w:val="00BB7AF6"/>
    <w:rsid w:val="00BB7BCF"/>
    <w:rsid w:val="00BB7DAA"/>
    <w:rsid w:val="00BC0100"/>
    <w:rsid w:val="00BC01A9"/>
    <w:rsid w:val="00BC0219"/>
    <w:rsid w:val="00BC028D"/>
    <w:rsid w:val="00BC02AA"/>
    <w:rsid w:val="00BC031B"/>
    <w:rsid w:val="00BC0423"/>
    <w:rsid w:val="00BC042A"/>
    <w:rsid w:val="00BC0467"/>
    <w:rsid w:val="00BC04F0"/>
    <w:rsid w:val="00BC0500"/>
    <w:rsid w:val="00BC05CB"/>
    <w:rsid w:val="00BC06CC"/>
    <w:rsid w:val="00BC06F2"/>
    <w:rsid w:val="00BC072F"/>
    <w:rsid w:val="00BC075E"/>
    <w:rsid w:val="00BC07F3"/>
    <w:rsid w:val="00BC0824"/>
    <w:rsid w:val="00BC0972"/>
    <w:rsid w:val="00BC097F"/>
    <w:rsid w:val="00BC099D"/>
    <w:rsid w:val="00BC0A50"/>
    <w:rsid w:val="00BC0A5E"/>
    <w:rsid w:val="00BC0ADC"/>
    <w:rsid w:val="00BC0C56"/>
    <w:rsid w:val="00BC0C78"/>
    <w:rsid w:val="00BC0C9B"/>
    <w:rsid w:val="00BC0DB8"/>
    <w:rsid w:val="00BC0E15"/>
    <w:rsid w:val="00BC0F60"/>
    <w:rsid w:val="00BC1104"/>
    <w:rsid w:val="00BC1193"/>
    <w:rsid w:val="00BC11A2"/>
    <w:rsid w:val="00BC12A6"/>
    <w:rsid w:val="00BC12D1"/>
    <w:rsid w:val="00BC139A"/>
    <w:rsid w:val="00BC13B7"/>
    <w:rsid w:val="00BC1478"/>
    <w:rsid w:val="00BC1497"/>
    <w:rsid w:val="00BC14A0"/>
    <w:rsid w:val="00BC14C1"/>
    <w:rsid w:val="00BC14E0"/>
    <w:rsid w:val="00BC15E3"/>
    <w:rsid w:val="00BC1679"/>
    <w:rsid w:val="00BC16A5"/>
    <w:rsid w:val="00BC170C"/>
    <w:rsid w:val="00BC17BA"/>
    <w:rsid w:val="00BC17CA"/>
    <w:rsid w:val="00BC17CC"/>
    <w:rsid w:val="00BC17D1"/>
    <w:rsid w:val="00BC1803"/>
    <w:rsid w:val="00BC18E4"/>
    <w:rsid w:val="00BC1931"/>
    <w:rsid w:val="00BC19EC"/>
    <w:rsid w:val="00BC1A4F"/>
    <w:rsid w:val="00BC1D1B"/>
    <w:rsid w:val="00BC1D3D"/>
    <w:rsid w:val="00BC1D74"/>
    <w:rsid w:val="00BC1DD3"/>
    <w:rsid w:val="00BC1E3E"/>
    <w:rsid w:val="00BC1F10"/>
    <w:rsid w:val="00BC1F59"/>
    <w:rsid w:val="00BC1FBE"/>
    <w:rsid w:val="00BC1FE6"/>
    <w:rsid w:val="00BC208A"/>
    <w:rsid w:val="00BC21FB"/>
    <w:rsid w:val="00BC23D2"/>
    <w:rsid w:val="00BC23FD"/>
    <w:rsid w:val="00BC2400"/>
    <w:rsid w:val="00BC240C"/>
    <w:rsid w:val="00BC2493"/>
    <w:rsid w:val="00BC25E7"/>
    <w:rsid w:val="00BC26B2"/>
    <w:rsid w:val="00BC279C"/>
    <w:rsid w:val="00BC2948"/>
    <w:rsid w:val="00BC2976"/>
    <w:rsid w:val="00BC2AAE"/>
    <w:rsid w:val="00BC2AE8"/>
    <w:rsid w:val="00BC2BD5"/>
    <w:rsid w:val="00BC2D32"/>
    <w:rsid w:val="00BC2E64"/>
    <w:rsid w:val="00BC2F07"/>
    <w:rsid w:val="00BC3112"/>
    <w:rsid w:val="00BC3208"/>
    <w:rsid w:val="00BC3253"/>
    <w:rsid w:val="00BC3310"/>
    <w:rsid w:val="00BC3311"/>
    <w:rsid w:val="00BC33BD"/>
    <w:rsid w:val="00BC36D7"/>
    <w:rsid w:val="00BC3732"/>
    <w:rsid w:val="00BC379C"/>
    <w:rsid w:val="00BC379D"/>
    <w:rsid w:val="00BC39B8"/>
    <w:rsid w:val="00BC39E2"/>
    <w:rsid w:val="00BC3AB6"/>
    <w:rsid w:val="00BC3B90"/>
    <w:rsid w:val="00BC3B9F"/>
    <w:rsid w:val="00BC3BCD"/>
    <w:rsid w:val="00BC3CB2"/>
    <w:rsid w:val="00BC3D47"/>
    <w:rsid w:val="00BC3D7D"/>
    <w:rsid w:val="00BC3D8E"/>
    <w:rsid w:val="00BC3E39"/>
    <w:rsid w:val="00BC3E49"/>
    <w:rsid w:val="00BC3E95"/>
    <w:rsid w:val="00BC3F1C"/>
    <w:rsid w:val="00BC409F"/>
    <w:rsid w:val="00BC40A7"/>
    <w:rsid w:val="00BC412E"/>
    <w:rsid w:val="00BC415E"/>
    <w:rsid w:val="00BC41CD"/>
    <w:rsid w:val="00BC4200"/>
    <w:rsid w:val="00BC4287"/>
    <w:rsid w:val="00BC439A"/>
    <w:rsid w:val="00BC443B"/>
    <w:rsid w:val="00BC44DF"/>
    <w:rsid w:val="00BC44E9"/>
    <w:rsid w:val="00BC4537"/>
    <w:rsid w:val="00BC454A"/>
    <w:rsid w:val="00BC4589"/>
    <w:rsid w:val="00BC45D3"/>
    <w:rsid w:val="00BC4669"/>
    <w:rsid w:val="00BC46D8"/>
    <w:rsid w:val="00BC46E6"/>
    <w:rsid w:val="00BC470B"/>
    <w:rsid w:val="00BC491F"/>
    <w:rsid w:val="00BC493D"/>
    <w:rsid w:val="00BC494B"/>
    <w:rsid w:val="00BC4955"/>
    <w:rsid w:val="00BC49B8"/>
    <w:rsid w:val="00BC4A1A"/>
    <w:rsid w:val="00BC4A55"/>
    <w:rsid w:val="00BC4AA8"/>
    <w:rsid w:val="00BC4B86"/>
    <w:rsid w:val="00BC4D5A"/>
    <w:rsid w:val="00BC4DCE"/>
    <w:rsid w:val="00BC4E2C"/>
    <w:rsid w:val="00BC4E66"/>
    <w:rsid w:val="00BC4E7B"/>
    <w:rsid w:val="00BC4EAC"/>
    <w:rsid w:val="00BC4ED4"/>
    <w:rsid w:val="00BC4F4F"/>
    <w:rsid w:val="00BC4F71"/>
    <w:rsid w:val="00BC4F8B"/>
    <w:rsid w:val="00BC50C4"/>
    <w:rsid w:val="00BC5109"/>
    <w:rsid w:val="00BC5208"/>
    <w:rsid w:val="00BC52BA"/>
    <w:rsid w:val="00BC52FF"/>
    <w:rsid w:val="00BC538A"/>
    <w:rsid w:val="00BC53F0"/>
    <w:rsid w:val="00BC5407"/>
    <w:rsid w:val="00BC546B"/>
    <w:rsid w:val="00BC547F"/>
    <w:rsid w:val="00BC54C9"/>
    <w:rsid w:val="00BC5513"/>
    <w:rsid w:val="00BC5517"/>
    <w:rsid w:val="00BC55F7"/>
    <w:rsid w:val="00BC5631"/>
    <w:rsid w:val="00BC56A1"/>
    <w:rsid w:val="00BC56DE"/>
    <w:rsid w:val="00BC57A8"/>
    <w:rsid w:val="00BC58E7"/>
    <w:rsid w:val="00BC597F"/>
    <w:rsid w:val="00BC5B37"/>
    <w:rsid w:val="00BC5B50"/>
    <w:rsid w:val="00BC5BBF"/>
    <w:rsid w:val="00BC5C4F"/>
    <w:rsid w:val="00BC5CA2"/>
    <w:rsid w:val="00BC5D06"/>
    <w:rsid w:val="00BC5D44"/>
    <w:rsid w:val="00BC5E03"/>
    <w:rsid w:val="00BC5E04"/>
    <w:rsid w:val="00BC5E15"/>
    <w:rsid w:val="00BC5EBA"/>
    <w:rsid w:val="00BC5EDA"/>
    <w:rsid w:val="00BC5F25"/>
    <w:rsid w:val="00BC5FEC"/>
    <w:rsid w:val="00BC6021"/>
    <w:rsid w:val="00BC6197"/>
    <w:rsid w:val="00BC61B0"/>
    <w:rsid w:val="00BC6244"/>
    <w:rsid w:val="00BC625F"/>
    <w:rsid w:val="00BC62F3"/>
    <w:rsid w:val="00BC6401"/>
    <w:rsid w:val="00BC643F"/>
    <w:rsid w:val="00BC644A"/>
    <w:rsid w:val="00BC64A1"/>
    <w:rsid w:val="00BC64A3"/>
    <w:rsid w:val="00BC650A"/>
    <w:rsid w:val="00BC6592"/>
    <w:rsid w:val="00BC6623"/>
    <w:rsid w:val="00BC66B0"/>
    <w:rsid w:val="00BC670C"/>
    <w:rsid w:val="00BC67AE"/>
    <w:rsid w:val="00BC67BA"/>
    <w:rsid w:val="00BC6818"/>
    <w:rsid w:val="00BC6821"/>
    <w:rsid w:val="00BC68E5"/>
    <w:rsid w:val="00BC69F3"/>
    <w:rsid w:val="00BC6A22"/>
    <w:rsid w:val="00BC6AE7"/>
    <w:rsid w:val="00BC6B23"/>
    <w:rsid w:val="00BC6B80"/>
    <w:rsid w:val="00BC6C6C"/>
    <w:rsid w:val="00BC6D58"/>
    <w:rsid w:val="00BC6DC5"/>
    <w:rsid w:val="00BC6DE8"/>
    <w:rsid w:val="00BC6E34"/>
    <w:rsid w:val="00BC6E6A"/>
    <w:rsid w:val="00BC6E8B"/>
    <w:rsid w:val="00BC6F0A"/>
    <w:rsid w:val="00BC6FBC"/>
    <w:rsid w:val="00BC6FE8"/>
    <w:rsid w:val="00BC71F8"/>
    <w:rsid w:val="00BC723B"/>
    <w:rsid w:val="00BC726F"/>
    <w:rsid w:val="00BC7287"/>
    <w:rsid w:val="00BC72D3"/>
    <w:rsid w:val="00BC73D9"/>
    <w:rsid w:val="00BC743B"/>
    <w:rsid w:val="00BC7502"/>
    <w:rsid w:val="00BC753D"/>
    <w:rsid w:val="00BC7592"/>
    <w:rsid w:val="00BC7750"/>
    <w:rsid w:val="00BC77AF"/>
    <w:rsid w:val="00BC77E3"/>
    <w:rsid w:val="00BC77F2"/>
    <w:rsid w:val="00BC7829"/>
    <w:rsid w:val="00BC7A2F"/>
    <w:rsid w:val="00BC7A4A"/>
    <w:rsid w:val="00BC7A8F"/>
    <w:rsid w:val="00BC7C4C"/>
    <w:rsid w:val="00BC7D90"/>
    <w:rsid w:val="00BC7E7F"/>
    <w:rsid w:val="00BC7EE7"/>
    <w:rsid w:val="00BC7FAD"/>
    <w:rsid w:val="00BC7FE9"/>
    <w:rsid w:val="00BC7FFC"/>
    <w:rsid w:val="00BD0090"/>
    <w:rsid w:val="00BD0093"/>
    <w:rsid w:val="00BD00A9"/>
    <w:rsid w:val="00BD0198"/>
    <w:rsid w:val="00BD02A7"/>
    <w:rsid w:val="00BD0334"/>
    <w:rsid w:val="00BD0437"/>
    <w:rsid w:val="00BD0479"/>
    <w:rsid w:val="00BD05A4"/>
    <w:rsid w:val="00BD05D4"/>
    <w:rsid w:val="00BD0649"/>
    <w:rsid w:val="00BD0698"/>
    <w:rsid w:val="00BD06BD"/>
    <w:rsid w:val="00BD06BE"/>
    <w:rsid w:val="00BD073C"/>
    <w:rsid w:val="00BD0756"/>
    <w:rsid w:val="00BD075F"/>
    <w:rsid w:val="00BD07BA"/>
    <w:rsid w:val="00BD07D5"/>
    <w:rsid w:val="00BD0825"/>
    <w:rsid w:val="00BD082A"/>
    <w:rsid w:val="00BD0A04"/>
    <w:rsid w:val="00BD0BD8"/>
    <w:rsid w:val="00BD0BFF"/>
    <w:rsid w:val="00BD0D9D"/>
    <w:rsid w:val="00BD0EBA"/>
    <w:rsid w:val="00BD0FF8"/>
    <w:rsid w:val="00BD1043"/>
    <w:rsid w:val="00BD10B0"/>
    <w:rsid w:val="00BD12B4"/>
    <w:rsid w:val="00BD135C"/>
    <w:rsid w:val="00BD138D"/>
    <w:rsid w:val="00BD13FA"/>
    <w:rsid w:val="00BD1433"/>
    <w:rsid w:val="00BD1448"/>
    <w:rsid w:val="00BD144F"/>
    <w:rsid w:val="00BD1457"/>
    <w:rsid w:val="00BD165A"/>
    <w:rsid w:val="00BD16A5"/>
    <w:rsid w:val="00BD18CF"/>
    <w:rsid w:val="00BD190B"/>
    <w:rsid w:val="00BD1A48"/>
    <w:rsid w:val="00BD1AA5"/>
    <w:rsid w:val="00BD1AD3"/>
    <w:rsid w:val="00BD1AE1"/>
    <w:rsid w:val="00BD1AF5"/>
    <w:rsid w:val="00BD1B8A"/>
    <w:rsid w:val="00BD1C30"/>
    <w:rsid w:val="00BD1C46"/>
    <w:rsid w:val="00BD1CC8"/>
    <w:rsid w:val="00BD1CE9"/>
    <w:rsid w:val="00BD1F31"/>
    <w:rsid w:val="00BD1FAE"/>
    <w:rsid w:val="00BD2071"/>
    <w:rsid w:val="00BD207A"/>
    <w:rsid w:val="00BD2115"/>
    <w:rsid w:val="00BD2181"/>
    <w:rsid w:val="00BD21FD"/>
    <w:rsid w:val="00BD2360"/>
    <w:rsid w:val="00BD2370"/>
    <w:rsid w:val="00BD23C0"/>
    <w:rsid w:val="00BD23E3"/>
    <w:rsid w:val="00BD24E1"/>
    <w:rsid w:val="00BD252B"/>
    <w:rsid w:val="00BD2551"/>
    <w:rsid w:val="00BD2603"/>
    <w:rsid w:val="00BD2614"/>
    <w:rsid w:val="00BD26C8"/>
    <w:rsid w:val="00BD26E8"/>
    <w:rsid w:val="00BD2770"/>
    <w:rsid w:val="00BD2934"/>
    <w:rsid w:val="00BD2A54"/>
    <w:rsid w:val="00BD2ACE"/>
    <w:rsid w:val="00BD2BAC"/>
    <w:rsid w:val="00BD2CE3"/>
    <w:rsid w:val="00BD2CED"/>
    <w:rsid w:val="00BD2DCF"/>
    <w:rsid w:val="00BD2E93"/>
    <w:rsid w:val="00BD2EDF"/>
    <w:rsid w:val="00BD2F0E"/>
    <w:rsid w:val="00BD2F78"/>
    <w:rsid w:val="00BD3044"/>
    <w:rsid w:val="00BD3198"/>
    <w:rsid w:val="00BD3295"/>
    <w:rsid w:val="00BD3297"/>
    <w:rsid w:val="00BD3336"/>
    <w:rsid w:val="00BD33ED"/>
    <w:rsid w:val="00BD3431"/>
    <w:rsid w:val="00BD347E"/>
    <w:rsid w:val="00BD34D5"/>
    <w:rsid w:val="00BD3500"/>
    <w:rsid w:val="00BD3506"/>
    <w:rsid w:val="00BD35F5"/>
    <w:rsid w:val="00BD3620"/>
    <w:rsid w:val="00BD363E"/>
    <w:rsid w:val="00BD363F"/>
    <w:rsid w:val="00BD3686"/>
    <w:rsid w:val="00BD37AB"/>
    <w:rsid w:val="00BD3886"/>
    <w:rsid w:val="00BD38D0"/>
    <w:rsid w:val="00BD3934"/>
    <w:rsid w:val="00BD39C5"/>
    <w:rsid w:val="00BD3B79"/>
    <w:rsid w:val="00BD3BBC"/>
    <w:rsid w:val="00BD3BE4"/>
    <w:rsid w:val="00BD3C60"/>
    <w:rsid w:val="00BD3C72"/>
    <w:rsid w:val="00BD3CE5"/>
    <w:rsid w:val="00BD3FB3"/>
    <w:rsid w:val="00BD40D3"/>
    <w:rsid w:val="00BD41AF"/>
    <w:rsid w:val="00BD41DB"/>
    <w:rsid w:val="00BD4263"/>
    <w:rsid w:val="00BD42DA"/>
    <w:rsid w:val="00BD436E"/>
    <w:rsid w:val="00BD439D"/>
    <w:rsid w:val="00BD43A8"/>
    <w:rsid w:val="00BD4416"/>
    <w:rsid w:val="00BD446F"/>
    <w:rsid w:val="00BD447F"/>
    <w:rsid w:val="00BD4763"/>
    <w:rsid w:val="00BD4793"/>
    <w:rsid w:val="00BD4861"/>
    <w:rsid w:val="00BD488A"/>
    <w:rsid w:val="00BD48D0"/>
    <w:rsid w:val="00BD4975"/>
    <w:rsid w:val="00BD49BA"/>
    <w:rsid w:val="00BD49D3"/>
    <w:rsid w:val="00BD4B8F"/>
    <w:rsid w:val="00BD4D7D"/>
    <w:rsid w:val="00BD4E88"/>
    <w:rsid w:val="00BD4EC3"/>
    <w:rsid w:val="00BD4F1B"/>
    <w:rsid w:val="00BD4F3A"/>
    <w:rsid w:val="00BD4F4A"/>
    <w:rsid w:val="00BD4FD5"/>
    <w:rsid w:val="00BD5046"/>
    <w:rsid w:val="00BD5098"/>
    <w:rsid w:val="00BD5200"/>
    <w:rsid w:val="00BD53A7"/>
    <w:rsid w:val="00BD53F4"/>
    <w:rsid w:val="00BD54C1"/>
    <w:rsid w:val="00BD54D8"/>
    <w:rsid w:val="00BD5528"/>
    <w:rsid w:val="00BD559E"/>
    <w:rsid w:val="00BD55AB"/>
    <w:rsid w:val="00BD5701"/>
    <w:rsid w:val="00BD5771"/>
    <w:rsid w:val="00BD579B"/>
    <w:rsid w:val="00BD583B"/>
    <w:rsid w:val="00BD5987"/>
    <w:rsid w:val="00BD5A2E"/>
    <w:rsid w:val="00BD5A45"/>
    <w:rsid w:val="00BD5B56"/>
    <w:rsid w:val="00BD5BE3"/>
    <w:rsid w:val="00BD5C1A"/>
    <w:rsid w:val="00BD5C2F"/>
    <w:rsid w:val="00BD5C3E"/>
    <w:rsid w:val="00BD5C42"/>
    <w:rsid w:val="00BD5E2F"/>
    <w:rsid w:val="00BD5E80"/>
    <w:rsid w:val="00BD5F78"/>
    <w:rsid w:val="00BD5FF7"/>
    <w:rsid w:val="00BD6062"/>
    <w:rsid w:val="00BD6086"/>
    <w:rsid w:val="00BD60D6"/>
    <w:rsid w:val="00BD61AE"/>
    <w:rsid w:val="00BD629B"/>
    <w:rsid w:val="00BD6310"/>
    <w:rsid w:val="00BD646D"/>
    <w:rsid w:val="00BD6573"/>
    <w:rsid w:val="00BD6657"/>
    <w:rsid w:val="00BD667C"/>
    <w:rsid w:val="00BD66FE"/>
    <w:rsid w:val="00BD674C"/>
    <w:rsid w:val="00BD690F"/>
    <w:rsid w:val="00BD6A4C"/>
    <w:rsid w:val="00BD6AD2"/>
    <w:rsid w:val="00BD6B46"/>
    <w:rsid w:val="00BD6C2E"/>
    <w:rsid w:val="00BD6CE4"/>
    <w:rsid w:val="00BD6D31"/>
    <w:rsid w:val="00BD6E3C"/>
    <w:rsid w:val="00BD6E9D"/>
    <w:rsid w:val="00BD6EFC"/>
    <w:rsid w:val="00BD6F0D"/>
    <w:rsid w:val="00BD6F4B"/>
    <w:rsid w:val="00BD7036"/>
    <w:rsid w:val="00BD708C"/>
    <w:rsid w:val="00BD71E3"/>
    <w:rsid w:val="00BD7245"/>
    <w:rsid w:val="00BD73A8"/>
    <w:rsid w:val="00BD73B5"/>
    <w:rsid w:val="00BD73E9"/>
    <w:rsid w:val="00BD7403"/>
    <w:rsid w:val="00BD7413"/>
    <w:rsid w:val="00BD7564"/>
    <w:rsid w:val="00BD75C2"/>
    <w:rsid w:val="00BD76A2"/>
    <w:rsid w:val="00BD76FB"/>
    <w:rsid w:val="00BD7706"/>
    <w:rsid w:val="00BD77E0"/>
    <w:rsid w:val="00BD787F"/>
    <w:rsid w:val="00BD78E2"/>
    <w:rsid w:val="00BD794E"/>
    <w:rsid w:val="00BD7993"/>
    <w:rsid w:val="00BD7A16"/>
    <w:rsid w:val="00BD7A26"/>
    <w:rsid w:val="00BD7A37"/>
    <w:rsid w:val="00BD7BC9"/>
    <w:rsid w:val="00BD7C10"/>
    <w:rsid w:val="00BD7C8E"/>
    <w:rsid w:val="00BD7DA4"/>
    <w:rsid w:val="00BD7F01"/>
    <w:rsid w:val="00BD7F6E"/>
    <w:rsid w:val="00BE0022"/>
    <w:rsid w:val="00BE0050"/>
    <w:rsid w:val="00BE00CA"/>
    <w:rsid w:val="00BE0173"/>
    <w:rsid w:val="00BE01BF"/>
    <w:rsid w:val="00BE0208"/>
    <w:rsid w:val="00BE0358"/>
    <w:rsid w:val="00BE0401"/>
    <w:rsid w:val="00BE048C"/>
    <w:rsid w:val="00BE050F"/>
    <w:rsid w:val="00BE0596"/>
    <w:rsid w:val="00BE0669"/>
    <w:rsid w:val="00BE06C7"/>
    <w:rsid w:val="00BE06E2"/>
    <w:rsid w:val="00BE099B"/>
    <w:rsid w:val="00BE09AC"/>
    <w:rsid w:val="00BE0A4F"/>
    <w:rsid w:val="00BE0ADD"/>
    <w:rsid w:val="00BE0C1D"/>
    <w:rsid w:val="00BE0CA6"/>
    <w:rsid w:val="00BE0D29"/>
    <w:rsid w:val="00BE0D6A"/>
    <w:rsid w:val="00BE0E78"/>
    <w:rsid w:val="00BE0F8A"/>
    <w:rsid w:val="00BE0FE1"/>
    <w:rsid w:val="00BE0FF9"/>
    <w:rsid w:val="00BE1085"/>
    <w:rsid w:val="00BE10B1"/>
    <w:rsid w:val="00BE10CE"/>
    <w:rsid w:val="00BE10EC"/>
    <w:rsid w:val="00BE1102"/>
    <w:rsid w:val="00BE118B"/>
    <w:rsid w:val="00BE11A8"/>
    <w:rsid w:val="00BE124F"/>
    <w:rsid w:val="00BE129F"/>
    <w:rsid w:val="00BE1302"/>
    <w:rsid w:val="00BE132B"/>
    <w:rsid w:val="00BE1350"/>
    <w:rsid w:val="00BE1372"/>
    <w:rsid w:val="00BE1463"/>
    <w:rsid w:val="00BE1598"/>
    <w:rsid w:val="00BE163C"/>
    <w:rsid w:val="00BE16A2"/>
    <w:rsid w:val="00BE16D9"/>
    <w:rsid w:val="00BE16E6"/>
    <w:rsid w:val="00BE1732"/>
    <w:rsid w:val="00BE1756"/>
    <w:rsid w:val="00BE1798"/>
    <w:rsid w:val="00BE18A8"/>
    <w:rsid w:val="00BE19C5"/>
    <w:rsid w:val="00BE1A48"/>
    <w:rsid w:val="00BE1A8A"/>
    <w:rsid w:val="00BE1ABF"/>
    <w:rsid w:val="00BE1B3F"/>
    <w:rsid w:val="00BE1BBE"/>
    <w:rsid w:val="00BE1C35"/>
    <w:rsid w:val="00BE1C63"/>
    <w:rsid w:val="00BE1CFF"/>
    <w:rsid w:val="00BE1E4C"/>
    <w:rsid w:val="00BE212B"/>
    <w:rsid w:val="00BE214E"/>
    <w:rsid w:val="00BE21BD"/>
    <w:rsid w:val="00BE21E4"/>
    <w:rsid w:val="00BE2218"/>
    <w:rsid w:val="00BE22FE"/>
    <w:rsid w:val="00BE22FF"/>
    <w:rsid w:val="00BE2351"/>
    <w:rsid w:val="00BE2432"/>
    <w:rsid w:val="00BE2A98"/>
    <w:rsid w:val="00BE2A9A"/>
    <w:rsid w:val="00BE2B57"/>
    <w:rsid w:val="00BE2B6A"/>
    <w:rsid w:val="00BE2B89"/>
    <w:rsid w:val="00BE2BD1"/>
    <w:rsid w:val="00BE2BFA"/>
    <w:rsid w:val="00BE2C9B"/>
    <w:rsid w:val="00BE2CF6"/>
    <w:rsid w:val="00BE2CF8"/>
    <w:rsid w:val="00BE2DA6"/>
    <w:rsid w:val="00BE2DF6"/>
    <w:rsid w:val="00BE2F71"/>
    <w:rsid w:val="00BE2FBF"/>
    <w:rsid w:val="00BE3132"/>
    <w:rsid w:val="00BE324D"/>
    <w:rsid w:val="00BE3329"/>
    <w:rsid w:val="00BE3420"/>
    <w:rsid w:val="00BE3531"/>
    <w:rsid w:val="00BE354C"/>
    <w:rsid w:val="00BE3557"/>
    <w:rsid w:val="00BE3680"/>
    <w:rsid w:val="00BE3683"/>
    <w:rsid w:val="00BE37A0"/>
    <w:rsid w:val="00BE391A"/>
    <w:rsid w:val="00BE395A"/>
    <w:rsid w:val="00BE3975"/>
    <w:rsid w:val="00BE3A7C"/>
    <w:rsid w:val="00BE3AA7"/>
    <w:rsid w:val="00BE3B1C"/>
    <w:rsid w:val="00BE3BC1"/>
    <w:rsid w:val="00BE3CD7"/>
    <w:rsid w:val="00BE3E08"/>
    <w:rsid w:val="00BE3E12"/>
    <w:rsid w:val="00BE3E37"/>
    <w:rsid w:val="00BE3EC9"/>
    <w:rsid w:val="00BE3EE3"/>
    <w:rsid w:val="00BE3FC2"/>
    <w:rsid w:val="00BE3FF6"/>
    <w:rsid w:val="00BE40B8"/>
    <w:rsid w:val="00BE416D"/>
    <w:rsid w:val="00BE417B"/>
    <w:rsid w:val="00BE41C5"/>
    <w:rsid w:val="00BE41E7"/>
    <w:rsid w:val="00BE4234"/>
    <w:rsid w:val="00BE430B"/>
    <w:rsid w:val="00BE4392"/>
    <w:rsid w:val="00BE43E0"/>
    <w:rsid w:val="00BE4420"/>
    <w:rsid w:val="00BE4434"/>
    <w:rsid w:val="00BE4458"/>
    <w:rsid w:val="00BE447E"/>
    <w:rsid w:val="00BE44F6"/>
    <w:rsid w:val="00BE45D9"/>
    <w:rsid w:val="00BE472F"/>
    <w:rsid w:val="00BE4740"/>
    <w:rsid w:val="00BE489D"/>
    <w:rsid w:val="00BE49F4"/>
    <w:rsid w:val="00BE4B12"/>
    <w:rsid w:val="00BE4BDB"/>
    <w:rsid w:val="00BE4BF2"/>
    <w:rsid w:val="00BE4D30"/>
    <w:rsid w:val="00BE4E2D"/>
    <w:rsid w:val="00BE4F62"/>
    <w:rsid w:val="00BE4F9D"/>
    <w:rsid w:val="00BE5135"/>
    <w:rsid w:val="00BE51BB"/>
    <w:rsid w:val="00BE52DE"/>
    <w:rsid w:val="00BE5327"/>
    <w:rsid w:val="00BE5359"/>
    <w:rsid w:val="00BE53F7"/>
    <w:rsid w:val="00BE5614"/>
    <w:rsid w:val="00BE57F0"/>
    <w:rsid w:val="00BE59A0"/>
    <w:rsid w:val="00BE59A2"/>
    <w:rsid w:val="00BE5A26"/>
    <w:rsid w:val="00BE5AE3"/>
    <w:rsid w:val="00BE5BE9"/>
    <w:rsid w:val="00BE5C2C"/>
    <w:rsid w:val="00BE5C7A"/>
    <w:rsid w:val="00BE5DDC"/>
    <w:rsid w:val="00BE5E5D"/>
    <w:rsid w:val="00BE5E84"/>
    <w:rsid w:val="00BE5EB7"/>
    <w:rsid w:val="00BE5F9E"/>
    <w:rsid w:val="00BE5FA7"/>
    <w:rsid w:val="00BE5FE7"/>
    <w:rsid w:val="00BE6060"/>
    <w:rsid w:val="00BE629F"/>
    <w:rsid w:val="00BE63A8"/>
    <w:rsid w:val="00BE64A1"/>
    <w:rsid w:val="00BE657F"/>
    <w:rsid w:val="00BE65C7"/>
    <w:rsid w:val="00BE67D5"/>
    <w:rsid w:val="00BE68FC"/>
    <w:rsid w:val="00BE693B"/>
    <w:rsid w:val="00BE6A2A"/>
    <w:rsid w:val="00BE6B5C"/>
    <w:rsid w:val="00BE6BC2"/>
    <w:rsid w:val="00BE6C67"/>
    <w:rsid w:val="00BE6D32"/>
    <w:rsid w:val="00BE6DCD"/>
    <w:rsid w:val="00BE6E4A"/>
    <w:rsid w:val="00BE6ED1"/>
    <w:rsid w:val="00BE6F44"/>
    <w:rsid w:val="00BE6F59"/>
    <w:rsid w:val="00BE71E6"/>
    <w:rsid w:val="00BE7379"/>
    <w:rsid w:val="00BE73F7"/>
    <w:rsid w:val="00BE7447"/>
    <w:rsid w:val="00BE748B"/>
    <w:rsid w:val="00BE74EF"/>
    <w:rsid w:val="00BE75EB"/>
    <w:rsid w:val="00BE77A7"/>
    <w:rsid w:val="00BE7803"/>
    <w:rsid w:val="00BE7A1C"/>
    <w:rsid w:val="00BE7A9C"/>
    <w:rsid w:val="00BE7B21"/>
    <w:rsid w:val="00BE7BAE"/>
    <w:rsid w:val="00BE7BC6"/>
    <w:rsid w:val="00BE7D9A"/>
    <w:rsid w:val="00BE7E38"/>
    <w:rsid w:val="00BE7E76"/>
    <w:rsid w:val="00BE7EF7"/>
    <w:rsid w:val="00BE7F88"/>
    <w:rsid w:val="00BF00A0"/>
    <w:rsid w:val="00BF00CA"/>
    <w:rsid w:val="00BF01CB"/>
    <w:rsid w:val="00BF0275"/>
    <w:rsid w:val="00BF02C1"/>
    <w:rsid w:val="00BF02DE"/>
    <w:rsid w:val="00BF02E1"/>
    <w:rsid w:val="00BF0379"/>
    <w:rsid w:val="00BF03F1"/>
    <w:rsid w:val="00BF0478"/>
    <w:rsid w:val="00BF047C"/>
    <w:rsid w:val="00BF04AA"/>
    <w:rsid w:val="00BF05C1"/>
    <w:rsid w:val="00BF0640"/>
    <w:rsid w:val="00BF078D"/>
    <w:rsid w:val="00BF0947"/>
    <w:rsid w:val="00BF09CE"/>
    <w:rsid w:val="00BF0AA8"/>
    <w:rsid w:val="00BF0AAD"/>
    <w:rsid w:val="00BF0AB1"/>
    <w:rsid w:val="00BF0BBC"/>
    <w:rsid w:val="00BF0C25"/>
    <w:rsid w:val="00BF0C47"/>
    <w:rsid w:val="00BF0E72"/>
    <w:rsid w:val="00BF0E88"/>
    <w:rsid w:val="00BF0F0D"/>
    <w:rsid w:val="00BF0F67"/>
    <w:rsid w:val="00BF0F6C"/>
    <w:rsid w:val="00BF10E5"/>
    <w:rsid w:val="00BF1139"/>
    <w:rsid w:val="00BF13A3"/>
    <w:rsid w:val="00BF13B1"/>
    <w:rsid w:val="00BF13B9"/>
    <w:rsid w:val="00BF15FC"/>
    <w:rsid w:val="00BF1606"/>
    <w:rsid w:val="00BF1659"/>
    <w:rsid w:val="00BF176A"/>
    <w:rsid w:val="00BF1876"/>
    <w:rsid w:val="00BF1909"/>
    <w:rsid w:val="00BF1962"/>
    <w:rsid w:val="00BF19CF"/>
    <w:rsid w:val="00BF19DB"/>
    <w:rsid w:val="00BF19E2"/>
    <w:rsid w:val="00BF1B82"/>
    <w:rsid w:val="00BF1CA2"/>
    <w:rsid w:val="00BF1D81"/>
    <w:rsid w:val="00BF1DCE"/>
    <w:rsid w:val="00BF1DEF"/>
    <w:rsid w:val="00BF1DF6"/>
    <w:rsid w:val="00BF1EB1"/>
    <w:rsid w:val="00BF1EEB"/>
    <w:rsid w:val="00BF1F21"/>
    <w:rsid w:val="00BF1FCE"/>
    <w:rsid w:val="00BF1FDE"/>
    <w:rsid w:val="00BF20AD"/>
    <w:rsid w:val="00BF20E5"/>
    <w:rsid w:val="00BF2220"/>
    <w:rsid w:val="00BF2271"/>
    <w:rsid w:val="00BF22AE"/>
    <w:rsid w:val="00BF2376"/>
    <w:rsid w:val="00BF23DF"/>
    <w:rsid w:val="00BF254A"/>
    <w:rsid w:val="00BF2625"/>
    <w:rsid w:val="00BF2720"/>
    <w:rsid w:val="00BF2864"/>
    <w:rsid w:val="00BF2878"/>
    <w:rsid w:val="00BF296D"/>
    <w:rsid w:val="00BF2B8E"/>
    <w:rsid w:val="00BF2BD4"/>
    <w:rsid w:val="00BF2BDB"/>
    <w:rsid w:val="00BF2BE3"/>
    <w:rsid w:val="00BF2CF9"/>
    <w:rsid w:val="00BF2D0C"/>
    <w:rsid w:val="00BF2D39"/>
    <w:rsid w:val="00BF2DC6"/>
    <w:rsid w:val="00BF2DFB"/>
    <w:rsid w:val="00BF2E45"/>
    <w:rsid w:val="00BF2EDE"/>
    <w:rsid w:val="00BF2FF4"/>
    <w:rsid w:val="00BF311F"/>
    <w:rsid w:val="00BF32B9"/>
    <w:rsid w:val="00BF32C3"/>
    <w:rsid w:val="00BF3377"/>
    <w:rsid w:val="00BF338A"/>
    <w:rsid w:val="00BF33F2"/>
    <w:rsid w:val="00BF33F6"/>
    <w:rsid w:val="00BF3444"/>
    <w:rsid w:val="00BF3458"/>
    <w:rsid w:val="00BF3487"/>
    <w:rsid w:val="00BF348A"/>
    <w:rsid w:val="00BF34B8"/>
    <w:rsid w:val="00BF34D7"/>
    <w:rsid w:val="00BF34E7"/>
    <w:rsid w:val="00BF35AD"/>
    <w:rsid w:val="00BF35B9"/>
    <w:rsid w:val="00BF360A"/>
    <w:rsid w:val="00BF368D"/>
    <w:rsid w:val="00BF3748"/>
    <w:rsid w:val="00BF37EF"/>
    <w:rsid w:val="00BF3916"/>
    <w:rsid w:val="00BF3940"/>
    <w:rsid w:val="00BF39EF"/>
    <w:rsid w:val="00BF3A9E"/>
    <w:rsid w:val="00BF3ADE"/>
    <w:rsid w:val="00BF3B33"/>
    <w:rsid w:val="00BF3BC1"/>
    <w:rsid w:val="00BF3BF9"/>
    <w:rsid w:val="00BF3C92"/>
    <w:rsid w:val="00BF3CAF"/>
    <w:rsid w:val="00BF3CB4"/>
    <w:rsid w:val="00BF3D46"/>
    <w:rsid w:val="00BF3D8B"/>
    <w:rsid w:val="00BF3D95"/>
    <w:rsid w:val="00BF3DA1"/>
    <w:rsid w:val="00BF3DF1"/>
    <w:rsid w:val="00BF3EB3"/>
    <w:rsid w:val="00BF3ED3"/>
    <w:rsid w:val="00BF3FCC"/>
    <w:rsid w:val="00BF4001"/>
    <w:rsid w:val="00BF4031"/>
    <w:rsid w:val="00BF40D3"/>
    <w:rsid w:val="00BF40F5"/>
    <w:rsid w:val="00BF4117"/>
    <w:rsid w:val="00BF41FE"/>
    <w:rsid w:val="00BF4242"/>
    <w:rsid w:val="00BF4297"/>
    <w:rsid w:val="00BF4340"/>
    <w:rsid w:val="00BF4495"/>
    <w:rsid w:val="00BF453B"/>
    <w:rsid w:val="00BF45F6"/>
    <w:rsid w:val="00BF4620"/>
    <w:rsid w:val="00BF4722"/>
    <w:rsid w:val="00BF4837"/>
    <w:rsid w:val="00BF48EB"/>
    <w:rsid w:val="00BF48EC"/>
    <w:rsid w:val="00BF494D"/>
    <w:rsid w:val="00BF498F"/>
    <w:rsid w:val="00BF4A16"/>
    <w:rsid w:val="00BF4A1A"/>
    <w:rsid w:val="00BF4A41"/>
    <w:rsid w:val="00BF4B05"/>
    <w:rsid w:val="00BF4B79"/>
    <w:rsid w:val="00BF4BEA"/>
    <w:rsid w:val="00BF4C35"/>
    <w:rsid w:val="00BF4D23"/>
    <w:rsid w:val="00BF4D3C"/>
    <w:rsid w:val="00BF4D5A"/>
    <w:rsid w:val="00BF4DD0"/>
    <w:rsid w:val="00BF4F66"/>
    <w:rsid w:val="00BF4FD7"/>
    <w:rsid w:val="00BF4FED"/>
    <w:rsid w:val="00BF4FFD"/>
    <w:rsid w:val="00BF5080"/>
    <w:rsid w:val="00BF5086"/>
    <w:rsid w:val="00BF508A"/>
    <w:rsid w:val="00BF510B"/>
    <w:rsid w:val="00BF5201"/>
    <w:rsid w:val="00BF5206"/>
    <w:rsid w:val="00BF526F"/>
    <w:rsid w:val="00BF52B0"/>
    <w:rsid w:val="00BF5304"/>
    <w:rsid w:val="00BF53DC"/>
    <w:rsid w:val="00BF544E"/>
    <w:rsid w:val="00BF54E6"/>
    <w:rsid w:val="00BF54F2"/>
    <w:rsid w:val="00BF555A"/>
    <w:rsid w:val="00BF5577"/>
    <w:rsid w:val="00BF55DF"/>
    <w:rsid w:val="00BF5606"/>
    <w:rsid w:val="00BF5628"/>
    <w:rsid w:val="00BF5640"/>
    <w:rsid w:val="00BF56B1"/>
    <w:rsid w:val="00BF56C1"/>
    <w:rsid w:val="00BF577E"/>
    <w:rsid w:val="00BF57C7"/>
    <w:rsid w:val="00BF57E3"/>
    <w:rsid w:val="00BF5868"/>
    <w:rsid w:val="00BF58B7"/>
    <w:rsid w:val="00BF5944"/>
    <w:rsid w:val="00BF5997"/>
    <w:rsid w:val="00BF599A"/>
    <w:rsid w:val="00BF59F9"/>
    <w:rsid w:val="00BF5A0A"/>
    <w:rsid w:val="00BF5BF0"/>
    <w:rsid w:val="00BF5C7D"/>
    <w:rsid w:val="00BF5CAA"/>
    <w:rsid w:val="00BF5E7A"/>
    <w:rsid w:val="00BF5EAA"/>
    <w:rsid w:val="00BF5F30"/>
    <w:rsid w:val="00BF5F3A"/>
    <w:rsid w:val="00BF5F5D"/>
    <w:rsid w:val="00BF5F99"/>
    <w:rsid w:val="00BF6010"/>
    <w:rsid w:val="00BF6038"/>
    <w:rsid w:val="00BF61E9"/>
    <w:rsid w:val="00BF6348"/>
    <w:rsid w:val="00BF636A"/>
    <w:rsid w:val="00BF6380"/>
    <w:rsid w:val="00BF6529"/>
    <w:rsid w:val="00BF65C7"/>
    <w:rsid w:val="00BF667F"/>
    <w:rsid w:val="00BF6788"/>
    <w:rsid w:val="00BF68DE"/>
    <w:rsid w:val="00BF69C7"/>
    <w:rsid w:val="00BF6A12"/>
    <w:rsid w:val="00BF6A86"/>
    <w:rsid w:val="00BF6B1C"/>
    <w:rsid w:val="00BF6B34"/>
    <w:rsid w:val="00BF6B8E"/>
    <w:rsid w:val="00BF6BD5"/>
    <w:rsid w:val="00BF6BDC"/>
    <w:rsid w:val="00BF6BEB"/>
    <w:rsid w:val="00BF6C83"/>
    <w:rsid w:val="00BF6D21"/>
    <w:rsid w:val="00BF6D63"/>
    <w:rsid w:val="00BF6D66"/>
    <w:rsid w:val="00BF6D6F"/>
    <w:rsid w:val="00BF6E31"/>
    <w:rsid w:val="00BF6ED5"/>
    <w:rsid w:val="00BF6EF3"/>
    <w:rsid w:val="00BF6FEF"/>
    <w:rsid w:val="00BF7074"/>
    <w:rsid w:val="00BF70F0"/>
    <w:rsid w:val="00BF714A"/>
    <w:rsid w:val="00BF716E"/>
    <w:rsid w:val="00BF71A4"/>
    <w:rsid w:val="00BF71AB"/>
    <w:rsid w:val="00BF71B6"/>
    <w:rsid w:val="00BF71FD"/>
    <w:rsid w:val="00BF72C0"/>
    <w:rsid w:val="00BF72CD"/>
    <w:rsid w:val="00BF7454"/>
    <w:rsid w:val="00BF74A4"/>
    <w:rsid w:val="00BF754F"/>
    <w:rsid w:val="00BF7595"/>
    <w:rsid w:val="00BF767E"/>
    <w:rsid w:val="00BF7780"/>
    <w:rsid w:val="00BF779E"/>
    <w:rsid w:val="00BF7868"/>
    <w:rsid w:val="00BF78B9"/>
    <w:rsid w:val="00BF7900"/>
    <w:rsid w:val="00BF7940"/>
    <w:rsid w:val="00BF7A66"/>
    <w:rsid w:val="00BF7AA6"/>
    <w:rsid w:val="00BF7C65"/>
    <w:rsid w:val="00BF7CA2"/>
    <w:rsid w:val="00BF7EAF"/>
    <w:rsid w:val="00BF7F07"/>
    <w:rsid w:val="00BF7F79"/>
    <w:rsid w:val="00BF7FC9"/>
    <w:rsid w:val="00C00057"/>
    <w:rsid w:val="00C0008E"/>
    <w:rsid w:val="00C000B6"/>
    <w:rsid w:val="00C001E2"/>
    <w:rsid w:val="00C001E6"/>
    <w:rsid w:val="00C001EE"/>
    <w:rsid w:val="00C0022E"/>
    <w:rsid w:val="00C00243"/>
    <w:rsid w:val="00C00265"/>
    <w:rsid w:val="00C0039C"/>
    <w:rsid w:val="00C0045D"/>
    <w:rsid w:val="00C00583"/>
    <w:rsid w:val="00C005A9"/>
    <w:rsid w:val="00C006F0"/>
    <w:rsid w:val="00C00708"/>
    <w:rsid w:val="00C0072C"/>
    <w:rsid w:val="00C0072F"/>
    <w:rsid w:val="00C007BD"/>
    <w:rsid w:val="00C00819"/>
    <w:rsid w:val="00C00839"/>
    <w:rsid w:val="00C00866"/>
    <w:rsid w:val="00C00887"/>
    <w:rsid w:val="00C008F3"/>
    <w:rsid w:val="00C00927"/>
    <w:rsid w:val="00C009D0"/>
    <w:rsid w:val="00C00A83"/>
    <w:rsid w:val="00C00B5A"/>
    <w:rsid w:val="00C00B74"/>
    <w:rsid w:val="00C00BFE"/>
    <w:rsid w:val="00C00CC1"/>
    <w:rsid w:val="00C00CC4"/>
    <w:rsid w:val="00C00F69"/>
    <w:rsid w:val="00C00F9B"/>
    <w:rsid w:val="00C010AE"/>
    <w:rsid w:val="00C010BE"/>
    <w:rsid w:val="00C0113D"/>
    <w:rsid w:val="00C01152"/>
    <w:rsid w:val="00C011BF"/>
    <w:rsid w:val="00C01264"/>
    <w:rsid w:val="00C0131C"/>
    <w:rsid w:val="00C01350"/>
    <w:rsid w:val="00C0139E"/>
    <w:rsid w:val="00C01432"/>
    <w:rsid w:val="00C015D7"/>
    <w:rsid w:val="00C016D3"/>
    <w:rsid w:val="00C0174C"/>
    <w:rsid w:val="00C01757"/>
    <w:rsid w:val="00C017D2"/>
    <w:rsid w:val="00C01A26"/>
    <w:rsid w:val="00C01D74"/>
    <w:rsid w:val="00C01D92"/>
    <w:rsid w:val="00C01F3F"/>
    <w:rsid w:val="00C01F42"/>
    <w:rsid w:val="00C020BE"/>
    <w:rsid w:val="00C02212"/>
    <w:rsid w:val="00C02252"/>
    <w:rsid w:val="00C0225B"/>
    <w:rsid w:val="00C022FA"/>
    <w:rsid w:val="00C02436"/>
    <w:rsid w:val="00C02455"/>
    <w:rsid w:val="00C024AC"/>
    <w:rsid w:val="00C024DA"/>
    <w:rsid w:val="00C0255A"/>
    <w:rsid w:val="00C0255E"/>
    <w:rsid w:val="00C025E7"/>
    <w:rsid w:val="00C02610"/>
    <w:rsid w:val="00C02757"/>
    <w:rsid w:val="00C028AE"/>
    <w:rsid w:val="00C029E1"/>
    <w:rsid w:val="00C02A89"/>
    <w:rsid w:val="00C02A9B"/>
    <w:rsid w:val="00C02AAA"/>
    <w:rsid w:val="00C02C96"/>
    <w:rsid w:val="00C02D2A"/>
    <w:rsid w:val="00C02D42"/>
    <w:rsid w:val="00C02D9D"/>
    <w:rsid w:val="00C02E8F"/>
    <w:rsid w:val="00C02EBB"/>
    <w:rsid w:val="00C02F54"/>
    <w:rsid w:val="00C02FC4"/>
    <w:rsid w:val="00C03182"/>
    <w:rsid w:val="00C031C9"/>
    <w:rsid w:val="00C03288"/>
    <w:rsid w:val="00C032A5"/>
    <w:rsid w:val="00C03328"/>
    <w:rsid w:val="00C033D7"/>
    <w:rsid w:val="00C035B6"/>
    <w:rsid w:val="00C035CE"/>
    <w:rsid w:val="00C035D5"/>
    <w:rsid w:val="00C03695"/>
    <w:rsid w:val="00C03867"/>
    <w:rsid w:val="00C038BA"/>
    <w:rsid w:val="00C0393A"/>
    <w:rsid w:val="00C0395D"/>
    <w:rsid w:val="00C039AF"/>
    <w:rsid w:val="00C039DA"/>
    <w:rsid w:val="00C03AB2"/>
    <w:rsid w:val="00C03AC7"/>
    <w:rsid w:val="00C03B07"/>
    <w:rsid w:val="00C03B14"/>
    <w:rsid w:val="00C03C46"/>
    <w:rsid w:val="00C03C6A"/>
    <w:rsid w:val="00C03C6D"/>
    <w:rsid w:val="00C03D6E"/>
    <w:rsid w:val="00C03D76"/>
    <w:rsid w:val="00C03EF4"/>
    <w:rsid w:val="00C03F86"/>
    <w:rsid w:val="00C0413C"/>
    <w:rsid w:val="00C0420C"/>
    <w:rsid w:val="00C043B8"/>
    <w:rsid w:val="00C043CD"/>
    <w:rsid w:val="00C04554"/>
    <w:rsid w:val="00C04593"/>
    <w:rsid w:val="00C04641"/>
    <w:rsid w:val="00C04654"/>
    <w:rsid w:val="00C046C2"/>
    <w:rsid w:val="00C047A6"/>
    <w:rsid w:val="00C04846"/>
    <w:rsid w:val="00C0484B"/>
    <w:rsid w:val="00C0489A"/>
    <w:rsid w:val="00C048EB"/>
    <w:rsid w:val="00C0490B"/>
    <w:rsid w:val="00C04948"/>
    <w:rsid w:val="00C04A4D"/>
    <w:rsid w:val="00C04A92"/>
    <w:rsid w:val="00C04B2F"/>
    <w:rsid w:val="00C04B7F"/>
    <w:rsid w:val="00C04B84"/>
    <w:rsid w:val="00C04C83"/>
    <w:rsid w:val="00C04CD4"/>
    <w:rsid w:val="00C04D17"/>
    <w:rsid w:val="00C04DDF"/>
    <w:rsid w:val="00C04F1E"/>
    <w:rsid w:val="00C04F27"/>
    <w:rsid w:val="00C04FF1"/>
    <w:rsid w:val="00C05004"/>
    <w:rsid w:val="00C0504D"/>
    <w:rsid w:val="00C050D4"/>
    <w:rsid w:val="00C05151"/>
    <w:rsid w:val="00C05173"/>
    <w:rsid w:val="00C05176"/>
    <w:rsid w:val="00C05211"/>
    <w:rsid w:val="00C05331"/>
    <w:rsid w:val="00C05366"/>
    <w:rsid w:val="00C054FE"/>
    <w:rsid w:val="00C05560"/>
    <w:rsid w:val="00C0558B"/>
    <w:rsid w:val="00C0562C"/>
    <w:rsid w:val="00C056AC"/>
    <w:rsid w:val="00C056B1"/>
    <w:rsid w:val="00C057B1"/>
    <w:rsid w:val="00C057C4"/>
    <w:rsid w:val="00C0584E"/>
    <w:rsid w:val="00C058D2"/>
    <w:rsid w:val="00C0596D"/>
    <w:rsid w:val="00C0598B"/>
    <w:rsid w:val="00C05A2A"/>
    <w:rsid w:val="00C05A73"/>
    <w:rsid w:val="00C05AF7"/>
    <w:rsid w:val="00C05AFE"/>
    <w:rsid w:val="00C05B54"/>
    <w:rsid w:val="00C05B8D"/>
    <w:rsid w:val="00C05BBE"/>
    <w:rsid w:val="00C05C48"/>
    <w:rsid w:val="00C05C61"/>
    <w:rsid w:val="00C05CB0"/>
    <w:rsid w:val="00C05D1F"/>
    <w:rsid w:val="00C05D6F"/>
    <w:rsid w:val="00C05DB1"/>
    <w:rsid w:val="00C05E13"/>
    <w:rsid w:val="00C0602B"/>
    <w:rsid w:val="00C0606A"/>
    <w:rsid w:val="00C0609F"/>
    <w:rsid w:val="00C060BE"/>
    <w:rsid w:val="00C06131"/>
    <w:rsid w:val="00C06151"/>
    <w:rsid w:val="00C0619F"/>
    <w:rsid w:val="00C061E0"/>
    <w:rsid w:val="00C06202"/>
    <w:rsid w:val="00C06236"/>
    <w:rsid w:val="00C0624D"/>
    <w:rsid w:val="00C0629B"/>
    <w:rsid w:val="00C062D8"/>
    <w:rsid w:val="00C06315"/>
    <w:rsid w:val="00C0648C"/>
    <w:rsid w:val="00C06675"/>
    <w:rsid w:val="00C066E9"/>
    <w:rsid w:val="00C066F6"/>
    <w:rsid w:val="00C06823"/>
    <w:rsid w:val="00C06993"/>
    <w:rsid w:val="00C06A60"/>
    <w:rsid w:val="00C06AA9"/>
    <w:rsid w:val="00C06B41"/>
    <w:rsid w:val="00C06C8A"/>
    <w:rsid w:val="00C06C92"/>
    <w:rsid w:val="00C06CA3"/>
    <w:rsid w:val="00C06D39"/>
    <w:rsid w:val="00C06D95"/>
    <w:rsid w:val="00C06E73"/>
    <w:rsid w:val="00C06EAB"/>
    <w:rsid w:val="00C06EDE"/>
    <w:rsid w:val="00C07066"/>
    <w:rsid w:val="00C07079"/>
    <w:rsid w:val="00C070E1"/>
    <w:rsid w:val="00C0710C"/>
    <w:rsid w:val="00C071D0"/>
    <w:rsid w:val="00C072D8"/>
    <w:rsid w:val="00C0735D"/>
    <w:rsid w:val="00C07381"/>
    <w:rsid w:val="00C07439"/>
    <w:rsid w:val="00C07453"/>
    <w:rsid w:val="00C074D6"/>
    <w:rsid w:val="00C075A1"/>
    <w:rsid w:val="00C076E9"/>
    <w:rsid w:val="00C076EB"/>
    <w:rsid w:val="00C077C1"/>
    <w:rsid w:val="00C077EC"/>
    <w:rsid w:val="00C077FB"/>
    <w:rsid w:val="00C0780D"/>
    <w:rsid w:val="00C07853"/>
    <w:rsid w:val="00C0785B"/>
    <w:rsid w:val="00C07CFB"/>
    <w:rsid w:val="00C07D69"/>
    <w:rsid w:val="00C07E73"/>
    <w:rsid w:val="00C07EB7"/>
    <w:rsid w:val="00C07F08"/>
    <w:rsid w:val="00C07F42"/>
    <w:rsid w:val="00C07F4B"/>
    <w:rsid w:val="00C07FA7"/>
    <w:rsid w:val="00C07FD0"/>
    <w:rsid w:val="00C07FF9"/>
    <w:rsid w:val="00C10022"/>
    <w:rsid w:val="00C1007A"/>
    <w:rsid w:val="00C100B1"/>
    <w:rsid w:val="00C100EA"/>
    <w:rsid w:val="00C101C3"/>
    <w:rsid w:val="00C101CC"/>
    <w:rsid w:val="00C1028A"/>
    <w:rsid w:val="00C103AA"/>
    <w:rsid w:val="00C10526"/>
    <w:rsid w:val="00C105AB"/>
    <w:rsid w:val="00C105AC"/>
    <w:rsid w:val="00C105F4"/>
    <w:rsid w:val="00C1093E"/>
    <w:rsid w:val="00C1096D"/>
    <w:rsid w:val="00C109D4"/>
    <w:rsid w:val="00C10A4C"/>
    <w:rsid w:val="00C10A55"/>
    <w:rsid w:val="00C10B58"/>
    <w:rsid w:val="00C10C28"/>
    <w:rsid w:val="00C10D0D"/>
    <w:rsid w:val="00C10DDF"/>
    <w:rsid w:val="00C10E3D"/>
    <w:rsid w:val="00C10EF1"/>
    <w:rsid w:val="00C10EFA"/>
    <w:rsid w:val="00C10F16"/>
    <w:rsid w:val="00C10F78"/>
    <w:rsid w:val="00C11078"/>
    <w:rsid w:val="00C11188"/>
    <w:rsid w:val="00C1119C"/>
    <w:rsid w:val="00C111C2"/>
    <w:rsid w:val="00C1139D"/>
    <w:rsid w:val="00C1145F"/>
    <w:rsid w:val="00C115AF"/>
    <w:rsid w:val="00C11621"/>
    <w:rsid w:val="00C116AC"/>
    <w:rsid w:val="00C1172D"/>
    <w:rsid w:val="00C11762"/>
    <w:rsid w:val="00C11827"/>
    <w:rsid w:val="00C11924"/>
    <w:rsid w:val="00C1193D"/>
    <w:rsid w:val="00C11988"/>
    <w:rsid w:val="00C1198F"/>
    <w:rsid w:val="00C11C27"/>
    <w:rsid w:val="00C11C54"/>
    <w:rsid w:val="00C11F50"/>
    <w:rsid w:val="00C11FA2"/>
    <w:rsid w:val="00C1205A"/>
    <w:rsid w:val="00C12061"/>
    <w:rsid w:val="00C120FB"/>
    <w:rsid w:val="00C122DC"/>
    <w:rsid w:val="00C12308"/>
    <w:rsid w:val="00C12313"/>
    <w:rsid w:val="00C12356"/>
    <w:rsid w:val="00C123C9"/>
    <w:rsid w:val="00C1243C"/>
    <w:rsid w:val="00C12447"/>
    <w:rsid w:val="00C125CD"/>
    <w:rsid w:val="00C125E4"/>
    <w:rsid w:val="00C12622"/>
    <w:rsid w:val="00C1265C"/>
    <w:rsid w:val="00C126F0"/>
    <w:rsid w:val="00C12779"/>
    <w:rsid w:val="00C12784"/>
    <w:rsid w:val="00C1278A"/>
    <w:rsid w:val="00C12806"/>
    <w:rsid w:val="00C1287C"/>
    <w:rsid w:val="00C128A7"/>
    <w:rsid w:val="00C12A25"/>
    <w:rsid w:val="00C12A7A"/>
    <w:rsid w:val="00C12A8E"/>
    <w:rsid w:val="00C12AF8"/>
    <w:rsid w:val="00C12BD8"/>
    <w:rsid w:val="00C12EBF"/>
    <w:rsid w:val="00C13035"/>
    <w:rsid w:val="00C1307F"/>
    <w:rsid w:val="00C131A0"/>
    <w:rsid w:val="00C1335A"/>
    <w:rsid w:val="00C13483"/>
    <w:rsid w:val="00C13509"/>
    <w:rsid w:val="00C13696"/>
    <w:rsid w:val="00C136B0"/>
    <w:rsid w:val="00C13751"/>
    <w:rsid w:val="00C137E0"/>
    <w:rsid w:val="00C1381A"/>
    <w:rsid w:val="00C1385F"/>
    <w:rsid w:val="00C13869"/>
    <w:rsid w:val="00C13900"/>
    <w:rsid w:val="00C13A58"/>
    <w:rsid w:val="00C13A6F"/>
    <w:rsid w:val="00C13AE4"/>
    <w:rsid w:val="00C13AF1"/>
    <w:rsid w:val="00C13C17"/>
    <w:rsid w:val="00C13C33"/>
    <w:rsid w:val="00C13CB6"/>
    <w:rsid w:val="00C13D9A"/>
    <w:rsid w:val="00C13DC1"/>
    <w:rsid w:val="00C13DD5"/>
    <w:rsid w:val="00C13EFA"/>
    <w:rsid w:val="00C13F26"/>
    <w:rsid w:val="00C13F2E"/>
    <w:rsid w:val="00C1415D"/>
    <w:rsid w:val="00C141A1"/>
    <w:rsid w:val="00C142DD"/>
    <w:rsid w:val="00C14329"/>
    <w:rsid w:val="00C1433B"/>
    <w:rsid w:val="00C14432"/>
    <w:rsid w:val="00C14481"/>
    <w:rsid w:val="00C14483"/>
    <w:rsid w:val="00C14519"/>
    <w:rsid w:val="00C145D7"/>
    <w:rsid w:val="00C14695"/>
    <w:rsid w:val="00C14748"/>
    <w:rsid w:val="00C1474D"/>
    <w:rsid w:val="00C147BC"/>
    <w:rsid w:val="00C147D6"/>
    <w:rsid w:val="00C14A16"/>
    <w:rsid w:val="00C14A3B"/>
    <w:rsid w:val="00C14B1E"/>
    <w:rsid w:val="00C14B7D"/>
    <w:rsid w:val="00C14C8C"/>
    <w:rsid w:val="00C14CB2"/>
    <w:rsid w:val="00C14D14"/>
    <w:rsid w:val="00C14F18"/>
    <w:rsid w:val="00C14F8B"/>
    <w:rsid w:val="00C14FA1"/>
    <w:rsid w:val="00C15079"/>
    <w:rsid w:val="00C150A8"/>
    <w:rsid w:val="00C15117"/>
    <w:rsid w:val="00C151AA"/>
    <w:rsid w:val="00C1547E"/>
    <w:rsid w:val="00C154E9"/>
    <w:rsid w:val="00C155ED"/>
    <w:rsid w:val="00C15608"/>
    <w:rsid w:val="00C1560A"/>
    <w:rsid w:val="00C15636"/>
    <w:rsid w:val="00C156C9"/>
    <w:rsid w:val="00C156EB"/>
    <w:rsid w:val="00C156ED"/>
    <w:rsid w:val="00C15988"/>
    <w:rsid w:val="00C1598E"/>
    <w:rsid w:val="00C159D3"/>
    <w:rsid w:val="00C15A33"/>
    <w:rsid w:val="00C15AA7"/>
    <w:rsid w:val="00C15B23"/>
    <w:rsid w:val="00C15BA0"/>
    <w:rsid w:val="00C15CA7"/>
    <w:rsid w:val="00C15CCE"/>
    <w:rsid w:val="00C15CE1"/>
    <w:rsid w:val="00C15DAD"/>
    <w:rsid w:val="00C15EDE"/>
    <w:rsid w:val="00C15FE3"/>
    <w:rsid w:val="00C16023"/>
    <w:rsid w:val="00C16093"/>
    <w:rsid w:val="00C16168"/>
    <w:rsid w:val="00C161BA"/>
    <w:rsid w:val="00C16321"/>
    <w:rsid w:val="00C1638E"/>
    <w:rsid w:val="00C16421"/>
    <w:rsid w:val="00C164AD"/>
    <w:rsid w:val="00C164E9"/>
    <w:rsid w:val="00C164FA"/>
    <w:rsid w:val="00C16709"/>
    <w:rsid w:val="00C16764"/>
    <w:rsid w:val="00C167DA"/>
    <w:rsid w:val="00C16874"/>
    <w:rsid w:val="00C16914"/>
    <w:rsid w:val="00C1693B"/>
    <w:rsid w:val="00C1697F"/>
    <w:rsid w:val="00C169F1"/>
    <w:rsid w:val="00C16A5D"/>
    <w:rsid w:val="00C16BF5"/>
    <w:rsid w:val="00C16DE3"/>
    <w:rsid w:val="00C16DE8"/>
    <w:rsid w:val="00C16E60"/>
    <w:rsid w:val="00C16E9D"/>
    <w:rsid w:val="00C16F79"/>
    <w:rsid w:val="00C16F88"/>
    <w:rsid w:val="00C16FAB"/>
    <w:rsid w:val="00C1714B"/>
    <w:rsid w:val="00C17164"/>
    <w:rsid w:val="00C17182"/>
    <w:rsid w:val="00C172AC"/>
    <w:rsid w:val="00C17377"/>
    <w:rsid w:val="00C1747B"/>
    <w:rsid w:val="00C174A7"/>
    <w:rsid w:val="00C174DC"/>
    <w:rsid w:val="00C1751F"/>
    <w:rsid w:val="00C17533"/>
    <w:rsid w:val="00C17675"/>
    <w:rsid w:val="00C176D1"/>
    <w:rsid w:val="00C17867"/>
    <w:rsid w:val="00C178B1"/>
    <w:rsid w:val="00C1799A"/>
    <w:rsid w:val="00C17AE6"/>
    <w:rsid w:val="00C17B23"/>
    <w:rsid w:val="00C17B2D"/>
    <w:rsid w:val="00C17B69"/>
    <w:rsid w:val="00C17C29"/>
    <w:rsid w:val="00C17CE2"/>
    <w:rsid w:val="00C17DC2"/>
    <w:rsid w:val="00C17E37"/>
    <w:rsid w:val="00C17E64"/>
    <w:rsid w:val="00C17F47"/>
    <w:rsid w:val="00C17FBD"/>
    <w:rsid w:val="00C17FD1"/>
    <w:rsid w:val="00C20052"/>
    <w:rsid w:val="00C2005A"/>
    <w:rsid w:val="00C201C8"/>
    <w:rsid w:val="00C2021B"/>
    <w:rsid w:val="00C20294"/>
    <w:rsid w:val="00C203B0"/>
    <w:rsid w:val="00C2043C"/>
    <w:rsid w:val="00C204E8"/>
    <w:rsid w:val="00C205EE"/>
    <w:rsid w:val="00C205F9"/>
    <w:rsid w:val="00C2082A"/>
    <w:rsid w:val="00C2086A"/>
    <w:rsid w:val="00C209AD"/>
    <w:rsid w:val="00C20A1E"/>
    <w:rsid w:val="00C20AB7"/>
    <w:rsid w:val="00C20BDD"/>
    <w:rsid w:val="00C20C2C"/>
    <w:rsid w:val="00C20D26"/>
    <w:rsid w:val="00C20D90"/>
    <w:rsid w:val="00C20EC7"/>
    <w:rsid w:val="00C21056"/>
    <w:rsid w:val="00C2118D"/>
    <w:rsid w:val="00C2135B"/>
    <w:rsid w:val="00C2152D"/>
    <w:rsid w:val="00C21568"/>
    <w:rsid w:val="00C2175B"/>
    <w:rsid w:val="00C217F7"/>
    <w:rsid w:val="00C218BB"/>
    <w:rsid w:val="00C218F6"/>
    <w:rsid w:val="00C2197D"/>
    <w:rsid w:val="00C219DB"/>
    <w:rsid w:val="00C21A03"/>
    <w:rsid w:val="00C21A1A"/>
    <w:rsid w:val="00C21A1E"/>
    <w:rsid w:val="00C21AA3"/>
    <w:rsid w:val="00C21AF4"/>
    <w:rsid w:val="00C21BE7"/>
    <w:rsid w:val="00C21BEC"/>
    <w:rsid w:val="00C21C34"/>
    <w:rsid w:val="00C21C95"/>
    <w:rsid w:val="00C21CB7"/>
    <w:rsid w:val="00C21D19"/>
    <w:rsid w:val="00C21D88"/>
    <w:rsid w:val="00C21E55"/>
    <w:rsid w:val="00C21F16"/>
    <w:rsid w:val="00C21F96"/>
    <w:rsid w:val="00C21FFB"/>
    <w:rsid w:val="00C22099"/>
    <w:rsid w:val="00C2209F"/>
    <w:rsid w:val="00C22294"/>
    <w:rsid w:val="00C22359"/>
    <w:rsid w:val="00C223AA"/>
    <w:rsid w:val="00C223AB"/>
    <w:rsid w:val="00C223E9"/>
    <w:rsid w:val="00C22434"/>
    <w:rsid w:val="00C2252B"/>
    <w:rsid w:val="00C22581"/>
    <w:rsid w:val="00C22603"/>
    <w:rsid w:val="00C22659"/>
    <w:rsid w:val="00C227DB"/>
    <w:rsid w:val="00C22800"/>
    <w:rsid w:val="00C22813"/>
    <w:rsid w:val="00C2281C"/>
    <w:rsid w:val="00C22931"/>
    <w:rsid w:val="00C2293A"/>
    <w:rsid w:val="00C22A34"/>
    <w:rsid w:val="00C22A68"/>
    <w:rsid w:val="00C22AA7"/>
    <w:rsid w:val="00C22AA8"/>
    <w:rsid w:val="00C22CC8"/>
    <w:rsid w:val="00C22D7C"/>
    <w:rsid w:val="00C22D7F"/>
    <w:rsid w:val="00C22E7E"/>
    <w:rsid w:val="00C22F00"/>
    <w:rsid w:val="00C22F05"/>
    <w:rsid w:val="00C23081"/>
    <w:rsid w:val="00C230AE"/>
    <w:rsid w:val="00C230CA"/>
    <w:rsid w:val="00C231E7"/>
    <w:rsid w:val="00C232AD"/>
    <w:rsid w:val="00C23457"/>
    <w:rsid w:val="00C234CE"/>
    <w:rsid w:val="00C234F7"/>
    <w:rsid w:val="00C23591"/>
    <w:rsid w:val="00C2366E"/>
    <w:rsid w:val="00C2369E"/>
    <w:rsid w:val="00C237A6"/>
    <w:rsid w:val="00C238A9"/>
    <w:rsid w:val="00C238AA"/>
    <w:rsid w:val="00C2391D"/>
    <w:rsid w:val="00C23AAB"/>
    <w:rsid w:val="00C23ADC"/>
    <w:rsid w:val="00C23B58"/>
    <w:rsid w:val="00C23C88"/>
    <w:rsid w:val="00C23CCF"/>
    <w:rsid w:val="00C23D86"/>
    <w:rsid w:val="00C23E42"/>
    <w:rsid w:val="00C23E5D"/>
    <w:rsid w:val="00C23E66"/>
    <w:rsid w:val="00C23EC6"/>
    <w:rsid w:val="00C23F25"/>
    <w:rsid w:val="00C24168"/>
    <w:rsid w:val="00C24216"/>
    <w:rsid w:val="00C24247"/>
    <w:rsid w:val="00C2427B"/>
    <w:rsid w:val="00C243A8"/>
    <w:rsid w:val="00C243BE"/>
    <w:rsid w:val="00C2441E"/>
    <w:rsid w:val="00C24459"/>
    <w:rsid w:val="00C24552"/>
    <w:rsid w:val="00C2457A"/>
    <w:rsid w:val="00C24593"/>
    <w:rsid w:val="00C24650"/>
    <w:rsid w:val="00C24686"/>
    <w:rsid w:val="00C24996"/>
    <w:rsid w:val="00C2499B"/>
    <w:rsid w:val="00C249D9"/>
    <w:rsid w:val="00C24A8A"/>
    <w:rsid w:val="00C24AB4"/>
    <w:rsid w:val="00C24ACD"/>
    <w:rsid w:val="00C24ADF"/>
    <w:rsid w:val="00C24B3B"/>
    <w:rsid w:val="00C24BF2"/>
    <w:rsid w:val="00C24C08"/>
    <w:rsid w:val="00C24CF1"/>
    <w:rsid w:val="00C24D89"/>
    <w:rsid w:val="00C24DEB"/>
    <w:rsid w:val="00C24FC5"/>
    <w:rsid w:val="00C24FCB"/>
    <w:rsid w:val="00C25056"/>
    <w:rsid w:val="00C25104"/>
    <w:rsid w:val="00C2513E"/>
    <w:rsid w:val="00C2519A"/>
    <w:rsid w:val="00C2530C"/>
    <w:rsid w:val="00C2534C"/>
    <w:rsid w:val="00C253D9"/>
    <w:rsid w:val="00C253FE"/>
    <w:rsid w:val="00C254E7"/>
    <w:rsid w:val="00C25527"/>
    <w:rsid w:val="00C255D7"/>
    <w:rsid w:val="00C255F4"/>
    <w:rsid w:val="00C25635"/>
    <w:rsid w:val="00C256B5"/>
    <w:rsid w:val="00C258A4"/>
    <w:rsid w:val="00C25999"/>
    <w:rsid w:val="00C259ED"/>
    <w:rsid w:val="00C25B20"/>
    <w:rsid w:val="00C25B66"/>
    <w:rsid w:val="00C25B97"/>
    <w:rsid w:val="00C25C02"/>
    <w:rsid w:val="00C25D20"/>
    <w:rsid w:val="00C25D47"/>
    <w:rsid w:val="00C25D7E"/>
    <w:rsid w:val="00C25DE9"/>
    <w:rsid w:val="00C25E82"/>
    <w:rsid w:val="00C25E83"/>
    <w:rsid w:val="00C25EAC"/>
    <w:rsid w:val="00C25EFF"/>
    <w:rsid w:val="00C25F3E"/>
    <w:rsid w:val="00C25F83"/>
    <w:rsid w:val="00C2601A"/>
    <w:rsid w:val="00C2612E"/>
    <w:rsid w:val="00C26184"/>
    <w:rsid w:val="00C26198"/>
    <w:rsid w:val="00C2626C"/>
    <w:rsid w:val="00C262FE"/>
    <w:rsid w:val="00C2633F"/>
    <w:rsid w:val="00C26374"/>
    <w:rsid w:val="00C2637C"/>
    <w:rsid w:val="00C264B6"/>
    <w:rsid w:val="00C264B8"/>
    <w:rsid w:val="00C26559"/>
    <w:rsid w:val="00C2658B"/>
    <w:rsid w:val="00C26682"/>
    <w:rsid w:val="00C266A4"/>
    <w:rsid w:val="00C26769"/>
    <w:rsid w:val="00C2688D"/>
    <w:rsid w:val="00C26891"/>
    <w:rsid w:val="00C268A2"/>
    <w:rsid w:val="00C268E6"/>
    <w:rsid w:val="00C26971"/>
    <w:rsid w:val="00C269E7"/>
    <w:rsid w:val="00C26A50"/>
    <w:rsid w:val="00C26A72"/>
    <w:rsid w:val="00C26A8E"/>
    <w:rsid w:val="00C26BBB"/>
    <w:rsid w:val="00C26C39"/>
    <w:rsid w:val="00C26D24"/>
    <w:rsid w:val="00C26DDE"/>
    <w:rsid w:val="00C26E28"/>
    <w:rsid w:val="00C26E3F"/>
    <w:rsid w:val="00C26E4E"/>
    <w:rsid w:val="00C26E5A"/>
    <w:rsid w:val="00C26E8F"/>
    <w:rsid w:val="00C26F96"/>
    <w:rsid w:val="00C26FEB"/>
    <w:rsid w:val="00C27035"/>
    <w:rsid w:val="00C2705D"/>
    <w:rsid w:val="00C27088"/>
    <w:rsid w:val="00C2717A"/>
    <w:rsid w:val="00C271CC"/>
    <w:rsid w:val="00C27217"/>
    <w:rsid w:val="00C2727D"/>
    <w:rsid w:val="00C272B8"/>
    <w:rsid w:val="00C27361"/>
    <w:rsid w:val="00C27363"/>
    <w:rsid w:val="00C27497"/>
    <w:rsid w:val="00C274F4"/>
    <w:rsid w:val="00C27536"/>
    <w:rsid w:val="00C27671"/>
    <w:rsid w:val="00C27795"/>
    <w:rsid w:val="00C2786B"/>
    <w:rsid w:val="00C27974"/>
    <w:rsid w:val="00C27AAA"/>
    <w:rsid w:val="00C27B56"/>
    <w:rsid w:val="00C27BC9"/>
    <w:rsid w:val="00C27D37"/>
    <w:rsid w:val="00C27D3B"/>
    <w:rsid w:val="00C27D86"/>
    <w:rsid w:val="00C27EA2"/>
    <w:rsid w:val="00C27F30"/>
    <w:rsid w:val="00C27F5C"/>
    <w:rsid w:val="00C27FBA"/>
    <w:rsid w:val="00C3001C"/>
    <w:rsid w:val="00C30122"/>
    <w:rsid w:val="00C30128"/>
    <w:rsid w:val="00C30224"/>
    <w:rsid w:val="00C302D2"/>
    <w:rsid w:val="00C30367"/>
    <w:rsid w:val="00C303C5"/>
    <w:rsid w:val="00C305C0"/>
    <w:rsid w:val="00C30618"/>
    <w:rsid w:val="00C307C7"/>
    <w:rsid w:val="00C3080F"/>
    <w:rsid w:val="00C30846"/>
    <w:rsid w:val="00C3089E"/>
    <w:rsid w:val="00C308F2"/>
    <w:rsid w:val="00C308F8"/>
    <w:rsid w:val="00C30A0C"/>
    <w:rsid w:val="00C30B06"/>
    <w:rsid w:val="00C30D56"/>
    <w:rsid w:val="00C30E20"/>
    <w:rsid w:val="00C30E90"/>
    <w:rsid w:val="00C30F7B"/>
    <w:rsid w:val="00C30FD6"/>
    <w:rsid w:val="00C30FE0"/>
    <w:rsid w:val="00C31046"/>
    <w:rsid w:val="00C310DB"/>
    <w:rsid w:val="00C311CE"/>
    <w:rsid w:val="00C31241"/>
    <w:rsid w:val="00C3128F"/>
    <w:rsid w:val="00C312B3"/>
    <w:rsid w:val="00C3130A"/>
    <w:rsid w:val="00C3130F"/>
    <w:rsid w:val="00C31403"/>
    <w:rsid w:val="00C3149F"/>
    <w:rsid w:val="00C314A1"/>
    <w:rsid w:val="00C314FB"/>
    <w:rsid w:val="00C31599"/>
    <w:rsid w:val="00C315B5"/>
    <w:rsid w:val="00C315FD"/>
    <w:rsid w:val="00C3170D"/>
    <w:rsid w:val="00C317D1"/>
    <w:rsid w:val="00C317D4"/>
    <w:rsid w:val="00C319B2"/>
    <w:rsid w:val="00C31A34"/>
    <w:rsid w:val="00C31A78"/>
    <w:rsid w:val="00C31ABB"/>
    <w:rsid w:val="00C31B3B"/>
    <w:rsid w:val="00C31B58"/>
    <w:rsid w:val="00C31BA6"/>
    <w:rsid w:val="00C31BAE"/>
    <w:rsid w:val="00C31BB5"/>
    <w:rsid w:val="00C31C66"/>
    <w:rsid w:val="00C31D0A"/>
    <w:rsid w:val="00C31D78"/>
    <w:rsid w:val="00C31D80"/>
    <w:rsid w:val="00C31E63"/>
    <w:rsid w:val="00C31F2D"/>
    <w:rsid w:val="00C3201D"/>
    <w:rsid w:val="00C32025"/>
    <w:rsid w:val="00C3204F"/>
    <w:rsid w:val="00C32250"/>
    <w:rsid w:val="00C32265"/>
    <w:rsid w:val="00C323D1"/>
    <w:rsid w:val="00C323D2"/>
    <w:rsid w:val="00C32411"/>
    <w:rsid w:val="00C32528"/>
    <w:rsid w:val="00C3257C"/>
    <w:rsid w:val="00C32584"/>
    <w:rsid w:val="00C32593"/>
    <w:rsid w:val="00C325A3"/>
    <w:rsid w:val="00C3266F"/>
    <w:rsid w:val="00C3267D"/>
    <w:rsid w:val="00C32712"/>
    <w:rsid w:val="00C327F7"/>
    <w:rsid w:val="00C32816"/>
    <w:rsid w:val="00C328BC"/>
    <w:rsid w:val="00C3292E"/>
    <w:rsid w:val="00C32A9F"/>
    <w:rsid w:val="00C32C03"/>
    <w:rsid w:val="00C32CF0"/>
    <w:rsid w:val="00C32D4C"/>
    <w:rsid w:val="00C32E49"/>
    <w:rsid w:val="00C32EE2"/>
    <w:rsid w:val="00C32F16"/>
    <w:rsid w:val="00C32F4A"/>
    <w:rsid w:val="00C33156"/>
    <w:rsid w:val="00C3316E"/>
    <w:rsid w:val="00C3321F"/>
    <w:rsid w:val="00C33256"/>
    <w:rsid w:val="00C332FF"/>
    <w:rsid w:val="00C3333E"/>
    <w:rsid w:val="00C3337F"/>
    <w:rsid w:val="00C33446"/>
    <w:rsid w:val="00C33498"/>
    <w:rsid w:val="00C33615"/>
    <w:rsid w:val="00C336A2"/>
    <w:rsid w:val="00C3372B"/>
    <w:rsid w:val="00C33808"/>
    <w:rsid w:val="00C3383F"/>
    <w:rsid w:val="00C33915"/>
    <w:rsid w:val="00C3394E"/>
    <w:rsid w:val="00C33A97"/>
    <w:rsid w:val="00C33AA1"/>
    <w:rsid w:val="00C33AE8"/>
    <w:rsid w:val="00C33B08"/>
    <w:rsid w:val="00C33B57"/>
    <w:rsid w:val="00C33B71"/>
    <w:rsid w:val="00C33BAB"/>
    <w:rsid w:val="00C33BB8"/>
    <w:rsid w:val="00C33BEF"/>
    <w:rsid w:val="00C33C69"/>
    <w:rsid w:val="00C33CCA"/>
    <w:rsid w:val="00C33D08"/>
    <w:rsid w:val="00C33D6F"/>
    <w:rsid w:val="00C33DB6"/>
    <w:rsid w:val="00C33E47"/>
    <w:rsid w:val="00C33E4C"/>
    <w:rsid w:val="00C33F41"/>
    <w:rsid w:val="00C34001"/>
    <w:rsid w:val="00C34132"/>
    <w:rsid w:val="00C3422C"/>
    <w:rsid w:val="00C34239"/>
    <w:rsid w:val="00C34328"/>
    <w:rsid w:val="00C34407"/>
    <w:rsid w:val="00C344C7"/>
    <w:rsid w:val="00C344D5"/>
    <w:rsid w:val="00C344E7"/>
    <w:rsid w:val="00C344ED"/>
    <w:rsid w:val="00C34563"/>
    <w:rsid w:val="00C345F3"/>
    <w:rsid w:val="00C3468E"/>
    <w:rsid w:val="00C34693"/>
    <w:rsid w:val="00C3469C"/>
    <w:rsid w:val="00C346B2"/>
    <w:rsid w:val="00C34879"/>
    <w:rsid w:val="00C34899"/>
    <w:rsid w:val="00C34906"/>
    <w:rsid w:val="00C349C7"/>
    <w:rsid w:val="00C34A60"/>
    <w:rsid w:val="00C34B11"/>
    <w:rsid w:val="00C34B13"/>
    <w:rsid w:val="00C34BD2"/>
    <w:rsid w:val="00C34C4C"/>
    <w:rsid w:val="00C34C9C"/>
    <w:rsid w:val="00C34C9E"/>
    <w:rsid w:val="00C34E94"/>
    <w:rsid w:val="00C34F0E"/>
    <w:rsid w:val="00C34F18"/>
    <w:rsid w:val="00C34FB7"/>
    <w:rsid w:val="00C35013"/>
    <w:rsid w:val="00C35096"/>
    <w:rsid w:val="00C35138"/>
    <w:rsid w:val="00C351CF"/>
    <w:rsid w:val="00C3522F"/>
    <w:rsid w:val="00C35273"/>
    <w:rsid w:val="00C35290"/>
    <w:rsid w:val="00C352BB"/>
    <w:rsid w:val="00C35443"/>
    <w:rsid w:val="00C3544C"/>
    <w:rsid w:val="00C35516"/>
    <w:rsid w:val="00C355A2"/>
    <w:rsid w:val="00C35609"/>
    <w:rsid w:val="00C3578C"/>
    <w:rsid w:val="00C357CC"/>
    <w:rsid w:val="00C357E3"/>
    <w:rsid w:val="00C35876"/>
    <w:rsid w:val="00C35940"/>
    <w:rsid w:val="00C35A18"/>
    <w:rsid w:val="00C35A43"/>
    <w:rsid w:val="00C35A50"/>
    <w:rsid w:val="00C35A76"/>
    <w:rsid w:val="00C35A9E"/>
    <w:rsid w:val="00C35ABB"/>
    <w:rsid w:val="00C35AD1"/>
    <w:rsid w:val="00C35CEA"/>
    <w:rsid w:val="00C35CFD"/>
    <w:rsid w:val="00C35D25"/>
    <w:rsid w:val="00C35DD5"/>
    <w:rsid w:val="00C35E41"/>
    <w:rsid w:val="00C35E8D"/>
    <w:rsid w:val="00C35E93"/>
    <w:rsid w:val="00C35EBB"/>
    <w:rsid w:val="00C35F68"/>
    <w:rsid w:val="00C35F8C"/>
    <w:rsid w:val="00C3603F"/>
    <w:rsid w:val="00C361F3"/>
    <w:rsid w:val="00C3628C"/>
    <w:rsid w:val="00C3636F"/>
    <w:rsid w:val="00C36571"/>
    <w:rsid w:val="00C365B8"/>
    <w:rsid w:val="00C365CB"/>
    <w:rsid w:val="00C365F0"/>
    <w:rsid w:val="00C365F4"/>
    <w:rsid w:val="00C36608"/>
    <w:rsid w:val="00C36623"/>
    <w:rsid w:val="00C3665C"/>
    <w:rsid w:val="00C3667D"/>
    <w:rsid w:val="00C36791"/>
    <w:rsid w:val="00C367BF"/>
    <w:rsid w:val="00C36863"/>
    <w:rsid w:val="00C368FD"/>
    <w:rsid w:val="00C368FE"/>
    <w:rsid w:val="00C36914"/>
    <w:rsid w:val="00C3699F"/>
    <w:rsid w:val="00C369CB"/>
    <w:rsid w:val="00C36AD8"/>
    <w:rsid w:val="00C36B02"/>
    <w:rsid w:val="00C36C1B"/>
    <w:rsid w:val="00C36C95"/>
    <w:rsid w:val="00C36CD3"/>
    <w:rsid w:val="00C36D7D"/>
    <w:rsid w:val="00C36DBD"/>
    <w:rsid w:val="00C36DE2"/>
    <w:rsid w:val="00C36E23"/>
    <w:rsid w:val="00C36E4A"/>
    <w:rsid w:val="00C36E75"/>
    <w:rsid w:val="00C36EC1"/>
    <w:rsid w:val="00C3714B"/>
    <w:rsid w:val="00C37186"/>
    <w:rsid w:val="00C371DF"/>
    <w:rsid w:val="00C3722E"/>
    <w:rsid w:val="00C37280"/>
    <w:rsid w:val="00C372DF"/>
    <w:rsid w:val="00C372FE"/>
    <w:rsid w:val="00C37316"/>
    <w:rsid w:val="00C3742F"/>
    <w:rsid w:val="00C37453"/>
    <w:rsid w:val="00C374AD"/>
    <w:rsid w:val="00C374CC"/>
    <w:rsid w:val="00C37575"/>
    <w:rsid w:val="00C3761B"/>
    <w:rsid w:val="00C376AE"/>
    <w:rsid w:val="00C376C8"/>
    <w:rsid w:val="00C37835"/>
    <w:rsid w:val="00C37838"/>
    <w:rsid w:val="00C378B6"/>
    <w:rsid w:val="00C37A2E"/>
    <w:rsid w:val="00C37A5C"/>
    <w:rsid w:val="00C37AC2"/>
    <w:rsid w:val="00C37B55"/>
    <w:rsid w:val="00C37BAC"/>
    <w:rsid w:val="00C37C33"/>
    <w:rsid w:val="00C37C9F"/>
    <w:rsid w:val="00C37CE9"/>
    <w:rsid w:val="00C37D25"/>
    <w:rsid w:val="00C37DB8"/>
    <w:rsid w:val="00C400A0"/>
    <w:rsid w:val="00C401AB"/>
    <w:rsid w:val="00C401E7"/>
    <w:rsid w:val="00C402AA"/>
    <w:rsid w:val="00C403D3"/>
    <w:rsid w:val="00C4043B"/>
    <w:rsid w:val="00C40609"/>
    <w:rsid w:val="00C40643"/>
    <w:rsid w:val="00C4071A"/>
    <w:rsid w:val="00C40790"/>
    <w:rsid w:val="00C408A4"/>
    <w:rsid w:val="00C408D9"/>
    <w:rsid w:val="00C4094B"/>
    <w:rsid w:val="00C4095C"/>
    <w:rsid w:val="00C40982"/>
    <w:rsid w:val="00C409D9"/>
    <w:rsid w:val="00C409FD"/>
    <w:rsid w:val="00C40A46"/>
    <w:rsid w:val="00C40B5F"/>
    <w:rsid w:val="00C40B60"/>
    <w:rsid w:val="00C40C51"/>
    <w:rsid w:val="00C40C67"/>
    <w:rsid w:val="00C40CAD"/>
    <w:rsid w:val="00C40CCB"/>
    <w:rsid w:val="00C40D4F"/>
    <w:rsid w:val="00C40DD9"/>
    <w:rsid w:val="00C40E3F"/>
    <w:rsid w:val="00C40ECC"/>
    <w:rsid w:val="00C41038"/>
    <w:rsid w:val="00C41234"/>
    <w:rsid w:val="00C412DA"/>
    <w:rsid w:val="00C41489"/>
    <w:rsid w:val="00C414EF"/>
    <w:rsid w:val="00C4158D"/>
    <w:rsid w:val="00C415F3"/>
    <w:rsid w:val="00C41906"/>
    <w:rsid w:val="00C41AD2"/>
    <w:rsid w:val="00C41BAF"/>
    <w:rsid w:val="00C41C4F"/>
    <w:rsid w:val="00C41CD4"/>
    <w:rsid w:val="00C41D83"/>
    <w:rsid w:val="00C41F5A"/>
    <w:rsid w:val="00C41FB4"/>
    <w:rsid w:val="00C42001"/>
    <w:rsid w:val="00C42143"/>
    <w:rsid w:val="00C4219F"/>
    <w:rsid w:val="00C4223F"/>
    <w:rsid w:val="00C42270"/>
    <w:rsid w:val="00C42273"/>
    <w:rsid w:val="00C4229F"/>
    <w:rsid w:val="00C422FE"/>
    <w:rsid w:val="00C423C0"/>
    <w:rsid w:val="00C424AA"/>
    <w:rsid w:val="00C4252F"/>
    <w:rsid w:val="00C4254A"/>
    <w:rsid w:val="00C425C9"/>
    <w:rsid w:val="00C4261D"/>
    <w:rsid w:val="00C42753"/>
    <w:rsid w:val="00C429C4"/>
    <w:rsid w:val="00C429ED"/>
    <w:rsid w:val="00C42A10"/>
    <w:rsid w:val="00C42A1D"/>
    <w:rsid w:val="00C42A57"/>
    <w:rsid w:val="00C42AEF"/>
    <w:rsid w:val="00C42B4D"/>
    <w:rsid w:val="00C42BD0"/>
    <w:rsid w:val="00C42BE3"/>
    <w:rsid w:val="00C42C26"/>
    <w:rsid w:val="00C42C4A"/>
    <w:rsid w:val="00C42C4D"/>
    <w:rsid w:val="00C42CE6"/>
    <w:rsid w:val="00C42D31"/>
    <w:rsid w:val="00C42D46"/>
    <w:rsid w:val="00C42EBF"/>
    <w:rsid w:val="00C4334E"/>
    <w:rsid w:val="00C433E4"/>
    <w:rsid w:val="00C4344D"/>
    <w:rsid w:val="00C43485"/>
    <w:rsid w:val="00C434A9"/>
    <w:rsid w:val="00C43589"/>
    <w:rsid w:val="00C43599"/>
    <w:rsid w:val="00C43672"/>
    <w:rsid w:val="00C437BE"/>
    <w:rsid w:val="00C4380A"/>
    <w:rsid w:val="00C43884"/>
    <w:rsid w:val="00C43936"/>
    <w:rsid w:val="00C4394C"/>
    <w:rsid w:val="00C4399F"/>
    <w:rsid w:val="00C43A14"/>
    <w:rsid w:val="00C43A36"/>
    <w:rsid w:val="00C43AC7"/>
    <w:rsid w:val="00C43B22"/>
    <w:rsid w:val="00C43C64"/>
    <w:rsid w:val="00C43C6F"/>
    <w:rsid w:val="00C43C99"/>
    <w:rsid w:val="00C43D43"/>
    <w:rsid w:val="00C43DB1"/>
    <w:rsid w:val="00C43DFC"/>
    <w:rsid w:val="00C43E0A"/>
    <w:rsid w:val="00C43E8B"/>
    <w:rsid w:val="00C43EC4"/>
    <w:rsid w:val="00C43F65"/>
    <w:rsid w:val="00C44145"/>
    <w:rsid w:val="00C44160"/>
    <w:rsid w:val="00C441ED"/>
    <w:rsid w:val="00C442A9"/>
    <w:rsid w:val="00C44312"/>
    <w:rsid w:val="00C4433B"/>
    <w:rsid w:val="00C444BA"/>
    <w:rsid w:val="00C445A9"/>
    <w:rsid w:val="00C44610"/>
    <w:rsid w:val="00C44651"/>
    <w:rsid w:val="00C44782"/>
    <w:rsid w:val="00C447C1"/>
    <w:rsid w:val="00C447CA"/>
    <w:rsid w:val="00C44807"/>
    <w:rsid w:val="00C44815"/>
    <w:rsid w:val="00C44826"/>
    <w:rsid w:val="00C4489B"/>
    <w:rsid w:val="00C4492C"/>
    <w:rsid w:val="00C4493C"/>
    <w:rsid w:val="00C44975"/>
    <w:rsid w:val="00C4498B"/>
    <w:rsid w:val="00C44996"/>
    <w:rsid w:val="00C44A25"/>
    <w:rsid w:val="00C44BEA"/>
    <w:rsid w:val="00C44BF6"/>
    <w:rsid w:val="00C44C16"/>
    <w:rsid w:val="00C44CEB"/>
    <w:rsid w:val="00C44D39"/>
    <w:rsid w:val="00C44E95"/>
    <w:rsid w:val="00C44E9D"/>
    <w:rsid w:val="00C44EF5"/>
    <w:rsid w:val="00C4508D"/>
    <w:rsid w:val="00C450C8"/>
    <w:rsid w:val="00C450DF"/>
    <w:rsid w:val="00C4528D"/>
    <w:rsid w:val="00C45302"/>
    <w:rsid w:val="00C45377"/>
    <w:rsid w:val="00C45394"/>
    <w:rsid w:val="00C454A5"/>
    <w:rsid w:val="00C45577"/>
    <w:rsid w:val="00C45604"/>
    <w:rsid w:val="00C456D9"/>
    <w:rsid w:val="00C456DD"/>
    <w:rsid w:val="00C4578C"/>
    <w:rsid w:val="00C45795"/>
    <w:rsid w:val="00C458D2"/>
    <w:rsid w:val="00C4599D"/>
    <w:rsid w:val="00C459D3"/>
    <w:rsid w:val="00C45B66"/>
    <w:rsid w:val="00C45C07"/>
    <w:rsid w:val="00C45C5E"/>
    <w:rsid w:val="00C45C81"/>
    <w:rsid w:val="00C45E88"/>
    <w:rsid w:val="00C45E9F"/>
    <w:rsid w:val="00C45EC7"/>
    <w:rsid w:val="00C46038"/>
    <w:rsid w:val="00C461C8"/>
    <w:rsid w:val="00C461D0"/>
    <w:rsid w:val="00C4624B"/>
    <w:rsid w:val="00C46272"/>
    <w:rsid w:val="00C46277"/>
    <w:rsid w:val="00C4628A"/>
    <w:rsid w:val="00C463D7"/>
    <w:rsid w:val="00C46435"/>
    <w:rsid w:val="00C464DC"/>
    <w:rsid w:val="00C464F0"/>
    <w:rsid w:val="00C465E0"/>
    <w:rsid w:val="00C46767"/>
    <w:rsid w:val="00C467A4"/>
    <w:rsid w:val="00C467F5"/>
    <w:rsid w:val="00C46810"/>
    <w:rsid w:val="00C46A04"/>
    <w:rsid w:val="00C46A52"/>
    <w:rsid w:val="00C46AB3"/>
    <w:rsid w:val="00C46AE1"/>
    <w:rsid w:val="00C46B5D"/>
    <w:rsid w:val="00C46BF6"/>
    <w:rsid w:val="00C46BFE"/>
    <w:rsid w:val="00C46D62"/>
    <w:rsid w:val="00C46D95"/>
    <w:rsid w:val="00C46DC3"/>
    <w:rsid w:val="00C46E8F"/>
    <w:rsid w:val="00C46EEB"/>
    <w:rsid w:val="00C46EF9"/>
    <w:rsid w:val="00C46FA9"/>
    <w:rsid w:val="00C47137"/>
    <w:rsid w:val="00C471B9"/>
    <w:rsid w:val="00C471F3"/>
    <w:rsid w:val="00C47203"/>
    <w:rsid w:val="00C472C5"/>
    <w:rsid w:val="00C47316"/>
    <w:rsid w:val="00C473CA"/>
    <w:rsid w:val="00C473CB"/>
    <w:rsid w:val="00C4741E"/>
    <w:rsid w:val="00C47466"/>
    <w:rsid w:val="00C474C2"/>
    <w:rsid w:val="00C47591"/>
    <w:rsid w:val="00C475E1"/>
    <w:rsid w:val="00C476BF"/>
    <w:rsid w:val="00C476C7"/>
    <w:rsid w:val="00C476EA"/>
    <w:rsid w:val="00C47720"/>
    <w:rsid w:val="00C4772B"/>
    <w:rsid w:val="00C477C0"/>
    <w:rsid w:val="00C47831"/>
    <w:rsid w:val="00C47870"/>
    <w:rsid w:val="00C47892"/>
    <w:rsid w:val="00C479F5"/>
    <w:rsid w:val="00C47A34"/>
    <w:rsid w:val="00C47A73"/>
    <w:rsid w:val="00C47AB4"/>
    <w:rsid w:val="00C47AF7"/>
    <w:rsid w:val="00C47BB1"/>
    <w:rsid w:val="00C47CDD"/>
    <w:rsid w:val="00C47D27"/>
    <w:rsid w:val="00C47D3B"/>
    <w:rsid w:val="00C47D8A"/>
    <w:rsid w:val="00C47DBD"/>
    <w:rsid w:val="00C47DF0"/>
    <w:rsid w:val="00C47E62"/>
    <w:rsid w:val="00C47F25"/>
    <w:rsid w:val="00C4C224"/>
    <w:rsid w:val="00C4CBDE"/>
    <w:rsid w:val="00C50134"/>
    <w:rsid w:val="00C501AA"/>
    <w:rsid w:val="00C50266"/>
    <w:rsid w:val="00C502E3"/>
    <w:rsid w:val="00C50310"/>
    <w:rsid w:val="00C503EC"/>
    <w:rsid w:val="00C50463"/>
    <w:rsid w:val="00C504FF"/>
    <w:rsid w:val="00C5054A"/>
    <w:rsid w:val="00C50575"/>
    <w:rsid w:val="00C505BA"/>
    <w:rsid w:val="00C505BC"/>
    <w:rsid w:val="00C50640"/>
    <w:rsid w:val="00C5065C"/>
    <w:rsid w:val="00C506F1"/>
    <w:rsid w:val="00C50707"/>
    <w:rsid w:val="00C50715"/>
    <w:rsid w:val="00C50844"/>
    <w:rsid w:val="00C50846"/>
    <w:rsid w:val="00C5095C"/>
    <w:rsid w:val="00C509A7"/>
    <w:rsid w:val="00C509D0"/>
    <w:rsid w:val="00C50A11"/>
    <w:rsid w:val="00C50A72"/>
    <w:rsid w:val="00C50AEC"/>
    <w:rsid w:val="00C50B25"/>
    <w:rsid w:val="00C50B53"/>
    <w:rsid w:val="00C50BB3"/>
    <w:rsid w:val="00C50BB7"/>
    <w:rsid w:val="00C50C49"/>
    <w:rsid w:val="00C50D5B"/>
    <w:rsid w:val="00C50E40"/>
    <w:rsid w:val="00C50ED3"/>
    <w:rsid w:val="00C50F5A"/>
    <w:rsid w:val="00C50FAE"/>
    <w:rsid w:val="00C51160"/>
    <w:rsid w:val="00C511F1"/>
    <w:rsid w:val="00C51288"/>
    <w:rsid w:val="00C51321"/>
    <w:rsid w:val="00C51369"/>
    <w:rsid w:val="00C51482"/>
    <w:rsid w:val="00C5148C"/>
    <w:rsid w:val="00C514A5"/>
    <w:rsid w:val="00C5150E"/>
    <w:rsid w:val="00C516C7"/>
    <w:rsid w:val="00C516E8"/>
    <w:rsid w:val="00C51854"/>
    <w:rsid w:val="00C51884"/>
    <w:rsid w:val="00C5195C"/>
    <w:rsid w:val="00C5199D"/>
    <w:rsid w:val="00C5199E"/>
    <w:rsid w:val="00C519A7"/>
    <w:rsid w:val="00C51A28"/>
    <w:rsid w:val="00C51A2D"/>
    <w:rsid w:val="00C51AA9"/>
    <w:rsid w:val="00C51ABE"/>
    <w:rsid w:val="00C51AD6"/>
    <w:rsid w:val="00C51C3A"/>
    <w:rsid w:val="00C51CAD"/>
    <w:rsid w:val="00C51D4D"/>
    <w:rsid w:val="00C51DDD"/>
    <w:rsid w:val="00C51EC8"/>
    <w:rsid w:val="00C51ED2"/>
    <w:rsid w:val="00C51F10"/>
    <w:rsid w:val="00C51F79"/>
    <w:rsid w:val="00C52150"/>
    <w:rsid w:val="00C521DB"/>
    <w:rsid w:val="00C52232"/>
    <w:rsid w:val="00C52336"/>
    <w:rsid w:val="00C523BE"/>
    <w:rsid w:val="00C523F4"/>
    <w:rsid w:val="00C52471"/>
    <w:rsid w:val="00C52484"/>
    <w:rsid w:val="00C5251C"/>
    <w:rsid w:val="00C52577"/>
    <w:rsid w:val="00C525F6"/>
    <w:rsid w:val="00C52653"/>
    <w:rsid w:val="00C5270C"/>
    <w:rsid w:val="00C52759"/>
    <w:rsid w:val="00C5277C"/>
    <w:rsid w:val="00C52806"/>
    <w:rsid w:val="00C52827"/>
    <w:rsid w:val="00C52A82"/>
    <w:rsid w:val="00C52BA2"/>
    <w:rsid w:val="00C52BE5"/>
    <w:rsid w:val="00C52C13"/>
    <w:rsid w:val="00C52D49"/>
    <w:rsid w:val="00C52D59"/>
    <w:rsid w:val="00C52D7B"/>
    <w:rsid w:val="00C52D8F"/>
    <w:rsid w:val="00C52E93"/>
    <w:rsid w:val="00C52EA1"/>
    <w:rsid w:val="00C52F34"/>
    <w:rsid w:val="00C52FEE"/>
    <w:rsid w:val="00C530D8"/>
    <w:rsid w:val="00C53128"/>
    <w:rsid w:val="00C53139"/>
    <w:rsid w:val="00C53189"/>
    <w:rsid w:val="00C53197"/>
    <w:rsid w:val="00C531EA"/>
    <w:rsid w:val="00C53348"/>
    <w:rsid w:val="00C533AF"/>
    <w:rsid w:val="00C533B4"/>
    <w:rsid w:val="00C534AC"/>
    <w:rsid w:val="00C53526"/>
    <w:rsid w:val="00C53541"/>
    <w:rsid w:val="00C53543"/>
    <w:rsid w:val="00C5354B"/>
    <w:rsid w:val="00C53727"/>
    <w:rsid w:val="00C53838"/>
    <w:rsid w:val="00C5387A"/>
    <w:rsid w:val="00C538DA"/>
    <w:rsid w:val="00C53930"/>
    <w:rsid w:val="00C539CA"/>
    <w:rsid w:val="00C53A2C"/>
    <w:rsid w:val="00C53A4E"/>
    <w:rsid w:val="00C53A77"/>
    <w:rsid w:val="00C53B15"/>
    <w:rsid w:val="00C53C76"/>
    <w:rsid w:val="00C53D40"/>
    <w:rsid w:val="00C53D5E"/>
    <w:rsid w:val="00C53DF5"/>
    <w:rsid w:val="00C53E3E"/>
    <w:rsid w:val="00C53F10"/>
    <w:rsid w:val="00C54089"/>
    <w:rsid w:val="00C54261"/>
    <w:rsid w:val="00C54333"/>
    <w:rsid w:val="00C54371"/>
    <w:rsid w:val="00C54429"/>
    <w:rsid w:val="00C5450F"/>
    <w:rsid w:val="00C5452E"/>
    <w:rsid w:val="00C5454D"/>
    <w:rsid w:val="00C54564"/>
    <w:rsid w:val="00C5459D"/>
    <w:rsid w:val="00C5469E"/>
    <w:rsid w:val="00C546D9"/>
    <w:rsid w:val="00C5476A"/>
    <w:rsid w:val="00C547E8"/>
    <w:rsid w:val="00C547F3"/>
    <w:rsid w:val="00C54942"/>
    <w:rsid w:val="00C549E4"/>
    <w:rsid w:val="00C54AC4"/>
    <w:rsid w:val="00C54AD3"/>
    <w:rsid w:val="00C54AF6"/>
    <w:rsid w:val="00C54B1F"/>
    <w:rsid w:val="00C54B2B"/>
    <w:rsid w:val="00C54B45"/>
    <w:rsid w:val="00C54B8E"/>
    <w:rsid w:val="00C54CA3"/>
    <w:rsid w:val="00C54CB8"/>
    <w:rsid w:val="00C54D27"/>
    <w:rsid w:val="00C54DAA"/>
    <w:rsid w:val="00C54E5B"/>
    <w:rsid w:val="00C54ED7"/>
    <w:rsid w:val="00C54F42"/>
    <w:rsid w:val="00C54FDE"/>
    <w:rsid w:val="00C5522D"/>
    <w:rsid w:val="00C5534A"/>
    <w:rsid w:val="00C55442"/>
    <w:rsid w:val="00C554A2"/>
    <w:rsid w:val="00C554B7"/>
    <w:rsid w:val="00C5563C"/>
    <w:rsid w:val="00C5563D"/>
    <w:rsid w:val="00C556B6"/>
    <w:rsid w:val="00C557F4"/>
    <w:rsid w:val="00C55897"/>
    <w:rsid w:val="00C55A19"/>
    <w:rsid w:val="00C55A57"/>
    <w:rsid w:val="00C55BD5"/>
    <w:rsid w:val="00C55D2D"/>
    <w:rsid w:val="00C56225"/>
    <w:rsid w:val="00C56246"/>
    <w:rsid w:val="00C56304"/>
    <w:rsid w:val="00C563D3"/>
    <w:rsid w:val="00C5640A"/>
    <w:rsid w:val="00C5654D"/>
    <w:rsid w:val="00C5663F"/>
    <w:rsid w:val="00C56695"/>
    <w:rsid w:val="00C566A1"/>
    <w:rsid w:val="00C56737"/>
    <w:rsid w:val="00C567CF"/>
    <w:rsid w:val="00C567FD"/>
    <w:rsid w:val="00C5688A"/>
    <w:rsid w:val="00C569D3"/>
    <w:rsid w:val="00C56AEF"/>
    <w:rsid w:val="00C56C4D"/>
    <w:rsid w:val="00C56CB9"/>
    <w:rsid w:val="00C56E3F"/>
    <w:rsid w:val="00C56E9F"/>
    <w:rsid w:val="00C56FE7"/>
    <w:rsid w:val="00C5707F"/>
    <w:rsid w:val="00C571EC"/>
    <w:rsid w:val="00C571EE"/>
    <w:rsid w:val="00C57279"/>
    <w:rsid w:val="00C5728A"/>
    <w:rsid w:val="00C572FC"/>
    <w:rsid w:val="00C5737C"/>
    <w:rsid w:val="00C574B3"/>
    <w:rsid w:val="00C575D5"/>
    <w:rsid w:val="00C575F4"/>
    <w:rsid w:val="00C576EA"/>
    <w:rsid w:val="00C577DE"/>
    <w:rsid w:val="00C5782D"/>
    <w:rsid w:val="00C57A3F"/>
    <w:rsid w:val="00C57AD9"/>
    <w:rsid w:val="00C57C53"/>
    <w:rsid w:val="00C57D65"/>
    <w:rsid w:val="00C57D9E"/>
    <w:rsid w:val="00C57EDF"/>
    <w:rsid w:val="00C57EFF"/>
    <w:rsid w:val="00C57F08"/>
    <w:rsid w:val="00C57F3B"/>
    <w:rsid w:val="00C600E9"/>
    <w:rsid w:val="00C60118"/>
    <w:rsid w:val="00C60229"/>
    <w:rsid w:val="00C60254"/>
    <w:rsid w:val="00C603FC"/>
    <w:rsid w:val="00C605A9"/>
    <w:rsid w:val="00C605E5"/>
    <w:rsid w:val="00C60600"/>
    <w:rsid w:val="00C6060B"/>
    <w:rsid w:val="00C60681"/>
    <w:rsid w:val="00C606D4"/>
    <w:rsid w:val="00C6072B"/>
    <w:rsid w:val="00C60739"/>
    <w:rsid w:val="00C608C5"/>
    <w:rsid w:val="00C60956"/>
    <w:rsid w:val="00C6099D"/>
    <w:rsid w:val="00C60C11"/>
    <w:rsid w:val="00C60C1F"/>
    <w:rsid w:val="00C60C83"/>
    <w:rsid w:val="00C60D57"/>
    <w:rsid w:val="00C60D77"/>
    <w:rsid w:val="00C60DC8"/>
    <w:rsid w:val="00C60DCE"/>
    <w:rsid w:val="00C60E25"/>
    <w:rsid w:val="00C60ED4"/>
    <w:rsid w:val="00C60F20"/>
    <w:rsid w:val="00C60F7E"/>
    <w:rsid w:val="00C6105E"/>
    <w:rsid w:val="00C61061"/>
    <w:rsid w:val="00C61299"/>
    <w:rsid w:val="00C61382"/>
    <w:rsid w:val="00C61385"/>
    <w:rsid w:val="00C61477"/>
    <w:rsid w:val="00C614F6"/>
    <w:rsid w:val="00C615CE"/>
    <w:rsid w:val="00C616AB"/>
    <w:rsid w:val="00C616AC"/>
    <w:rsid w:val="00C61746"/>
    <w:rsid w:val="00C617B9"/>
    <w:rsid w:val="00C6185D"/>
    <w:rsid w:val="00C61998"/>
    <w:rsid w:val="00C619AD"/>
    <w:rsid w:val="00C619B7"/>
    <w:rsid w:val="00C619CD"/>
    <w:rsid w:val="00C61A09"/>
    <w:rsid w:val="00C61A35"/>
    <w:rsid w:val="00C61AD2"/>
    <w:rsid w:val="00C61AEF"/>
    <w:rsid w:val="00C61AF7"/>
    <w:rsid w:val="00C61C63"/>
    <w:rsid w:val="00C61D49"/>
    <w:rsid w:val="00C62001"/>
    <w:rsid w:val="00C620BE"/>
    <w:rsid w:val="00C620D0"/>
    <w:rsid w:val="00C62120"/>
    <w:rsid w:val="00C62148"/>
    <w:rsid w:val="00C62199"/>
    <w:rsid w:val="00C622B0"/>
    <w:rsid w:val="00C622BA"/>
    <w:rsid w:val="00C622DA"/>
    <w:rsid w:val="00C62373"/>
    <w:rsid w:val="00C62411"/>
    <w:rsid w:val="00C62473"/>
    <w:rsid w:val="00C62504"/>
    <w:rsid w:val="00C62672"/>
    <w:rsid w:val="00C62698"/>
    <w:rsid w:val="00C62725"/>
    <w:rsid w:val="00C62728"/>
    <w:rsid w:val="00C6276B"/>
    <w:rsid w:val="00C62814"/>
    <w:rsid w:val="00C62927"/>
    <w:rsid w:val="00C6293F"/>
    <w:rsid w:val="00C62962"/>
    <w:rsid w:val="00C62A0C"/>
    <w:rsid w:val="00C62A45"/>
    <w:rsid w:val="00C62B06"/>
    <w:rsid w:val="00C62C1A"/>
    <w:rsid w:val="00C62CED"/>
    <w:rsid w:val="00C62D9C"/>
    <w:rsid w:val="00C62DCA"/>
    <w:rsid w:val="00C62E28"/>
    <w:rsid w:val="00C62F0F"/>
    <w:rsid w:val="00C62F1D"/>
    <w:rsid w:val="00C62F34"/>
    <w:rsid w:val="00C63007"/>
    <w:rsid w:val="00C63091"/>
    <w:rsid w:val="00C630B2"/>
    <w:rsid w:val="00C630FA"/>
    <w:rsid w:val="00C63218"/>
    <w:rsid w:val="00C632D1"/>
    <w:rsid w:val="00C63366"/>
    <w:rsid w:val="00C634A9"/>
    <w:rsid w:val="00C63508"/>
    <w:rsid w:val="00C63573"/>
    <w:rsid w:val="00C635DC"/>
    <w:rsid w:val="00C63753"/>
    <w:rsid w:val="00C637B8"/>
    <w:rsid w:val="00C637CF"/>
    <w:rsid w:val="00C637EF"/>
    <w:rsid w:val="00C63856"/>
    <w:rsid w:val="00C63902"/>
    <w:rsid w:val="00C63918"/>
    <w:rsid w:val="00C6393E"/>
    <w:rsid w:val="00C639B8"/>
    <w:rsid w:val="00C63A54"/>
    <w:rsid w:val="00C63B56"/>
    <w:rsid w:val="00C63B5D"/>
    <w:rsid w:val="00C63BA5"/>
    <w:rsid w:val="00C63BC5"/>
    <w:rsid w:val="00C63C4C"/>
    <w:rsid w:val="00C63C4F"/>
    <w:rsid w:val="00C63C90"/>
    <w:rsid w:val="00C63ED4"/>
    <w:rsid w:val="00C63F41"/>
    <w:rsid w:val="00C63FA3"/>
    <w:rsid w:val="00C64066"/>
    <w:rsid w:val="00C64081"/>
    <w:rsid w:val="00C641D6"/>
    <w:rsid w:val="00C64230"/>
    <w:rsid w:val="00C643AF"/>
    <w:rsid w:val="00C644E8"/>
    <w:rsid w:val="00C64555"/>
    <w:rsid w:val="00C64576"/>
    <w:rsid w:val="00C647A4"/>
    <w:rsid w:val="00C64A95"/>
    <w:rsid w:val="00C64ABA"/>
    <w:rsid w:val="00C64BD6"/>
    <w:rsid w:val="00C64CF4"/>
    <w:rsid w:val="00C64CF9"/>
    <w:rsid w:val="00C64D61"/>
    <w:rsid w:val="00C64D8D"/>
    <w:rsid w:val="00C64DAD"/>
    <w:rsid w:val="00C64DF1"/>
    <w:rsid w:val="00C64E42"/>
    <w:rsid w:val="00C64EBA"/>
    <w:rsid w:val="00C64F2C"/>
    <w:rsid w:val="00C64FD3"/>
    <w:rsid w:val="00C650E3"/>
    <w:rsid w:val="00C65191"/>
    <w:rsid w:val="00C65245"/>
    <w:rsid w:val="00C653D2"/>
    <w:rsid w:val="00C65465"/>
    <w:rsid w:val="00C656F3"/>
    <w:rsid w:val="00C6572E"/>
    <w:rsid w:val="00C65751"/>
    <w:rsid w:val="00C65766"/>
    <w:rsid w:val="00C6576B"/>
    <w:rsid w:val="00C65789"/>
    <w:rsid w:val="00C658AC"/>
    <w:rsid w:val="00C65996"/>
    <w:rsid w:val="00C65A11"/>
    <w:rsid w:val="00C65A88"/>
    <w:rsid w:val="00C65B32"/>
    <w:rsid w:val="00C65BD1"/>
    <w:rsid w:val="00C65C00"/>
    <w:rsid w:val="00C65C7B"/>
    <w:rsid w:val="00C65DBF"/>
    <w:rsid w:val="00C65E0B"/>
    <w:rsid w:val="00C65EA7"/>
    <w:rsid w:val="00C65EE7"/>
    <w:rsid w:val="00C65FD8"/>
    <w:rsid w:val="00C66216"/>
    <w:rsid w:val="00C662B7"/>
    <w:rsid w:val="00C663A9"/>
    <w:rsid w:val="00C663B8"/>
    <w:rsid w:val="00C6642A"/>
    <w:rsid w:val="00C664CE"/>
    <w:rsid w:val="00C6652C"/>
    <w:rsid w:val="00C66617"/>
    <w:rsid w:val="00C66678"/>
    <w:rsid w:val="00C667B7"/>
    <w:rsid w:val="00C667C2"/>
    <w:rsid w:val="00C6681A"/>
    <w:rsid w:val="00C6681D"/>
    <w:rsid w:val="00C6687B"/>
    <w:rsid w:val="00C66902"/>
    <w:rsid w:val="00C669D2"/>
    <w:rsid w:val="00C669E8"/>
    <w:rsid w:val="00C669F5"/>
    <w:rsid w:val="00C66A81"/>
    <w:rsid w:val="00C66B00"/>
    <w:rsid w:val="00C66B24"/>
    <w:rsid w:val="00C66B35"/>
    <w:rsid w:val="00C66B5F"/>
    <w:rsid w:val="00C66CF9"/>
    <w:rsid w:val="00C66E0D"/>
    <w:rsid w:val="00C66F46"/>
    <w:rsid w:val="00C66F56"/>
    <w:rsid w:val="00C66F63"/>
    <w:rsid w:val="00C6703E"/>
    <w:rsid w:val="00C67074"/>
    <w:rsid w:val="00C672C6"/>
    <w:rsid w:val="00C6736B"/>
    <w:rsid w:val="00C6736E"/>
    <w:rsid w:val="00C673AA"/>
    <w:rsid w:val="00C673C8"/>
    <w:rsid w:val="00C673F7"/>
    <w:rsid w:val="00C6749C"/>
    <w:rsid w:val="00C675B2"/>
    <w:rsid w:val="00C67665"/>
    <w:rsid w:val="00C67736"/>
    <w:rsid w:val="00C6778D"/>
    <w:rsid w:val="00C6780A"/>
    <w:rsid w:val="00C67842"/>
    <w:rsid w:val="00C678CF"/>
    <w:rsid w:val="00C678FC"/>
    <w:rsid w:val="00C67964"/>
    <w:rsid w:val="00C67A7A"/>
    <w:rsid w:val="00C67A95"/>
    <w:rsid w:val="00C67D33"/>
    <w:rsid w:val="00C67DD0"/>
    <w:rsid w:val="00C67E32"/>
    <w:rsid w:val="00C67E7F"/>
    <w:rsid w:val="00C67EDF"/>
    <w:rsid w:val="00C70024"/>
    <w:rsid w:val="00C70073"/>
    <w:rsid w:val="00C70243"/>
    <w:rsid w:val="00C70298"/>
    <w:rsid w:val="00C70451"/>
    <w:rsid w:val="00C704D9"/>
    <w:rsid w:val="00C70504"/>
    <w:rsid w:val="00C7051D"/>
    <w:rsid w:val="00C7053C"/>
    <w:rsid w:val="00C705A7"/>
    <w:rsid w:val="00C706B7"/>
    <w:rsid w:val="00C708BB"/>
    <w:rsid w:val="00C7092A"/>
    <w:rsid w:val="00C70AA7"/>
    <w:rsid w:val="00C70AA9"/>
    <w:rsid w:val="00C70B32"/>
    <w:rsid w:val="00C70C55"/>
    <w:rsid w:val="00C70DF4"/>
    <w:rsid w:val="00C70E07"/>
    <w:rsid w:val="00C70EE1"/>
    <w:rsid w:val="00C70EF9"/>
    <w:rsid w:val="00C70F70"/>
    <w:rsid w:val="00C71062"/>
    <w:rsid w:val="00C71073"/>
    <w:rsid w:val="00C710DD"/>
    <w:rsid w:val="00C710E3"/>
    <w:rsid w:val="00C711A1"/>
    <w:rsid w:val="00C711E7"/>
    <w:rsid w:val="00C7120C"/>
    <w:rsid w:val="00C71255"/>
    <w:rsid w:val="00C7127F"/>
    <w:rsid w:val="00C712F8"/>
    <w:rsid w:val="00C7138A"/>
    <w:rsid w:val="00C7138D"/>
    <w:rsid w:val="00C713E9"/>
    <w:rsid w:val="00C71414"/>
    <w:rsid w:val="00C7154F"/>
    <w:rsid w:val="00C71587"/>
    <w:rsid w:val="00C717BF"/>
    <w:rsid w:val="00C719FB"/>
    <w:rsid w:val="00C71A29"/>
    <w:rsid w:val="00C71A92"/>
    <w:rsid w:val="00C71BF0"/>
    <w:rsid w:val="00C71CCA"/>
    <w:rsid w:val="00C71CD7"/>
    <w:rsid w:val="00C71CDB"/>
    <w:rsid w:val="00C71D3E"/>
    <w:rsid w:val="00C71D7D"/>
    <w:rsid w:val="00C71D84"/>
    <w:rsid w:val="00C71DD9"/>
    <w:rsid w:val="00C71E59"/>
    <w:rsid w:val="00C71E82"/>
    <w:rsid w:val="00C71E9E"/>
    <w:rsid w:val="00C71F16"/>
    <w:rsid w:val="00C7200E"/>
    <w:rsid w:val="00C72015"/>
    <w:rsid w:val="00C720FC"/>
    <w:rsid w:val="00C72109"/>
    <w:rsid w:val="00C721AE"/>
    <w:rsid w:val="00C7222B"/>
    <w:rsid w:val="00C7223C"/>
    <w:rsid w:val="00C72457"/>
    <w:rsid w:val="00C72480"/>
    <w:rsid w:val="00C72536"/>
    <w:rsid w:val="00C725DE"/>
    <w:rsid w:val="00C72680"/>
    <w:rsid w:val="00C7273B"/>
    <w:rsid w:val="00C7277C"/>
    <w:rsid w:val="00C727B2"/>
    <w:rsid w:val="00C727CD"/>
    <w:rsid w:val="00C727DE"/>
    <w:rsid w:val="00C72817"/>
    <w:rsid w:val="00C72822"/>
    <w:rsid w:val="00C72888"/>
    <w:rsid w:val="00C72936"/>
    <w:rsid w:val="00C72937"/>
    <w:rsid w:val="00C729D0"/>
    <w:rsid w:val="00C729FB"/>
    <w:rsid w:val="00C72A6A"/>
    <w:rsid w:val="00C72B48"/>
    <w:rsid w:val="00C72DCC"/>
    <w:rsid w:val="00C72E5A"/>
    <w:rsid w:val="00C72F72"/>
    <w:rsid w:val="00C73020"/>
    <w:rsid w:val="00C73024"/>
    <w:rsid w:val="00C7303B"/>
    <w:rsid w:val="00C7318D"/>
    <w:rsid w:val="00C73214"/>
    <w:rsid w:val="00C73219"/>
    <w:rsid w:val="00C73228"/>
    <w:rsid w:val="00C732AA"/>
    <w:rsid w:val="00C732FA"/>
    <w:rsid w:val="00C73314"/>
    <w:rsid w:val="00C7337C"/>
    <w:rsid w:val="00C734A7"/>
    <w:rsid w:val="00C734AD"/>
    <w:rsid w:val="00C734E8"/>
    <w:rsid w:val="00C734EA"/>
    <w:rsid w:val="00C7362A"/>
    <w:rsid w:val="00C736E2"/>
    <w:rsid w:val="00C737FA"/>
    <w:rsid w:val="00C738BC"/>
    <w:rsid w:val="00C73901"/>
    <w:rsid w:val="00C73AAD"/>
    <w:rsid w:val="00C73AB4"/>
    <w:rsid w:val="00C73AE2"/>
    <w:rsid w:val="00C73B9C"/>
    <w:rsid w:val="00C73C36"/>
    <w:rsid w:val="00C73D1D"/>
    <w:rsid w:val="00C73E81"/>
    <w:rsid w:val="00C73F1A"/>
    <w:rsid w:val="00C73F77"/>
    <w:rsid w:val="00C73F81"/>
    <w:rsid w:val="00C740DA"/>
    <w:rsid w:val="00C74159"/>
    <w:rsid w:val="00C74185"/>
    <w:rsid w:val="00C741A9"/>
    <w:rsid w:val="00C741F2"/>
    <w:rsid w:val="00C7423E"/>
    <w:rsid w:val="00C74318"/>
    <w:rsid w:val="00C743BD"/>
    <w:rsid w:val="00C7441A"/>
    <w:rsid w:val="00C7445C"/>
    <w:rsid w:val="00C744CF"/>
    <w:rsid w:val="00C74536"/>
    <w:rsid w:val="00C7454A"/>
    <w:rsid w:val="00C74757"/>
    <w:rsid w:val="00C74897"/>
    <w:rsid w:val="00C7492A"/>
    <w:rsid w:val="00C74A6F"/>
    <w:rsid w:val="00C74C20"/>
    <w:rsid w:val="00C74C6A"/>
    <w:rsid w:val="00C74C9E"/>
    <w:rsid w:val="00C74CE4"/>
    <w:rsid w:val="00C74CF3"/>
    <w:rsid w:val="00C74F89"/>
    <w:rsid w:val="00C75030"/>
    <w:rsid w:val="00C750B7"/>
    <w:rsid w:val="00C750BD"/>
    <w:rsid w:val="00C751BA"/>
    <w:rsid w:val="00C751DD"/>
    <w:rsid w:val="00C75204"/>
    <w:rsid w:val="00C7520C"/>
    <w:rsid w:val="00C75236"/>
    <w:rsid w:val="00C75238"/>
    <w:rsid w:val="00C752A8"/>
    <w:rsid w:val="00C753A5"/>
    <w:rsid w:val="00C753E4"/>
    <w:rsid w:val="00C753F5"/>
    <w:rsid w:val="00C755EB"/>
    <w:rsid w:val="00C75614"/>
    <w:rsid w:val="00C75687"/>
    <w:rsid w:val="00C75726"/>
    <w:rsid w:val="00C757B7"/>
    <w:rsid w:val="00C75946"/>
    <w:rsid w:val="00C75AEE"/>
    <w:rsid w:val="00C75BA5"/>
    <w:rsid w:val="00C75C8B"/>
    <w:rsid w:val="00C75D6E"/>
    <w:rsid w:val="00C75DF2"/>
    <w:rsid w:val="00C75E38"/>
    <w:rsid w:val="00C75F61"/>
    <w:rsid w:val="00C75FB1"/>
    <w:rsid w:val="00C75FFD"/>
    <w:rsid w:val="00C7601E"/>
    <w:rsid w:val="00C76121"/>
    <w:rsid w:val="00C76160"/>
    <w:rsid w:val="00C76241"/>
    <w:rsid w:val="00C762D9"/>
    <w:rsid w:val="00C76394"/>
    <w:rsid w:val="00C763A6"/>
    <w:rsid w:val="00C764D4"/>
    <w:rsid w:val="00C764FB"/>
    <w:rsid w:val="00C765B4"/>
    <w:rsid w:val="00C765B8"/>
    <w:rsid w:val="00C765D2"/>
    <w:rsid w:val="00C7661B"/>
    <w:rsid w:val="00C76698"/>
    <w:rsid w:val="00C766BF"/>
    <w:rsid w:val="00C76753"/>
    <w:rsid w:val="00C76788"/>
    <w:rsid w:val="00C7690D"/>
    <w:rsid w:val="00C76A25"/>
    <w:rsid w:val="00C76AEA"/>
    <w:rsid w:val="00C76AEB"/>
    <w:rsid w:val="00C76B31"/>
    <w:rsid w:val="00C76CA6"/>
    <w:rsid w:val="00C76CBB"/>
    <w:rsid w:val="00C76CED"/>
    <w:rsid w:val="00C76CF8"/>
    <w:rsid w:val="00C76D3D"/>
    <w:rsid w:val="00C76EAE"/>
    <w:rsid w:val="00C76EDB"/>
    <w:rsid w:val="00C76EED"/>
    <w:rsid w:val="00C76FA0"/>
    <w:rsid w:val="00C7702C"/>
    <w:rsid w:val="00C77046"/>
    <w:rsid w:val="00C77144"/>
    <w:rsid w:val="00C774BB"/>
    <w:rsid w:val="00C77570"/>
    <w:rsid w:val="00C775FB"/>
    <w:rsid w:val="00C776DA"/>
    <w:rsid w:val="00C77728"/>
    <w:rsid w:val="00C77761"/>
    <w:rsid w:val="00C77796"/>
    <w:rsid w:val="00C778D6"/>
    <w:rsid w:val="00C77AA2"/>
    <w:rsid w:val="00C77AD9"/>
    <w:rsid w:val="00C77C4F"/>
    <w:rsid w:val="00C77C95"/>
    <w:rsid w:val="00C77CC1"/>
    <w:rsid w:val="00C77E04"/>
    <w:rsid w:val="00C77FD8"/>
    <w:rsid w:val="00C77FF1"/>
    <w:rsid w:val="00C78A2D"/>
    <w:rsid w:val="00C8017D"/>
    <w:rsid w:val="00C80238"/>
    <w:rsid w:val="00C80246"/>
    <w:rsid w:val="00C8024E"/>
    <w:rsid w:val="00C8029F"/>
    <w:rsid w:val="00C80341"/>
    <w:rsid w:val="00C80473"/>
    <w:rsid w:val="00C80482"/>
    <w:rsid w:val="00C806D5"/>
    <w:rsid w:val="00C80712"/>
    <w:rsid w:val="00C80739"/>
    <w:rsid w:val="00C808DE"/>
    <w:rsid w:val="00C80901"/>
    <w:rsid w:val="00C80907"/>
    <w:rsid w:val="00C80A27"/>
    <w:rsid w:val="00C80D0D"/>
    <w:rsid w:val="00C80D2F"/>
    <w:rsid w:val="00C80DAE"/>
    <w:rsid w:val="00C80E42"/>
    <w:rsid w:val="00C80E9B"/>
    <w:rsid w:val="00C80EEE"/>
    <w:rsid w:val="00C80EF1"/>
    <w:rsid w:val="00C80F55"/>
    <w:rsid w:val="00C80F8C"/>
    <w:rsid w:val="00C810B5"/>
    <w:rsid w:val="00C811D9"/>
    <w:rsid w:val="00C8126B"/>
    <w:rsid w:val="00C812C3"/>
    <w:rsid w:val="00C812F6"/>
    <w:rsid w:val="00C814CB"/>
    <w:rsid w:val="00C814EA"/>
    <w:rsid w:val="00C814FE"/>
    <w:rsid w:val="00C81546"/>
    <w:rsid w:val="00C817C8"/>
    <w:rsid w:val="00C81844"/>
    <w:rsid w:val="00C8196B"/>
    <w:rsid w:val="00C81A6C"/>
    <w:rsid w:val="00C81B5C"/>
    <w:rsid w:val="00C81C98"/>
    <w:rsid w:val="00C81DA1"/>
    <w:rsid w:val="00C81E1C"/>
    <w:rsid w:val="00C81F32"/>
    <w:rsid w:val="00C81F7D"/>
    <w:rsid w:val="00C81FCB"/>
    <w:rsid w:val="00C8201A"/>
    <w:rsid w:val="00C82103"/>
    <w:rsid w:val="00C82248"/>
    <w:rsid w:val="00C82364"/>
    <w:rsid w:val="00C823A0"/>
    <w:rsid w:val="00C823AB"/>
    <w:rsid w:val="00C8240E"/>
    <w:rsid w:val="00C82436"/>
    <w:rsid w:val="00C824B7"/>
    <w:rsid w:val="00C8256E"/>
    <w:rsid w:val="00C82683"/>
    <w:rsid w:val="00C8269B"/>
    <w:rsid w:val="00C826AA"/>
    <w:rsid w:val="00C82725"/>
    <w:rsid w:val="00C82797"/>
    <w:rsid w:val="00C82829"/>
    <w:rsid w:val="00C82888"/>
    <w:rsid w:val="00C829BD"/>
    <w:rsid w:val="00C82A2B"/>
    <w:rsid w:val="00C82BA3"/>
    <w:rsid w:val="00C82BD3"/>
    <w:rsid w:val="00C82C30"/>
    <w:rsid w:val="00C82C6E"/>
    <w:rsid w:val="00C82CBE"/>
    <w:rsid w:val="00C82CFB"/>
    <w:rsid w:val="00C82E87"/>
    <w:rsid w:val="00C82EC9"/>
    <w:rsid w:val="00C82FAE"/>
    <w:rsid w:val="00C82FC8"/>
    <w:rsid w:val="00C83071"/>
    <w:rsid w:val="00C830EE"/>
    <w:rsid w:val="00C8311A"/>
    <w:rsid w:val="00C83126"/>
    <w:rsid w:val="00C83160"/>
    <w:rsid w:val="00C831B7"/>
    <w:rsid w:val="00C831E2"/>
    <w:rsid w:val="00C83215"/>
    <w:rsid w:val="00C83272"/>
    <w:rsid w:val="00C832ED"/>
    <w:rsid w:val="00C833CE"/>
    <w:rsid w:val="00C834D9"/>
    <w:rsid w:val="00C834FC"/>
    <w:rsid w:val="00C83583"/>
    <w:rsid w:val="00C835CF"/>
    <w:rsid w:val="00C836C7"/>
    <w:rsid w:val="00C8374B"/>
    <w:rsid w:val="00C83905"/>
    <w:rsid w:val="00C839C8"/>
    <w:rsid w:val="00C83A27"/>
    <w:rsid w:val="00C83A96"/>
    <w:rsid w:val="00C83A9B"/>
    <w:rsid w:val="00C83AEB"/>
    <w:rsid w:val="00C83B41"/>
    <w:rsid w:val="00C83B45"/>
    <w:rsid w:val="00C83BAE"/>
    <w:rsid w:val="00C83C9F"/>
    <w:rsid w:val="00C83D5C"/>
    <w:rsid w:val="00C83DD1"/>
    <w:rsid w:val="00C83EE3"/>
    <w:rsid w:val="00C8411A"/>
    <w:rsid w:val="00C84151"/>
    <w:rsid w:val="00C8415F"/>
    <w:rsid w:val="00C84161"/>
    <w:rsid w:val="00C8426C"/>
    <w:rsid w:val="00C84280"/>
    <w:rsid w:val="00C84282"/>
    <w:rsid w:val="00C843C8"/>
    <w:rsid w:val="00C843E9"/>
    <w:rsid w:val="00C84554"/>
    <w:rsid w:val="00C845AA"/>
    <w:rsid w:val="00C845C0"/>
    <w:rsid w:val="00C84617"/>
    <w:rsid w:val="00C8461F"/>
    <w:rsid w:val="00C8489A"/>
    <w:rsid w:val="00C849A7"/>
    <w:rsid w:val="00C849FC"/>
    <w:rsid w:val="00C84B1D"/>
    <w:rsid w:val="00C84B28"/>
    <w:rsid w:val="00C84B52"/>
    <w:rsid w:val="00C84BA6"/>
    <w:rsid w:val="00C84BC0"/>
    <w:rsid w:val="00C84C55"/>
    <w:rsid w:val="00C84C5E"/>
    <w:rsid w:val="00C84C80"/>
    <w:rsid w:val="00C84CF4"/>
    <w:rsid w:val="00C84D28"/>
    <w:rsid w:val="00C84EAD"/>
    <w:rsid w:val="00C84EB3"/>
    <w:rsid w:val="00C84F11"/>
    <w:rsid w:val="00C850BA"/>
    <w:rsid w:val="00C8515D"/>
    <w:rsid w:val="00C851B6"/>
    <w:rsid w:val="00C85255"/>
    <w:rsid w:val="00C852EB"/>
    <w:rsid w:val="00C852F9"/>
    <w:rsid w:val="00C85319"/>
    <w:rsid w:val="00C8534A"/>
    <w:rsid w:val="00C85389"/>
    <w:rsid w:val="00C8544D"/>
    <w:rsid w:val="00C854DA"/>
    <w:rsid w:val="00C8552E"/>
    <w:rsid w:val="00C8557C"/>
    <w:rsid w:val="00C85808"/>
    <w:rsid w:val="00C8580A"/>
    <w:rsid w:val="00C8586D"/>
    <w:rsid w:val="00C858BD"/>
    <w:rsid w:val="00C859CE"/>
    <w:rsid w:val="00C85A1A"/>
    <w:rsid w:val="00C85A1F"/>
    <w:rsid w:val="00C85B3C"/>
    <w:rsid w:val="00C85B50"/>
    <w:rsid w:val="00C85BB9"/>
    <w:rsid w:val="00C85BEE"/>
    <w:rsid w:val="00C85C8F"/>
    <w:rsid w:val="00C85CE6"/>
    <w:rsid w:val="00C85E93"/>
    <w:rsid w:val="00C85F44"/>
    <w:rsid w:val="00C85F54"/>
    <w:rsid w:val="00C85F65"/>
    <w:rsid w:val="00C85FB6"/>
    <w:rsid w:val="00C86181"/>
    <w:rsid w:val="00C861AA"/>
    <w:rsid w:val="00C8620E"/>
    <w:rsid w:val="00C862AD"/>
    <w:rsid w:val="00C8635D"/>
    <w:rsid w:val="00C86543"/>
    <w:rsid w:val="00C865A5"/>
    <w:rsid w:val="00C865AE"/>
    <w:rsid w:val="00C865DC"/>
    <w:rsid w:val="00C866BF"/>
    <w:rsid w:val="00C8670E"/>
    <w:rsid w:val="00C86857"/>
    <w:rsid w:val="00C8689B"/>
    <w:rsid w:val="00C868F0"/>
    <w:rsid w:val="00C86969"/>
    <w:rsid w:val="00C86A6E"/>
    <w:rsid w:val="00C86B48"/>
    <w:rsid w:val="00C86B60"/>
    <w:rsid w:val="00C86BAA"/>
    <w:rsid w:val="00C86BD3"/>
    <w:rsid w:val="00C86C44"/>
    <w:rsid w:val="00C86CCA"/>
    <w:rsid w:val="00C86D09"/>
    <w:rsid w:val="00C86D6A"/>
    <w:rsid w:val="00C86FB3"/>
    <w:rsid w:val="00C87220"/>
    <w:rsid w:val="00C87272"/>
    <w:rsid w:val="00C872CF"/>
    <w:rsid w:val="00C873A1"/>
    <w:rsid w:val="00C87400"/>
    <w:rsid w:val="00C8756F"/>
    <w:rsid w:val="00C875D9"/>
    <w:rsid w:val="00C875F9"/>
    <w:rsid w:val="00C8769A"/>
    <w:rsid w:val="00C8771D"/>
    <w:rsid w:val="00C87795"/>
    <w:rsid w:val="00C877C4"/>
    <w:rsid w:val="00C8783C"/>
    <w:rsid w:val="00C87918"/>
    <w:rsid w:val="00C879F7"/>
    <w:rsid w:val="00C87A48"/>
    <w:rsid w:val="00C87AA0"/>
    <w:rsid w:val="00C87B4C"/>
    <w:rsid w:val="00C87BDB"/>
    <w:rsid w:val="00C87CF5"/>
    <w:rsid w:val="00C87D05"/>
    <w:rsid w:val="00C87D9A"/>
    <w:rsid w:val="00C87DA7"/>
    <w:rsid w:val="00C87E4F"/>
    <w:rsid w:val="00C9003B"/>
    <w:rsid w:val="00C900A4"/>
    <w:rsid w:val="00C900AD"/>
    <w:rsid w:val="00C900B9"/>
    <w:rsid w:val="00C90192"/>
    <w:rsid w:val="00C9023B"/>
    <w:rsid w:val="00C902A0"/>
    <w:rsid w:val="00C903A4"/>
    <w:rsid w:val="00C903C8"/>
    <w:rsid w:val="00C90467"/>
    <w:rsid w:val="00C904E3"/>
    <w:rsid w:val="00C906C4"/>
    <w:rsid w:val="00C90865"/>
    <w:rsid w:val="00C90967"/>
    <w:rsid w:val="00C909BA"/>
    <w:rsid w:val="00C90A62"/>
    <w:rsid w:val="00C90B8D"/>
    <w:rsid w:val="00C90C2A"/>
    <w:rsid w:val="00C90CAE"/>
    <w:rsid w:val="00C90DBD"/>
    <w:rsid w:val="00C90E3B"/>
    <w:rsid w:val="00C90E42"/>
    <w:rsid w:val="00C90EFC"/>
    <w:rsid w:val="00C90F21"/>
    <w:rsid w:val="00C910DB"/>
    <w:rsid w:val="00C9116F"/>
    <w:rsid w:val="00C911F5"/>
    <w:rsid w:val="00C912D1"/>
    <w:rsid w:val="00C913AF"/>
    <w:rsid w:val="00C913C5"/>
    <w:rsid w:val="00C91441"/>
    <w:rsid w:val="00C9149A"/>
    <w:rsid w:val="00C914BA"/>
    <w:rsid w:val="00C914C5"/>
    <w:rsid w:val="00C915F5"/>
    <w:rsid w:val="00C9175F"/>
    <w:rsid w:val="00C917F7"/>
    <w:rsid w:val="00C91826"/>
    <w:rsid w:val="00C91A0F"/>
    <w:rsid w:val="00C91A19"/>
    <w:rsid w:val="00C91A98"/>
    <w:rsid w:val="00C91A9F"/>
    <w:rsid w:val="00C91B66"/>
    <w:rsid w:val="00C91B7A"/>
    <w:rsid w:val="00C91BC0"/>
    <w:rsid w:val="00C91BF7"/>
    <w:rsid w:val="00C91C04"/>
    <w:rsid w:val="00C91C0D"/>
    <w:rsid w:val="00C91C7D"/>
    <w:rsid w:val="00C91C90"/>
    <w:rsid w:val="00C91DDE"/>
    <w:rsid w:val="00C91E4F"/>
    <w:rsid w:val="00C91F42"/>
    <w:rsid w:val="00C92044"/>
    <w:rsid w:val="00C922FB"/>
    <w:rsid w:val="00C92307"/>
    <w:rsid w:val="00C92314"/>
    <w:rsid w:val="00C923A8"/>
    <w:rsid w:val="00C9245E"/>
    <w:rsid w:val="00C924D0"/>
    <w:rsid w:val="00C92542"/>
    <w:rsid w:val="00C9255A"/>
    <w:rsid w:val="00C92579"/>
    <w:rsid w:val="00C9258F"/>
    <w:rsid w:val="00C925C7"/>
    <w:rsid w:val="00C9279A"/>
    <w:rsid w:val="00C927A5"/>
    <w:rsid w:val="00C927F9"/>
    <w:rsid w:val="00C9286E"/>
    <w:rsid w:val="00C92890"/>
    <w:rsid w:val="00C9294A"/>
    <w:rsid w:val="00C9296B"/>
    <w:rsid w:val="00C9297E"/>
    <w:rsid w:val="00C9299D"/>
    <w:rsid w:val="00C92A1A"/>
    <w:rsid w:val="00C92A2B"/>
    <w:rsid w:val="00C92A4F"/>
    <w:rsid w:val="00C92A8F"/>
    <w:rsid w:val="00C92C0E"/>
    <w:rsid w:val="00C92CF4"/>
    <w:rsid w:val="00C92D9C"/>
    <w:rsid w:val="00C92E8D"/>
    <w:rsid w:val="00C92F4A"/>
    <w:rsid w:val="00C930B6"/>
    <w:rsid w:val="00C93157"/>
    <w:rsid w:val="00C931A2"/>
    <w:rsid w:val="00C931A6"/>
    <w:rsid w:val="00C931B2"/>
    <w:rsid w:val="00C93310"/>
    <w:rsid w:val="00C934B0"/>
    <w:rsid w:val="00C93526"/>
    <w:rsid w:val="00C9362E"/>
    <w:rsid w:val="00C936C1"/>
    <w:rsid w:val="00C936FF"/>
    <w:rsid w:val="00C93803"/>
    <w:rsid w:val="00C938B7"/>
    <w:rsid w:val="00C938E5"/>
    <w:rsid w:val="00C93947"/>
    <w:rsid w:val="00C93959"/>
    <w:rsid w:val="00C93A55"/>
    <w:rsid w:val="00C93AEF"/>
    <w:rsid w:val="00C93AF4"/>
    <w:rsid w:val="00C93B1D"/>
    <w:rsid w:val="00C93C21"/>
    <w:rsid w:val="00C93C9C"/>
    <w:rsid w:val="00C93CDD"/>
    <w:rsid w:val="00C93D5D"/>
    <w:rsid w:val="00C93E46"/>
    <w:rsid w:val="00C93E60"/>
    <w:rsid w:val="00C93F50"/>
    <w:rsid w:val="00C94194"/>
    <w:rsid w:val="00C941A4"/>
    <w:rsid w:val="00C941DE"/>
    <w:rsid w:val="00C942DD"/>
    <w:rsid w:val="00C94312"/>
    <w:rsid w:val="00C94348"/>
    <w:rsid w:val="00C94375"/>
    <w:rsid w:val="00C943F8"/>
    <w:rsid w:val="00C944D2"/>
    <w:rsid w:val="00C944E5"/>
    <w:rsid w:val="00C944F1"/>
    <w:rsid w:val="00C946A1"/>
    <w:rsid w:val="00C946A2"/>
    <w:rsid w:val="00C946D2"/>
    <w:rsid w:val="00C9472D"/>
    <w:rsid w:val="00C9474C"/>
    <w:rsid w:val="00C9477E"/>
    <w:rsid w:val="00C947AB"/>
    <w:rsid w:val="00C94918"/>
    <w:rsid w:val="00C9496B"/>
    <w:rsid w:val="00C94A6B"/>
    <w:rsid w:val="00C94B65"/>
    <w:rsid w:val="00C94BD1"/>
    <w:rsid w:val="00C94D0B"/>
    <w:rsid w:val="00C94D7C"/>
    <w:rsid w:val="00C94D96"/>
    <w:rsid w:val="00C94DB2"/>
    <w:rsid w:val="00C94DD8"/>
    <w:rsid w:val="00C94DDC"/>
    <w:rsid w:val="00C94E39"/>
    <w:rsid w:val="00C94E7F"/>
    <w:rsid w:val="00C94F9B"/>
    <w:rsid w:val="00C95039"/>
    <w:rsid w:val="00C95098"/>
    <w:rsid w:val="00C951A8"/>
    <w:rsid w:val="00C951AD"/>
    <w:rsid w:val="00C951C1"/>
    <w:rsid w:val="00C951F5"/>
    <w:rsid w:val="00C9521B"/>
    <w:rsid w:val="00C9534B"/>
    <w:rsid w:val="00C953FA"/>
    <w:rsid w:val="00C95598"/>
    <w:rsid w:val="00C9567E"/>
    <w:rsid w:val="00C956AA"/>
    <w:rsid w:val="00C95811"/>
    <w:rsid w:val="00C958CA"/>
    <w:rsid w:val="00C95947"/>
    <w:rsid w:val="00C95B30"/>
    <w:rsid w:val="00C95C37"/>
    <w:rsid w:val="00C95C6E"/>
    <w:rsid w:val="00C95C74"/>
    <w:rsid w:val="00C95D34"/>
    <w:rsid w:val="00C95DBB"/>
    <w:rsid w:val="00C95E5C"/>
    <w:rsid w:val="00C95E8D"/>
    <w:rsid w:val="00C95F0C"/>
    <w:rsid w:val="00C95F0D"/>
    <w:rsid w:val="00C95FA2"/>
    <w:rsid w:val="00C95FF1"/>
    <w:rsid w:val="00C9612E"/>
    <w:rsid w:val="00C96198"/>
    <w:rsid w:val="00C961BE"/>
    <w:rsid w:val="00C96276"/>
    <w:rsid w:val="00C9627E"/>
    <w:rsid w:val="00C9638B"/>
    <w:rsid w:val="00C96574"/>
    <w:rsid w:val="00C965DE"/>
    <w:rsid w:val="00C9661D"/>
    <w:rsid w:val="00C96627"/>
    <w:rsid w:val="00C9666D"/>
    <w:rsid w:val="00C966AF"/>
    <w:rsid w:val="00C96734"/>
    <w:rsid w:val="00C96750"/>
    <w:rsid w:val="00C96810"/>
    <w:rsid w:val="00C9686C"/>
    <w:rsid w:val="00C968F6"/>
    <w:rsid w:val="00C9692A"/>
    <w:rsid w:val="00C96994"/>
    <w:rsid w:val="00C969E5"/>
    <w:rsid w:val="00C969EF"/>
    <w:rsid w:val="00C96A7F"/>
    <w:rsid w:val="00C96ACC"/>
    <w:rsid w:val="00C96AF6"/>
    <w:rsid w:val="00C96BC6"/>
    <w:rsid w:val="00C96D0A"/>
    <w:rsid w:val="00C96D31"/>
    <w:rsid w:val="00C97058"/>
    <w:rsid w:val="00C97099"/>
    <w:rsid w:val="00C970B6"/>
    <w:rsid w:val="00C970BE"/>
    <w:rsid w:val="00C9712D"/>
    <w:rsid w:val="00C971F2"/>
    <w:rsid w:val="00C9722A"/>
    <w:rsid w:val="00C97266"/>
    <w:rsid w:val="00C972F6"/>
    <w:rsid w:val="00C97353"/>
    <w:rsid w:val="00C9735A"/>
    <w:rsid w:val="00C973AA"/>
    <w:rsid w:val="00C973C2"/>
    <w:rsid w:val="00C973F6"/>
    <w:rsid w:val="00C974C6"/>
    <w:rsid w:val="00C977BB"/>
    <w:rsid w:val="00C9788C"/>
    <w:rsid w:val="00C9791F"/>
    <w:rsid w:val="00C9792A"/>
    <w:rsid w:val="00C979A7"/>
    <w:rsid w:val="00C979C2"/>
    <w:rsid w:val="00C979DA"/>
    <w:rsid w:val="00C97B28"/>
    <w:rsid w:val="00C97B43"/>
    <w:rsid w:val="00C97B9E"/>
    <w:rsid w:val="00C97BED"/>
    <w:rsid w:val="00C97DA5"/>
    <w:rsid w:val="00C97DA7"/>
    <w:rsid w:val="00C97E28"/>
    <w:rsid w:val="00C97E4B"/>
    <w:rsid w:val="00C97F02"/>
    <w:rsid w:val="00C97F23"/>
    <w:rsid w:val="00CA0032"/>
    <w:rsid w:val="00CA0075"/>
    <w:rsid w:val="00CA012C"/>
    <w:rsid w:val="00CA019F"/>
    <w:rsid w:val="00CA01EA"/>
    <w:rsid w:val="00CA0286"/>
    <w:rsid w:val="00CA02A6"/>
    <w:rsid w:val="00CA02BE"/>
    <w:rsid w:val="00CA0357"/>
    <w:rsid w:val="00CA0425"/>
    <w:rsid w:val="00CA0432"/>
    <w:rsid w:val="00CA0469"/>
    <w:rsid w:val="00CA04E9"/>
    <w:rsid w:val="00CA0661"/>
    <w:rsid w:val="00CA06C2"/>
    <w:rsid w:val="00CA06C5"/>
    <w:rsid w:val="00CA06F1"/>
    <w:rsid w:val="00CA07CC"/>
    <w:rsid w:val="00CA09A0"/>
    <w:rsid w:val="00CA0A91"/>
    <w:rsid w:val="00CA0B72"/>
    <w:rsid w:val="00CA0C26"/>
    <w:rsid w:val="00CA0C84"/>
    <w:rsid w:val="00CA0C86"/>
    <w:rsid w:val="00CA0D11"/>
    <w:rsid w:val="00CA0D9E"/>
    <w:rsid w:val="00CA0FF6"/>
    <w:rsid w:val="00CA1094"/>
    <w:rsid w:val="00CA10AF"/>
    <w:rsid w:val="00CA111C"/>
    <w:rsid w:val="00CA11E6"/>
    <w:rsid w:val="00CA124C"/>
    <w:rsid w:val="00CA12B1"/>
    <w:rsid w:val="00CA158E"/>
    <w:rsid w:val="00CA15C0"/>
    <w:rsid w:val="00CA1674"/>
    <w:rsid w:val="00CA1679"/>
    <w:rsid w:val="00CA1706"/>
    <w:rsid w:val="00CA1712"/>
    <w:rsid w:val="00CA183A"/>
    <w:rsid w:val="00CA196D"/>
    <w:rsid w:val="00CA1982"/>
    <w:rsid w:val="00CA1A02"/>
    <w:rsid w:val="00CA1A9A"/>
    <w:rsid w:val="00CA1B8A"/>
    <w:rsid w:val="00CA1BFD"/>
    <w:rsid w:val="00CA1D3A"/>
    <w:rsid w:val="00CA1DB2"/>
    <w:rsid w:val="00CA1E73"/>
    <w:rsid w:val="00CA1ED0"/>
    <w:rsid w:val="00CA1F40"/>
    <w:rsid w:val="00CA205B"/>
    <w:rsid w:val="00CA21CB"/>
    <w:rsid w:val="00CA2200"/>
    <w:rsid w:val="00CA225C"/>
    <w:rsid w:val="00CA226B"/>
    <w:rsid w:val="00CA23D9"/>
    <w:rsid w:val="00CA2680"/>
    <w:rsid w:val="00CA26C8"/>
    <w:rsid w:val="00CA26FA"/>
    <w:rsid w:val="00CA2734"/>
    <w:rsid w:val="00CA2849"/>
    <w:rsid w:val="00CA2857"/>
    <w:rsid w:val="00CA28C1"/>
    <w:rsid w:val="00CA28CC"/>
    <w:rsid w:val="00CA2918"/>
    <w:rsid w:val="00CA2944"/>
    <w:rsid w:val="00CA297D"/>
    <w:rsid w:val="00CA2A44"/>
    <w:rsid w:val="00CA2AF6"/>
    <w:rsid w:val="00CA2C7B"/>
    <w:rsid w:val="00CA2D21"/>
    <w:rsid w:val="00CA2D2A"/>
    <w:rsid w:val="00CA2D3C"/>
    <w:rsid w:val="00CA2D5A"/>
    <w:rsid w:val="00CA2E96"/>
    <w:rsid w:val="00CA31E9"/>
    <w:rsid w:val="00CA3236"/>
    <w:rsid w:val="00CA327B"/>
    <w:rsid w:val="00CA330A"/>
    <w:rsid w:val="00CA332F"/>
    <w:rsid w:val="00CA3378"/>
    <w:rsid w:val="00CA3436"/>
    <w:rsid w:val="00CA34D3"/>
    <w:rsid w:val="00CA3512"/>
    <w:rsid w:val="00CA358B"/>
    <w:rsid w:val="00CA3645"/>
    <w:rsid w:val="00CA36E3"/>
    <w:rsid w:val="00CA38E6"/>
    <w:rsid w:val="00CA39CD"/>
    <w:rsid w:val="00CA3A42"/>
    <w:rsid w:val="00CA3AAF"/>
    <w:rsid w:val="00CA3AE3"/>
    <w:rsid w:val="00CA3BC9"/>
    <w:rsid w:val="00CA3C63"/>
    <w:rsid w:val="00CA3C9B"/>
    <w:rsid w:val="00CA3C9D"/>
    <w:rsid w:val="00CA3CCB"/>
    <w:rsid w:val="00CA3CDA"/>
    <w:rsid w:val="00CA3CF9"/>
    <w:rsid w:val="00CA3D2B"/>
    <w:rsid w:val="00CA3D91"/>
    <w:rsid w:val="00CA3E78"/>
    <w:rsid w:val="00CA3E8D"/>
    <w:rsid w:val="00CA3EB3"/>
    <w:rsid w:val="00CA3FC8"/>
    <w:rsid w:val="00CA416B"/>
    <w:rsid w:val="00CA4185"/>
    <w:rsid w:val="00CA41AC"/>
    <w:rsid w:val="00CA41DE"/>
    <w:rsid w:val="00CA434E"/>
    <w:rsid w:val="00CA437B"/>
    <w:rsid w:val="00CA439B"/>
    <w:rsid w:val="00CA43FF"/>
    <w:rsid w:val="00CA4434"/>
    <w:rsid w:val="00CA445A"/>
    <w:rsid w:val="00CA447A"/>
    <w:rsid w:val="00CA449A"/>
    <w:rsid w:val="00CA44C2"/>
    <w:rsid w:val="00CA44C6"/>
    <w:rsid w:val="00CA4601"/>
    <w:rsid w:val="00CA4685"/>
    <w:rsid w:val="00CA470E"/>
    <w:rsid w:val="00CA485B"/>
    <w:rsid w:val="00CA4873"/>
    <w:rsid w:val="00CA49A6"/>
    <w:rsid w:val="00CA49CC"/>
    <w:rsid w:val="00CA4A09"/>
    <w:rsid w:val="00CA4A15"/>
    <w:rsid w:val="00CA4A45"/>
    <w:rsid w:val="00CA4A86"/>
    <w:rsid w:val="00CA4A87"/>
    <w:rsid w:val="00CA4B39"/>
    <w:rsid w:val="00CA4B78"/>
    <w:rsid w:val="00CA4B90"/>
    <w:rsid w:val="00CA4B9B"/>
    <w:rsid w:val="00CA4B9C"/>
    <w:rsid w:val="00CA4C87"/>
    <w:rsid w:val="00CA4CA0"/>
    <w:rsid w:val="00CA4D64"/>
    <w:rsid w:val="00CA4D6F"/>
    <w:rsid w:val="00CA4DE2"/>
    <w:rsid w:val="00CA4DFD"/>
    <w:rsid w:val="00CA4ED3"/>
    <w:rsid w:val="00CA4F9F"/>
    <w:rsid w:val="00CA4FC5"/>
    <w:rsid w:val="00CA5034"/>
    <w:rsid w:val="00CA50FC"/>
    <w:rsid w:val="00CA5228"/>
    <w:rsid w:val="00CA530B"/>
    <w:rsid w:val="00CA5360"/>
    <w:rsid w:val="00CA53D2"/>
    <w:rsid w:val="00CA5432"/>
    <w:rsid w:val="00CA54F1"/>
    <w:rsid w:val="00CA556B"/>
    <w:rsid w:val="00CA5621"/>
    <w:rsid w:val="00CA567D"/>
    <w:rsid w:val="00CA56CD"/>
    <w:rsid w:val="00CA5746"/>
    <w:rsid w:val="00CA5932"/>
    <w:rsid w:val="00CA5970"/>
    <w:rsid w:val="00CA5A2A"/>
    <w:rsid w:val="00CA5B5E"/>
    <w:rsid w:val="00CA5C85"/>
    <w:rsid w:val="00CA5E1D"/>
    <w:rsid w:val="00CA5EAA"/>
    <w:rsid w:val="00CA5ED8"/>
    <w:rsid w:val="00CA5F47"/>
    <w:rsid w:val="00CA606E"/>
    <w:rsid w:val="00CA6130"/>
    <w:rsid w:val="00CA6473"/>
    <w:rsid w:val="00CA64F5"/>
    <w:rsid w:val="00CA65CF"/>
    <w:rsid w:val="00CA6647"/>
    <w:rsid w:val="00CA66AB"/>
    <w:rsid w:val="00CA672A"/>
    <w:rsid w:val="00CA6755"/>
    <w:rsid w:val="00CA6756"/>
    <w:rsid w:val="00CA6767"/>
    <w:rsid w:val="00CA6908"/>
    <w:rsid w:val="00CA6954"/>
    <w:rsid w:val="00CA6B09"/>
    <w:rsid w:val="00CA6C00"/>
    <w:rsid w:val="00CA6C08"/>
    <w:rsid w:val="00CA6CFA"/>
    <w:rsid w:val="00CA6E11"/>
    <w:rsid w:val="00CA6E77"/>
    <w:rsid w:val="00CA6EBD"/>
    <w:rsid w:val="00CA6F92"/>
    <w:rsid w:val="00CA6FAA"/>
    <w:rsid w:val="00CA6FF7"/>
    <w:rsid w:val="00CA706C"/>
    <w:rsid w:val="00CA7101"/>
    <w:rsid w:val="00CA71A1"/>
    <w:rsid w:val="00CA71E5"/>
    <w:rsid w:val="00CA721E"/>
    <w:rsid w:val="00CA72A9"/>
    <w:rsid w:val="00CA72B2"/>
    <w:rsid w:val="00CA73EA"/>
    <w:rsid w:val="00CA74C4"/>
    <w:rsid w:val="00CA74E5"/>
    <w:rsid w:val="00CA753D"/>
    <w:rsid w:val="00CA768B"/>
    <w:rsid w:val="00CA7735"/>
    <w:rsid w:val="00CA7A30"/>
    <w:rsid w:val="00CA7A64"/>
    <w:rsid w:val="00CA7ABD"/>
    <w:rsid w:val="00CA7BE1"/>
    <w:rsid w:val="00CA7BFC"/>
    <w:rsid w:val="00CA7BFF"/>
    <w:rsid w:val="00CA7E1B"/>
    <w:rsid w:val="00CA7E65"/>
    <w:rsid w:val="00CA7EAD"/>
    <w:rsid w:val="00CA7F28"/>
    <w:rsid w:val="00CB00AB"/>
    <w:rsid w:val="00CB01A9"/>
    <w:rsid w:val="00CB0316"/>
    <w:rsid w:val="00CB040F"/>
    <w:rsid w:val="00CB04F9"/>
    <w:rsid w:val="00CB04FC"/>
    <w:rsid w:val="00CB0539"/>
    <w:rsid w:val="00CB05E3"/>
    <w:rsid w:val="00CB0650"/>
    <w:rsid w:val="00CB0734"/>
    <w:rsid w:val="00CB08A6"/>
    <w:rsid w:val="00CB08F7"/>
    <w:rsid w:val="00CB0A34"/>
    <w:rsid w:val="00CB0A69"/>
    <w:rsid w:val="00CB0B56"/>
    <w:rsid w:val="00CB0B6E"/>
    <w:rsid w:val="00CB0D9B"/>
    <w:rsid w:val="00CB0E0C"/>
    <w:rsid w:val="00CB0E10"/>
    <w:rsid w:val="00CB0E69"/>
    <w:rsid w:val="00CB0EB5"/>
    <w:rsid w:val="00CB0F30"/>
    <w:rsid w:val="00CB0F35"/>
    <w:rsid w:val="00CB0F86"/>
    <w:rsid w:val="00CB0FF5"/>
    <w:rsid w:val="00CB101E"/>
    <w:rsid w:val="00CB1029"/>
    <w:rsid w:val="00CB110C"/>
    <w:rsid w:val="00CB1119"/>
    <w:rsid w:val="00CB11CB"/>
    <w:rsid w:val="00CB12E4"/>
    <w:rsid w:val="00CB13DA"/>
    <w:rsid w:val="00CB1525"/>
    <w:rsid w:val="00CB15A2"/>
    <w:rsid w:val="00CB16AD"/>
    <w:rsid w:val="00CB182C"/>
    <w:rsid w:val="00CB18E7"/>
    <w:rsid w:val="00CB1935"/>
    <w:rsid w:val="00CB1998"/>
    <w:rsid w:val="00CB1A08"/>
    <w:rsid w:val="00CB1A29"/>
    <w:rsid w:val="00CB1D66"/>
    <w:rsid w:val="00CB1DC5"/>
    <w:rsid w:val="00CB1E18"/>
    <w:rsid w:val="00CB1E25"/>
    <w:rsid w:val="00CB1ED0"/>
    <w:rsid w:val="00CB1F10"/>
    <w:rsid w:val="00CB1F59"/>
    <w:rsid w:val="00CB20AB"/>
    <w:rsid w:val="00CB215B"/>
    <w:rsid w:val="00CB231D"/>
    <w:rsid w:val="00CB2326"/>
    <w:rsid w:val="00CB239A"/>
    <w:rsid w:val="00CB23A9"/>
    <w:rsid w:val="00CB23F5"/>
    <w:rsid w:val="00CB2486"/>
    <w:rsid w:val="00CB251B"/>
    <w:rsid w:val="00CB25B8"/>
    <w:rsid w:val="00CB2644"/>
    <w:rsid w:val="00CB26BC"/>
    <w:rsid w:val="00CB2758"/>
    <w:rsid w:val="00CB2763"/>
    <w:rsid w:val="00CB2832"/>
    <w:rsid w:val="00CB2856"/>
    <w:rsid w:val="00CB2AB6"/>
    <w:rsid w:val="00CB2AE4"/>
    <w:rsid w:val="00CB2B75"/>
    <w:rsid w:val="00CB2B9B"/>
    <w:rsid w:val="00CB2C1A"/>
    <w:rsid w:val="00CB2D12"/>
    <w:rsid w:val="00CB2D53"/>
    <w:rsid w:val="00CB2F34"/>
    <w:rsid w:val="00CB2F5D"/>
    <w:rsid w:val="00CB2F89"/>
    <w:rsid w:val="00CB2FAD"/>
    <w:rsid w:val="00CB3064"/>
    <w:rsid w:val="00CB3119"/>
    <w:rsid w:val="00CB312A"/>
    <w:rsid w:val="00CB31B8"/>
    <w:rsid w:val="00CB3272"/>
    <w:rsid w:val="00CB328B"/>
    <w:rsid w:val="00CB32A1"/>
    <w:rsid w:val="00CB3347"/>
    <w:rsid w:val="00CB341D"/>
    <w:rsid w:val="00CB357B"/>
    <w:rsid w:val="00CB3593"/>
    <w:rsid w:val="00CB361C"/>
    <w:rsid w:val="00CB36BB"/>
    <w:rsid w:val="00CB3848"/>
    <w:rsid w:val="00CB3879"/>
    <w:rsid w:val="00CB39D0"/>
    <w:rsid w:val="00CB3A06"/>
    <w:rsid w:val="00CB3A0D"/>
    <w:rsid w:val="00CB3A5C"/>
    <w:rsid w:val="00CB3AA4"/>
    <w:rsid w:val="00CB3B31"/>
    <w:rsid w:val="00CB3B8A"/>
    <w:rsid w:val="00CB3CA2"/>
    <w:rsid w:val="00CB3D1B"/>
    <w:rsid w:val="00CB3E14"/>
    <w:rsid w:val="00CB3E46"/>
    <w:rsid w:val="00CB3ED4"/>
    <w:rsid w:val="00CB3ED5"/>
    <w:rsid w:val="00CB3EEA"/>
    <w:rsid w:val="00CB3EF0"/>
    <w:rsid w:val="00CB41FB"/>
    <w:rsid w:val="00CB427A"/>
    <w:rsid w:val="00CB4449"/>
    <w:rsid w:val="00CB44EE"/>
    <w:rsid w:val="00CB454C"/>
    <w:rsid w:val="00CB4569"/>
    <w:rsid w:val="00CB474E"/>
    <w:rsid w:val="00CB47E7"/>
    <w:rsid w:val="00CB4806"/>
    <w:rsid w:val="00CB487D"/>
    <w:rsid w:val="00CB4920"/>
    <w:rsid w:val="00CB496C"/>
    <w:rsid w:val="00CB496E"/>
    <w:rsid w:val="00CB498E"/>
    <w:rsid w:val="00CB4A3C"/>
    <w:rsid w:val="00CB4A60"/>
    <w:rsid w:val="00CB4B9F"/>
    <w:rsid w:val="00CB4BBC"/>
    <w:rsid w:val="00CB4C2B"/>
    <w:rsid w:val="00CB4CB8"/>
    <w:rsid w:val="00CB4CDC"/>
    <w:rsid w:val="00CB4EC6"/>
    <w:rsid w:val="00CB4EEB"/>
    <w:rsid w:val="00CB5027"/>
    <w:rsid w:val="00CB50A8"/>
    <w:rsid w:val="00CB5113"/>
    <w:rsid w:val="00CB513B"/>
    <w:rsid w:val="00CB5279"/>
    <w:rsid w:val="00CB5287"/>
    <w:rsid w:val="00CB52D6"/>
    <w:rsid w:val="00CB53A6"/>
    <w:rsid w:val="00CB5435"/>
    <w:rsid w:val="00CB548C"/>
    <w:rsid w:val="00CB54AE"/>
    <w:rsid w:val="00CB5517"/>
    <w:rsid w:val="00CB5541"/>
    <w:rsid w:val="00CB55F6"/>
    <w:rsid w:val="00CB5765"/>
    <w:rsid w:val="00CB581A"/>
    <w:rsid w:val="00CB5835"/>
    <w:rsid w:val="00CB58E2"/>
    <w:rsid w:val="00CB590F"/>
    <w:rsid w:val="00CB5928"/>
    <w:rsid w:val="00CB5960"/>
    <w:rsid w:val="00CB5969"/>
    <w:rsid w:val="00CB59AE"/>
    <w:rsid w:val="00CB5A6F"/>
    <w:rsid w:val="00CB5A75"/>
    <w:rsid w:val="00CB5B0C"/>
    <w:rsid w:val="00CB5B10"/>
    <w:rsid w:val="00CB5C41"/>
    <w:rsid w:val="00CB5CA6"/>
    <w:rsid w:val="00CB5D20"/>
    <w:rsid w:val="00CB5E03"/>
    <w:rsid w:val="00CB5F3C"/>
    <w:rsid w:val="00CB6001"/>
    <w:rsid w:val="00CB606B"/>
    <w:rsid w:val="00CB614D"/>
    <w:rsid w:val="00CB627C"/>
    <w:rsid w:val="00CB62B2"/>
    <w:rsid w:val="00CB62E5"/>
    <w:rsid w:val="00CB6345"/>
    <w:rsid w:val="00CB6386"/>
    <w:rsid w:val="00CB63C2"/>
    <w:rsid w:val="00CB6430"/>
    <w:rsid w:val="00CB6451"/>
    <w:rsid w:val="00CB6462"/>
    <w:rsid w:val="00CB655F"/>
    <w:rsid w:val="00CB6647"/>
    <w:rsid w:val="00CB66A5"/>
    <w:rsid w:val="00CB66E5"/>
    <w:rsid w:val="00CB66FF"/>
    <w:rsid w:val="00CB6740"/>
    <w:rsid w:val="00CB67FE"/>
    <w:rsid w:val="00CB68A9"/>
    <w:rsid w:val="00CB69DA"/>
    <w:rsid w:val="00CB6B8F"/>
    <w:rsid w:val="00CB6BAE"/>
    <w:rsid w:val="00CB6CE3"/>
    <w:rsid w:val="00CB6CF2"/>
    <w:rsid w:val="00CB6F7C"/>
    <w:rsid w:val="00CB6F8E"/>
    <w:rsid w:val="00CB6FA7"/>
    <w:rsid w:val="00CB7057"/>
    <w:rsid w:val="00CB710A"/>
    <w:rsid w:val="00CB7171"/>
    <w:rsid w:val="00CB7200"/>
    <w:rsid w:val="00CB7267"/>
    <w:rsid w:val="00CB72E0"/>
    <w:rsid w:val="00CB72FB"/>
    <w:rsid w:val="00CB7306"/>
    <w:rsid w:val="00CB735B"/>
    <w:rsid w:val="00CB7493"/>
    <w:rsid w:val="00CB74A7"/>
    <w:rsid w:val="00CB74B4"/>
    <w:rsid w:val="00CB74E9"/>
    <w:rsid w:val="00CB75CD"/>
    <w:rsid w:val="00CB763A"/>
    <w:rsid w:val="00CB7647"/>
    <w:rsid w:val="00CB76FE"/>
    <w:rsid w:val="00CB7796"/>
    <w:rsid w:val="00CB77C1"/>
    <w:rsid w:val="00CB79B2"/>
    <w:rsid w:val="00CB79E5"/>
    <w:rsid w:val="00CB7A87"/>
    <w:rsid w:val="00CB7BAF"/>
    <w:rsid w:val="00CB7CD1"/>
    <w:rsid w:val="00CB7D63"/>
    <w:rsid w:val="00CB7DD7"/>
    <w:rsid w:val="00CB7E59"/>
    <w:rsid w:val="00CB7F1C"/>
    <w:rsid w:val="00CB7FDA"/>
    <w:rsid w:val="00CB7FF8"/>
    <w:rsid w:val="00CC000C"/>
    <w:rsid w:val="00CC0019"/>
    <w:rsid w:val="00CC0053"/>
    <w:rsid w:val="00CC0202"/>
    <w:rsid w:val="00CC023C"/>
    <w:rsid w:val="00CC0363"/>
    <w:rsid w:val="00CC03E9"/>
    <w:rsid w:val="00CC042B"/>
    <w:rsid w:val="00CC0433"/>
    <w:rsid w:val="00CC06FE"/>
    <w:rsid w:val="00CC075D"/>
    <w:rsid w:val="00CC07DA"/>
    <w:rsid w:val="00CC0829"/>
    <w:rsid w:val="00CC0839"/>
    <w:rsid w:val="00CC08C4"/>
    <w:rsid w:val="00CC08EB"/>
    <w:rsid w:val="00CC09C6"/>
    <w:rsid w:val="00CC0AD4"/>
    <w:rsid w:val="00CC0B1D"/>
    <w:rsid w:val="00CC0C06"/>
    <w:rsid w:val="00CC0C3C"/>
    <w:rsid w:val="00CC0CB8"/>
    <w:rsid w:val="00CC0CCE"/>
    <w:rsid w:val="00CC0CDD"/>
    <w:rsid w:val="00CC0D1C"/>
    <w:rsid w:val="00CC0D4E"/>
    <w:rsid w:val="00CC0D75"/>
    <w:rsid w:val="00CC0E48"/>
    <w:rsid w:val="00CC0F7A"/>
    <w:rsid w:val="00CC1042"/>
    <w:rsid w:val="00CC1056"/>
    <w:rsid w:val="00CC10C7"/>
    <w:rsid w:val="00CC110A"/>
    <w:rsid w:val="00CC11C6"/>
    <w:rsid w:val="00CC122D"/>
    <w:rsid w:val="00CC1299"/>
    <w:rsid w:val="00CC12D8"/>
    <w:rsid w:val="00CC13FE"/>
    <w:rsid w:val="00CC16B1"/>
    <w:rsid w:val="00CC16EA"/>
    <w:rsid w:val="00CC17B4"/>
    <w:rsid w:val="00CC19B5"/>
    <w:rsid w:val="00CC1A86"/>
    <w:rsid w:val="00CC1BE1"/>
    <w:rsid w:val="00CC1C63"/>
    <w:rsid w:val="00CC1C87"/>
    <w:rsid w:val="00CC1CEF"/>
    <w:rsid w:val="00CC1E69"/>
    <w:rsid w:val="00CC1F3E"/>
    <w:rsid w:val="00CC200D"/>
    <w:rsid w:val="00CC2091"/>
    <w:rsid w:val="00CC20DC"/>
    <w:rsid w:val="00CC20E1"/>
    <w:rsid w:val="00CC2109"/>
    <w:rsid w:val="00CC213C"/>
    <w:rsid w:val="00CC2141"/>
    <w:rsid w:val="00CC21E9"/>
    <w:rsid w:val="00CC2200"/>
    <w:rsid w:val="00CC2259"/>
    <w:rsid w:val="00CC2273"/>
    <w:rsid w:val="00CC228B"/>
    <w:rsid w:val="00CC22A0"/>
    <w:rsid w:val="00CC22CC"/>
    <w:rsid w:val="00CC23AD"/>
    <w:rsid w:val="00CC24A3"/>
    <w:rsid w:val="00CC2588"/>
    <w:rsid w:val="00CC265E"/>
    <w:rsid w:val="00CC26CF"/>
    <w:rsid w:val="00CC2729"/>
    <w:rsid w:val="00CC273A"/>
    <w:rsid w:val="00CC2888"/>
    <w:rsid w:val="00CC288B"/>
    <w:rsid w:val="00CC28E5"/>
    <w:rsid w:val="00CC28E6"/>
    <w:rsid w:val="00CC297D"/>
    <w:rsid w:val="00CC2A6D"/>
    <w:rsid w:val="00CC2A94"/>
    <w:rsid w:val="00CC2B02"/>
    <w:rsid w:val="00CC2B32"/>
    <w:rsid w:val="00CC2B7E"/>
    <w:rsid w:val="00CC2BCB"/>
    <w:rsid w:val="00CC2C15"/>
    <w:rsid w:val="00CC2C1D"/>
    <w:rsid w:val="00CC2C21"/>
    <w:rsid w:val="00CC2C39"/>
    <w:rsid w:val="00CC2C58"/>
    <w:rsid w:val="00CC2E74"/>
    <w:rsid w:val="00CC2E81"/>
    <w:rsid w:val="00CC3004"/>
    <w:rsid w:val="00CC30B2"/>
    <w:rsid w:val="00CC30B5"/>
    <w:rsid w:val="00CC30CD"/>
    <w:rsid w:val="00CC3144"/>
    <w:rsid w:val="00CC318A"/>
    <w:rsid w:val="00CC322F"/>
    <w:rsid w:val="00CC3322"/>
    <w:rsid w:val="00CC3383"/>
    <w:rsid w:val="00CC342B"/>
    <w:rsid w:val="00CC34AB"/>
    <w:rsid w:val="00CC3551"/>
    <w:rsid w:val="00CC357E"/>
    <w:rsid w:val="00CC35C4"/>
    <w:rsid w:val="00CC35E5"/>
    <w:rsid w:val="00CC3729"/>
    <w:rsid w:val="00CC3739"/>
    <w:rsid w:val="00CC37D7"/>
    <w:rsid w:val="00CC384B"/>
    <w:rsid w:val="00CC387C"/>
    <w:rsid w:val="00CC38A8"/>
    <w:rsid w:val="00CC38D2"/>
    <w:rsid w:val="00CC3970"/>
    <w:rsid w:val="00CC3ABC"/>
    <w:rsid w:val="00CC3B22"/>
    <w:rsid w:val="00CC3BC9"/>
    <w:rsid w:val="00CC3BCB"/>
    <w:rsid w:val="00CC3BD3"/>
    <w:rsid w:val="00CC3C42"/>
    <w:rsid w:val="00CC3C6B"/>
    <w:rsid w:val="00CC3CBE"/>
    <w:rsid w:val="00CC3D0D"/>
    <w:rsid w:val="00CC3E94"/>
    <w:rsid w:val="00CC3ED5"/>
    <w:rsid w:val="00CC3F76"/>
    <w:rsid w:val="00CC404B"/>
    <w:rsid w:val="00CC4067"/>
    <w:rsid w:val="00CC4284"/>
    <w:rsid w:val="00CC42D0"/>
    <w:rsid w:val="00CC4332"/>
    <w:rsid w:val="00CC442B"/>
    <w:rsid w:val="00CC4447"/>
    <w:rsid w:val="00CC4481"/>
    <w:rsid w:val="00CC44B6"/>
    <w:rsid w:val="00CC44BB"/>
    <w:rsid w:val="00CC44F2"/>
    <w:rsid w:val="00CC4527"/>
    <w:rsid w:val="00CC4568"/>
    <w:rsid w:val="00CC478E"/>
    <w:rsid w:val="00CC47C1"/>
    <w:rsid w:val="00CC484E"/>
    <w:rsid w:val="00CC4881"/>
    <w:rsid w:val="00CC4B10"/>
    <w:rsid w:val="00CC4B72"/>
    <w:rsid w:val="00CC4C0C"/>
    <w:rsid w:val="00CC4C26"/>
    <w:rsid w:val="00CC4C2A"/>
    <w:rsid w:val="00CC4C3F"/>
    <w:rsid w:val="00CC4C98"/>
    <w:rsid w:val="00CC4CED"/>
    <w:rsid w:val="00CC4EEC"/>
    <w:rsid w:val="00CC4F27"/>
    <w:rsid w:val="00CC5013"/>
    <w:rsid w:val="00CC503A"/>
    <w:rsid w:val="00CC50EC"/>
    <w:rsid w:val="00CC5186"/>
    <w:rsid w:val="00CC51EB"/>
    <w:rsid w:val="00CC53CD"/>
    <w:rsid w:val="00CC53F2"/>
    <w:rsid w:val="00CC5414"/>
    <w:rsid w:val="00CC5495"/>
    <w:rsid w:val="00CC55E9"/>
    <w:rsid w:val="00CC56C3"/>
    <w:rsid w:val="00CC56F7"/>
    <w:rsid w:val="00CC5707"/>
    <w:rsid w:val="00CC571A"/>
    <w:rsid w:val="00CC576D"/>
    <w:rsid w:val="00CC5851"/>
    <w:rsid w:val="00CC58B6"/>
    <w:rsid w:val="00CC59F9"/>
    <w:rsid w:val="00CC5AAA"/>
    <w:rsid w:val="00CC5BF1"/>
    <w:rsid w:val="00CC5C1F"/>
    <w:rsid w:val="00CC5E3D"/>
    <w:rsid w:val="00CC5F15"/>
    <w:rsid w:val="00CC5F52"/>
    <w:rsid w:val="00CC5F59"/>
    <w:rsid w:val="00CC5F6A"/>
    <w:rsid w:val="00CC607E"/>
    <w:rsid w:val="00CC60D0"/>
    <w:rsid w:val="00CC6146"/>
    <w:rsid w:val="00CC6148"/>
    <w:rsid w:val="00CC61F4"/>
    <w:rsid w:val="00CC636E"/>
    <w:rsid w:val="00CC648B"/>
    <w:rsid w:val="00CC6503"/>
    <w:rsid w:val="00CC6527"/>
    <w:rsid w:val="00CC65AD"/>
    <w:rsid w:val="00CC66D3"/>
    <w:rsid w:val="00CC67D2"/>
    <w:rsid w:val="00CC683C"/>
    <w:rsid w:val="00CC6999"/>
    <w:rsid w:val="00CC69AF"/>
    <w:rsid w:val="00CC6A04"/>
    <w:rsid w:val="00CC6B2F"/>
    <w:rsid w:val="00CC6B93"/>
    <w:rsid w:val="00CC6BA6"/>
    <w:rsid w:val="00CC6BC1"/>
    <w:rsid w:val="00CC6C53"/>
    <w:rsid w:val="00CC6D5D"/>
    <w:rsid w:val="00CC6F5A"/>
    <w:rsid w:val="00CC6FF9"/>
    <w:rsid w:val="00CC706C"/>
    <w:rsid w:val="00CC70B4"/>
    <w:rsid w:val="00CC72AE"/>
    <w:rsid w:val="00CC737B"/>
    <w:rsid w:val="00CC7381"/>
    <w:rsid w:val="00CC74D5"/>
    <w:rsid w:val="00CC74F7"/>
    <w:rsid w:val="00CC75EE"/>
    <w:rsid w:val="00CC7794"/>
    <w:rsid w:val="00CC7C1A"/>
    <w:rsid w:val="00CC7E72"/>
    <w:rsid w:val="00CC7ED7"/>
    <w:rsid w:val="00CC7EF1"/>
    <w:rsid w:val="00CC7F72"/>
    <w:rsid w:val="00CC7FCF"/>
    <w:rsid w:val="00CC9841"/>
    <w:rsid w:val="00CD000A"/>
    <w:rsid w:val="00CD01B7"/>
    <w:rsid w:val="00CD01F9"/>
    <w:rsid w:val="00CD03B2"/>
    <w:rsid w:val="00CD042C"/>
    <w:rsid w:val="00CD0440"/>
    <w:rsid w:val="00CD04D7"/>
    <w:rsid w:val="00CD0627"/>
    <w:rsid w:val="00CD0AC5"/>
    <w:rsid w:val="00CD0CA0"/>
    <w:rsid w:val="00CD0D07"/>
    <w:rsid w:val="00CD0D6D"/>
    <w:rsid w:val="00CD0E0E"/>
    <w:rsid w:val="00CD0E4E"/>
    <w:rsid w:val="00CD0F31"/>
    <w:rsid w:val="00CD105B"/>
    <w:rsid w:val="00CD1090"/>
    <w:rsid w:val="00CD10D2"/>
    <w:rsid w:val="00CD10FD"/>
    <w:rsid w:val="00CD111C"/>
    <w:rsid w:val="00CD1166"/>
    <w:rsid w:val="00CD1178"/>
    <w:rsid w:val="00CD11D6"/>
    <w:rsid w:val="00CD126D"/>
    <w:rsid w:val="00CD1283"/>
    <w:rsid w:val="00CD12A7"/>
    <w:rsid w:val="00CD1336"/>
    <w:rsid w:val="00CD1398"/>
    <w:rsid w:val="00CD14F9"/>
    <w:rsid w:val="00CD15A2"/>
    <w:rsid w:val="00CD166C"/>
    <w:rsid w:val="00CD167C"/>
    <w:rsid w:val="00CD1692"/>
    <w:rsid w:val="00CD1796"/>
    <w:rsid w:val="00CD195C"/>
    <w:rsid w:val="00CD19BC"/>
    <w:rsid w:val="00CD19F8"/>
    <w:rsid w:val="00CD1A21"/>
    <w:rsid w:val="00CD1A2A"/>
    <w:rsid w:val="00CD1B3C"/>
    <w:rsid w:val="00CD1BB4"/>
    <w:rsid w:val="00CD1CA9"/>
    <w:rsid w:val="00CD1CCE"/>
    <w:rsid w:val="00CD1DEE"/>
    <w:rsid w:val="00CD206A"/>
    <w:rsid w:val="00CD212B"/>
    <w:rsid w:val="00CD21AB"/>
    <w:rsid w:val="00CD21B1"/>
    <w:rsid w:val="00CD2217"/>
    <w:rsid w:val="00CD22E5"/>
    <w:rsid w:val="00CD2332"/>
    <w:rsid w:val="00CD2476"/>
    <w:rsid w:val="00CD249B"/>
    <w:rsid w:val="00CD2512"/>
    <w:rsid w:val="00CD25BB"/>
    <w:rsid w:val="00CD2629"/>
    <w:rsid w:val="00CD264B"/>
    <w:rsid w:val="00CD26CE"/>
    <w:rsid w:val="00CD288C"/>
    <w:rsid w:val="00CD288D"/>
    <w:rsid w:val="00CD28EB"/>
    <w:rsid w:val="00CD2923"/>
    <w:rsid w:val="00CD298C"/>
    <w:rsid w:val="00CD2A00"/>
    <w:rsid w:val="00CD2B8C"/>
    <w:rsid w:val="00CD2BDC"/>
    <w:rsid w:val="00CD2C64"/>
    <w:rsid w:val="00CD2D3E"/>
    <w:rsid w:val="00CD2EB0"/>
    <w:rsid w:val="00CD2FD7"/>
    <w:rsid w:val="00CD2FEA"/>
    <w:rsid w:val="00CD3076"/>
    <w:rsid w:val="00CD30BC"/>
    <w:rsid w:val="00CD30BF"/>
    <w:rsid w:val="00CD3172"/>
    <w:rsid w:val="00CD322A"/>
    <w:rsid w:val="00CD3305"/>
    <w:rsid w:val="00CD33EA"/>
    <w:rsid w:val="00CD3457"/>
    <w:rsid w:val="00CD34A4"/>
    <w:rsid w:val="00CD34D6"/>
    <w:rsid w:val="00CD3527"/>
    <w:rsid w:val="00CD369D"/>
    <w:rsid w:val="00CD36ED"/>
    <w:rsid w:val="00CD370C"/>
    <w:rsid w:val="00CD3720"/>
    <w:rsid w:val="00CD37EB"/>
    <w:rsid w:val="00CD3927"/>
    <w:rsid w:val="00CD3982"/>
    <w:rsid w:val="00CD3A2B"/>
    <w:rsid w:val="00CD3A7E"/>
    <w:rsid w:val="00CD3AC8"/>
    <w:rsid w:val="00CD3B37"/>
    <w:rsid w:val="00CD3C2D"/>
    <w:rsid w:val="00CD3C52"/>
    <w:rsid w:val="00CD3C91"/>
    <w:rsid w:val="00CD3CC8"/>
    <w:rsid w:val="00CD3CE8"/>
    <w:rsid w:val="00CD3D15"/>
    <w:rsid w:val="00CD3D22"/>
    <w:rsid w:val="00CD3E11"/>
    <w:rsid w:val="00CD3E32"/>
    <w:rsid w:val="00CD3F7F"/>
    <w:rsid w:val="00CD3FEB"/>
    <w:rsid w:val="00CD406E"/>
    <w:rsid w:val="00CD408E"/>
    <w:rsid w:val="00CD40A7"/>
    <w:rsid w:val="00CD4241"/>
    <w:rsid w:val="00CD4289"/>
    <w:rsid w:val="00CD42F4"/>
    <w:rsid w:val="00CD4337"/>
    <w:rsid w:val="00CD43A5"/>
    <w:rsid w:val="00CD452C"/>
    <w:rsid w:val="00CD454D"/>
    <w:rsid w:val="00CD465D"/>
    <w:rsid w:val="00CD4751"/>
    <w:rsid w:val="00CD475A"/>
    <w:rsid w:val="00CD47CA"/>
    <w:rsid w:val="00CD4AC8"/>
    <w:rsid w:val="00CD4B9C"/>
    <w:rsid w:val="00CD4BB7"/>
    <w:rsid w:val="00CD4CF6"/>
    <w:rsid w:val="00CD4D49"/>
    <w:rsid w:val="00CD4D83"/>
    <w:rsid w:val="00CD4D85"/>
    <w:rsid w:val="00CD4E0A"/>
    <w:rsid w:val="00CD4E27"/>
    <w:rsid w:val="00CD4EAB"/>
    <w:rsid w:val="00CD4FA6"/>
    <w:rsid w:val="00CD5071"/>
    <w:rsid w:val="00CD51DF"/>
    <w:rsid w:val="00CD5228"/>
    <w:rsid w:val="00CD5230"/>
    <w:rsid w:val="00CD54EE"/>
    <w:rsid w:val="00CD54F5"/>
    <w:rsid w:val="00CD55D8"/>
    <w:rsid w:val="00CD56F7"/>
    <w:rsid w:val="00CD577E"/>
    <w:rsid w:val="00CD5796"/>
    <w:rsid w:val="00CD5893"/>
    <w:rsid w:val="00CD5919"/>
    <w:rsid w:val="00CD59CA"/>
    <w:rsid w:val="00CD5A37"/>
    <w:rsid w:val="00CD5BFB"/>
    <w:rsid w:val="00CD5C25"/>
    <w:rsid w:val="00CD5C36"/>
    <w:rsid w:val="00CD5CAD"/>
    <w:rsid w:val="00CD5E06"/>
    <w:rsid w:val="00CD5E2C"/>
    <w:rsid w:val="00CD5ED4"/>
    <w:rsid w:val="00CD5F0E"/>
    <w:rsid w:val="00CD5FA4"/>
    <w:rsid w:val="00CD6002"/>
    <w:rsid w:val="00CD600D"/>
    <w:rsid w:val="00CD60AB"/>
    <w:rsid w:val="00CD612F"/>
    <w:rsid w:val="00CD6223"/>
    <w:rsid w:val="00CD6340"/>
    <w:rsid w:val="00CD634B"/>
    <w:rsid w:val="00CD634E"/>
    <w:rsid w:val="00CD63F3"/>
    <w:rsid w:val="00CD63F8"/>
    <w:rsid w:val="00CD6440"/>
    <w:rsid w:val="00CD645F"/>
    <w:rsid w:val="00CD6536"/>
    <w:rsid w:val="00CD6548"/>
    <w:rsid w:val="00CD668A"/>
    <w:rsid w:val="00CD6692"/>
    <w:rsid w:val="00CD695D"/>
    <w:rsid w:val="00CD696C"/>
    <w:rsid w:val="00CD69F3"/>
    <w:rsid w:val="00CD6AB3"/>
    <w:rsid w:val="00CD6B1F"/>
    <w:rsid w:val="00CD6B81"/>
    <w:rsid w:val="00CD6CB2"/>
    <w:rsid w:val="00CD6D4D"/>
    <w:rsid w:val="00CD6D79"/>
    <w:rsid w:val="00CD6D90"/>
    <w:rsid w:val="00CD6FA0"/>
    <w:rsid w:val="00CD6FA7"/>
    <w:rsid w:val="00CD6FC6"/>
    <w:rsid w:val="00CD6FD3"/>
    <w:rsid w:val="00CD7012"/>
    <w:rsid w:val="00CD7013"/>
    <w:rsid w:val="00CD702C"/>
    <w:rsid w:val="00CD706C"/>
    <w:rsid w:val="00CD7107"/>
    <w:rsid w:val="00CD7181"/>
    <w:rsid w:val="00CD71EA"/>
    <w:rsid w:val="00CD7206"/>
    <w:rsid w:val="00CD7289"/>
    <w:rsid w:val="00CD732B"/>
    <w:rsid w:val="00CD7376"/>
    <w:rsid w:val="00CD7379"/>
    <w:rsid w:val="00CD738D"/>
    <w:rsid w:val="00CD75F1"/>
    <w:rsid w:val="00CD7602"/>
    <w:rsid w:val="00CD7649"/>
    <w:rsid w:val="00CD76B4"/>
    <w:rsid w:val="00CD7762"/>
    <w:rsid w:val="00CD7818"/>
    <w:rsid w:val="00CD793F"/>
    <w:rsid w:val="00CD798A"/>
    <w:rsid w:val="00CD7A64"/>
    <w:rsid w:val="00CD7A73"/>
    <w:rsid w:val="00CD7B1D"/>
    <w:rsid w:val="00CD7B38"/>
    <w:rsid w:val="00CD7B7D"/>
    <w:rsid w:val="00CD7B9B"/>
    <w:rsid w:val="00CD7C2E"/>
    <w:rsid w:val="00CD7DEC"/>
    <w:rsid w:val="00CD7EBE"/>
    <w:rsid w:val="00CD7F39"/>
    <w:rsid w:val="00CD7FA4"/>
    <w:rsid w:val="00CE0097"/>
    <w:rsid w:val="00CE0114"/>
    <w:rsid w:val="00CE011E"/>
    <w:rsid w:val="00CE012A"/>
    <w:rsid w:val="00CE01C4"/>
    <w:rsid w:val="00CE0287"/>
    <w:rsid w:val="00CE02DA"/>
    <w:rsid w:val="00CE0450"/>
    <w:rsid w:val="00CE046D"/>
    <w:rsid w:val="00CE04F4"/>
    <w:rsid w:val="00CE0568"/>
    <w:rsid w:val="00CE07AE"/>
    <w:rsid w:val="00CE07B5"/>
    <w:rsid w:val="00CE08C0"/>
    <w:rsid w:val="00CE0968"/>
    <w:rsid w:val="00CE0D32"/>
    <w:rsid w:val="00CE0D92"/>
    <w:rsid w:val="00CE0D94"/>
    <w:rsid w:val="00CE0DCF"/>
    <w:rsid w:val="00CE0E2B"/>
    <w:rsid w:val="00CE0E60"/>
    <w:rsid w:val="00CE0F78"/>
    <w:rsid w:val="00CE0FAF"/>
    <w:rsid w:val="00CE0FC0"/>
    <w:rsid w:val="00CE1029"/>
    <w:rsid w:val="00CE10E5"/>
    <w:rsid w:val="00CE1228"/>
    <w:rsid w:val="00CE124E"/>
    <w:rsid w:val="00CE1369"/>
    <w:rsid w:val="00CE1482"/>
    <w:rsid w:val="00CE157B"/>
    <w:rsid w:val="00CE1605"/>
    <w:rsid w:val="00CE1661"/>
    <w:rsid w:val="00CE1667"/>
    <w:rsid w:val="00CE17B1"/>
    <w:rsid w:val="00CE183D"/>
    <w:rsid w:val="00CE18BD"/>
    <w:rsid w:val="00CE18CF"/>
    <w:rsid w:val="00CE18E4"/>
    <w:rsid w:val="00CE190B"/>
    <w:rsid w:val="00CE1923"/>
    <w:rsid w:val="00CE19D5"/>
    <w:rsid w:val="00CE1A73"/>
    <w:rsid w:val="00CE1B57"/>
    <w:rsid w:val="00CE1B5A"/>
    <w:rsid w:val="00CE1B86"/>
    <w:rsid w:val="00CE1B8E"/>
    <w:rsid w:val="00CE1C2B"/>
    <w:rsid w:val="00CE1C8F"/>
    <w:rsid w:val="00CE1CF4"/>
    <w:rsid w:val="00CE1CF6"/>
    <w:rsid w:val="00CE1DC2"/>
    <w:rsid w:val="00CE1DD6"/>
    <w:rsid w:val="00CE1DEF"/>
    <w:rsid w:val="00CE1EC9"/>
    <w:rsid w:val="00CE1EFC"/>
    <w:rsid w:val="00CE1F70"/>
    <w:rsid w:val="00CE2000"/>
    <w:rsid w:val="00CE2003"/>
    <w:rsid w:val="00CE220F"/>
    <w:rsid w:val="00CE2354"/>
    <w:rsid w:val="00CE23DD"/>
    <w:rsid w:val="00CE241D"/>
    <w:rsid w:val="00CE2516"/>
    <w:rsid w:val="00CE2692"/>
    <w:rsid w:val="00CE26A3"/>
    <w:rsid w:val="00CE2746"/>
    <w:rsid w:val="00CE277F"/>
    <w:rsid w:val="00CE27AA"/>
    <w:rsid w:val="00CE2848"/>
    <w:rsid w:val="00CE2905"/>
    <w:rsid w:val="00CE2BFD"/>
    <w:rsid w:val="00CE2C09"/>
    <w:rsid w:val="00CE2C33"/>
    <w:rsid w:val="00CE2D37"/>
    <w:rsid w:val="00CE2D46"/>
    <w:rsid w:val="00CE2D59"/>
    <w:rsid w:val="00CE2E06"/>
    <w:rsid w:val="00CE2EB2"/>
    <w:rsid w:val="00CE2EFC"/>
    <w:rsid w:val="00CE2F11"/>
    <w:rsid w:val="00CE2F24"/>
    <w:rsid w:val="00CE2FBE"/>
    <w:rsid w:val="00CE30D6"/>
    <w:rsid w:val="00CE313F"/>
    <w:rsid w:val="00CE320F"/>
    <w:rsid w:val="00CE3464"/>
    <w:rsid w:val="00CE34B4"/>
    <w:rsid w:val="00CE350C"/>
    <w:rsid w:val="00CE3773"/>
    <w:rsid w:val="00CE377C"/>
    <w:rsid w:val="00CE37AE"/>
    <w:rsid w:val="00CE3851"/>
    <w:rsid w:val="00CE39D7"/>
    <w:rsid w:val="00CE3A93"/>
    <w:rsid w:val="00CE3B3D"/>
    <w:rsid w:val="00CE3C30"/>
    <w:rsid w:val="00CE3CDC"/>
    <w:rsid w:val="00CE3D27"/>
    <w:rsid w:val="00CE3EA8"/>
    <w:rsid w:val="00CE3EFB"/>
    <w:rsid w:val="00CE3F76"/>
    <w:rsid w:val="00CE3F87"/>
    <w:rsid w:val="00CE4013"/>
    <w:rsid w:val="00CE406E"/>
    <w:rsid w:val="00CE4165"/>
    <w:rsid w:val="00CE41A6"/>
    <w:rsid w:val="00CE4220"/>
    <w:rsid w:val="00CE4288"/>
    <w:rsid w:val="00CE4355"/>
    <w:rsid w:val="00CE43D2"/>
    <w:rsid w:val="00CE43DA"/>
    <w:rsid w:val="00CE4423"/>
    <w:rsid w:val="00CE449C"/>
    <w:rsid w:val="00CE4522"/>
    <w:rsid w:val="00CE4540"/>
    <w:rsid w:val="00CE463E"/>
    <w:rsid w:val="00CE4682"/>
    <w:rsid w:val="00CE4736"/>
    <w:rsid w:val="00CE4784"/>
    <w:rsid w:val="00CE47CD"/>
    <w:rsid w:val="00CE491F"/>
    <w:rsid w:val="00CE4975"/>
    <w:rsid w:val="00CE49EF"/>
    <w:rsid w:val="00CE4A58"/>
    <w:rsid w:val="00CE4AB5"/>
    <w:rsid w:val="00CE4AEA"/>
    <w:rsid w:val="00CE4B1B"/>
    <w:rsid w:val="00CE4B4A"/>
    <w:rsid w:val="00CE4D28"/>
    <w:rsid w:val="00CE4DE7"/>
    <w:rsid w:val="00CE4E4F"/>
    <w:rsid w:val="00CE4E7E"/>
    <w:rsid w:val="00CE4F3D"/>
    <w:rsid w:val="00CE5048"/>
    <w:rsid w:val="00CE5090"/>
    <w:rsid w:val="00CE5134"/>
    <w:rsid w:val="00CE526A"/>
    <w:rsid w:val="00CE52A2"/>
    <w:rsid w:val="00CE5469"/>
    <w:rsid w:val="00CE554D"/>
    <w:rsid w:val="00CE55C2"/>
    <w:rsid w:val="00CE55C6"/>
    <w:rsid w:val="00CE573E"/>
    <w:rsid w:val="00CE57D6"/>
    <w:rsid w:val="00CE5858"/>
    <w:rsid w:val="00CE587A"/>
    <w:rsid w:val="00CE58A7"/>
    <w:rsid w:val="00CE5952"/>
    <w:rsid w:val="00CE59D0"/>
    <w:rsid w:val="00CE5AC9"/>
    <w:rsid w:val="00CE5C65"/>
    <w:rsid w:val="00CE5C81"/>
    <w:rsid w:val="00CE5DD3"/>
    <w:rsid w:val="00CE602B"/>
    <w:rsid w:val="00CE60C5"/>
    <w:rsid w:val="00CE6116"/>
    <w:rsid w:val="00CE6213"/>
    <w:rsid w:val="00CE645D"/>
    <w:rsid w:val="00CE650A"/>
    <w:rsid w:val="00CE6575"/>
    <w:rsid w:val="00CE66B2"/>
    <w:rsid w:val="00CE66BD"/>
    <w:rsid w:val="00CE6758"/>
    <w:rsid w:val="00CE68E6"/>
    <w:rsid w:val="00CE6B50"/>
    <w:rsid w:val="00CE6DAF"/>
    <w:rsid w:val="00CE6E5D"/>
    <w:rsid w:val="00CE6F13"/>
    <w:rsid w:val="00CE6F73"/>
    <w:rsid w:val="00CE704A"/>
    <w:rsid w:val="00CE7093"/>
    <w:rsid w:val="00CE70DB"/>
    <w:rsid w:val="00CE70F6"/>
    <w:rsid w:val="00CE71FC"/>
    <w:rsid w:val="00CE72A3"/>
    <w:rsid w:val="00CE73AC"/>
    <w:rsid w:val="00CE73E8"/>
    <w:rsid w:val="00CE7499"/>
    <w:rsid w:val="00CE759B"/>
    <w:rsid w:val="00CE75D9"/>
    <w:rsid w:val="00CE767D"/>
    <w:rsid w:val="00CE76EB"/>
    <w:rsid w:val="00CE76ED"/>
    <w:rsid w:val="00CE7784"/>
    <w:rsid w:val="00CE77DD"/>
    <w:rsid w:val="00CE77F1"/>
    <w:rsid w:val="00CE78D2"/>
    <w:rsid w:val="00CE78D8"/>
    <w:rsid w:val="00CE79BE"/>
    <w:rsid w:val="00CE79CE"/>
    <w:rsid w:val="00CE7B3F"/>
    <w:rsid w:val="00CE7B68"/>
    <w:rsid w:val="00CE7B90"/>
    <w:rsid w:val="00CE7BDC"/>
    <w:rsid w:val="00CE7BEF"/>
    <w:rsid w:val="00CE7C59"/>
    <w:rsid w:val="00CE7C67"/>
    <w:rsid w:val="00CE7CC9"/>
    <w:rsid w:val="00CE7D8E"/>
    <w:rsid w:val="00CE7DDA"/>
    <w:rsid w:val="00CE7EA2"/>
    <w:rsid w:val="00CF0048"/>
    <w:rsid w:val="00CF0121"/>
    <w:rsid w:val="00CF020C"/>
    <w:rsid w:val="00CF02A5"/>
    <w:rsid w:val="00CF02DD"/>
    <w:rsid w:val="00CF032A"/>
    <w:rsid w:val="00CF042C"/>
    <w:rsid w:val="00CF0467"/>
    <w:rsid w:val="00CF04C6"/>
    <w:rsid w:val="00CF04C7"/>
    <w:rsid w:val="00CF04CB"/>
    <w:rsid w:val="00CF05FF"/>
    <w:rsid w:val="00CF0601"/>
    <w:rsid w:val="00CF061D"/>
    <w:rsid w:val="00CF0670"/>
    <w:rsid w:val="00CF0772"/>
    <w:rsid w:val="00CF0864"/>
    <w:rsid w:val="00CF08A9"/>
    <w:rsid w:val="00CF08FE"/>
    <w:rsid w:val="00CF097D"/>
    <w:rsid w:val="00CF0A91"/>
    <w:rsid w:val="00CF0AFA"/>
    <w:rsid w:val="00CF0B3B"/>
    <w:rsid w:val="00CF0B65"/>
    <w:rsid w:val="00CF0BE7"/>
    <w:rsid w:val="00CF0C41"/>
    <w:rsid w:val="00CF0E11"/>
    <w:rsid w:val="00CF0ED7"/>
    <w:rsid w:val="00CF101C"/>
    <w:rsid w:val="00CF119A"/>
    <w:rsid w:val="00CF1257"/>
    <w:rsid w:val="00CF130B"/>
    <w:rsid w:val="00CF1346"/>
    <w:rsid w:val="00CF1387"/>
    <w:rsid w:val="00CF1444"/>
    <w:rsid w:val="00CF1566"/>
    <w:rsid w:val="00CF1634"/>
    <w:rsid w:val="00CF1817"/>
    <w:rsid w:val="00CF18CA"/>
    <w:rsid w:val="00CF18E2"/>
    <w:rsid w:val="00CF190C"/>
    <w:rsid w:val="00CF1A5E"/>
    <w:rsid w:val="00CF1ABD"/>
    <w:rsid w:val="00CF1C48"/>
    <w:rsid w:val="00CF1C73"/>
    <w:rsid w:val="00CF1CB4"/>
    <w:rsid w:val="00CF1CC9"/>
    <w:rsid w:val="00CF1D6A"/>
    <w:rsid w:val="00CF1E55"/>
    <w:rsid w:val="00CF2018"/>
    <w:rsid w:val="00CF2385"/>
    <w:rsid w:val="00CF2391"/>
    <w:rsid w:val="00CF23F8"/>
    <w:rsid w:val="00CF2418"/>
    <w:rsid w:val="00CF24BD"/>
    <w:rsid w:val="00CF2503"/>
    <w:rsid w:val="00CF2580"/>
    <w:rsid w:val="00CF25C8"/>
    <w:rsid w:val="00CF26ED"/>
    <w:rsid w:val="00CF26EF"/>
    <w:rsid w:val="00CF2751"/>
    <w:rsid w:val="00CF27FB"/>
    <w:rsid w:val="00CF2887"/>
    <w:rsid w:val="00CF298A"/>
    <w:rsid w:val="00CF29A6"/>
    <w:rsid w:val="00CF2A2F"/>
    <w:rsid w:val="00CF2C03"/>
    <w:rsid w:val="00CF2C59"/>
    <w:rsid w:val="00CF2C66"/>
    <w:rsid w:val="00CF2D10"/>
    <w:rsid w:val="00CF2DC3"/>
    <w:rsid w:val="00CF2DCA"/>
    <w:rsid w:val="00CF2EE5"/>
    <w:rsid w:val="00CF2FA9"/>
    <w:rsid w:val="00CF3026"/>
    <w:rsid w:val="00CF30BC"/>
    <w:rsid w:val="00CF3121"/>
    <w:rsid w:val="00CF316E"/>
    <w:rsid w:val="00CF3171"/>
    <w:rsid w:val="00CF3190"/>
    <w:rsid w:val="00CF3198"/>
    <w:rsid w:val="00CF31C1"/>
    <w:rsid w:val="00CF325D"/>
    <w:rsid w:val="00CF326F"/>
    <w:rsid w:val="00CF333C"/>
    <w:rsid w:val="00CF33C3"/>
    <w:rsid w:val="00CF33E4"/>
    <w:rsid w:val="00CF3455"/>
    <w:rsid w:val="00CF351D"/>
    <w:rsid w:val="00CF353F"/>
    <w:rsid w:val="00CF35E7"/>
    <w:rsid w:val="00CF3800"/>
    <w:rsid w:val="00CF3981"/>
    <w:rsid w:val="00CF39E7"/>
    <w:rsid w:val="00CF3AA6"/>
    <w:rsid w:val="00CF3AC5"/>
    <w:rsid w:val="00CF3AE1"/>
    <w:rsid w:val="00CF3B81"/>
    <w:rsid w:val="00CF3BF4"/>
    <w:rsid w:val="00CF3C27"/>
    <w:rsid w:val="00CF3C56"/>
    <w:rsid w:val="00CF3C5A"/>
    <w:rsid w:val="00CF3C90"/>
    <w:rsid w:val="00CF3D0D"/>
    <w:rsid w:val="00CF3D42"/>
    <w:rsid w:val="00CF3D82"/>
    <w:rsid w:val="00CF3DEC"/>
    <w:rsid w:val="00CF3F0E"/>
    <w:rsid w:val="00CF40AE"/>
    <w:rsid w:val="00CF411A"/>
    <w:rsid w:val="00CF4149"/>
    <w:rsid w:val="00CF41CD"/>
    <w:rsid w:val="00CF42B4"/>
    <w:rsid w:val="00CF42D4"/>
    <w:rsid w:val="00CF43AB"/>
    <w:rsid w:val="00CF43BA"/>
    <w:rsid w:val="00CF43EB"/>
    <w:rsid w:val="00CF446D"/>
    <w:rsid w:val="00CF44EA"/>
    <w:rsid w:val="00CF4586"/>
    <w:rsid w:val="00CF4588"/>
    <w:rsid w:val="00CF45B8"/>
    <w:rsid w:val="00CF45DB"/>
    <w:rsid w:val="00CF46A4"/>
    <w:rsid w:val="00CF470B"/>
    <w:rsid w:val="00CF4726"/>
    <w:rsid w:val="00CF476B"/>
    <w:rsid w:val="00CF48FD"/>
    <w:rsid w:val="00CF49CF"/>
    <w:rsid w:val="00CF4B91"/>
    <w:rsid w:val="00CF4BFF"/>
    <w:rsid w:val="00CF4C4F"/>
    <w:rsid w:val="00CF4C51"/>
    <w:rsid w:val="00CF4D42"/>
    <w:rsid w:val="00CF4E3A"/>
    <w:rsid w:val="00CF4E3C"/>
    <w:rsid w:val="00CF4E5A"/>
    <w:rsid w:val="00CF4F04"/>
    <w:rsid w:val="00CF4F91"/>
    <w:rsid w:val="00CF5002"/>
    <w:rsid w:val="00CF5098"/>
    <w:rsid w:val="00CF5156"/>
    <w:rsid w:val="00CF51FA"/>
    <w:rsid w:val="00CF5314"/>
    <w:rsid w:val="00CF5335"/>
    <w:rsid w:val="00CF5349"/>
    <w:rsid w:val="00CF53A7"/>
    <w:rsid w:val="00CF54EB"/>
    <w:rsid w:val="00CF5504"/>
    <w:rsid w:val="00CF550F"/>
    <w:rsid w:val="00CF551E"/>
    <w:rsid w:val="00CF5552"/>
    <w:rsid w:val="00CF55CE"/>
    <w:rsid w:val="00CF5684"/>
    <w:rsid w:val="00CF56ED"/>
    <w:rsid w:val="00CF58F8"/>
    <w:rsid w:val="00CF58FF"/>
    <w:rsid w:val="00CF5973"/>
    <w:rsid w:val="00CF59DA"/>
    <w:rsid w:val="00CF59F8"/>
    <w:rsid w:val="00CF5B12"/>
    <w:rsid w:val="00CF5D24"/>
    <w:rsid w:val="00CF5D65"/>
    <w:rsid w:val="00CF5EAA"/>
    <w:rsid w:val="00CF5F3D"/>
    <w:rsid w:val="00CF5FE0"/>
    <w:rsid w:val="00CF600C"/>
    <w:rsid w:val="00CF618A"/>
    <w:rsid w:val="00CF627F"/>
    <w:rsid w:val="00CF64FB"/>
    <w:rsid w:val="00CF6595"/>
    <w:rsid w:val="00CF65E4"/>
    <w:rsid w:val="00CF662B"/>
    <w:rsid w:val="00CF677C"/>
    <w:rsid w:val="00CF6915"/>
    <w:rsid w:val="00CF69AF"/>
    <w:rsid w:val="00CF6A10"/>
    <w:rsid w:val="00CF6A9A"/>
    <w:rsid w:val="00CF6C0A"/>
    <w:rsid w:val="00CF6C87"/>
    <w:rsid w:val="00CF6D23"/>
    <w:rsid w:val="00CF6DC4"/>
    <w:rsid w:val="00CF6E51"/>
    <w:rsid w:val="00CF7057"/>
    <w:rsid w:val="00CF70B6"/>
    <w:rsid w:val="00CF711F"/>
    <w:rsid w:val="00CF7129"/>
    <w:rsid w:val="00CF7269"/>
    <w:rsid w:val="00CF726F"/>
    <w:rsid w:val="00CF7289"/>
    <w:rsid w:val="00CF7329"/>
    <w:rsid w:val="00CF73C9"/>
    <w:rsid w:val="00CF7544"/>
    <w:rsid w:val="00CF7582"/>
    <w:rsid w:val="00CF7611"/>
    <w:rsid w:val="00CF7666"/>
    <w:rsid w:val="00CF772E"/>
    <w:rsid w:val="00CF77A2"/>
    <w:rsid w:val="00CF77CC"/>
    <w:rsid w:val="00CF7823"/>
    <w:rsid w:val="00CF7827"/>
    <w:rsid w:val="00CF78D7"/>
    <w:rsid w:val="00CF790D"/>
    <w:rsid w:val="00CF79F7"/>
    <w:rsid w:val="00CF7AD2"/>
    <w:rsid w:val="00CF7B03"/>
    <w:rsid w:val="00CF7B3F"/>
    <w:rsid w:val="00CF7C66"/>
    <w:rsid w:val="00CF7D5F"/>
    <w:rsid w:val="00CF7F04"/>
    <w:rsid w:val="00CF7F9B"/>
    <w:rsid w:val="00D00007"/>
    <w:rsid w:val="00D00049"/>
    <w:rsid w:val="00D000F4"/>
    <w:rsid w:val="00D00175"/>
    <w:rsid w:val="00D0017E"/>
    <w:rsid w:val="00D001BB"/>
    <w:rsid w:val="00D0026B"/>
    <w:rsid w:val="00D00271"/>
    <w:rsid w:val="00D002E3"/>
    <w:rsid w:val="00D0033F"/>
    <w:rsid w:val="00D0036C"/>
    <w:rsid w:val="00D003C1"/>
    <w:rsid w:val="00D00498"/>
    <w:rsid w:val="00D004EF"/>
    <w:rsid w:val="00D0054F"/>
    <w:rsid w:val="00D005EF"/>
    <w:rsid w:val="00D00623"/>
    <w:rsid w:val="00D006FD"/>
    <w:rsid w:val="00D00797"/>
    <w:rsid w:val="00D0080E"/>
    <w:rsid w:val="00D00908"/>
    <w:rsid w:val="00D0098F"/>
    <w:rsid w:val="00D00AEC"/>
    <w:rsid w:val="00D00B0B"/>
    <w:rsid w:val="00D00B3F"/>
    <w:rsid w:val="00D00CAD"/>
    <w:rsid w:val="00D00CF6"/>
    <w:rsid w:val="00D00D31"/>
    <w:rsid w:val="00D00DC1"/>
    <w:rsid w:val="00D00E2B"/>
    <w:rsid w:val="00D00ECA"/>
    <w:rsid w:val="00D00EE8"/>
    <w:rsid w:val="00D00F9F"/>
    <w:rsid w:val="00D01007"/>
    <w:rsid w:val="00D010C4"/>
    <w:rsid w:val="00D01215"/>
    <w:rsid w:val="00D01266"/>
    <w:rsid w:val="00D0138E"/>
    <w:rsid w:val="00D0139E"/>
    <w:rsid w:val="00D01461"/>
    <w:rsid w:val="00D014E3"/>
    <w:rsid w:val="00D014F8"/>
    <w:rsid w:val="00D016B3"/>
    <w:rsid w:val="00D018DD"/>
    <w:rsid w:val="00D018F1"/>
    <w:rsid w:val="00D01ABA"/>
    <w:rsid w:val="00D01DC0"/>
    <w:rsid w:val="00D01E76"/>
    <w:rsid w:val="00D01F9C"/>
    <w:rsid w:val="00D01FB5"/>
    <w:rsid w:val="00D02106"/>
    <w:rsid w:val="00D021CB"/>
    <w:rsid w:val="00D021EA"/>
    <w:rsid w:val="00D02263"/>
    <w:rsid w:val="00D022A8"/>
    <w:rsid w:val="00D0230A"/>
    <w:rsid w:val="00D02406"/>
    <w:rsid w:val="00D0246F"/>
    <w:rsid w:val="00D0249B"/>
    <w:rsid w:val="00D0257B"/>
    <w:rsid w:val="00D0263C"/>
    <w:rsid w:val="00D02644"/>
    <w:rsid w:val="00D026E0"/>
    <w:rsid w:val="00D027A3"/>
    <w:rsid w:val="00D0288B"/>
    <w:rsid w:val="00D028C3"/>
    <w:rsid w:val="00D02966"/>
    <w:rsid w:val="00D02C23"/>
    <w:rsid w:val="00D02C71"/>
    <w:rsid w:val="00D02DC5"/>
    <w:rsid w:val="00D02EE1"/>
    <w:rsid w:val="00D02F85"/>
    <w:rsid w:val="00D0301A"/>
    <w:rsid w:val="00D03266"/>
    <w:rsid w:val="00D03278"/>
    <w:rsid w:val="00D0334C"/>
    <w:rsid w:val="00D03471"/>
    <w:rsid w:val="00D035E5"/>
    <w:rsid w:val="00D03627"/>
    <w:rsid w:val="00D03674"/>
    <w:rsid w:val="00D036C2"/>
    <w:rsid w:val="00D036F5"/>
    <w:rsid w:val="00D036F6"/>
    <w:rsid w:val="00D03717"/>
    <w:rsid w:val="00D037CA"/>
    <w:rsid w:val="00D038C1"/>
    <w:rsid w:val="00D038DE"/>
    <w:rsid w:val="00D038F0"/>
    <w:rsid w:val="00D03972"/>
    <w:rsid w:val="00D039B4"/>
    <w:rsid w:val="00D03A77"/>
    <w:rsid w:val="00D03A85"/>
    <w:rsid w:val="00D03ABB"/>
    <w:rsid w:val="00D03B6C"/>
    <w:rsid w:val="00D03C8F"/>
    <w:rsid w:val="00D03D02"/>
    <w:rsid w:val="00D03D0E"/>
    <w:rsid w:val="00D03D1D"/>
    <w:rsid w:val="00D03D64"/>
    <w:rsid w:val="00D03E2A"/>
    <w:rsid w:val="00D03E52"/>
    <w:rsid w:val="00D03E76"/>
    <w:rsid w:val="00D03F9F"/>
    <w:rsid w:val="00D0405F"/>
    <w:rsid w:val="00D040D9"/>
    <w:rsid w:val="00D04107"/>
    <w:rsid w:val="00D0417D"/>
    <w:rsid w:val="00D0425A"/>
    <w:rsid w:val="00D0436B"/>
    <w:rsid w:val="00D04382"/>
    <w:rsid w:val="00D04397"/>
    <w:rsid w:val="00D043D2"/>
    <w:rsid w:val="00D044FB"/>
    <w:rsid w:val="00D04537"/>
    <w:rsid w:val="00D04737"/>
    <w:rsid w:val="00D047B0"/>
    <w:rsid w:val="00D047EA"/>
    <w:rsid w:val="00D04926"/>
    <w:rsid w:val="00D04B10"/>
    <w:rsid w:val="00D04C54"/>
    <w:rsid w:val="00D04D63"/>
    <w:rsid w:val="00D04DB1"/>
    <w:rsid w:val="00D04EB1"/>
    <w:rsid w:val="00D0501E"/>
    <w:rsid w:val="00D0508E"/>
    <w:rsid w:val="00D050A2"/>
    <w:rsid w:val="00D05117"/>
    <w:rsid w:val="00D05152"/>
    <w:rsid w:val="00D05178"/>
    <w:rsid w:val="00D051C7"/>
    <w:rsid w:val="00D0532C"/>
    <w:rsid w:val="00D05574"/>
    <w:rsid w:val="00D05601"/>
    <w:rsid w:val="00D058D9"/>
    <w:rsid w:val="00D05962"/>
    <w:rsid w:val="00D05A6B"/>
    <w:rsid w:val="00D05B3C"/>
    <w:rsid w:val="00D05C30"/>
    <w:rsid w:val="00D05CCC"/>
    <w:rsid w:val="00D05D9C"/>
    <w:rsid w:val="00D05DEC"/>
    <w:rsid w:val="00D05DFA"/>
    <w:rsid w:val="00D05E67"/>
    <w:rsid w:val="00D05E77"/>
    <w:rsid w:val="00D05E96"/>
    <w:rsid w:val="00D05FB0"/>
    <w:rsid w:val="00D0607E"/>
    <w:rsid w:val="00D060BC"/>
    <w:rsid w:val="00D060DA"/>
    <w:rsid w:val="00D0612E"/>
    <w:rsid w:val="00D061C9"/>
    <w:rsid w:val="00D062C5"/>
    <w:rsid w:val="00D063CC"/>
    <w:rsid w:val="00D06462"/>
    <w:rsid w:val="00D064EC"/>
    <w:rsid w:val="00D0658D"/>
    <w:rsid w:val="00D06622"/>
    <w:rsid w:val="00D0663C"/>
    <w:rsid w:val="00D06653"/>
    <w:rsid w:val="00D0671B"/>
    <w:rsid w:val="00D06754"/>
    <w:rsid w:val="00D067FD"/>
    <w:rsid w:val="00D06ACC"/>
    <w:rsid w:val="00D06B57"/>
    <w:rsid w:val="00D06B83"/>
    <w:rsid w:val="00D06BCC"/>
    <w:rsid w:val="00D06DD2"/>
    <w:rsid w:val="00D06E62"/>
    <w:rsid w:val="00D06E8B"/>
    <w:rsid w:val="00D06F0D"/>
    <w:rsid w:val="00D06F9B"/>
    <w:rsid w:val="00D070BE"/>
    <w:rsid w:val="00D071F2"/>
    <w:rsid w:val="00D071F4"/>
    <w:rsid w:val="00D073CE"/>
    <w:rsid w:val="00D07464"/>
    <w:rsid w:val="00D074DC"/>
    <w:rsid w:val="00D07617"/>
    <w:rsid w:val="00D07628"/>
    <w:rsid w:val="00D07683"/>
    <w:rsid w:val="00D07738"/>
    <w:rsid w:val="00D077C9"/>
    <w:rsid w:val="00D078BF"/>
    <w:rsid w:val="00D079E8"/>
    <w:rsid w:val="00D07BF5"/>
    <w:rsid w:val="00D07C1E"/>
    <w:rsid w:val="00D07C30"/>
    <w:rsid w:val="00D07D02"/>
    <w:rsid w:val="00D07D34"/>
    <w:rsid w:val="00D07E79"/>
    <w:rsid w:val="00D07E98"/>
    <w:rsid w:val="00D07EC0"/>
    <w:rsid w:val="00D07EF6"/>
    <w:rsid w:val="00D07F4E"/>
    <w:rsid w:val="00D101A6"/>
    <w:rsid w:val="00D102C7"/>
    <w:rsid w:val="00D102E2"/>
    <w:rsid w:val="00D1033B"/>
    <w:rsid w:val="00D1052B"/>
    <w:rsid w:val="00D10681"/>
    <w:rsid w:val="00D1069F"/>
    <w:rsid w:val="00D106A9"/>
    <w:rsid w:val="00D107E0"/>
    <w:rsid w:val="00D10A5B"/>
    <w:rsid w:val="00D10ACC"/>
    <w:rsid w:val="00D10C1A"/>
    <w:rsid w:val="00D10C4D"/>
    <w:rsid w:val="00D10D5D"/>
    <w:rsid w:val="00D10D6D"/>
    <w:rsid w:val="00D10D7A"/>
    <w:rsid w:val="00D10D7C"/>
    <w:rsid w:val="00D10D83"/>
    <w:rsid w:val="00D10DE5"/>
    <w:rsid w:val="00D10DE9"/>
    <w:rsid w:val="00D10ED5"/>
    <w:rsid w:val="00D1104D"/>
    <w:rsid w:val="00D11090"/>
    <w:rsid w:val="00D1114B"/>
    <w:rsid w:val="00D1116B"/>
    <w:rsid w:val="00D111A6"/>
    <w:rsid w:val="00D111CE"/>
    <w:rsid w:val="00D111DD"/>
    <w:rsid w:val="00D1122D"/>
    <w:rsid w:val="00D112C8"/>
    <w:rsid w:val="00D11360"/>
    <w:rsid w:val="00D11362"/>
    <w:rsid w:val="00D1163C"/>
    <w:rsid w:val="00D117B8"/>
    <w:rsid w:val="00D1182A"/>
    <w:rsid w:val="00D11901"/>
    <w:rsid w:val="00D11981"/>
    <w:rsid w:val="00D11A33"/>
    <w:rsid w:val="00D11A70"/>
    <w:rsid w:val="00D11B90"/>
    <w:rsid w:val="00D11BE5"/>
    <w:rsid w:val="00D11C25"/>
    <w:rsid w:val="00D11C93"/>
    <w:rsid w:val="00D11D21"/>
    <w:rsid w:val="00D11DE6"/>
    <w:rsid w:val="00D11E05"/>
    <w:rsid w:val="00D11E0E"/>
    <w:rsid w:val="00D11E27"/>
    <w:rsid w:val="00D11FBB"/>
    <w:rsid w:val="00D11FF7"/>
    <w:rsid w:val="00D1204C"/>
    <w:rsid w:val="00D1207C"/>
    <w:rsid w:val="00D120BE"/>
    <w:rsid w:val="00D1210F"/>
    <w:rsid w:val="00D12131"/>
    <w:rsid w:val="00D1217D"/>
    <w:rsid w:val="00D121A9"/>
    <w:rsid w:val="00D1220C"/>
    <w:rsid w:val="00D1221E"/>
    <w:rsid w:val="00D1226D"/>
    <w:rsid w:val="00D122EE"/>
    <w:rsid w:val="00D12319"/>
    <w:rsid w:val="00D123F9"/>
    <w:rsid w:val="00D12476"/>
    <w:rsid w:val="00D1253C"/>
    <w:rsid w:val="00D12608"/>
    <w:rsid w:val="00D1260F"/>
    <w:rsid w:val="00D1268A"/>
    <w:rsid w:val="00D127BD"/>
    <w:rsid w:val="00D12849"/>
    <w:rsid w:val="00D1286E"/>
    <w:rsid w:val="00D129C7"/>
    <w:rsid w:val="00D129D8"/>
    <w:rsid w:val="00D129FA"/>
    <w:rsid w:val="00D12A2F"/>
    <w:rsid w:val="00D12ADA"/>
    <w:rsid w:val="00D12B47"/>
    <w:rsid w:val="00D12B5F"/>
    <w:rsid w:val="00D12B78"/>
    <w:rsid w:val="00D12B7B"/>
    <w:rsid w:val="00D12BCB"/>
    <w:rsid w:val="00D12C3E"/>
    <w:rsid w:val="00D12C95"/>
    <w:rsid w:val="00D12CBB"/>
    <w:rsid w:val="00D12D9D"/>
    <w:rsid w:val="00D12E8F"/>
    <w:rsid w:val="00D12EDA"/>
    <w:rsid w:val="00D12F5E"/>
    <w:rsid w:val="00D13013"/>
    <w:rsid w:val="00D13289"/>
    <w:rsid w:val="00D13305"/>
    <w:rsid w:val="00D133B7"/>
    <w:rsid w:val="00D1343E"/>
    <w:rsid w:val="00D1344B"/>
    <w:rsid w:val="00D13471"/>
    <w:rsid w:val="00D1348C"/>
    <w:rsid w:val="00D13531"/>
    <w:rsid w:val="00D135D6"/>
    <w:rsid w:val="00D1373A"/>
    <w:rsid w:val="00D1374A"/>
    <w:rsid w:val="00D137D5"/>
    <w:rsid w:val="00D13967"/>
    <w:rsid w:val="00D1396F"/>
    <w:rsid w:val="00D139EF"/>
    <w:rsid w:val="00D13A16"/>
    <w:rsid w:val="00D13A6F"/>
    <w:rsid w:val="00D13A80"/>
    <w:rsid w:val="00D13B8E"/>
    <w:rsid w:val="00D13C80"/>
    <w:rsid w:val="00D13D02"/>
    <w:rsid w:val="00D13E1B"/>
    <w:rsid w:val="00D13E73"/>
    <w:rsid w:val="00D13E9F"/>
    <w:rsid w:val="00D13EE0"/>
    <w:rsid w:val="00D13EF1"/>
    <w:rsid w:val="00D13F20"/>
    <w:rsid w:val="00D14066"/>
    <w:rsid w:val="00D140C2"/>
    <w:rsid w:val="00D14158"/>
    <w:rsid w:val="00D141D6"/>
    <w:rsid w:val="00D141FE"/>
    <w:rsid w:val="00D142D6"/>
    <w:rsid w:val="00D1445B"/>
    <w:rsid w:val="00D14513"/>
    <w:rsid w:val="00D14559"/>
    <w:rsid w:val="00D14572"/>
    <w:rsid w:val="00D14592"/>
    <w:rsid w:val="00D14599"/>
    <w:rsid w:val="00D145EA"/>
    <w:rsid w:val="00D14955"/>
    <w:rsid w:val="00D1496E"/>
    <w:rsid w:val="00D14B1D"/>
    <w:rsid w:val="00D14BC8"/>
    <w:rsid w:val="00D14CDD"/>
    <w:rsid w:val="00D14D4D"/>
    <w:rsid w:val="00D14E01"/>
    <w:rsid w:val="00D14FEB"/>
    <w:rsid w:val="00D1501B"/>
    <w:rsid w:val="00D15029"/>
    <w:rsid w:val="00D1503E"/>
    <w:rsid w:val="00D150B1"/>
    <w:rsid w:val="00D152DD"/>
    <w:rsid w:val="00D1531F"/>
    <w:rsid w:val="00D15391"/>
    <w:rsid w:val="00D1541D"/>
    <w:rsid w:val="00D154AF"/>
    <w:rsid w:val="00D154C0"/>
    <w:rsid w:val="00D155B3"/>
    <w:rsid w:val="00D15602"/>
    <w:rsid w:val="00D15767"/>
    <w:rsid w:val="00D1576A"/>
    <w:rsid w:val="00D157EA"/>
    <w:rsid w:val="00D1582C"/>
    <w:rsid w:val="00D1585A"/>
    <w:rsid w:val="00D1586D"/>
    <w:rsid w:val="00D15934"/>
    <w:rsid w:val="00D1593F"/>
    <w:rsid w:val="00D15963"/>
    <w:rsid w:val="00D15A08"/>
    <w:rsid w:val="00D15A0B"/>
    <w:rsid w:val="00D15A56"/>
    <w:rsid w:val="00D15ADF"/>
    <w:rsid w:val="00D15B97"/>
    <w:rsid w:val="00D15BCE"/>
    <w:rsid w:val="00D15C89"/>
    <w:rsid w:val="00D15D02"/>
    <w:rsid w:val="00D15DE0"/>
    <w:rsid w:val="00D15E00"/>
    <w:rsid w:val="00D15E14"/>
    <w:rsid w:val="00D15E96"/>
    <w:rsid w:val="00D15F31"/>
    <w:rsid w:val="00D15FB2"/>
    <w:rsid w:val="00D15FC0"/>
    <w:rsid w:val="00D160C6"/>
    <w:rsid w:val="00D161F9"/>
    <w:rsid w:val="00D1620C"/>
    <w:rsid w:val="00D162EE"/>
    <w:rsid w:val="00D162F4"/>
    <w:rsid w:val="00D16461"/>
    <w:rsid w:val="00D167F5"/>
    <w:rsid w:val="00D168C1"/>
    <w:rsid w:val="00D16903"/>
    <w:rsid w:val="00D16992"/>
    <w:rsid w:val="00D169DA"/>
    <w:rsid w:val="00D16A15"/>
    <w:rsid w:val="00D16A44"/>
    <w:rsid w:val="00D16ABC"/>
    <w:rsid w:val="00D16B4B"/>
    <w:rsid w:val="00D16CA2"/>
    <w:rsid w:val="00D16CB5"/>
    <w:rsid w:val="00D16D3B"/>
    <w:rsid w:val="00D16F9F"/>
    <w:rsid w:val="00D16FDD"/>
    <w:rsid w:val="00D16FDF"/>
    <w:rsid w:val="00D16FEF"/>
    <w:rsid w:val="00D170FC"/>
    <w:rsid w:val="00D1716B"/>
    <w:rsid w:val="00D171CE"/>
    <w:rsid w:val="00D17202"/>
    <w:rsid w:val="00D172C2"/>
    <w:rsid w:val="00D173BE"/>
    <w:rsid w:val="00D173C5"/>
    <w:rsid w:val="00D173CD"/>
    <w:rsid w:val="00D173D0"/>
    <w:rsid w:val="00D17436"/>
    <w:rsid w:val="00D17592"/>
    <w:rsid w:val="00D177E5"/>
    <w:rsid w:val="00D177FF"/>
    <w:rsid w:val="00D1782B"/>
    <w:rsid w:val="00D178DD"/>
    <w:rsid w:val="00D178F7"/>
    <w:rsid w:val="00D179DA"/>
    <w:rsid w:val="00D17A0A"/>
    <w:rsid w:val="00D17A36"/>
    <w:rsid w:val="00D17C5D"/>
    <w:rsid w:val="00D17E14"/>
    <w:rsid w:val="00D17E80"/>
    <w:rsid w:val="00D17E82"/>
    <w:rsid w:val="00D17FA4"/>
    <w:rsid w:val="00D17FB0"/>
    <w:rsid w:val="00D17FB1"/>
    <w:rsid w:val="00D20021"/>
    <w:rsid w:val="00D20081"/>
    <w:rsid w:val="00D20146"/>
    <w:rsid w:val="00D20174"/>
    <w:rsid w:val="00D201C9"/>
    <w:rsid w:val="00D20265"/>
    <w:rsid w:val="00D202D5"/>
    <w:rsid w:val="00D202E7"/>
    <w:rsid w:val="00D20384"/>
    <w:rsid w:val="00D203BC"/>
    <w:rsid w:val="00D203BF"/>
    <w:rsid w:val="00D20458"/>
    <w:rsid w:val="00D20465"/>
    <w:rsid w:val="00D2055C"/>
    <w:rsid w:val="00D20586"/>
    <w:rsid w:val="00D205C2"/>
    <w:rsid w:val="00D20633"/>
    <w:rsid w:val="00D206A5"/>
    <w:rsid w:val="00D20726"/>
    <w:rsid w:val="00D2075A"/>
    <w:rsid w:val="00D2084D"/>
    <w:rsid w:val="00D209C6"/>
    <w:rsid w:val="00D20A00"/>
    <w:rsid w:val="00D20B70"/>
    <w:rsid w:val="00D20D3E"/>
    <w:rsid w:val="00D20D53"/>
    <w:rsid w:val="00D20E2A"/>
    <w:rsid w:val="00D20F13"/>
    <w:rsid w:val="00D20F59"/>
    <w:rsid w:val="00D21048"/>
    <w:rsid w:val="00D21152"/>
    <w:rsid w:val="00D2119B"/>
    <w:rsid w:val="00D21209"/>
    <w:rsid w:val="00D21251"/>
    <w:rsid w:val="00D212B6"/>
    <w:rsid w:val="00D21325"/>
    <w:rsid w:val="00D21451"/>
    <w:rsid w:val="00D21487"/>
    <w:rsid w:val="00D2156B"/>
    <w:rsid w:val="00D21586"/>
    <w:rsid w:val="00D215AF"/>
    <w:rsid w:val="00D2160C"/>
    <w:rsid w:val="00D21650"/>
    <w:rsid w:val="00D21797"/>
    <w:rsid w:val="00D218A8"/>
    <w:rsid w:val="00D2193D"/>
    <w:rsid w:val="00D21961"/>
    <w:rsid w:val="00D219BD"/>
    <w:rsid w:val="00D219F3"/>
    <w:rsid w:val="00D219F6"/>
    <w:rsid w:val="00D21A84"/>
    <w:rsid w:val="00D21AD9"/>
    <w:rsid w:val="00D21B28"/>
    <w:rsid w:val="00D21B8D"/>
    <w:rsid w:val="00D21CF8"/>
    <w:rsid w:val="00D21D9D"/>
    <w:rsid w:val="00D21DBD"/>
    <w:rsid w:val="00D21EC3"/>
    <w:rsid w:val="00D21FEB"/>
    <w:rsid w:val="00D220F8"/>
    <w:rsid w:val="00D22213"/>
    <w:rsid w:val="00D22325"/>
    <w:rsid w:val="00D2247C"/>
    <w:rsid w:val="00D2247E"/>
    <w:rsid w:val="00D2249F"/>
    <w:rsid w:val="00D225D9"/>
    <w:rsid w:val="00D22708"/>
    <w:rsid w:val="00D22905"/>
    <w:rsid w:val="00D22A86"/>
    <w:rsid w:val="00D22AD4"/>
    <w:rsid w:val="00D22AEC"/>
    <w:rsid w:val="00D22AF4"/>
    <w:rsid w:val="00D22B8F"/>
    <w:rsid w:val="00D22C31"/>
    <w:rsid w:val="00D22C35"/>
    <w:rsid w:val="00D22C9A"/>
    <w:rsid w:val="00D22D1E"/>
    <w:rsid w:val="00D22D54"/>
    <w:rsid w:val="00D22DCB"/>
    <w:rsid w:val="00D22DF9"/>
    <w:rsid w:val="00D22F03"/>
    <w:rsid w:val="00D22F33"/>
    <w:rsid w:val="00D22F36"/>
    <w:rsid w:val="00D22F63"/>
    <w:rsid w:val="00D23005"/>
    <w:rsid w:val="00D23035"/>
    <w:rsid w:val="00D23220"/>
    <w:rsid w:val="00D23290"/>
    <w:rsid w:val="00D2329C"/>
    <w:rsid w:val="00D232A3"/>
    <w:rsid w:val="00D233FC"/>
    <w:rsid w:val="00D23429"/>
    <w:rsid w:val="00D23487"/>
    <w:rsid w:val="00D234A1"/>
    <w:rsid w:val="00D234EC"/>
    <w:rsid w:val="00D235A3"/>
    <w:rsid w:val="00D23624"/>
    <w:rsid w:val="00D236AA"/>
    <w:rsid w:val="00D23794"/>
    <w:rsid w:val="00D237B9"/>
    <w:rsid w:val="00D237D2"/>
    <w:rsid w:val="00D23843"/>
    <w:rsid w:val="00D23897"/>
    <w:rsid w:val="00D23963"/>
    <w:rsid w:val="00D23ABC"/>
    <w:rsid w:val="00D23ABD"/>
    <w:rsid w:val="00D23AC4"/>
    <w:rsid w:val="00D23B05"/>
    <w:rsid w:val="00D23D61"/>
    <w:rsid w:val="00D23D7A"/>
    <w:rsid w:val="00D23DEC"/>
    <w:rsid w:val="00D23E49"/>
    <w:rsid w:val="00D23E74"/>
    <w:rsid w:val="00D23EA7"/>
    <w:rsid w:val="00D23EB9"/>
    <w:rsid w:val="00D24069"/>
    <w:rsid w:val="00D24122"/>
    <w:rsid w:val="00D2415E"/>
    <w:rsid w:val="00D241A1"/>
    <w:rsid w:val="00D242C9"/>
    <w:rsid w:val="00D24328"/>
    <w:rsid w:val="00D2437B"/>
    <w:rsid w:val="00D2438F"/>
    <w:rsid w:val="00D24394"/>
    <w:rsid w:val="00D24397"/>
    <w:rsid w:val="00D2443A"/>
    <w:rsid w:val="00D24567"/>
    <w:rsid w:val="00D2458B"/>
    <w:rsid w:val="00D2459D"/>
    <w:rsid w:val="00D24654"/>
    <w:rsid w:val="00D2471C"/>
    <w:rsid w:val="00D24825"/>
    <w:rsid w:val="00D248C6"/>
    <w:rsid w:val="00D24904"/>
    <w:rsid w:val="00D24961"/>
    <w:rsid w:val="00D24A94"/>
    <w:rsid w:val="00D24B15"/>
    <w:rsid w:val="00D24B4D"/>
    <w:rsid w:val="00D24BF7"/>
    <w:rsid w:val="00D24D9C"/>
    <w:rsid w:val="00D24DF4"/>
    <w:rsid w:val="00D24E8E"/>
    <w:rsid w:val="00D24EDF"/>
    <w:rsid w:val="00D24F0C"/>
    <w:rsid w:val="00D24F7E"/>
    <w:rsid w:val="00D2514D"/>
    <w:rsid w:val="00D25215"/>
    <w:rsid w:val="00D25252"/>
    <w:rsid w:val="00D25570"/>
    <w:rsid w:val="00D255E9"/>
    <w:rsid w:val="00D25659"/>
    <w:rsid w:val="00D2569E"/>
    <w:rsid w:val="00D256B1"/>
    <w:rsid w:val="00D2578D"/>
    <w:rsid w:val="00D2596F"/>
    <w:rsid w:val="00D25B03"/>
    <w:rsid w:val="00D25B5D"/>
    <w:rsid w:val="00D25C5E"/>
    <w:rsid w:val="00D25D1D"/>
    <w:rsid w:val="00D25D8E"/>
    <w:rsid w:val="00D25DBE"/>
    <w:rsid w:val="00D25DEF"/>
    <w:rsid w:val="00D25EB8"/>
    <w:rsid w:val="00D25FB4"/>
    <w:rsid w:val="00D26012"/>
    <w:rsid w:val="00D260FB"/>
    <w:rsid w:val="00D26105"/>
    <w:rsid w:val="00D261ED"/>
    <w:rsid w:val="00D26219"/>
    <w:rsid w:val="00D262E8"/>
    <w:rsid w:val="00D2631F"/>
    <w:rsid w:val="00D26465"/>
    <w:rsid w:val="00D26545"/>
    <w:rsid w:val="00D26553"/>
    <w:rsid w:val="00D26602"/>
    <w:rsid w:val="00D26728"/>
    <w:rsid w:val="00D26741"/>
    <w:rsid w:val="00D2680F"/>
    <w:rsid w:val="00D26811"/>
    <w:rsid w:val="00D2684A"/>
    <w:rsid w:val="00D26925"/>
    <w:rsid w:val="00D26AB2"/>
    <w:rsid w:val="00D26B43"/>
    <w:rsid w:val="00D26B45"/>
    <w:rsid w:val="00D26C45"/>
    <w:rsid w:val="00D26CB1"/>
    <w:rsid w:val="00D26D0D"/>
    <w:rsid w:val="00D26D1D"/>
    <w:rsid w:val="00D26D24"/>
    <w:rsid w:val="00D26D54"/>
    <w:rsid w:val="00D26DFD"/>
    <w:rsid w:val="00D26E3B"/>
    <w:rsid w:val="00D26EE9"/>
    <w:rsid w:val="00D26F4D"/>
    <w:rsid w:val="00D26F92"/>
    <w:rsid w:val="00D26F93"/>
    <w:rsid w:val="00D26FD2"/>
    <w:rsid w:val="00D2717B"/>
    <w:rsid w:val="00D271CA"/>
    <w:rsid w:val="00D27382"/>
    <w:rsid w:val="00D2742B"/>
    <w:rsid w:val="00D27792"/>
    <w:rsid w:val="00D277BF"/>
    <w:rsid w:val="00D27896"/>
    <w:rsid w:val="00D279C0"/>
    <w:rsid w:val="00D27AD7"/>
    <w:rsid w:val="00D27C09"/>
    <w:rsid w:val="00D27C56"/>
    <w:rsid w:val="00D27F59"/>
    <w:rsid w:val="00D27FE3"/>
    <w:rsid w:val="00D3003E"/>
    <w:rsid w:val="00D301D8"/>
    <w:rsid w:val="00D3039F"/>
    <w:rsid w:val="00D303BC"/>
    <w:rsid w:val="00D30416"/>
    <w:rsid w:val="00D305F0"/>
    <w:rsid w:val="00D306E5"/>
    <w:rsid w:val="00D306FD"/>
    <w:rsid w:val="00D30702"/>
    <w:rsid w:val="00D3070B"/>
    <w:rsid w:val="00D30762"/>
    <w:rsid w:val="00D307BD"/>
    <w:rsid w:val="00D30839"/>
    <w:rsid w:val="00D30895"/>
    <w:rsid w:val="00D309D5"/>
    <w:rsid w:val="00D30A5F"/>
    <w:rsid w:val="00D30A63"/>
    <w:rsid w:val="00D30A92"/>
    <w:rsid w:val="00D30B0E"/>
    <w:rsid w:val="00D30BBA"/>
    <w:rsid w:val="00D30BC8"/>
    <w:rsid w:val="00D30C2A"/>
    <w:rsid w:val="00D30C49"/>
    <w:rsid w:val="00D30D1D"/>
    <w:rsid w:val="00D30D36"/>
    <w:rsid w:val="00D30DDF"/>
    <w:rsid w:val="00D30DE5"/>
    <w:rsid w:val="00D30EB4"/>
    <w:rsid w:val="00D30F4A"/>
    <w:rsid w:val="00D30FB6"/>
    <w:rsid w:val="00D31023"/>
    <w:rsid w:val="00D31122"/>
    <w:rsid w:val="00D3121F"/>
    <w:rsid w:val="00D31460"/>
    <w:rsid w:val="00D31621"/>
    <w:rsid w:val="00D31753"/>
    <w:rsid w:val="00D31773"/>
    <w:rsid w:val="00D317B6"/>
    <w:rsid w:val="00D3181C"/>
    <w:rsid w:val="00D3184F"/>
    <w:rsid w:val="00D318C0"/>
    <w:rsid w:val="00D319AE"/>
    <w:rsid w:val="00D31A5F"/>
    <w:rsid w:val="00D31A76"/>
    <w:rsid w:val="00D31AC5"/>
    <w:rsid w:val="00D31AE3"/>
    <w:rsid w:val="00D31C75"/>
    <w:rsid w:val="00D31CF7"/>
    <w:rsid w:val="00D31D95"/>
    <w:rsid w:val="00D31DA9"/>
    <w:rsid w:val="00D31DFF"/>
    <w:rsid w:val="00D31E9B"/>
    <w:rsid w:val="00D31EDE"/>
    <w:rsid w:val="00D31F32"/>
    <w:rsid w:val="00D31F65"/>
    <w:rsid w:val="00D32001"/>
    <w:rsid w:val="00D32068"/>
    <w:rsid w:val="00D32079"/>
    <w:rsid w:val="00D320B7"/>
    <w:rsid w:val="00D320D5"/>
    <w:rsid w:val="00D32202"/>
    <w:rsid w:val="00D322A2"/>
    <w:rsid w:val="00D322B1"/>
    <w:rsid w:val="00D3230C"/>
    <w:rsid w:val="00D324C7"/>
    <w:rsid w:val="00D32539"/>
    <w:rsid w:val="00D32680"/>
    <w:rsid w:val="00D3277B"/>
    <w:rsid w:val="00D3279D"/>
    <w:rsid w:val="00D327D1"/>
    <w:rsid w:val="00D32893"/>
    <w:rsid w:val="00D32AE8"/>
    <w:rsid w:val="00D32B3A"/>
    <w:rsid w:val="00D32B52"/>
    <w:rsid w:val="00D32BD6"/>
    <w:rsid w:val="00D32C0A"/>
    <w:rsid w:val="00D32C1D"/>
    <w:rsid w:val="00D32C43"/>
    <w:rsid w:val="00D32C81"/>
    <w:rsid w:val="00D32D82"/>
    <w:rsid w:val="00D32EC7"/>
    <w:rsid w:val="00D32EED"/>
    <w:rsid w:val="00D32EF5"/>
    <w:rsid w:val="00D32F4D"/>
    <w:rsid w:val="00D32FD4"/>
    <w:rsid w:val="00D33112"/>
    <w:rsid w:val="00D33175"/>
    <w:rsid w:val="00D331BC"/>
    <w:rsid w:val="00D331C1"/>
    <w:rsid w:val="00D331CD"/>
    <w:rsid w:val="00D3328C"/>
    <w:rsid w:val="00D332D7"/>
    <w:rsid w:val="00D332E2"/>
    <w:rsid w:val="00D33340"/>
    <w:rsid w:val="00D3342E"/>
    <w:rsid w:val="00D334BA"/>
    <w:rsid w:val="00D3359F"/>
    <w:rsid w:val="00D335F3"/>
    <w:rsid w:val="00D33678"/>
    <w:rsid w:val="00D33721"/>
    <w:rsid w:val="00D3377E"/>
    <w:rsid w:val="00D33843"/>
    <w:rsid w:val="00D33845"/>
    <w:rsid w:val="00D33941"/>
    <w:rsid w:val="00D33A23"/>
    <w:rsid w:val="00D33A2F"/>
    <w:rsid w:val="00D33A3F"/>
    <w:rsid w:val="00D33A6F"/>
    <w:rsid w:val="00D33B00"/>
    <w:rsid w:val="00D33B17"/>
    <w:rsid w:val="00D33B3D"/>
    <w:rsid w:val="00D33BAF"/>
    <w:rsid w:val="00D33BC5"/>
    <w:rsid w:val="00D33C66"/>
    <w:rsid w:val="00D33CED"/>
    <w:rsid w:val="00D33E5A"/>
    <w:rsid w:val="00D33E64"/>
    <w:rsid w:val="00D33E79"/>
    <w:rsid w:val="00D33EC2"/>
    <w:rsid w:val="00D33EEF"/>
    <w:rsid w:val="00D33F2D"/>
    <w:rsid w:val="00D33FEC"/>
    <w:rsid w:val="00D340B2"/>
    <w:rsid w:val="00D340D0"/>
    <w:rsid w:val="00D34158"/>
    <w:rsid w:val="00D3425B"/>
    <w:rsid w:val="00D342D4"/>
    <w:rsid w:val="00D342D6"/>
    <w:rsid w:val="00D3431A"/>
    <w:rsid w:val="00D34334"/>
    <w:rsid w:val="00D343C3"/>
    <w:rsid w:val="00D3451C"/>
    <w:rsid w:val="00D3456B"/>
    <w:rsid w:val="00D34678"/>
    <w:rsid w:val="00D346E7"/>
    <w:rsid w:val="00D347DD"/>
    <w:rsid w:val="00D3481B"/>
    <w:rsid w:val="00D34867"/>
    <w:rsid w:val="00D348DC"/>
    <w:rsid w:val="00D3493C"/>
    <w:rsid w:val="00D34956"/>
    <w:rsid w:val="00D34985"/>
    <w:rsid w:val="00D3499A"/>
    <w:rsid w:val="00D349F5"/>
    <w:rsid w:val="00D34A33"/>
    <w:rsid w:val="00D34A49"/>
    <w:rsid w:val="00D34A58"/>
    <w:rsid w:val="00D34AB9"/>
    <w:rsid w:val="00D34ABC"/>
    <w:rsid w:val="00D34AC5"/>
    <w:rsid w:val="00D34AC6"/>
    <w:rsid w:val="00D34B17"/>
    <w:rsid w:val="00D34B64"/>
    <w:rsid w:val="00D34B65"/>
    <w:rsid w:val="00D34B7A"/>
    <w:rsid w:val="00D34BC1"/>
    <w:rsid w:val="00D34BD4"/>
    <w:rsid w:val="00D34D15"/>
    <w:rsid w:val="00D34D1D"/>
    <w:rsid w:val="00D34D3C"/>
    <w:rsid w:val="00D34DFF"/>
    <w:rsid w:val="00D34E0F"/>
    <w:rsid w:val="00D34E65"/>
    <w:rsid w:val="00D34E80"/>
    <w:rsid w:val="00D34F64"/>
    <w:rsid w:val="00D35096"/>
    <w:rsid w:val="00D3509D"/>
    <w:rsid w:val="00D350F2"/>
    <w:rsid w:val="00D35157"/>
    <w:rsid w:val="00D35160"/>
    <w:rsid w:val="00D3519F"/>
    <w:rsid w:val="00D35251"/>
    <w:rsid w:val="00D35288"/>
    <w:rsid w:val="00D35290"/>
    <w:rsid w:val="00D352BC"/>
    <w:rsid w:val="00D3535B"/>
    <w:rsid w:val="00D35370"/>
    <w:rsid w:val="00D3537A"/>
    <w:rsid w:val="00D353D7"/>
    <w:rsid w:val="00D353F7"/>
    <w:rsid w:val="00D35427"/>
    <w:rsid w:val="00D354CC"/>
    <w:rsid w:val="00D354CD"/>
    <w:rsid w:val="00D3550C"/>
    <w:rsid w:val="00D35556"/>
    <w:rsid w:val="00D355CA"/>
    <w:rsid w:val="00D35611"/>
    <w:rsid w:val="00D3570D"/>
    <w:rsid w:val="00D35719"/>
    <w:rsid w:val="00D3575B"/>
    <w:rsid w:val="00D35771"/>
    <w:rsid w:val="00D3588B"/>
    <w:rsid w:val="00D358B2"/>
    <w:rsid w:val="00D35950"/>
    <w:rsid w:val="00D3596F"/>
    <w:rsid w:val="00D3599A"/>
    <w:rsid w:val="00D35A4E"/>
    <w:rsid w:val="00D35B78"/>
    <w:rsid w:val="00D35C05"/>
    <w:rsid w:val="00D35C4B"/>
    <w:rsid w:val="00D35CE9"/>
    <w:rsid w:val="00D35D3C"/>
    <w:rsid w:val="00D35D67"/>
    <w:rsid w:val="00D35D7B"/>
    <w:rsid w:val="00D35F92"/>
    <w:rsid w:val="00D36013"/>
    <w:rsid w:val="00D36093"/>
    <w:rsid w:val="00D360D1"/>
    <w:rsid w:val="00D361A7"/>
    <w:rsid w:val="00D361D7"/>
    <w:rsid w:val="00D36263"/>
    <w:rsid w:val="00D362C4"/>
    <w:rsid w:val="00D362F9"/>
    <w:rsid w:val="00D3630A"/>
    <w:rsid w:val="00D36397"/>
    <w:rsid w:val="00D3639F"/>
    <w:rsid w:val="00D36546"/>
    <w:rsid w:val="00D365AA"/>
    <w:rsid w:val="00D36642"/>
    <w:rsid w:val="00D3665E"/>
    <w:rsid w:val="00D36676"/>
    <w:rsid w:val="00D3692F"/>
    <w:rsid w:val="00D36975"/>
    <w:rsid w:val="00D36985"/>
    <w:rsid w:val="00D369E8"/>
    <w:rsid w:val="00D36A38"/>
    <w:rsid w:val="00D36BB3"/>
    <w:rsid w:val="00D36D2B"/>
    <w:rsid w:val="00D36E77"/>
    <w:rsid w:val="00D36EB6"/>
    <w:rsid w:val="00D36ECC"/>
    <w:rsid w:val="00D37029"/>
    <w:rsid w:val="00D3713B"/>
    <w:rsid w:val="00D371AB"/>
    <w:rsid w:val="00D372B9"/>
    <w:rsid w:val="00D37568"/>
    <w:rsid w:val="00D37663"/>
    <w:rsid w:val="00D3767B"/>
    <w:rsid w:val="00D37716"/>
    <w:rsid w:val="00D37750"/>
    <w:rsid w:val="00D37798"/>
    <w:rsid w:val="00D377CF"/>
    <w:rsid w:val="00D377D6"/>
    <w:rsid w:val="00D3787D"/>
    <w:rsid w:val="00D378F6"/>
    <w:rsid w:val="00D379B9"/>
    <w:rsid w:val="00D37A29"/>
    <w:rsid w:val="00D37A57"/>
    <w:rsid w:val="00D37BB7"/>
    <w:rsid w:val="00D37C19"/>
    <w:rsid w:val="00D37CF7"/>
    <w:rsid w:val="00D37DC2"/>
    <w:rsid w:val="00D37E57"/>
    <w:rsid w:val="00D37FD6"/>
    <w:rsid w:val="00D37FD9"/>
    <w:rsid w:val="00D40025"/>
    <w:rsid w:val="00D400C4"/>
    <w:rsid w:val="00D4039A"/>
    <w:rsid w:val="00D40424"/>
    <w:rsid w:val="00D4048C"/>
    <w:rsid w:val="00D40491"/>
    <w:rsid w:val="00D404E5"/>
    <w:rsid w:val="00D405CD"/>
    <w:rsid w:val="00D406ED"/>
    <w:rsid w:val="00D4076D"/>
    <w:rsid w:val="00D407A6"/>
    <w:rsid w:val="00D40947"/>
    <w:rsid w:val="00D40B36"/>
    <w:rsid w:val="00D40B80"/>
    <w:rsid w:val="00D40BCB"/>
    <w:rsid w:val="00D40BF0"/>
    <w:rsid w:val="00D40C08"/>
    <w:rsid w:val="00D40C0F"/>
    <w:rsid w:val="00D40CE0"/>
    <w:rsid w:val="00D40D14"/>
    <w:rsid w:val="00D40D85"/>
    <w:rsid w:val="00D40DC7"/>
    <w:rsid w:val="00D40E37"/>
    <w:rsid w:val="00D40E85"/>
    <w:rsid w:val="00D40EFF"/>
    <w:rsid w:val="00D40F03"/>
    <w:rsid w:val="00D40F4D"/>
    <w:rsid w:val="00D41010"/>
    <w:rsid w:val="00D41015"/>
    <w:rsid w:val="00D4112B"/>
    <w:rsid w:val="00D411A8"/>
    <w:rsid w:val="00D412A9"/>
    <w:rsid w:val="00D4143E"/>
    <w:rsid w:val="00D414B7"/>
    <w:rsid w:val="00D415B2"/>
    <w:rsid w:val="00D41688"/>
    <w:rsid w:val="00D416B8"/>
    <w:rsid w:val="00D416E2"/>
    <w:rsid w:val="00D416FE"/>
    <w:rsid w:val="00D4178C"/>
    <w:rsid w:val="00D41A28"/>
    <w:rsid w:val="00D41AA1"/>
    <w:rsid w:val="00D41BB7"/>
    <w:rsid w:val="00D41BBD"/>
    <w:rsid w:val="00D41BC6"/>
    <w:rsid w:val="00D41E51"/>
    <w:rsid w:val="00D41EF3"/>
    <w:rsid w:val="00D42171"/>
    <w:rsid w:val="00D42299"/>
    <w:rsid w:val="00D42302"/>
    <w:rsid w:val="00D42434"/>
    <w:rsid w:val="00D42543"/>
    <w:rsid w:val="00D425B4"/>
    <w:rsid w:val="00D426E9"/>
    <w:rsid w:val="00D427F1"/>
    <w:rsid w:val="00D42881"/>
    <w:rsid w:val="00D42925"/>
    <w:rsid w:val="00D42938"/>
    <w:rsid w:val="00D42955"/>
    <w:rsid w:val="00D4295F"/>
    <w:rsid w:val="00D429E3"/>
    <w:rsid w:val="00D42A87"/>
    <w:rsid w:val="00D42A9F"/>
    <w:rsid w:val="00D42B83"/>
    <w:rsid w:val="00D42B9F"/>
    <w:rsid w:val="00D42BA3"/>
    <w:rsid w:val="00D42BC8"/>
    <w:rsid w:val="00D42C0C"/>
    <w:rsid w:val="00D42DDD"/>
    <w:rsid w:val="00D42DEC"/>
    <w:rsid w:val="00D42E3A"/>
    <w:rsid w:val="00D42EAB"/>
    <w:rsid w:val="00D42EF7"/>
    <w:rsid w:val="00D42F3F"/>
    <w:rsid w:val="00D42F4F"/>
    <w:rsid w:val="00D42FCF"/>
    <w:rsid w:val="00D42FD1"/>
    <w:rsid w:val="00D43003"/>
    <w:rsid w:val="00D43168"/>
    <w:rsid w:val="00D43187"/>
    <w:rsid w:val="00D431C1"/>
    <w:rsid w:val="00D43204"/>
    <w:rsid w:val="00D432F0"/>
    <w:rsid w:val="00D43462"/>
    <w:rsid w:val="00D434E6"/>
    <w:rsid w:val="00D43546"/>
    <w:rsid w:val="00D435AF"/>
    <w:rsid w:val="00D436D2"/>
    <w:rsid w:val="00D436DC"/>
    <w:rsid w:val="00D43833"/>
    <w:rsid w:val="00D4399F"/>
    <w:rsid w:val="00D439BB"/>
    <w:rsid w:val="00D43B10"/>
    <w:rsid w:val="00D43BCF"/>
    <w:rsid w:val="00D43BFA"/>
    <w:rsid w:val="00D43DD0"/>
    <w:rsid w:val="00D43E37"/>
    <w:rsid w:val="00D43E4F"/>
    <w:rsid w:val="00D43ED1"/>
    <w:rsid w:val="00D43F51"/>
    <w:rsid w:val="00D43F83"/>
    <w:rsid w:val="00D43FA4"/>
    <w:rsid w:val="00D43FA5"/>
    <w:rsid w:val="00D43FF1"/>
    <w:rsid w:val="00D44011"/>
    <w:rsid w:val="00D4402A"/>
    <w:rsid w:val="00D4409E"/>
    <w:rsid w:val="00D4423B"/>
    <w:rsid w:val="00D4427C"/>
    <w:rsid w:val="00D44306"/>
    <w:rsid w:val="00D4431D"/>
    <w:rsid w:val="00D4434A"/>
    <w:rsid w:val="00D4439D"/>
    <w:rsid w:val="00D443CD"/>
    <w:rsid w:val="00D44440"/>
    <w:rsid w:val="00D4462C"/>
    <w:rsid w:val="00D44644"/>
    <w:rsid w:val="00D4464E"/>
    <w:rsid w:val="00D44688"/>
    <w:rsid w:val="00D447FA"/>
    <w:rsid w:val="00D44837"/>
    <w:rsid w:val="00D448FE"/>
    <w:rsid w:val="00D44924"/>
    <w:rsid w:val="00D44BBE"/>
    <w:rsid w:val="00D44BC8"/>
    <w:rsid w:val="00D44C0F"/>
    <w:rsid w:val="00D44CA4"/>
    <w:rsid w:val="00D44D1C"/>
    <w:rsid w:val="00D44DB0"/>
    <w:rsid w:val="00D44F64"/>
    <w:rsid w:val="00D44F83"/>
    <w:rsid w:val="00D44FE0"/>
    <w:rsid w:val="00D45054"/>
    <w:rsid w:val="00D450EF"/>
    <w:rsid w:val="00D45107"/>
    <w:rsid w:val="00D45208"/>
    <w:rsid w:val="00D45218"/>
    <w:rsid w:val="00D4537E"/>
    <w:rsid w:val="00D45477"/>
    <w:rsid w:val="00D45497"/>
    <w:rsid w:val="00D455EB"/>
    <w:rsid w:val="00D45687"/>
    <w:rsid w:val="00D456F9"/>
    <w:rsid w:val="00D45705"/>
    <w:rsid w:val="00D45709"/>
    <w:rsid w:val="00D45716"/>
    <w:rsid w:val="00D4575D"/>
    <w:rsid w:val="00D459B7"/>
    <w:rsid w:val="00D459BD"/>
    <w:rsid w:val="00D45A1D"/>
    <w:rsid w:val="00D45BFD"/>
    <w:rsid w:val="00D45C8C"/>
    <w:rsid w:val="00D45CA4"/>
    <w:rsid w:val="00D45D88"/>
    <w:rsid w:val="00D45E10"/>
    <w:rsid w:val="00D45E25"/>
    <w:rsid w:val="00D45ECE"/>
    <w:rsid w:val="00D45F4A"/>
    <w:rsid w:val="00D45FEE"/>
    <w:rsid w:val="00D46029"/>
    <w:rsid w:val="00D4616F"/>
    <w:rsid w:val="00D461D2"/>
    <w:rsid w:val="00D461FD"/>
    <w:rsid w:val="00D4634D"/>
    <w:rsid w:val="00D46421"/>
    <w:rsid w:val="00D46450"/>
    <w:rsid w:val="00D46528"/>
    <w:rsid w:val="00D465E4"/>
    <w:rsid w:val="00D46641"/>
    <w:rsid w:val="00D46659"/>
    <w:rsid w:val="00D46741"/>
    <w:rsid w:val="00D4679E"/>
    <w:rsid w:val="00D4687D"/>
    <w:rsid w:val="00D468DC"/>
    <w:rsid w:val="00D469ED"/>
    <w:rsid w:val="00D46A13"/>
    <w:rsid w:val="00D46A4A"/>
    <w:rsid w:val="00D46AD6"/>
    <w:rsid w:val="00D46BA7"/>
    <w:rsid w:val="00D46BBE"/>
    <w:rsid w:val="00D46C4A"/>
    <w:rsid w:val="00D46CE9"/>
    <w:rsid w:val="00D46D6F"/>
    <w:rsid w:val="00D46DD8"/>
    <w:rsid w:val="00D46E9F"/>
    <w:rsid w:val="00D46FFE"/>
    <w:rsid w:val="00D47028"/>
    <w:rsid w:val="00D47188"/>
    <w:rsid w:val="00D47282"/>
    <w:rsid w:val="00D472FE"/>
    <w:rsid w:val="00D47335"/>
    <w:rsid w:val="00D47356"/>
    <w:rsid w:val="00D474DC"/>
    <w:rsid w:val="00D47528"/>
    <w:rsid w:val="00D47546"/>
    <w:rsid w:val="00D476CA"/>
    <w:rsid w:val="00D476FE"/>
    <w:rsid w:val="00D4775F"/>
    <w:rsid w:val="00D477B4"/>
    <w:rsid w:val="00D47837"/>
    <w:rsid w:val="00D47A4F"/>
    <w:rsid w:val="00D47B64"/>
    <w:rsid w:val="00D47BD9"/>
    <w:rsid w:val="00D47C72"/>
    <w:rsid w:val="00D47C9B"/>
    <w:rsid w:val="00D47D06"/>
    <w:rsid w:val="00D47E9F"/>
    <w:rsid w:val="00D47F3D"/>
    <w:rsid w:val="00D47F45"/>
    <w:rsid w:val="00D47F7A"/>
    <w:rsid w:val="00D47F7D"/>
    <w:rsid w:val="00D47F8C"/>
    <w:rsid w:val="00D47FC0"/>
    <w:rsid w:val="00D5000F"/>
    <w:rsid w:val="00D502B1"/>
    <w:rsid w:val="00D502F1"/>
    <w:rsid w:val="00D50431"/>
    <w:rsid w:val="00D50607"/>
    <w:rsid w:val="00D506E7"/>
    <w:rsid w:val="00D506F3"/>
    <w:rsid w:val="00D50732"/>
    <w:rsid w:val="00D508B8"/>
    <w:rsid w:val="00D508C3"/>
    <w:rsid w:val="00D50982"/>
    <w:rsid w:val="00D50B52"/>
    <w:rsid w:val="00D50BBC"/>
    <w:rsid w:val="00D50C34"/>
    <w:rsid w:val="00D50C50"/>
    <w:rsid w:val="00D50D06"/>
    <w:rsid w:val="00D50EA6"/>
    <w:rsid w:val="00D50F5E"/>
    <w:rsid w:val="00D50FD2"/>
    <w:rsid w:val="00D51060"/>
    <w:rsid w:val="00D5119D"/>
    <w:rsid w:val="00D51294"/>
    <w:rsid w:val="00D512F5"/>
    <w:rsid w:val="00D51335"/>
    <w:rsid w:val="00D513DD"/>
    <w:rsid w:val="00D5140E"/>
    <w:rsid w:val="00D5143D"/>
    <w:rsid w:val="00D51464"/>
    <w:rsid w:val="00D51538"/>
    <w:rsid w:val="00D51568"/>
    <w:rsid w:val="00D515AA"/>
    <w:rsid w:val="00D51604"/>
    <w:rsid w:val="00D51635"/>
    <w:rsid w:val="00D51650"/>
    <w:rsid w:val="00D516B1"/>
    <w:rsid w:val="00D51766"/>
    <w:rsid w:val="00D51776"/>
    <w:rsid w:val="00D517C3"/>
    <w:rsid w:val="00D517D2"/>
    <w:rsid w:val="00D517E2"/>
    <w:rsid w:val="00D517F7"/>
    <w:rsid w:val="00D5195C"/>
    <w:rsid w:val="00D5199D"/>
    <w:rsid w:val="00D51A47"/>
    <w:rsid w:val="00D51A52"/>
    <w:rsid w:val="00D51A72"/>
    <w:rsid w:val="00D51BD2"/>
    <w:rsid w:val="00D51CEB"/>
    <w:rsid w:val="00D51CF0"/>
    <w:rsid w:val="00D51DDD"/>
    <w:rsid w:val="00D51DEF"/>
    <w:rsid w:val="00D51E8C"/>
    <w:rsid w:val="00D51F38"/>
    <w:rsid w:val="00D51F45"/>
    <w:rsid w:val="00D51F60"/>
    <w:rsid w:val="00D52014"/>
    <w:rsid w:val="00D521C7"/>
    <w:rsid w:val="00D52208"/>
    <w:rsid w:val="00D52259"/>
    <w:rsid w:val="00D523A1"/>
    <w:rsid w:val="00D5243E"/>
    <w:rsid w:val="00D5250F"/>
    <w:rsid w:val="00D526BA"/>
    <w:rsid w:val="00D5274A"/>
    <w:rsid w:val="00D5275D"/>
    <w:rsid w:val="00D52769"/>
    <w:rsid w:val="00D52846"/>
    <w:rsid w:val="00D5289D"/>
    <w:rsid w:val="00D529B3"/>
    <w:rsid w:val="00D52A1A"/>
    <w:rsid w:val="00D52A33"/>
    <w:rsid w:val="00D52A9C"/>
    <w:rsid w:val="00D52B24"/>
    <w:rsid w:val="00D52C3D"/>
    <w:rsid w:val="00D52CD6"/>
    <w:rsid w:val="00D52D28"/>
    <w:rsid w:val="00D52D7D"/>
    <w:rsid w:val="00D52DC0"/>
    <w:rsid w:val="00D52E05"/>
    <w:rsid w:val="00D52E8C"/>
    <w:rsid w:val="00D52EF1"/>
    <w:rsid w:val="00D52F8F"/>
    <w:rsid w:val="00D5315A"/>
    <w:rsid w:val="00D53285"/>
    <w:rsid w:val="00D532DC"/>
    <w:rsid w:val="00D5336A"/>
    <w:rsid w:val="00D5336C"/>
    <w:rsid w:val="00D5349D"/>
    <w:rsid w:val="00D534EC"/>
    <w:rsid w:val="00D53669"/>
    <w:rsid w:val="00D53718"/>
    <w:rsid w:val="00D53B28"/>
    <w:rsid w:val="00D53B35"/>
    <w:rsid w:val="00D53BE7"/>
    <w:rsid w:val="00D53BF7"/>
    <w:rsid w:val="00D53C75"/>
    <w:rsid w:val="00D53D55"/>
    <w:rsid w:val="00D53D5A"/>
    <w:rsid w:val="00D53E02"/>
    <w:rsid w:val="00D53F39"/>
    <w:rsid w:val="00D53F92"/>
    <w:rsid w:val="00D53FBA"/>
    <w:rsid w:val="00D54000"/>
    <w:rsid w:val="00D5402F"/>
    <w:rsid w:val="00D5431F"/>
    <w:rsid w:val="00D543AA"/>
    <w:rsid w:val="00D543EE"/>
    <w:rsid w:val="00D54483"/>
    <w:rsid w:val="00D546E5"/>
    <w:rsid w:val="00D54728"/>
    <w:rsid w:val="00D547E6"/>
    <w:rsid w:val="00D5480D"/>
    <w:rsid w:val="00D54836"/>
    <w:rsid w:val="00D5485B"/>
    <w:rsid w:val="00D549A6"/>
    <w:rsid w:val="00D549E3"/>
    <w:rsid w:val="00D54A09"/>
    <w:rsid w:val="00D54B27"/>
    <w:rsid w:val="00D54CF7"/>
    <w:rsid w:val="00D54D1D"/>
    <w:rsid w:val="00D54D83"/>
    <w:rsid w:val="00D54E73"/>
    <w:rsid w:val="00D54FAB"/>
    <w:rsid w:val="00D55090"/>
    <w:rsid w:val="00D550FC"/>
    <w:rsid w:val="00D5518E"/>
    <w:rsid w:val="00D551A1"/>
    <w:rsid w:val="00D5529A"/>
    <w:rsid w:val="00D554FC"/>
    <w:rsid w:val="00D5559B"/>
    <w:rsid w:val="00D5559F"/>
    <w:rsid w:val="00D55651"/>
    <w:rsid w:val="00D5566A"/>
    <w:rsid w:val="00D556B5"/>
    <w:rsid w:val="00D556FB"/>
    <w:rsid w:val="00D556FC"/>
    <w:rsid w:val="00D55745"/>
    <w:rsid w:val="00D5585C"/>
    <w:rsid w:val="00D558B0"/>
    <w:rsid w:val="00D55900"/>
    <w:rsid w:val="00D55A34"/>
    <w:rsid w:val="00D55A8E"/>
    <w:rsid w:val="00D55BD5"/>
    <w:rsid w:val="00D55BFA"/>
    <w:rsid w:val="00D55C14"/>
    <w:rsid w:val="00D55C1B"/>
    <w:rsid w:val="00D55D55"/>
    <w:rsid w:val="00D55DBB"/>
    <w:rsid w:val="00D55DF4"/>
    <w:rsid w:val="00D55DF8"/>
    <w:rsid w:val="00D55E07"/>
    <w:rsid w:val="00D55E25"/>
    <w:rsid w:val="00D55F14"/>
    <w:rsid w:val="00D55F16"/>
    <w:rsid w:val="00D55F30"/>
    <w:rsid w:val="00D56098"/>
    <w:rsid w:val="00D56125"/>
    <w:rsid w:val="00D5612F"/>
    <w:rsid w:val="00D5640A"/>
    <w:rsid w:val="00D56462"/>
    <w:rsid w:val="00D56543"/>
    <w:rsid w:val="00D565FD"/>
    <w:rsid w:val="00D56612"/>
    <w:rsid w:val="00D567FE"/>
    <w:rsid w:val="00D5683E"/>
    <w:rsid w:val="00D569CF"/>
    <w:rsid w:val="00D569E4"/>
    <w:rsid w:val="00D56B6D"/>
    <w:rsid w:val="00D56BB2"/>
    <w:rsid w:val="00D56CBC"/>
    <w:rsid w:val="00D56F06"/>
    <w:rsid w:val="00D5709E"/>
    <w:rsid w:val="00D57164"/>
    <w:rsid w:val="00D571D0"/>
    <w:rsid w:val="00D572DF"/>
    <w:rsid w:val="00D57348"/>
    <w:rsid w:val="00D573BE"/>
    <w:rsid w:val="00D5742D"/>
    <w:rsid w:val="00D574C0"/>
    <w:rsid w:val="00D5769E"/>
    <w:rsid w:val="00D5772B"/>
    <w:rsid w:val="00D57929"/>
    <w:rsid w:val="00D5798B"/>
    <w:rsid w:val="00D57A4A"/>
    <w:rsid w:val="00D57AEF"/>
    <w:rsid w:val="00D57B09"/>
    <w:rsid w:val="00D57B6D"/>
    <w:rsid w:val="00D57C38"/>
    <w:rsid w:val="00D57C72"/>
    <w:rsid w:val="00D57D1A"/>
    <w:rsid w:val="00D57E9B"/>
    <w:rsid w:val="00D57F59"/>
    <w:rsid w:val="00D60041"/>
    <w:rsid w:val="00D6004E"/>
    <w:rsid w:val="00D60109"/>
    <w:rsid w:val="00D60116"/>
    <w:rsid w:val="00D60241"/>
    <w:rsid w:val="00D6037B"/>
    <w:rsid w:val="00D604E5"/>
    <w:rsid w:val="00D6064F"/>
    <w:rsid w:val="00D60774"/>
    <w:rsid w:val="00D60809"/>
    <w:rsid w:val="00D608A1"/>
    <w:rsid w:val="00D6091F"/>
    <w:rsid w:val="00D60924"/>
    <w:rsid w:val="00D60940"/>
    <w:rsid w:val="00D60A4B"/>
    <w:rsid w:val="00D60AB5"/>
    <w:rsid w:val="00D60B34"/>
    <w:rsid w:val="00D60B67"/>
    <w:rsid w:val="00D60C44"/>
    <w:rsid w:val="00D60C4E"/>
    <w:rsid w:val="00D60D53"/>
    <w:rsid w:val="00D60E72"/>
    <w:rsid w:val="00D60EE0"/>
    <w:rsid w:val="00D60F00"/>
    <w:rsid w:val="00D60F27"/>
    <w:rsid w:val="00D60FCD"/>
    <w:rsid w:val="00D6108A"/>
    <w:rsid w:val="00D610EF"/>
    <w:rsid w:val="00D61161"/>
    <w:rsid w:val="00D611D7"/>
    <w:rsid w:val="00D61253"/>
    <w:rsid w:val="00D61390"/>
    <w:rsid w:val="00D61564"/>
    <w:rsid w:val="00D6164F"/>
    <w:rsid w:val="00D61723"/>
    <w:rsid w:val="00D6177C"/>
    <w:rsid w:val="00D6180D"/>
    <w:rsid w:val="00D618BD"/>
    <w:rsid w:val="00D61A45"/>
    <w:rsid w:val="00D61A51"/>
    <w:rsid w:val="00D61B37"/>
    <w:rsid w:val="00D61B8F"/>
    <w:rsid w:val="00D61F4B"/>
    <w:rsid w:val="00D61F4D"/>
    <w:rsid w:val="00D61F68"/>
    <w:rsid w:val="00D61FC4"/>
    <w:rsid w:val="00D62012"/>
    <w:rsid w:val="00D620B7"/>
    <w:rsid w:val="00D6214D"/>
    <w:rsid w:val="00D621A7"/>
    <w:rsid w:val="00D62202"/>
    <w:rsid w:val="00D62315"/>
    <w:rsid w:val="00D62360"/>
    <w:rsid w:val="00D62453"/>
    <w:rsid w:val="00D62502"/>
    <w:rsid w:val="00D62527"/>
    <w:rsid w:val="00D625D8"/>
    <w:rsid w:val="00D62633"/>
    <w:rsid w:val="00D6265D"/>
    <w:rsid w:val="00D62980"/>
    <w:rsid w:val="00D62994"/>
    <w:rsid w:val="00D62A02"/>
    <w:rsid w:val="00D62B09"/>
    <w:rsid w:val="00D62C25"/>
    <w:rsid w:val="00D62DD8"/>
    <w:rsid w:val="00D62DFF"/>
    <w:rsid w:val="00D62E4F"/>
    <w:rsid w:val="00D62E80"/>
    <w:rsid w:val="00D630D8"/>
    <w:rsid w:val="00D63129"/>
    <w:rsid w:val="00D631C5"/>
    <w:rsid w:val="00D63314"/>
    <w:rsid w:val="00D634A0"/>
    <w:rsid w:val="00D635AA"/>
    <w:rsid w:val="00D6367A"/>
    <w:rsid w:val="00D636FC"/>
    <w:rsid w:val="00D63885"/>
    <w:rsid w:val="00D638D4"/>
    <w:rsid w:val="00D63904"/>
    <w:rsid w:val="00D63955"/>
    <w:rsid w:val="00D639F3"/>
    <w:rsid w:val="00D63A02"/>
    <w:rsid w:val="00D63A6F"/>
    <w:rsid w:val="00D63AE7"/>
    <w:rsid w:val="00D63CAC"/>
    <w:rsid w:val="00D63CF8"/>
    <w:rsid w:val="00D63E7D"/>
    <w:rsid w:val="00D63EEA"/>
    <w:rsid w:val="00D63F05"/>
    <w:rsid w:val="00D63F1E"/>
    <w:rsid w:val="00D63FB6"/>
    <w:rsid w:val="00D63FDF"/>
    <w:rsid w:val="00D6404B"/>
    <w:rsid w:val="00D6411E"/>
    <w:rsid w:val="00D64136"/>
    <w:rsid w:val="00D6413E"/>
    <w:rsid w:val="00D641C8"/>
    <w:rsid w:val="00D64365"/>
    <w:rsid w:val="00D643B4"/>
    <w:rsid w:val="00D643DE"/>
    <w:rsid w:val="00D6440E"/>
    <w:rsid w:val="00D6441D"/>
    <w:rsid w:val="00D644C1"/>
    <w:rsid w:val="00D644C8"/>
    <w:rsid w:val="00D64565"/>
    <w:rsid w:val="00D6465C"/>
    <w:rsid w:val="00D647FC"/>
    <w:rsid w:val="00D64849"/>
    <w:rsid w:val="00D64863"/>
    <w:rsid w:val="00D64911"/>
    <w:rsid w:val="00D64A02"/>
    <w:rsid w:val="00D64BED"/>
    <w:rsid w:val="00D64C9B"/>
    <w:rsid w:val="00D64D76"/>
    <w:rsid w:val="00D64EBB"/>
    <w:rsid w:val="00D64EC4"/>
    <w:rsid w:val="00D64F05"/>
    <w:rsid w:val="00D64FAF"/>
    <w:rsid w:val="00D64FDD"/>
    <w:rsid w:val="00D64FDE"/>
    <w:rsid w:val="00D65063"/>
    <w:rsid w:val="00D65064"/>
    <w:rsid w:val="00D65098"/>
    <w:rsid w:val="00D650E5"/>
    <w:rsid w:val="00D65123"/>
    <w:rsid w:val="00D65132"/>
    <w:rsid w:val="00D6516B"/>
    <w:rsid w:val="00D65174"/>
    <w:rsid w:val="00D65187"/>
    <w:rsid w:val="00D651C7"/>
    <w:rsid w:val="00D651EF"/>
    <w:rsid w:val="00D65260"/>
    <w:rsid w:val="00D65386"/>
    <w:rsid w:val="00D653B2"/>
    <w:rsid w:val="00D654BA"/>
    <w:rsid w:val="00D6556E"/>
    <w:rsid w:val="00D65585"/>
    <w:rsid w:val="00D656E9"/>
    <w:rsid w:val="00D65701"/>
    <w:rsid w:val="00D6579C"/>
    <w:rsid w:val="00D657BC"/>
    <w:rsid w:val="00D659DE"/>
    <w:rsid w:val="00D659DF"/>
    <w:rsid w:val="00D65AE8"/>
    <w:rsid w:val="00D65BCD"/>
    <w:rsid w:val="00D65BD9"/>
    <w:rsid w:val="00D65C14"/>
    <w:rsid w:val="00D65DE1"/>
    <w:rsid w:val="00D65E01"/>
    <w:rsid w:val="00D65E7D"/>
    <w:rsid w:val="00D65EAA"/>
    <w:rsid w:val="00D65EFC"/>
    <w:rsid w:val="00D65F27"/>
    <w:rsid w:val="00D66055"/>
    <w:rsid w:val="00D66234"/>
    <w:rsid w:val="00D66258"/>
    <w:rsid w:val="00D662C1"/>
    <w:rsid w:val="00D66303"/>
    <w:rsid w:val="00D66321"/>
    <w:rsid w:val="00D66327"/>
    <w:rsid w:val="00D663C9"/>
    <w:rsid w:val="00D66406"/>
    <w:rsid w:val="00D6647D"/>
    <w:rsid w:val="00D66530"/>
    <w:rsid w:val="00D665E7"/>
    <w:rsid w:val="00D6663A"/>
    <w:rsid w:val="00D667B8"/>
    <w:rsid w:val="00D667EC"/>
    <w:rsid w:val="00D667EE"/>
    <w:rsid w:val="00D6681E"/>
    <w:rsid w:val="00D66822"/>
    <w:rsid w:val="00D66912"/>
    <w:rsid w:val="00D6691B"/>
    <w:rsid w:val="00D66A73"/>
    <w:rsid w:val="00D66A79"/>
    <w:rsid w:val="00D66AF7"/>
    <w:rsid w:val="00D66B8A"/>
    <w:rsid w:val="00D66BCA"/>
    <w:rsid w:val="00D66BD4"/>
    <w:rsid w:val="00D66BE1"/>
    <w:rsid w:val="00D66C75"/>
    <w:rsid w:val="00D66CA2"/>
    <w:rsid w:val="00D66CF3"/>
    <w:rsid w:val="00D66D5C"/>
    <w:rsid w:val="00D66EC9"/>
    <w:rsid w:val="00D66ED5"/>
    <w:rsid w:val="00D66F47"/>
    <w:rsid w:val="00D6714B"/>
    <w:rsid w:val="00D67154"/>
    <w:rsid w:val="00D6718A"/>
    <w:rsid w:val="00D671A8"/>
    <w:rsid w:val="00D6742B"/>
    <w:rsid w:val="00D67534"/>
    <w:rsid w:val="00D67647"/>
    <w:rsid w:val="00D676A7"/>
    <w:rsid w:val="00D676E2"/>
    <w:rsid w:val="00D67767"/>
    <w:rsid w:val="00D67773"/>
    <w:rsid w:val="00D67862"/>
    <w:rsid w:val="00D6790D"/>
    <w:rsid w:val="00D6797C"/>
    <w:rsid w:val="00D679A6"/>
    <w:rsid w:val="00D679E4"/>
    <w:rsid w:val="00D67A52"/>
    <w:rsid w:val="00D67A8B"/>
    <w:rsid w:val="00D67B4F"/>
    <w:rsid w:val="00D67BE6"/>
    <w:rsid w:val="00D67C41"/>
    <w:rsid w:val="00D67DC3"/>
    <w:rsid w:val="00D67DE0"/>
    <w:rsid w:val="00D67E73"/>
    <w:rsid w:val="00D67F05"/>
    <w:rsid w:val="00D70089"/>
    <w:rsid w:val="00D70170"/>
    <w:rsid w:val="00D7017B"/>
    <w:rsid w:val="00D70213"/>
    <w:rsid w:val="00D7023D"/>
    <w:rsid w:val="00D7025E"/>
    <w:rsid w:val="00D702B1"/>
    <w:rsid w:val="00D7047D"/>
    <w:rsid w:val="00D7049A"/>
    <w:rsid w:val="00D704D3"/>
    <w:rsid w:val="00D70608"/>
    <w:rsid w:val="00D70675"/>
    <w:rsid w:val="00D7071D"/>
    <w:rsid w:val="00D70849"/>
    <w:rsid w:val="00D708D8"/>
    <w:rsid w:val="00D708FF"/>
    <w:rsid w:val="00D7093F"/>
    <w:rsid w:val="00D70A37"/>
    <w:rsid w:val="00D70D31"/>
    <w:rsid w:val="00D70EB6"/>
    <w:rsid w:val="00D71003"/>
    <w:rsid w:val="00D71091"/>
    <w:rsid w:val="00D71137"/>
    <w:rsid w:val="00D71169"/>
    <w:rsid w:val="00D71171"/>
    <w:rsid w:val="00D71192"/>
    <w:rsid w:val="00D71270"/>
    <w:rsid w:val="00D71292"/>
    <w:rsid w:val="00D7137A"/>
    <w:rsid w:val="00D713C5"/>
    <w:rsid w:val="00D715DB"/>
    <w:rsid w:val="00D716B5"/>
    <w:rsid w:val="00D716D2"/>
    <w:rsid w:val="00D71702"/>
    <w:rsid w:val="00D717A7"/>
    <w:rsid w:val="00D7196E"/>
    <w:rsid w:val="00D71980"/>
    <w:rsid w:val="00D71AC7"/>
    <w:rsid w:val="00D71B63"/>
    <w:rsid w:val="00D71B69"/>
    <w:rsid w:val="00D71D90"/>
    <w:rsid w:val="00D71DA2"/>
    <w:rsid w:val="00D71F0E"/>
    <w:rsid w:val="00D71F82"/>
    <w:rsid w:val="00D71FD9"/>
    <w:rsid w:val="00D72089"/>
    <w:rsid w:val="00D72107"/>
    <w:rsid w:val="00D72197"/>
    <w:rsid w:val="00D721AB"/>
    <w:rsid w:val="00D72381"/>
    <w:rsid w:val="00D72448"/>
    <w:rsid w:val="00D72526"/>
    <w:rsid w:val="00D72687"/>
    <w:rsid w:val="00D727CA"/>
    <w:rsid w:val="00D72964"/>
    <w:rsid w:val="00D729B7"/>
    <w:rsid w:val="00D729DA"/>
    <w:rsid w:val="00D72A91"/>
    <w:rsid w:val="00D72AA8"/>
    <w:rsid w:val="00D72AC2"/>
    <w:rsid w:val="00D72AE5"/>
    <w:rsid w:val="00D72B1F"/>
    <w:rsid w:val="00D72BA1"/>
    <w:rsid w:val="00D72C01"/>
    <w:rsid w:val="00D72C13"/>
    <w:rsid w:val="00D72C55"/>
    <w:rsid w:val="00D72D86"/>
    <w:rsid w:val="00D72E9F"/>
    <w:rsid w:val="00D72EBC"/>
    <w:rsid w:val="00D73044"/>
    <w:rsid w:val="00D73086"/>
    <w:rsid w:val="00D730B1"/>
    <w:rsid w:val="00D73137"/>
    <w:rsid w:val="00D73188"/>
    <w:rsid w:val="00D731E3"/>
    <w:rsid w:val="00D7323B"/>
    <w:rsid w:val="00D73360"/>
    <w:rsid w:val="00D733BD"/>
    <w:rsid w:val="00D733D5"/>
    <w:rsid w:val="00D7342D"/>
    <w:rsid w:val="00D73464"/>
    <w:rsid w:val="00D734F8"/>
    <w:rsid w:val="00D735A9"/>
    <w:rsid w:val="00D735CE"/>
    <w:rsid w:val="00D7377A"/>
    <w:rsid w:val="00D7381C"/>
    <w:rsid w:val="00D738F9"/>
    <w:rsid w:val="00D738FE"/>
    <w:rsid w:val="00D73933"/>
    <w:rsid w:val="00D739CF"/>
    <w:rsid w:val="00D739F4"/>
    <w:rsid w:val="00D73AEA"/>
    <w:rsid w:val="00D73B53"/>
    <w:rsid w:val="00D73C0F"/>
    <w:rsid w:val="00D73C9B"/>
    <w:rsid w:val="00D73CC5"/>
    <w:rsid w:val="00D73CFC"/>
    <w:rsid w:val="00D73D13"/>
    <w:rsid w:val="00D73DC7"/>
    <w:rsid w:val="00D73DDC"/>
    <w:rsid w:val="00D73E30"/>
    <w:rsid w:val="00D73E5D"/>
    <w:rsid w:val="00D73E8E"/>
    <w:rsid w:val="00D73ECF"/>
    <w:rsid w:val="00D73FCD"/>
    <w:rsid w:val="00D73FD2"/>
    <w:rsid w:val="00D73FF4"/>
    <w:rsid w:val="00D7419F"/>
    <w:rsid w:val="00D742EB"/>
    <w:rsid w:val="00D74326"/>
    <w:rsid w:val="00D744A6"/>
    <w:rsid w:val="00D745C2"/>
    <w:rsid w:val="00D745F6"/>
    <w:rsid w:val="00D7474C"/>
    <w:rsid w:val="00D74898"/>
    <w:rsid w:val="00D74943"/>
    <w:rsid w:val="00D74995"/>
    <w:rsid w:val="00D749CD"/>
    <w:rsid w:val="00D74A5C"/>
    <w:rsid w:val="00D74ADA"/>
    <w:rsid w:val="00D74B59"/>
    <w:rsid w:val="00D74CBB"/>
    <w:rsid w:val="00D74D1F"/>
    <w:rsid w:val="00D74D30"/>
    <w:rsid w:val="00D74DF8"/>
    <w:rsid w:val="00D74E0F"/>
    <w:rsid w:val="00D74EB2"/>
    <w:rsid w:val="00D74FB1"/>
    <w:rsid w:val="00D74FFE"/>
    <w:rsid w:val="00D75065"/>
    <w:rsid w:val="00D75079"/>
    <w:rsid w:val="00D75095"/>
    <w:rsid w:val="00D752A7"/>
    <w:rsid w:val="00D75359"/>
    <w:rsid w:val="00D754E0"/>
    <w:rsid w:val="00D7554E"/>
    <w:rsid w:val="00D75575"/>
    <w:rsid w:val="00D755F1"/>
    <w:rsid w:val="00D755F8"/>
    <w:rsid w:val="00D75652"/>
    <w:rsid w:val="00D75796"/>
    <w:rsid w:val="00D758A1"/>
    <w:rsid w:val="00D758C1"/>
    <w:rsid w:val="00D75918"/>
    <w:rsid w:val="00D75A20"/>
    <w:rsid w:val="00D75B1B"/>
    <w:rsid w:val="00D75B88"/>
    <w:rsid w:val="00D75D0C"/>
    <w:rsid w:val="00D75DAD"/>
    <w:rsid w:val="00D75E53"/>
    <w:rsid w:val="00D75E9F"/>
    <w:rsid w:val="00D75FCC"/>
    <w:rsid w:val="00D76077"/>
    <w:rsid w:val="00D76081"/>
    <w:rsid w:val="00D760B0"/>
    <w:rsid w:val="00D760D3"/>
    <w:rsid w:val="00D7614B"/>
    <w:rsid w:val="00D762D9"/>
    <w:rsid w:val="00D763C9"/>
    <w:rsid w:val="00D763EE"/>
    <w:rsid w:val="00D76457"/>
    <w:rsid w:val="00D76553"/>
    <w:rsid w:val="00D76584"/>
    <w:rsid w:val="00D765B9"/>
    <w:rsid w:val="00D7660A"/>
    <w:rsid w:val="00D7663F"/>
    <w:rsid w:val="00D76654"/>
    <w:rsid w:val="00D76657"/>
    <w:rsid w:val="00D766B3"/>
    <w:rsid w:val="00D766EC"/>
    <w:rsid w:val="00D76795"/>
    <w:rsid w:val="00D767B0"/>
    <w:rsid w:val="00D76827"/>
    <w:rsid w:val="00D7687C"/>
    <w:rsid w:val="00D76932"/>
    <w:rsid w:val="00D76A5A"/>
    <w:rsid w:val="00D76AB4"/>
    <w:rsid w:val="00D76B5E"/>
    <w:rsid w:val="00D76B87"/>
    <w:rsid w:val="00D76C18"/>
    <w:rsid w:val="00D76C48"/>
    <w:rsid w:val="00D76CD3"/>
    <w:rsid w:val="00D76D52"/>
    <w:rsid w:val="00D76E9E"/>
    <w:rsid w:val="00D76EED"/>
    <w:rsid w:val="00D76FB2"/>
    <w:rsid w:val="00D77023"/>
    <w:rsid w:val="00D77054"/>
    <w:rsid w:val="00D770D4"/>
    <w:rsid w:val="00D774DD"/>
    <w:rsid w:val="00D77522"/>
    <w:rsid w:val="00D7755E"/>
    <w:rsid w:val="00D77574"/>
    <w:rsid w:val="00D775EF"/>
    <w:rsid w:val="00D77752"/>
    <w:rsid w:val="00D777B1"/>
    <w:rsid w:val="00D77895"/>
    <w:rsid w:val="00D778D8"/>
    <w:rsid w:val="00D77901"/>
    <w:rsid w:val="00D7795B"/>
    <w:rsid w:val="00D779D0"/>
    <w:rsid w:val="00D77C1C"/>
    <w:rsid w:val="00D77C4C"/>
    <w:rsid w:val="00D77C9F"/>
    <w:rsid w:val="00D77CA9"/>
    <w:rsid w:val="00D77CC9"/>
    <w:rsid w:val="00D77CE7"/>
    <w:rsid w:val="00D77EC4"/>
    <w:rsid w:val="00D77F12"/>
    <w:rsid w:val="00D77FD3"/>
    <w:rsid w:val="00D800FF"/>
    <w:rsid w:val="00D80124"/>
    <w:rsid w:val="00D8018D"/>
    <w:rsid w:val="00D801D9"/>
    <w:rsid w:val="00D80204"/>
    <w:rsid w:val="00D80278"/>
    <w:rsid w:val="00D80371"/>
    <w:rsid w:val="00D80431"/>
    <w:rsid w:val="00D8046C"/>
    <w:rsid w:val="00D8047D"/>
    <w:rsid w:val="00D8055B"/>
    <w:rsid w:val="00D805CD"/>
    <w:rsid w:val="00D806D6"/>
    <w:rsid w:val="00D8087B"/>
    <w:rsid w:val="00D80962"/>
    <w:rsid w:val="00D8098D"/>
    <w:rsid w:val="00D80991"/>
    <w:rsid w:val="00D80A6B"/>
    <w:rsid w:val="00D80A77"/>
    <w:rsid w:val="00D80B30"/>
    <w:rsid w:val="00D80B5B"/>
    <w:rsid w:val="00D80CE4"/>
    <w:rsid w:val="00D80D2D"/>
    <w:rsid w:val="00D80D7E"/>
    <w:rsid w:val="00D80D97"/>
    <w:rsid w:val="00D80DBC"/>
    <w:rsid w:val="00D80E4E"/>
    <w:rsid w:val="00D80E50"/>
    <w:rsid w:val="00D80EC4"/>
    <w:rsid w:val="00D8105A"/>
    <w:rsid w:val="00D8107F"/>
    <w:rsid w:val="00D810A2"/>
    <w:rsid w:val="00D81109"/>
    <w:rsid w:val="00D81136"/>
    <w:rsid w:val="00D81178"/>
    <w:rsid w:val="00D8122F"/>
    <w:rsid w:val="00D8127C"/>
    <w:rsid w:val="00D8127D"/>
    <w:rsid w:val="00D81323"/>
    <w:rsid w:val="00D81382"/>
    <w:rsid w:val="00D813A2"/>
    <w:rsid w:val="00D813C5"/>
    <w:rsid w:val="00D8141C"/>
    <w:rsid w:val="00D814A8"/>
    <w:rsid w:val="00D814BD"/>
    <w:rsid w:val="00D81610"/>
    <w:rsid w:val="00D81641"/>
    <w:rsid w:val="00D81837"/>
    <w:rsid w:val="00D8184C"/>
    <w:rsid w:val="00D81899"/>
    <w:rsid w:val="00D818E5"/>
    <w:rsid w:val="00D81A3A"/>
    <w:rsid w:val="00D81A51"/>
    <w:rsid w:val="00D81B28"/>
    <w:rsid w:val="00D81BFC"/>
    <w:rsid w:val="00D81C2B"/>
    <w:rsid w:val="00D81C2F"/>
    <w:rsid w:val="00D81C34"/>
    <w:rsid w:val="00D81C3A"/>
    <w:rsid w:val="00D81CA7"/>
    <w:rsid w:val="00D81CEA"/>
    <w:rsid w:val="00D81E97"/>
    <w:rsid w:val="00D81EA6"/>
    <w:rsid w:val="00D81EBF"/>
    <w:rsid w:val="00D81FC4"/>
    <w:rsid w:val="00D820A4"/>
    <w:rsid w:val="00D82101"/>
    <w:rsid w:val="00D821CE"/>
    <w:rsid w:val="00D8221C"/>
    <w:rsid w:val="00D8230B"/>
    <w:rsid w:val="00D8238D"/>
    <w:rsid w:val="00D823D6"/>
    <w:rsid w:val="00D823E2"/>
    <w:rsid w:val="00D82427"/>
    <w:rsid w:val="00D82466"/>
    <w:rsid w:val="00D824BC"/>
    <w:rsid w:val="00D824D7"/>
    <w:rsid w:val="00D8261B"/>
    <w:rsid w:val="00D82645"/>
    <w:rsid w:val="00D82649"/>
    <w:rsid w:val="00D8266F"/>
    <w:rsid w:val="00D82745"/>
    <w:rsid w:val="00D8289B"/>
    <w:rsid w:val="00D82926"/>
    <w:rsid w:val="00D82929"/>
    <w:rsid w:val="00D8295C"/>
    <w:rsid w:val="00D82967"/>
    <w:rsid w:val="00D829DA"/>
    <w:rsid w:val="00D82B91"/>
    <w:rsid w:val="00D82B98"/>
    <w:rsid w:val="00D82BAD"/>
    <w:rsid w:val="00D82BB8"/>
    <w:rsid w:val="00D82C0D"/>
    <w:rsid w:val="00D82D83"/>
    <w:rsid w:val="00D82DB7"/>
    <w:rsid w:val="00D82E44"/>
    <w:rsid w:val="00D82EB0"/>
    <w:rsid w:val="00D82F8B"/>
    <w:rsid w:val="00D82F8F"/>
    <w:rsid w:val="00D82FB3"/>
    <w:rsid w:val="00D83042"/>
    <w:rsid w:val="00D830AF"/>
    <w:rsid w:val="00D830B5"/>
    <w:rsid w:val="00D830E0"/>
    <w:rsid w:val="00D83123"/>
    <w:rsid w:val="00D831A4"/>
    <w:rsid w:val="00D831F0"/>
    <w:rsid w:val="00D83207"/>
    <w:rsid w:val="00D832F2"/>
    <w:rsid w:val="00D832F7"/>
    <w:rsid w:val="00D832FB"/>
    <w:rsid w:val="00D83304"/>
    <w:rsid w:val="00D833D3"/>
    <w:rsid w:val="00D833DE"/>
    <w:rsid w:val="00D8343B"/>
    <w:rsid w:val="00D836FB"/>
    <w:rsid w:val="00D83761"/>
    <w:rsid w:val="00D8380F"/>
    <w:rsid w:val="00D838EF"/>
    <w:rsid w:val="00D8391D"/>
    <w:rsid w:val="00D8392C"/>
    <w:rsid w:val="00D83964"/>
    <w:rsid w:val="00D83A63"/>
    <w:rsid w:val="00D83B43"/>
    <w:rsid w:val="00D83B4D"/>
    <w:rsid w:val="00D83C48"/>
    <w:rsid w:val="00D83C83"/>
    <w:rsid w:val="00D83E0F"/>
    <w:rsid w:val="00D83E53"/>
    <w:rsid w:val="00D83E93"/>
    <w:rsid w:val="00D83E9B"/>
    <w:rsid w:val="00D83EA1"/>
    <w:rsid w:val="00D84160"/>
    <w:rsid w:val="00D842EA"/>
    <w:rsid w:val="00D8444C"/>
    <w:rsid w:val="00D8446B"/>
    <w:rsid w:val="00D844D8"/>
    <w:rsid w:val="00D845B4"/>
    <w:rsid w:val="00D845CC"/>
    <w:rsid w:val="00D8468B"/>
    <w:rsid w:val="00D846AD"/>
    <w:rsid w:val="00D846AF"/>
    <w:rsid w:val="00D847B2"/>
    <w:rsid w:val="00D848FD"/>
    <w:rsid w:val="00D849C0"/>
    <w:rsid w:val="00D849DB"/>
    <w:rsid w:val="00D84B33"/>
    <w:rsid w:val="00D84C0E"/>
    <w:rsid w:val="00D84DFA"/>
    <w:rsid w:val="00D84F8B"/>
    <w:rsid w:val="00D84FF4"/>
    <w:rsid w:val="00D84FF9"/>
    <w:rsid w:val="00D85014"/>
    <w:rsid w:val="00D85148"/>
    <w:rsid w:val="00D851D4"/>
    <w:rsid w:val="00D85253"/>
    <w:rsid w:val="00D8539E"/>
    <w:rsid w:val="00D853A6"/>
    <w:rsid w:val="00D853BF"/>
    <w:rsid w:val="00D85440"/>
    <w:rsid w:val="00D8551E"/>
    <w:rsid w:val="00D855D9"/>
    <w:rsid w:val="00D85676"/>
    <w:rsid w:val="00D856B6"/>
    <w:rsid w:val="00D856E2"/>
    <w:rsid w:val="00D8577C"/>
    <w:rsid w:val="00D857C7"/>
    <w:rsid w:val="00D858AB"/>
    <w:rsid w:val="00D85974"/>
    <w:rsid w:val="00D85988"/>
    <w:rsid w:val="00D8598F"/>
    <w:rsid w:val="00D85AFB"/>
    <w:rsid w:val="00D85C44"/>
    <w:rsid w:val="00D85C5C"/>
    <w:rsid w:val="00D85D52"/>
    <w:rsid w:val="00D85DAB"/>
    <w:rsid w:val="00D85DBC"/>
    <w:rsid w:val="00D85DE5"/>
    <w:rsid w:val="00D85E93"/>
    <w:rsid w:val="00D85EE4"/>
    <w:rsid w:val="00D85F03"/>
    <w:rsid w:val="00D85F61"/>
    <w:rsid w:val="00D85FA7"/>
    <w:rsid w:val="00D85FFE"/>
    <w:rsid w:val="00D86059"/>
    <w:rsid w:val="00D860E5"/>
    <w:rsid w:val="00D86100"/>
    <w:rsid w:val="00D86114"/>
    <w:rsid w:val="00D86293"/>
    <w:rsid w:val="00D8629C"/>
    <w:rsid w:val="00D862BC"/>
    <w:rsid w:val="00D86448"/>
    <w:rsid w:val="00D8649A"/>
    <w:rsid w:val="00D864B5"/>
    <w:rsid w:val="00D8663F"/>
    <w:rsid w:val="00D866D7"/>
    <w:rsid w:val="00D86706"/>
    <w:rsid w:val="00D86781"/>
    <w:rsid w:val="00D8687D"/>
    <w:rsid w:val="00D8691D"/>
    <w:rsid w:val="00D8693C"/>
    <w:rsid w:val="00D86A4E"/>
    <w:rsid w:val="00D86B7C"/>
    <w:rsid w:val="00D86C51"/>
    <w:rsid w:val="00D86C64"/>
    <w:rsid w:val="00D86C93"/>
    <w:rsid w:val="00D86CAF"/>
    <w:rsid w:val="00D86D30"/>
    <w:rsid w:val="00D86D37"/>
    <w:rsid w:val="00D86D61"/>
    <w:rsid w:val="00D86D99"/>
    <w:rsid w:val="00D86E31"/>
    <w:rsid w:val="00D86E59"/>
    <w:rsid w:val="00D86F1D"/>
    <w:rsid w:val="00D86FAD"/>
    <w:rsid w:val="00D86FD1"/>
    <w:rsid w:val="00D87162"/>
    <w:rsid w:val="00D871CD"/>
    <w:rsid w:val="00D87237"/>
    <w:rsid w:val="00D8724F"/>
    <w:rsid w:val="00D872C1"/>
    <w:rsid w:val="00D873BF"/>
    <w:rsid w:val="00D875AF"/>
    <w:rsid w:val="00D875F0"/>
    <w:rsid w:val="00D8766D"/>
    <w:rsid w:val="00D877AA"/>
    <w:rsid w:val="00D8780B"/>
    <w:rsid w:val="00D87949"/>
    <w:rsid w:val="00D879F9"/>
    <w:rsid w:val="00D87B5C"/>
    <w:rsid w:val="00D87B7A"/>
    <w:rsid w:val="00D87BD6"/>
    <w:rsid w:val="00D87C6D"/>
    <w:rsid w:val="00D87CED"/>
    <w:rsid w:val="00D87CF9"/>
    <w:rsid w:val="00D87E42"/>
    <w:rsid w:val="00D87E49"/>
    <w:rsid w:val="00D87E7F"/>
    <w:rsid w:val="00D87E90"/>
    <w:rsid w:val="00D87EC4"/>
    <w:rsid w:val="00D87F01"/>
    <w:rsid w:val="00D87F0C"/>
    <w:rsid w:val="00D87F52"/>
    <w:rsid w:val="00D87F6A"/>
    <w:rsid w:val="00D8ACC1"/>
    <w:rsid w:val="00D8DC94"/>
    <w:rsid w:val="00D90093"/>
    <w:rsid w:val="00D9019C"/>
    <w:rsid w:val="00D90215"/>
    <w:rsid w:val="00D90397"/>
    <w:rsid w:val="00D903C0"/>
    <w:rsid w:val="00D9059B"/>
    <w:rsid w:val="00D90637"/>
    <w:rsid w:val="00D9064C"/>
    <w:rsid w:val="00D9064D"/>
    <w:rsid w:val="00D906BB"/>
    <w:rsid w:val="00D90755"/>
    <w:rsid w:val="00D90771"/>
    <w:rsid w:val="00D9089C"/>
    <w:rsid w:val="00D908E0"/>
    <w:rsid w:val="00D90A6B"/>
    <w:rsid w:val="00D90AED"/>
    <w:rsid w:val="00D90B63"/>
    <w:rsid w:val="00D90B9C"/>
    <w:rsid w:val="00D90E08"/>
    <w:rsid w:val="00D90E92"/>
    <w:rsid w:val="00D90F6E"/>
    <w:rsid w:val="00D91301"/>
    <w:rsid w:val="00D9135E"/>
    <w:rsid w:val="00D91413"/>
    <w:rsid w:val="00D9142F"/>
    <w:rsid w:val="00D914F4"/>
    <w:rsid w:val="00D91573"/>
    <w:rsid w:val="00D91621"/>
    <w:rsid w:val="00D916EE"/>
    <w:rsid w:val="00D91706"/>
    <w:rsid w:val="00D9170B"/>
    <w:rsid w:val="00D91800"/>
    <w:rsid w:val="00D91850"/>
    <w:rsid w:val="00D918D0"/>
    <w:rsid w:val="00D91996"/>
    <w:rsid w:val="00D919BC"/>
    <w:rsid w:val="00D91A25"/>
    <w:rsid w:val="00D91AE9"/>
    <w:rsid w:val="00D91B82"/>
    <w:rsid w:val="00D91B91"/>
    <w:rsid w:val="00D91C92"/>
    <w:rsid w:val="00D91CC1"/>
    <w:rsid w:val="00D91CCA"/>
    <w:rsid w:val="00D91EAC"/>
    <w:rsid w:val="00D91EDD"/>
    <w:rsid w:val="00D91F41"/>
    <w:rsid w:val="00D91F8C"/>
    <w:rsid w:val="00D91FF5"/>
    <w:rsid w:val="00D91FF6"/>
    <w:rsid w:val="00D92000"/>
    <w:rsid w:val="00D92061"/>
    <w:rsid w:val="00D92157"/>
    <w:rsid w:val="00D92195"/>
    <w:rsid w:val="00D921F3"/>
    <w:rsid w:val="00D92344"/>
    <w:rsid w:val="00D9266C"/>
    <w:rsid w:val="00D9269D"/>
    <w:rsid w:val="00D92717"/>
    <w:rsid w:val="00D927EC"/>
    <w:rsid w:val="00D9286A"/>
    <w:rsid w:val="00D928B3"/>
    <w:rsid w:val="00D928D5"/>
    <w:rsid w:val="00D92909"/>
    <w:rsid w:val="00D929FB"/>
    <w:rsid w:val="00D92A17"/>
    <w:rsid w:val="00D92B47"/>
    <w:rsid w:val="00D92CFD"/>
    <w:rsid w:val="00D92DBB"/>
    <w:rsid w:val="00D92E0A"/>
    <w:rsid w:val="00D92E6E"/>
    <w:rsid w:val="00D92E97"/>
    <w:rsid w:val="00D92EA2"/>
    <w:rsid w:val="00D92FFA"/>
    <w:rsid w:val="00D93005"/>
    <w:rsid w:val="00D930DF"/>
    <w:rsid w:val="00D9313D"/>
    <w:rsid w:val="00D931B5"/>
    <w:rsid w:val="00D9326B"/>
    <w:rsid w:val="00D93322"/>
    <w:rsid w:val="00D93479"/>
    <w:rsid w:val="00D935F1"/>
    <w:rsid w:val="00D9370E"/>
    <w:rsid w:val="00D9377D"/>
    <w:rsid w:val="00D937D3"/>
    <w:rsid w:val="00D9382A"/>
    <w:rsid w:val="00D93901"/>
    <w:rsid w:val="00D93A12"/>
    <w:rsid w:val="00D93A33"/>
    <w:rsid w:val="00D93A3C"/>
    <w:rsid w:val="00D93A9D"/>
    <w:rsid w:val="00D93B17"/>
    <w:rsid w:val="00D93B76"/>
    <w:rsid w:val="00D93C24"/>
    <w:rsid w:val="00D93D2C"/>
    <w:rsid w:val="00D93D2E"/>
    <w:rsid w:val="00D93D61"/>
    <w:rsid w:val="00D93D81"/>
    <w:rsid w:val="00D93DCE"/>
    <w:rsid w:val="00D93E0E"/>
    <w:rsid w:val="00D93EB8"/>
    <w:rsid w:val="00D93F58"/>
    <w:rsid w:val="00D94057"/>
    <w:rsid w:val="00D94098"/>
    <w:rsid w:val="00D9410A"/>
    <w:rsid w:val="00D9417B"/>
    <w:rsid w:val="00D94208"/>
    <w:rsid w:val="00D9420B"/>
    <w:rsid w:val="00D942E1"/>
    <w:rsid w:val="00D9432A"/>
    <w:rsid w:val="00D943B7"/>
    <w:rsid w:val="00D944B4"/>
    <w:rsid w:val="00D944C4"/>
    <w:rsid w:val="00D94539"/>
    <w:rsid w:val="00D945A1"/>
    <w:rsid w:val="00D945A7"/>
    <w:rsid w:val="00D94612"/>
    <w:rsid w:val="00D9475F"/>
    <w:rsid w:val="00D947F8"/>
    <w:rsid w:val="00D9481E"/>
    <w:rsid w:val="00D948EB"/>
    <w:rsid w:val="00D948FC"/>
    <w:rsid w:val="00D9497E"/>
    <w:rsid w:val="00D949C5"/>
    <w:rsid w:val="00D949DA"/>
    <w:rsid w:val="00D949EF"/>
    <w:rsid w:val="00D94AC7"/>
    <w:rsid w:val="00D94B12"/>
    <w:rsid w:val="00D94B50"/>
    <w:rsid w:val="00D94BDD"/>
    <w:rsid w:val="00D94DA0"/>
    <w:rsid w:val="00D94EDA"/>
    <w:rsid w:val="00D94F19"/>
    <w:rsid w:val="00D94F1A"/>
    <w:rsid w:val="00D95137"/>
    <w:rsid w:val="00D9513C"/>
    <w:rsid w:val="00D951F3"/>
    <w:rsid w:val="00D952DB"/>
    <w:rsid w:val="00D95387"/>
    <w:rsid w:val="00D95437"/>
    <w:rsid w:val="00D9559B"/>
    <w:rsid w:val="00D955A1"/>
    <w:rsid w:val="00D955C8"/>
    <w:rsid w:val="00D956D2"/>
    <w:rsid w:val="00D9570C"/>
    <w:rsid w:val="00D95749"/>
    <w:rsid w:val="00D957D6"/>
    <w:rsid w:val="00D95812"/>
    <w:rsid w:val="00D95849"/>
    <w:rsid w:val="00D95860"/>
    <w:rsid w:val="00D95899"/>
    <w:rsid w:val="00D958AA"/>
    <w:rsid w:val="00D95A10"/>
    <w:rsid w:val="00D95A37"/>
    <w:rsid w:val="00D95A3F"/>
    <w:rsid w:val="00D95A9A"/>
    <w:rsid w:val="00D95AB3"/>
    <w:rsid w:val="00D95B36"/>
    <w:rsid w:val="00D95B81"/>
    <w:rsid w:val="00D95DC1"/>
    <w:rsid w:val="00D95E7E"/>
    <w:rsid w:val="00D95EFB"/>
    <w:rsid w:val="00D95F3B"/>
    <w:rsid w:val="00D95F4A"/>
    <w:rsid w:val="00D95F6B"/>
    <w:rsid w:val="00D9600A"/>
    <w:rsid w:val="00D96064"/>
    <w:rsid w:val="00D96085"/>
    <w:rsid w:val="00D960BC"/>
    <w:rsid w:val="00D960E1"/>
    <w:rsid w:val="00D961C5"/>
    <w:rsid w:val="00D965CE"/>
    <w:rsid w:val="00D96614"/>
    <w:rsid w:val="00D966C1"/>
    <w:rsid w:val="00D96782"/>
    <w:rsid w:val="00D96834"/>
    <w:rsid w:val="00D9688C"/>
    <w:rsid w:val="00D96A7C"/>
    <w:rsid w:val="00D96AEB"/>
    <w:rsid w:val="00D96B5E"/>
    <w:rsid w:val="00D96B8D"/>
    <w:rsid w:val="00D96BA5"/>
    <w:rsid w:val="00D96C9A"/>
    <w:rsid w:val="00D96CAE"/>
    <w:rsid w:val="00D96CB7"/>
    <w:rsid w:val="00D96E00"/>
    <w:rsid w:val="00D96E2F"/>
    <w:rsid w:val="00D96F37"/>
    <w:rsid w:val="00D96F47"/>
    <w:rsid w:val="00D96F67"/>
    <w:rsid w:val="00D96FA3"/>
    <w:rsid w:val="00D97030"/>
    <w:rsid w:val="00D97064"/>
    <w:rsid w:val="00D97067"/>
    <w:rsid w:val="00D9708A"/>
    <w:rsid w:val="00D97159"/>
    <w:rsid w:val="00D9715F"/>
    <w:rsid w:val="00D97220"/>
    <w:rsid w:val="00D97251"/>
    <w:rsid w:val="00D97284"/>
    <w:rsid w:val="00D97349"/>
    <w:rsid w:val="00D97393"/>
    <w:rsid w:val="00D973D1"/>
    <w:rsid w:val="00D97419"/>
    <w:rsid w:val="00D97437"/>
    <w:rsid w:val="00D97487"/>
    <w:rsid w:val="00D975F5"/>
    <w:rsid w:val="00D97665"/>
    <w:rsid w:val="00D97673"/>
    <w:rsid w:val="00D976E8"/>
    <w:rsid w:val="00D976FC"/>
    <w:rsid w:val="00D97748"/>
    <w:rsid w:val="00D97983"/>
    <w:rsid w:val="00D97A50"/>
    <w:rsid w:val="00D97A87"/>
    <w:rsid w:val="00D97AAF"/>
    <w:rsid w:val="00D97B16"/>
    <w:rsid w:val="00D97B38"/>
    <w:rsid w:val="00D97B59"/>
    <w:rsid w:val="00D97C3B"/>
    <w:rsid w:val="00D97C51"/>
    <w:rsid w:val="00D97C5A"/>
    <w:rsid w:val="00D97D10"/>
    <w:rsid w:val="00D97D23"/>
    <w:rsid w:val="00D97D68"/>
    <w:rsid w:val="00D97DD9"/>
    <w:rsid w:val="00D97E26"/>
    <w:rsid w:val="00D97F43"/>
    <w:rsid w:val="00DA002F"/>
    <w:rsid w:val="00DA006C"/>
    <w:rsid w:val="00DA0118"/>
    <w:rsid w:val="00DA0169"/>
    <w:rsid w:val="00DA0242"/>
    <w:rsid w:val="00DA02AB"/>
    <w:rsid w:val="00DA02E2"/>
    <w:rsid w:val="00DA0321"/>
    <w:rsid w:val="00DA0328"/>
    <w:rsid w:val="00DA03BD"/>
    <w:rsid w:val="00DA0412"/>
    <w:rsid w:val="00DA04AD"/>
    <w:rsid w:val="00DA04BF"/>
    <w:rsid w:val="00DA0545"/>
    <w:rsid w:val="00DA0587"/>
    <w:rsid w:val="00DA05E2"/>
    <w:rsid w:val="00DA067D"/>
    <w:rsid w:val="00DA098F"/>
    <w:rsid w:val="00DA09EA"/>
    <w:rsid w:val="00DA0AAF"/>
    <w:rsid w:val="00DA0B18"/>
    <w:rsid w:val="00DA0B1A"/>
    <w:rsid w:val="00DA0B21"/>
    <w:rsid w:val="00DA0B64"/>
    <w:rsid w:val="00DA0C2B"/>
    <w:rsid w:val="00DA0D95"/>
    <w:rsid w:val="00DA0E2A"/>
    <w:rsid w:val="00DA0F01"/>
    <w:rsid w:val="00DA0F07"/>
    <w:rsid w:val="00DA0F4B"/>
    <w:rsid w:val="00DA108A"/>
    <w:rsid w:val="00DA122C"/>
    <w:rsid w:val="00DA12F6"/>
    <w:rsid w:val="00DA13BE"/>
    <w:rsid w:val="00DA1404"/>
    <w:rsid w:val="00DA149A"/>
    <w:rsid w:val="00DA14D4"/>
    <w:rsid w:val="00DA14E5"/>
    <w:rsid w:val="00DA157B"/>
    <w:rsid w:val="00DA15DE"/>
    <w:rsid w:val="00DA1677"/>
    <w:rsid w:val="00DA1860"/>
    <w:rsid w:val="00DA1865"/>
    <w:rsid w:val="00DA18FE"/>
    <w:rsid w:val="00DA19BF"/>
    <w:rsid w:val="00DA1A39"/>
    <w:rsid w:val="00DA1AA6"/>
    <w:rsid w:val="00DA1BE6"/>
    <w:rsid w:val="00DA1C52"/>
    <w:rsid w:val="00DA1CC2"/>
    <w:rsid w:val="00DA1CE9"/>
    <w:rsid w:val="00DA1DEB"/>
    <w:rsid w:val="00DA1E6D"/>
    <w:rsid w:val="00DA1EC5"/>
    <w:rsid w:val="00DA1FEE"/>
    <w:rsid w:val="00DA20C6"/>
    <w:rsid w:val="00DA20D0"/>
    <w:rsid w:val="00DA20D3"/>
    <w:rsid w:val="00DA20E4"/>
    <w:rsid w:val="00DA21A4"/>
    <w:rsid w:val="00DA2273"/>
    <w:rsid w:val="00DA2294"/>
    <w:rsid w:val="00DA22FE"/>
    <w:rsid w:val="00DA2605"/>
    <w:rsid w:val="00DA264E"/>
    <w:rsid w:val="00DA26C0"/>
    <w:rsid w:val="00DA26DB"/>
    <w:rsid w:val="00DA2739"/>
    <w:rsid w:val="00DA2794"/>
    <w:rsid w:val="00DA27AC"/>
    <w:rsid w:val="00DA2898"/>
    <w:rsid w:val="00DA28B7"/>
    <w:rsid w:val="00DA28F9"/>
    <w:rsid w:val="00DA2950"/>
    <w:rsid w:val="00DA29A3"/>
    <w:rsid w:val="00DA29A7"/>
    <w:rsid w:val="00DA29E1"/>
    <w:rsid w:val="00DA2A52"/>
    <w:rsid w:val="00DA2ABB"/>
    <w:rsid w:val="00DA2B59"/>
    <w:rsid w:val="00DA2C1E"/>
    <w:rsid w:val="00DA2C9D"/>
    <w:rsid w:val="00DA2CFC"/>
    <w:rsid w:val="00DA2D0B"/>
    <w:rsid w:val="00DA2D8B"/>
    <w:rsid w:val="00DA2E2B"/>
    <w:rsid w:val="00DA2EA9"/>
    <w:rsid w:val="00DA2EF1"/>
    <w:rsid w:val="00DA2FD7"/>
    <w:rsid w:val="00DA30BB"/>
    <w:rsid w:val="00DA30CA"/>
    <w:rsid w:val="00DA3190"/>
    <w:rsid w:val="00DA324C"/>
    <w:rsid w:val="00DA34B0"/>
    <w:rsid w:val="00DA36ED"/>
    <w:rsid w:val="00DA386E"/>
    <w:rsid w:val="00DA38A6"/>
    <w:rsid w:val="00DA38E4"/>
    <w:rsid w:val="00DA3956"/>
    <w:rsid w:val="00DA399F"/>
    <w:rsid w:val="00DA39AA"/>
    <w:rsid w:val="00DA3B33"/>
    <w:rsid w:val="00DA3BBD"/>
    <w:rsid w:val="00DA3D1B"/>
    <w:rsid w:val="00DA3E74"/>
    <w:rsid w:val="00DA3F9A"/>
    <w:rsid w:val="00DA4028"/>
    <w:rsid w:val="00DA4053"/>
    <w:rsid w:val="00DA40A0"/>
    <w:rsid w:val="00DA40A4"/>
    <w:rsid w:val="00DA40D3"/>
    <w:rsid w:val="00DA40D7"/>
    <w:rsid w:val="00DA4118"/>
    <w:rsid w:val="00DA41DB"/>
    <w:rsid w:val="00DA4290"/>
    <w:rsid w:val="00DA42C1"/>
    <w:rsid w:val="00DA431F"/>
    <w:rsid w:val="00DA4372"/>
    <w:rsid w:val="00DA4376"/>
    <w:rsid w:val="00DA4448"/>
    <w:rsid w:val="00DA45AF"/>
    <w:rsid w:val="00DA47B4"/>
    <w:rsid w:val="00DA4815"/>
    <w:rsid w:val="00DA487E"/>
    <w:rsid w:val="00DA495E"/>
    <w:rsid w:val="00DA49B5"/>
    <w:rsid w:val="00DA49B7"/>
    <w:rsid w:val="00DA49C8"/>
    <w:rsid w:val="00DA4ABE"/>
    <w:rsid w:val="00DA4B3A"/>
    <w:rsid w:val="00DA4B80"/>
    <w:rsid w:val="00DA4C60"/>
    <w:rsid w:val="00DA4D5A"/>
    <w:rsid w:val="00DA4E4C"/>
    <w:rsid w:val="00DA4F03"/>
    <w:rsid w:val="00DA5029"/>
    <w:rsid w:val="00DA5091"/>
    <w:rsid w:val="00DA50B8"/>
    <w:rsid w:val="00DA5141"/>
    <w:rsid w:val="00DA5173"/>
    <w:rsid w:val="00DA5211"/>
    <w:rsid w:val="00DA5287"/>
    <w:rsid w:val="00DA5294"/>
    <w:rsid w:val="00DA53F5"/>
    <w:rsid w:val="00DA560F"/>
    <w:rsid w:val="00DA564F"/>
    <w:rsid w:val="00DA5675"/>
    <w:rsid w:val="00DA576F"/>
    <w:rsid w:val="00DA57D7"/>
    <w:rsid w:val="00DA57E4"/>
    <w:rsid w:val="00DA58DE"/>
    <w:rsid w:val="00DA59D3"/>
    <w:rsid w:val="00DA59E3"/>
    <w:rsid w:val="00DA5B38"/>
    <w:rsid w:val="00DA5B55"/>
    <w:rsid w:val="00DA5C08"/>
    <w:rsid w:val="00DA5C41"/>
    <w:rsid w:val="00DA5C99"/>
    <w:rsid w:val="00DA5CC6"/>
    <w:rsid w:val="00DA5D6C"/>
    <w:rsid w:val="00DA5E5B"/>
    <w:rsid w:val="00DA5F23"/>
    <w:rsid w:val="00DA5F9D"/>
    <w:rsid w:val="00DA5FE4"/>
    <w:rsid w:val="00DA6032"/>
    <w:rsid w:val="00DA605A"/>
    <w:rsid w:val="00DA607B"/>
    <w:rsid w:val="00DA612B"/>
    <w:rsid w:val="00DA6135"/>
    <w:rsid w:val="00DA615A"/>
    <w:rsid w:val="00DA61F4"/>
    <w:rsid w:val="00DA6267"/>
    <w:rsid w:val="00DA6280"/>
    <w:rsid w:val="00DA64BB"/>
    <w:rsid w:val="00DA6569"/>
    <w:rsid w:val="00DA6574"/>
    <w:rsid w:val="00DA665E"/>
    <w:rsid w:val="00DA67AA"/>
    <w:rsid w:val="00DA68E8"/>
    <w:rsid w:val="00DA6A60"/>
    <w:rsid w:val="00DA6A75"/>
    <w:rsid w:val="00DA6AFF"/>
    <w:rsid w:val="00DA6B4C"/>
    <w:rsid w:val="00DA6CA4"/>
    <w:rsid w:val="00DA6CC0"/>
    <w:rsid w:val="00DA6CF1"/>
    <w:rsid w:val="00DA6DB8"/>
    <w:rsid w:val="00DA6E6D"/>
    <w:rsid w:val="00DA6EAF"/>
    <w:rsid w:val="00DA6EEF"/>
    <w:rsid w:val="00DA6F84"/>
    <w:rsid w:val="00DA6F97"/>
    <w:rsid w:val="00DA6FFB"/>
    <w:rsid w:val="00DA70A6"/>
    <w:rsid w:val="00DA7135"/>
    <w:rsid w:val="00DA714C"/>
    <w:rsid w:val="00DA7190"/>
    <w:rsid w:val="00DA7271"/>
    <w:rsid w:val="00DA7292"/>
    <w:rsid w:val="00DA73AC"/>
    <w:rsid w:val="00DA73D9"/>
    <w:rsid w:val="00DA7496"/>
    <w:rsid w:val="00DA74D1"/>
    <w:rsid w:val="00DA74D9"/>
    <w:rsid w:val="00DA750F"/>
    <w:rsid w:val="00DA7663"/>
    <w:rsid w:val="00DA76CC"/>
    <w:rsid w:val="00DA76FD"/>
    <w:rsid w:val="00DA7761"/>
    <w:rsid w:val="00DA7930"/>
    <w:rsid w:val="00DA79A3"/>
    <w:rsid w:val="00DA7ABB"/>
    <w:rsid w:val="00DA7AC8"/>
    <w:rsid w:val="00DA7B55"/>
    <w:rsid w:val="00DA7BA1"/>
    <w:rsid w:val="00DA7CF8"/>
    <w:rsid w:val="00DA7E0C"/>
    <w:rsid w:val="00DA7E42"/>
    <w:rsid w:val="00DA7E89"/>
    <w:rsid w:val="00DA7ED7"/>
    <w:rsid w:val="00DA7F2C"/>
    <w:rsid w:val="00DA7F53"/>
    <w:rsid w:val="00DA7FB9"/>
    <w:rsid w:val="00DB00EE"/>
    <w:rsid w:val="00DB00F0"/>
    <w:rsid w:val="00DB014F"/>
    <w:rsid w:val="00DB01AA"/>
    <w:rsid w:val="00DB01D0"/>
    <w:rsid w:val="00DB024B"/>
    <w:rsid w:val="00DB03AC"/>
    <w:rsid w:val="00DB0418"/>
    <w:rsid w:val="00DB0487"/>
    <w:rsid w:val="00DB048D"/>
    <w:rsid w:val="00DB0490"/>
    <w:rsid w:val="00DB05DC"/>
    <w:rsid w:val="00DB0642"/>
    <w:rsid w:val="00DB06B0"/>
    <w:rsid w:val="00DB070F"/>
    <w:rsid w:val="00DB0717"/>
    <w:rsid w:val="00DB0730"/>
    <w:rsid w:val="00DB08F0"/>
    <w:rsid w:val="00DB097B"/>
    <w:rsid w:val="00DB0992"/>
    <w:rsid w:val="00DB09A2"/>
    <w:rsid w:val="00DB09AB"/>
    <w:rsid w:val="00DB0A30"/>
    <w:rsid w:val="00DB0B1F"/>
    <w:rsid w:val="00DB0D34"/>
    <w:rsid w:val="00DB0D55"/>
    <w:rsid w:val="00DB0DC2"/>
    <w:rsid w:val="00DB0DC5"/>
    <w:rsid w:val="00DB0E61"/>
    <w:rsid w:val="00DB0E7C"/>
    <w:rsid w:val="00DB0EBB"/>
    <w:rsid w:val="00DB0F96"/>
    <w:rsid w:val="00DB0FE1"/>
    <w:rsid w:val="00DB102A"/>
    <w:rsid w:val="00DB1057"/>
    <w:rsid w:val="00DB1167"/>
    <w:rsid w:val="00DB11BA"/>
    <w:rsid w:val="00DB11EC"/>
    <w:rsid w:val="00DB1256"/>
    <w:rsid w:val="00DB125F"/>
    <w:rsid w:val="00DB131B"/>
    <w:rsid w:val="00DB1330"/>
    <w:rsid w:val="00DB14D4"/>
    <w:rsid w:val="00DB1593"/>
    <w:rsid w:val="00DB1697"/>
    <w:rsid w:val="00DB17A6"/>
    <w:rsid w:val="00DB1814"/>
    <w:rsid w:val="00DB1A4A"/>
    <w:rsid w:val="00DB1AC6"/>
    <w:rsid w:val="00DB1B27"/>
    <w:rsid w:val="00DB1B56"/>
    <w:rsid w:val="00DB1BF8"/>
    <w:rsid w:val="00DB1CBE"/>
    <w:rsid w:val="00DB1D06"/>
    <w:rsid w:val="00DB1EE7"/>
    <w:rsid w:val="00DB1F97"/>
    <w:rsid w:val="00DB212C"/>
    <w:rsid w:val="00DB2162"/>
    <w:rsid w:val="00DB2172"/>
    <w:rsid w:val="00DB224D"/>
    <w:rsid w:val="00DB226F"/>
    <w:rsid w:val="00DB2281"/>
    <w:rsid w:val="00DB22E7"/>
    <w:rsid w:val="00DB2309"/>
    <w:rsid w:val="00DB23B3"/>
    <w:rsid w:val="00DB23CA"/>
    <w:rsid w:val="00DB240A"/>
    <w:rsid w:val="00DB2482"/>
    <w:rsid w:val="00DB248A"/>
    <w:rsid w:val="00DB24B4"/>
    <w:rsid w:val="00DB256B"/>
    <w:rsid w:val="00DB259B"/>
    <w:rsid w:val="00DB26E0"/>
    <w:rsid w:val="00DB27CA"/>
    <w:rsid w:val="00DB281E"/>
    <w:rsid w:val="00DB288D"/>
    <w:rsid w:val="00DB294B"/>
    <w:rsid w:val="00DB2A71"/>
    <w:rsid w:val="00DB2ADE"/>
    <w:rsid w:val="00DB2B41"/>
    <w:rsid w:val="00DB2C31"/>
    <w:rsid w:val="00DB2CCE"/>
    <w:rsid w:val="00DB2D9A"/>
    <w:rsid w:val="00DB2E1B"/>
    <w:rsid w:val="00DB2E2A"/>
    <w:rsid w:val="00DB2F5C"/>
    <w:rsid w:val="00DB308E"/>
    <w:rsid w:val="00DB311B"/>
    <w:rsid w:val="00DB3226"/>
    <w:rsid w:val="00DB3364"/>
    <w:rsid w:val="00DB3715"/>
    <w:rsid w:val="00DB375D"/>
    <w:rsid w:val="00DB37F6"/>
    <w:rsid w:val="00DB385D"/>
    <w:rsid w:val="00DB3869"/>
    <w:rsid w:val="00DB3A2F"/>
    <w:rsid w:val="00DB3A54"/>
    <w:rsid w:val="00DB3A57"/>
    <w:rsid w:val="00DB3A5A"/>
    <w:rsid w:val="00DB3A8F"/>
    <w:rsid w:val="00DB3AC6"/>
    <w:rsid w:val="00DB3B70"/>
    <w:rsid w:val="00DB3B75"/>
    <w:rsid w:val="00DB3BC1"/>
    <w:rsid w:val="00DB3BE9"/>
    <w:rsid w:val="00DB3C64"/>
    <w:rsid w:val="00DB3C79"/>
    <w:rsid w:val="00DB3CBF"/>
    <w:rsid w:val="00DB3CF9"/>
    <w:rsid w:val="00DB3DA0"/>
    <w:rsid w:val="00DB3DA7"/>
    <w:rsid w:val="00DB3DC1"/>
    <w:rsid w:val="00DB3E5F"/>
    <w:rsid w:val="00DB3E8E"/>
    <w:rsid w:val="00DB3FCE"/>
    <w:rsid w:val="00DB40EA"/>
    <w:rsid w:val="00DB4130"/>
    <w:rsid w:val="00DB41D0"/>
    <w:rsid w:val="00DB41EE"/>
    <w:rsid w:val="00DB41F9"/>
    <w:rsid w:val="00DB427D"/>
    <w:rsid w:val="00DB43D9"/>
    <w:rsid w:val="00DB4512"/>
    <w:rsid w:val="00DB46A5"/>
    <w:rsid w:val="00DB479C"/>
    <w:rsid w:val="00DB47B9"/>
    <w:rsid w:val="00DB47E5"/>
    <w:rsid w:val="00DB497A"/>
    <w:rsid w:val="00DB4A73"/>
    <w:rsid w:val="00DB4AAD"/>
    <w:rsid w:val="00DB4B1B"/>
    <w:rsid w:val="00DB4BA9"/>
    <w:rsid w:val="00DB4BEC"/>
    <w:rsid w:val="00DB4C22"/>
    <w:rsid w:val="00DB4C71"/>
    <w:rsid w:val="00DB4CCD"/>
    <w:rsid w:val="00DB4DCE"/>
    <w:rsid w:val="00DB4DE8"/>
    <w:rsid w:val="00DB4EE1"/>
    <w:rsid w:val="00DB4F42"/>
    <w:rsid w:val="00DB4FF4"/>
    <w:rsid w:val="00DB504F"/>
    <w:rsid w:val="00DB5172"/>
    <w:rsid w:val="00DB51A3"/>
    <w:rsid w:val="00DB5253"/>
    <w:rsid w:val="00DB52C8"/>
    <w:rsid w:val="00DB5323"/>
    <w:rsid w:val="00DB53D7"/>
    <w:rsid w:val="00DB5471"/>
    <w:rsid w:val="00DB55E2"/>
    <w:rsid w:val="00DB5713"/>
    <w:rsid w:val="00DB573A"/>
    <w:rsid w:val="00DB5909"/>
    <w:rsid w:val="00DB5939"/>
    <w:rsid w:val="00DB594E"/>
    <w:rsid w:val="00DB59E5"/>
    <w:rsid w:val="00DB5B81"/>
    <w:rsid w:val="00DB5BE3"/>
    <w:rsid w:val="00DB5C4D"/>
    <w:rsid w:val="00DB5CC2"/>
    <w:rsid w:val="00DB5F90"/>
    <w:rsid w:val="00DB5FFD"/>
    <w:rsid w:val="00DB603D"/>
    <w:rsid w:val="00DB609E"/>
    <w:rsid w:val="00DB61A8"/>
    <w:rsid w:val="00DB61AF"/>
    <w:rsid w:val="00DB61BD"/>
    <w:rsid w:val="00DB61EE"/>
    <w:rsid w:val="00DB6277"/>
    <w:rsid w:val="00DB6283"/>
    <w:rsid w:val="00DB6303"/>
    <w:rsid w:val="00DB6314"/>
    <w:rsid w:val="00DB6363"/>
    <w:rsid w:val="00DB63EA"/>
    <w:rsid w:val="00DB63FC"/>
    <w:rsid w:val="00DB64EF"/>
    <w:rsid w:val="00DB6565"/>
    <w:rsid w:val="00DB657E"/>
    <w:rsid w:val="00DB6755"/>
    <w:rsid w:val="00DB67F1"/>
    <w:rsid w:val="00DB691E"/>
    <w:rsid w:val="00DB6957"/>
    <w:rsid w:val="00DB6A50"/>
    <w:rsid w:val="00DB6A77"/>
    <w:rsid w:val="00DB6A8A"/>
    <w:rsid w:val="00DB6BC5"/>
    <w:rsid w:val="00DB6D19"/>
    <w:rsid w:val="00DB6D24"/>
    <w:rsid w:val="00DB6D96"/>
    <w:rsid w:val="00DB6E39"/>
    <w:rsid w:val="00DB6E67"/>
    <w:rsid w:val="00DB6F63"/>
    <w:rsid w:val="00DB70A5"/>
    <w:rsid w:val="00DB70BB"/>
    <w:rsid w:val="00DB71E0"/>
    <w:rsid w:val="00DB71EE"/>
    <w:rsid w:val="00DB720C"/>
    <w:rsid w:val="00DB7250"/>
    <w:rsid w:val="00DB7274"/>
    <w:rsid w:val="00DB72C9"/>
    <w:rsid w:val="00DB735A"/>
    <w:rsid w:val="00DB73CE"/>
    <w:rsid w:val="00DB74A7"/>
    <w:rsid w:val="00DB7531"/>
    <w:rsid w:val="00DB754B"/>
    <w:rsid w:val="00DB7799"/>
    <w:rsid w:val="00DB7830"/>
    <w:rsid w:val="00DB7912"/>
    <w:rsid w:val="00DB7A4D"/>
    <w:rsid w:val="00DB7A85"/>
    <w:rsid w:val="00DB7AB8"/>
    <w:rsid w:val="00DB7ADB"/>
    <w:rsid w:val="00DB7B22"/>
    <w:rsid w:val="00DB7B3E"/>
    <w:rsid w:val="00DB7BF0"/>
    <w:rsid w:val="00DB7D4B"/>
    <w:rsid w:val="00DB7E0F"/>
    <w:rsid w:val="00DB7EDF"/>
    <w:rsid w:val="00DB7F09"/>
    <w:rsid w:val="00DB7F2A"/>
    <w:rsid w:val="00DB7F51"/>
    <w:rsid w:val="00DB7F5F"/>
    <w:rsid w:val="00DC01B2"/>
    <w:rsid w:val="00DC01B7"/>
    <w:rsid w:val="00DC01D1"/>
    <w:rsid w:val="00DC0245"/>
    <w:rsid w:val="00DC02D7"/>
    <w:rsid w:val="00DC037F"/>
    <w:rsid w:val="00DC03A9"/>
    <w:rsid w:val="00DC047C"/>
    <w:rsid w:val="00DC049A"/>
    <w:rsid w:val="00DC066A"/>
    <w:rsid w:val="00DC0698"/>
    <w:rsid w:val="00DC06D0"/>
    <w:rsid w:val="00DC0803"/>
    <w:rsid w:val="00DC0822"/>
    <w:rsid w:val="00DC08BB"/>
    <w:rsid w:val="00DC08F5"/>
    <w:rsid w:val="00DC08F8"/>
    <w:rsid w:val="00DC09F7"/>
    <w:rsid w:val="00DC0A42"/>
    <w:rsid w:val="00DC0A98"/>
    <w:rsid w:val="00DC0AF9"/>
    <w:rsid w:val="00DC0B89"/>
    <w:rsid w:val="00DC0D79"/>
    <w:rsid w:val="00DC1062"/>
    <w:rsid w:val="00DC1073"/>
    <w:rsid w:val="00DC10A0"/>
    <w:rsid w:val="00DC10AA"/>
    <w:rsid w:val="00DC11F8"/>
    <w:rsid w:val="00DC1269"/>
    <w:rsid w:val="00DC140B"/>
    <w:rsid w:val="00DC145F"/>
    <w:rsid w:val="00DC14BF"/>
    <w:rsid w:val="00DC1502"/>
    <w:rsid w:val="00DC1529"/>
    <w:rsid w:val="00DC159D"/>
    <w:rsid w:val="00DC15AD"/>
    <w:rsid w:val="00DC17DA"/>
    <w:rsid w:val="00DC19AE"/>
    <w:rsid w:val="00DC1AD1"/>
    <w:rsid w:val="00DC1ADD"/>
    <w:rsid w:val="00DC1AF5"/>
    <w:rsid w:val="00DC1B48"/>
    <w:rsid w:val="00DC1B59"/>
    <w:rsid w:val="00DC1BC2"/>
    <w:rsid w:val="00DC1C6F"/>
    <w:rsid w:val="00DC1DEE"/>
    <w:rsid w:val="00DC1E3C"/>
    <w:rsid w:val="00DC1E44"/>
    <w:rsid w:val="00DC1E7C"/>
    <w:rsid w:val="00DC1E84"/>
    <w:rsid w:val="00DC1E95"/>
    <w:rsid w:val="00DC1F21"/>
    <w:rsid w:val="00DC1F54"/>
    <w:rsid w:val="00DC1F7B"/>
    <w:rsid w:val="00DC200E"/>
    <w:rsid w:val="00DC2048"/>
    <w:rsid w:val="00DC205B"/>
    <w:rsid w:val="00DC21A7"/>
    <w:rsid w:val="00DC21D7"/>
    <w:rsid w:val="00DC22CA"/>
    <w:rsid w:val="00DC22E0"/>
    <w:rsid w:val="00DC2326"/>
    <w:rsid w:val="00DC232E"/>
    <w:rsid w:val="00DC2384"/>
    <w:rsid w:val="00DC23DC"/>
    <w:rsid w:val="00DC23FE"/>
    <w:rsid w:val="00DC24CF"/>
    <w:rsid w:val="00DC24E8"/>
    <w:rsid w:val="00DC2501"/>
    <w:rsid w:val="00DC25BD"/>
    <w:rsid w:val="00DC25C4"/>
    <w:rsid w:val="00DC2687"/>
    <w:rsid w:val="00DC2688"/>
    <w:rsid w:val="00DC27D0"/>
    <w:rsid w:val="00DC27F9"/>
    <w:rsid w:val="00DC28B9"/>
    <w:rsid w:val="00DC28D4"/>
    <w:rsid w:val="00DC293C"/>
    <w:rsid w:val="00DC2A14"/>
    <w:rsid w:val="00DC2A38"/>
    <w:rsid w:val="00DC2BEE"/>
    <w:rsid w:val="00DC2C5A"/>
    <w:rsid w:val="00DC2C6A"/>
    <w:rsid w:val="00DC2DC3"/>
    <w:rsid w:val="00DC2DEB"/>
    <w:rsid w:val="00DC2E4F"/>
    <w:rsid w:val="00DC2E74"/>
    <w:rsid w:val="00DC2F36"/>
    <w:rsid w:val="00DC2FDD"/>
    <w:rsid w:val="00DC2FED"/>
    <w:rsid w:val="00DC336B"/>
    <w:rsid w:val="00DC33AA"/>
    <w:rsid w:val="00DC33E0"/>
    <w:rsid w:val="00DC340A"/>
    <w:rsid w:val="00DC35D6"/>
    <w:rsid w:val="00DC362D"/>
    <w:rsid w:val="00DC364D"/>
    <w:rsid w:val="00DC36C1"/>
    <w:rsid w:val="00DC36D5"/>
    <w:rsid w:val="00DC3732"/>
    <w:rsid w:val="00DC3775"/>
    <w:rsid w:val="00DC37A6"/>
    <w:rsid w:val="00DC3891"/>
    <w:rsid w:val="00DC38A9"/>
    <w:rsid w:val="00DC3922"/>
    <w:rsid w:val="00DC3930"/>
    <w:rsid w:val="00DC3932"/>
    <w:rsid w:val="00DC3A1B"/>
    <w:rsid w:val="00DC3A5D"/>
    <w:rsid w:val="00DC3ACE"/>
    <w:rsid w:val="00DC3B36"/>
    <w:rsid w:val="00DC3BA1"/>
    <w:rsid w:val="00DC3C1B"/>
    <w:rsid w:val="00DC3C31"/>
    <w:rsid w:val="00DC3C76"/>
    <w:rsid w:val="00DC3CE8"/>
    <w:rsid w:val="00DC3DC7"/>
    <w:rsid w:val="00DC3EBF"/>
    <w:rsid w:val="00DC42C7"/>
    <w:rsid w:val="00DC42CF"/>
    <w:rsid w:val="00DC444C"/>
    <w:rsid w:val="00DC445B"/>
    <w:rsid w:val="00DC44C0"/>
    <w:rsid w:val="00DC44E3"/>
    <w:rsid w:val="00DC450E"/>
    <w:rsid w:val="00DC45A4"/>
    <w:rsid w:val="00DC45B4"/>
    <w:rsid w:val="00DC4672"/>
    <w:rsid w:val="00DC47B3"/>
    <w:rsid w:val="00DC4848"/>
    <w:rsid w:val="00DC48F0"/>
    <w:rsid w:val="00DC4A30"/>
    <w:rsid w:val="00DC4B33"/>
    <w:rsid w:val="00DC4B93"/>
    <w:rsid w:val="00DC4C10"/>
    <w:rsid w:val="00DC4C60"/>
    <w:rsid w:val="00DC4C8A"/>
    <w:rsid w:val="00DC4CFC"/>
    <w:rsid w:val="00DC4D0D"/>
    <w:rsid w:val="00DC4D70"/>
    <w:rsid w:val="00DC4EA3"/>
    <w:rsid w:val="00DC4EE5"/>
    <w:rsid w:val="00DC4F9C"/>
    <w:rsid w:val="00DC5046"/>
    <w:rsid w:val="00DC50DE"/>
    <w:rsid w:val="00DC512C"/>
    <w:rsid w:val="00DC5224"/>
    <w:rsid w:val="00DC52FA"/>
    <w:rsid w:val="00DC54A6"/>
    <w:rsid w:val="00DC551D"/>
    <w:rsid w:val="00DC5553"/>
    <w:rsid w:val="00DC55B9"/>
    <w:rsid w:val="00DC568A"/>
    <w:rsid w:val="00DC5759"/>
    <w:rsid w:val="00DC5778"/>
    <w:rsid w:val="00DC5786"/>
    <w:rsid w:val="00DC579C"/>
    <w:rsid w:val="00DC583E"/>
    <w:rsid w:val="00DC5932"/>
    <w:rsid w:val="00DC5A10"/>
    <w:rsid w:val="00DC5A46"/>
    <w:rsid w:val="00DC5A77"/>
    <w:rsid w:val="00DC5A7B"/>
    <w:rsid w:val="00DC5AC5"/>
    <w:rsid w:val="00DC5B3C"/>
    <w:rsid w:val="00DC5BAA"/>
    <w:rsid w:val="00DC5C1B"/>
    <w:rsid w:val="00DC5C35"/>
    <w:rsid w:val="00DC5C40"/>
    <w:rsid w:val="00DC5C97"/>
    <w:rsid w:val="00DC5CDC"/>
    <w:rsid w:val="00DC5E16"/>
    <w:rsid w:val="00DC5F22"/>
    <w:rsid w:val="00DC6220"/>
    <w:rsid w:val="00DC62A4"/>
    <w:rsid w:val="00DC62C3"/>
    <w:rsid w:val="00DC632D"/>
    <w:rsid w:val="00DC6337"/>
    <w:rsid w:val="00DC63C9"/>
    <w:rsid w:val="00DC63CD"/>
    <w:rsid w:val="00DC63D4"/>
    <w:rsid w:val="00DC644C"/>
    <w:rsid w:val="00DC6483"/>
    <w:rsid w:val="00DC6508"/>
    <w:rsid w:val="00DC650D"/>
    <w:rsid w:val="00DC651C"/>
    <w:rsid w:val="00DC6677"/>
    <w:rsid w:val="00DC6724"/>
    <w:rsid w:val="00DC673B"/>
    <w:rsid w:val="00DC6790"/>
    <w:rsid w:val="00DC6799"/>
    <w:rsid w:val="00DC67F8"/>
    <w:rsid w:val="00DC6850"/>
    <w:rsid w:val="00DC6867"/>
    <w:rsid w:val="00DC687E"/>
    <w:rsid w:val="00DC6914"/>
    <w:rsid w:val="00DC6931"/>
    <w:rsid w:val="00DC697B"/>
    <w:rsid w:val="00DC69F8"/>
    <w:rsid w:val="00DC6ADF"/>
    <w:rsid w:val="00DC6C88"/>
    <w:rsid w:val="00DC6C93"/>
    <w:rsid w:val="00DC6C99"/>
    <w:rsid w:val="00DC6CD8"/>
    <w:rsid w:val="00DC6D18"/>
    <w:rsid w:val="00DC6D28"/>
    <w:rsid w:val="00DC6D4E"/>
    <w:rsid w:val="00DC6D94"/>
    <w:rsid w:val="00DC6DAD"/>
    <w:rsid w:val="00DC6DC7"/>
    <w:rsid w:val="00DC6E22"/>
    <w:rsid w:val="00DC6EB4"/>
    <w:rsid w:val="00DC6ECA"/>
    <w:rsid w:val="00DC70A7"/>
    <w:rsid w:val="00DC7126"/>
    <w:rsid w:val="00DC7140"/>
    <w:rsid w:val="00DC7177"/>
    <w:rsid w:val="00DC719C"/>
    <w:rsid w:val="00DC71E8"/>
    <w:rsid w:val="00DC7230"/>
    <w:rsid w:val="00DC7319"/>
    <w:rsid w:val="00DC73F7"/>
    <w:rsid w:val="00DC752C"/>
    <w:rsid w:val="00DC7531"/>
    <w:rsid w:val="00DC754A"/>
    <w:rsid w:val="00DC768F"/>
    <w:rsid w:val="00DC76AC"/>
    <w:rsid w:val="00DC77AC"/>
    <w:rsid w:val="00DC784F"/>
    <w:rsid w:val="00DC78A7"/>
    <w:rsid w:val="00DC78B2"/>
    <w:rsid w:val="00DC795C"/>
    <w:rsid w:val="00DC7982"/>
    <w:rsid w:val="00DC7986"/>
    <w:rsid w:val="00DC7ABB"/>
    <w:rsid w:val="00DC7B0F"/>
    <w:rsid w:val="00DC7C69"/>
    <w:rsid w:val="00DC7C8B"/>
    <w:rsid w:val="00DC7C90"/>
    <w:rsid w:val="00DC7CCF"/>
    <w:rsid w:val="00DC7D31"/>
    <w:rsid w:val="00DC7D50"/>
    <w:rsid w:val="00DC7D5E"/>
    <w:rsid w:val="00DC7E19"/>
    <w:rsid w:val="00DC7E33"/>
    <w:rsid w:val="00DC7EAD"/>
    <w:rsid w:val="00DC7EDF"/>
    <w:rsid w:val="00DC7F6F"/>
    <w:rsid w:val="00DC7FCA"/>
    <w:rsid w:val="00DCA8E1"/>
    <w:rsid w:val="00DD004B"/>
    <w:rsid w:val="00DD0170"/>
    <w:rsid w:val="00DD0198"/>
    <w:rsid w:val="00DD02AE"/>
    <w:rsid w:val="00DD03A5"/>
    <w:rsid w:val="00DD03D2"/>
    <w:rsid w:val="00DD0413"/>
    <w:rsid w:val="00DD058C"/>
    <w:rsid w:val="00DD05E2"/>
    <w:rsid w:val="00DD063F"/>
    <w:rsid w:val="00DD067E"/>
    <w:rsid w:val="00DD06B2"/>
    <w:rsid w:val="00DD06E9"/>
    <w:rsid w:val="00DD07CD"/>
    <w:rsid w:val="00DD07E7"/>
    <w:rsid w:val="00DD0A27"/>
    <w:rsid w:val="00DD0A3F"/>
    <w:rsid w:val="00DD0B1E"/>
    <w:rsid w:val="00DD0C14"/>
    <w:rsid w:val="00DD0C80"/>
    <w:rsid w:val="00DD0D13"/>
    <w:rsid w:val="00DD0D3F"/>
    <w:rsid w:val="00DD0D56"/>
    <w:rsid w:val="00DD0EF1"/>
    <w:rsid w:val="00DD1055"/>
    <w:rsid w:val="00DD10B7"/>
    <w:rsid w:val="00DD10E6"/>
    <w:rsid w:val="00DD114B"/>
    <w:rsid w:val="00DD1152"/>
    <w:rsid w:val="00DD12E7"/>
    <w:rsid w:val="00DD1342"/>
    <w:rsid w:val="00DD13F3"/>
    <w:rsid w:val="00DD1437"/>
    <w:rsid w:val="00DD1478"/>
    <w:rsid w:val="00DD1488"/>
    <w:rsid w:val="00DD1523"/>
    <w:rsid w:val="00DD15FF"/>
    <w:rsid w:val="00DD169C"/>
    <w:rsid w:val="00DD171F"/>
    <w:rsid w:val="00DD1791"/>
    <w:rsid w:val="00DD1838"/>
    <w:rsid w:val="00DD1841"/>
    <w:rsid w:val="00DD1888"/>
    <w:rsid w:val="00DD1993"/>
    <w:rsid w:val="00DD1A20"/>
    <w:rsid w:val="00DD1A2F"/>
    <w:rsid w:val="00DD1AB6"/>
    <w:rsid w:val="00DD1B83"/>
    <w:rsid w:val="00DD1E34"/>
    <w:rsid w:val="00DD201F"/>
    <w:rsid w:val="00DD20F6"/>
    <w:rsid w:val="00DD2158"/>
    <w:rsid w:val="00DD21B4"/>
    <w:rsid w:val="00DD225D"/>
    <w:rsid w:val="00DD2376"/>
    <w:rsid w:val="00DD2411"/>
    <w:rsid w:val="00DD241C"/>
    <w:rsid w:val="00DD2458"/>
    <w:rsid w:val="00DD2478"/>
    <w:rsid w:val="00DD24D1"/>
    <w:rsid w:val="00DD252C"/>
    <w:rsid w:val="00DD2563"/>
    <w:rsid w:val="00DD2594"/>
    <w:rsid w:val="00DD25AB"/>
    <w:rsid w:val="00DD26DC"/>
    <w:rsid w:val="00DD26E7"/>
    <w:rsid w:val="00DD2705"/>
    <w:rsid w:val="00DD2707"/>
    <w:rsid w:val="00DD2819"/>
    <w:rsid w:val="00DD2821"/>
    <w:rsid w:val="00DD2A97"/>
    <w:rsid w:val="00DD2C56"/>
    <w:rsid w:val="00DD2C82"/>
    <w:rsid w:val="00DD2CB1"/>
    <w:rsid w:val="00DD2CE5"/>
    <w:rsid w:val="00DD2D01"/>
    <w:rsid w:val="00DD2D55"/>
    <w:rsid w:val="00DD2DD3"/>
    <w:rsid w:val="00DD2EA6"/>
    <w:rsid w:val="00DD2F42"/>
    <w:rsid w:val="00DD301C"/>
    <w:rsid w:val="00DD30DD"/>
    <w:rsid w:val="00DD314B"/>
    <w:rsid w:val="00DD31A8"/>
    <w:rsid w:val="00DD3214"/>
    <w:rsid w:val="00DD326D"/>
    <w:rsid w:val="00DD32F2"/>
    <w:rsid w:val="00DD330A"/>
    <w:rsid w:val="00DD3344"/>
    <w:rsid w:val="00DD3394"/>
    <w:rsid w:val="00DD346E"/>
    <w:rsid w:val="00DD3514"/>
    <w:rsid w:val="00DD363D"/>
    <w:rsid w:val="00DD3676"/>
    <w:rsid w:val="00DD3793"/>
    <w:rsid w:val="00DD392F"/>
    <w:rsid w:val="00DD3A92"/>
    <w:rsid w:val="00DD3B1D"/>
    <w:rsid w:val="00DD3B6E"/>
    <w:rsid w:val="00DD3BBD"/>
    <w:rsid w:val="00DD3BF5"/>
    <w:rsid w:val="00DD3C21"/>
    <w:rsid w:val="00DD3CC3"/>
    <w:rsid w:val="00DD3CF0"/>
    <w:rsid w:val="00DD3D6A"/>
    <w:rsid w:val="00DD3D95"/>
    <w:rsid w:val="00DD3E08"/>
    <w:rsid w:val="00DD3E24"/>
    <w:rsid w:val="00DD3E34"/>
    <w:rsid w:val="00DD3E75"/>
    <w:rsid w:val="00DD3F63"/>
    <w:rsid w:val="00DD3F96"/>
    <w:rsid w:val="00DD3FDB"/>
    <w:rsid w:val="00DD401A"/>
    <w:rsid w:val="00DD4098"/>
    <w:rsid w:val="00DD40A7"/>
    <w:rsid w:val="00DD40C9"/>
    <w:rsid w:val="00DD41AF"/>
    <w:rsid w:val="00DD427B"/>
    <w:rsid w:val="00DD43BE"/>
    <w:rsid w:val="00DD4464"/>
    <w:rsid w:val="00DD453C"/>
    <w:rsid w:val="00DD455C"/>
    <w:rsid w:val="00DD457B"/>
    <w:rsid w:val="00DD462A"/>
    <w:rsid w:val="00DD465F"/>
    <w:rsid w:val="00DD4666"/>
    <w:rsid w:val="00DD470E"/>
    <w:rsid w:val="00DD4720"/>
    <w:rsid w:val="00DD4728"/>
    <w:rsid w:val="00DD473E"/>
    <w:rsid w:val="00DD47C7"/>
    <w:rsid w:val="00DD4899"/>
    <w:rsid w:val="00DD492D"/>
    <w:rsid w:val="00DD4A1F"/>
    <w:rsid w:val="00DD4A2D"/>
    <w:rsid w:val="00DD4BF9"/>
    <w:rsid w:val="00DD4C57"/>
    <w:rsid w:val="00DD4CE1"/>
    <w:rsid w:val="00DD4D1B"/>
    <w:rsid w:val="00DD4DC0"/>
    <w:rsid w:val="00DD4E91"/>
    <w:rsid w:val="00DD50A5"/>
    <w:rsid w:val="00DD519B"/>
    <w:rsid w:val="00DD51B9"/>
    <w:rsid w:val="00DD52AE"/>
    <w:rsid w:val="00DD52D3"/>
    <w:rsid w:val="00DD5309"/>
    <w:rsid w:val="00DD5314"/>
    <w:rsid w:val="00DD5355"/>
    <w:rsid w:val="00DD536D"/>
    <w:rsid w:val="00DD5396"/>
    <w:rsid w:val="00DD53E6"/>
    <w:rsid w:val="00DD53FA"/>
    <w:rsid w:val="00DD5633"/>
    <w:rsid w:val="00DD5643"/>
    <w:rsid w:val="00DD57B0"/>
    <w:rsid w:val="00DD5899"/>
    <w:rsid w:val="00DD58D3"/>
    <w:rsid w:val="00DD58E1"/>
    <w:rsid w:val="00DD5916"/>
    <w:rsid w:val="00DD5946"/>
    <w:rsid w:val="00DD596C"/>
    <w:rsid w:val="00DD5986"/>
    <w:rsid w:val="00DD5BB4"/>
    <w:rsid w:val="00DD5BFE"/>
    <w:rsid w:val="00DD5C07"/>
    <w:rsid w:val="00DD5D06"/>
    <w:rsid w:val="00DD5DA2"/>
    <w:rsid w:val="00DD5E70"/>
    <w:rsid w:val="00DD5EA1"/>
    <w:rsid w:val="00DD603F"/>
    <w:rsid w:val="00DD6076"/>
    <w:rsid w:val="00DD609B"/>
    <w:rsid w:val="00DD60EF"/>
    <w:rsid w:val="00DD6197"/>
    <w:rsid w:val="00DD62DD"/>
    <w:rsid w:val="00DD62E0"/>
    <w:rsid w:val="00DD63A9"/>
    <w:rsid w:val="00DD6492"/>
    <w:rsid w:val="00DD64CE"/>
    <w:rsid w:val="00DD6562"/>
    <w:rsid w:val="00DD662E"/>
    <w:rsid w:val="00DD6729"/>
    <w:rsid w:val="00DD6913"/>
    <w:rsid w:val="00DD69A2"/>
    <w:rsid w:val="00DD69BE"/>
    <w:rsid w:val="00DD69CA"/>
    <w:rsid w:val="00DD6A8A"/>
    <w:rsid w:val="00DD6AD2"/>
    <w:rsid w:val="00DD6AE1"/>
    <w:rsid w:val="00DD6AE2"/>
    <w:rsid w:val="00DD6B57"/>
    <w:rsid w:val="00DD6B72"/>
    <w:rsid w:val="00DD6BAB"/>
    <w:rsid w:val="00DD6C1B"/>
    <w:rsid w:val="00DD6C7A"/>
    <w:rsid w:val="00DD6D9B"/>
    <w:rsid w:val="00DD6E1E"/>
    <w:rsid w:val="00DD6F31"/>
    <w:rsid w:val="00DD707A"/>
    <w:rsid w:val="00DD709A"/>
    <w:rsid w:val="00DD7261"/>
    <w:rsid w:val="00DD7303"/>
    <w:rsid w:val="00DD7388"/>
    <w:rsid w:val="00DD7389"/>
    <w:rsid w:val="00DD73A9"/>
    <w:rsid w:val="00DD747D"/>
    <w:rsid w:val="00DD74FC"/>
    <w:rsid w:val="00DD7732"/>
    <w:rsid w:val="00DD7759"/>
    <w:rsid w:val="00DD77CF"/>
    <w:rsid w:val="00DD7907"/>
    <w:rsid w:val="00DD7A40"/>
    <w:rsid w:val="00DD7A6A"/>
    <w:rsid w:val="00DD7A77"/>
    <w:rsid w:val="00DD7B3B"/>
    <w:rsid w:val="00DD7D34"/>
    <w:rsid w:val="00DD7DDD"/>
    <w:rsid w:val="00DD7E41"/>
    <w:rsid w:val="00DD7EB2"/>
    <w:rsid w:val="00DD7F84"/>
    <w:rsid w:val="00DE0183"/>
    <w:rsid w:val="00DE0238"/>
    <w:rsid w:val="00DE023A"/>
    <w:rsid w:val="00DE0255"/>
    <w:rsid w:val="00DE0276"/>
    <w:rsid w:val="00DE028D"/>
    <w:rsid w:val="00DE02C9"/>
    <w:rsid w:val="00DE02D3"/>
    <w:rsid w:val="00DE032B"/>
    <w:rsid w:val="00DE039B"/>
    <w:rsid w:val="00DE04CD"/>
    <w:rsid w:val="00DE0569"/>
    <w:rsid w:val="00DE0691"/>
    <w:rsid w:val="00DE0851"/>
    <w:rsid w:val="00DE0872"/>
    <w:rsid w:val="00DE08DA"/>
    <w:rsid w:val="00DE09F2"/>
    <w:rsid w:val="00DE0A4E"/>
    <w:rsid w:val="00DE0B09"/>
    <w:rsid w:val="00DE0B67"/>
    <w:rsid w:val="00DE0BDF"/>
    <w:rsid w:val="00DE0BFD"/>
    <w:rsid w:val="00DE0CFE"/>
    <w:rsid w:val="00DE0E04"/>
    <w:rsid w:val="00DE0E11"/>
    <w:rsid w:val="00DE0E8D"/>
    <w:rsid w:val="00DE0ECB"/>
    <w:rsid w:val="00DE0F40"/>
    <w:rsid w:val="00DE0FA1"/>
    <w:rsid w:val="00DE104B"/>
    <w:rsid w:val="00DE1077"/>
    <w:rsid w:val="00DE11B8"/>
    <w:rsid w:val="00DE1299"/>
    <w:rsid w:val="00DE12B9"/>
    <w:rsid w:val="00DE1309"/>
    <w:rsid w:val="00DE130E"/>
    <w:rsid w:val="00DE1357"/>
    <w:rsid w:val="00DE1507"/>
    <w:rsid w:val="00DE1606"/>
    <w:rsid w:val="00DE1691"/>
    <w:rsid w:val="00DE17A6"/>
    <w:rsid w:val="00DE17BF"/>
    <w:rsid w:val="00DE17EF"/>
    <w:rsid w:val="00DE1A22"/>
    <w:rsid w:val="00DE1AFE"/>
    <w:rsid w:val="00DE1B79"/>
    <w:rsid w:val="00DE1C1C"/>
    <w:rsid w:val="00DE1CE2"/>
    <w:rsid w:val="00DE1D16"/>
    <w:rsid w:val="00DE1D33"/>
    <w:rsid w:val="00DE1E61"/>
    <w:rsid w:val="00DE1EB5"/>
    <w:rsid w:val="00DE20E0"/>
    <w:rsid w:val="00DE216B"/>
    <w:rsid w:val="00DE2176"/>
    <w:rsid w:val="00DE25E8"/>
    <w:rsid w:val="00DE2626"/>
    <w:rsid w:val="00DE278F"/>
    <w:rsid w:val="00DE284C"/>
    <w:rsid w:val="00DE2868"/>
    <w:rsid w:val="00DE28C1"/>
    <w:rsid w:val="00DE2A5E"/>
    <w:rsid w:val="00DE2A6A"/>
    <w:rsid w:val="00DE2AA6"/>
    <w:rsid w:val="00DE2AAB"/>
    <w:rsid w:val="00DE2AD3"/>
    <w:rsid w:val="00DE2B49"/>
    <w:rsid w:val="00DE2B83"/>
    <w:rsid w:val="00DE2BDA"/>
    <w:rsid w:val="00DE2C87"/>
    <w:rsid w:val="00DE2D24"/>
    <w:rsid w:val="00DE2D34"/>
    <w:rsid w:val="00DE2DF9"/>
    <w:rsid w:val="00DE2EB4"/>
    <w:rsid w:val="00DE2F3D"/>
    <w:rsid w:val="00DE2F3E"/>
    <w:rsid w:val="00DE307D"/>
    <w:rsid w:val="00DE310E"/>
    <w:rsid w:val="00DE318F"/>
    <w:rsid w:val="00DE31A2"/>
    <w:rsid w:val="00DE3326"/>
    <w:rsid w:val="00DE3478"/>
    <w:rsid w:val="00DE3570"/>
    <w:rsid w:val="00DE3579"/>
    <w:rsid w:val="00DE35E8"/>
    <w:rsid w:val="00DE3669"/>
    <w:rsid w:val="00DE3750"/>
    <w:rsid w:val="00DE37A6"/>
    <w:rsid w:val="00DE37F2"/>
    <w:rsid w:val="00DE3852"/>
    <w:rsid w:val="00DE38D2"/>
    <w:rsid w:val="00DE38F8"/>
    <w:rsid w:val="00DE3922"/>
    <w:rsid w:val="00DE3978"/>
    <w:rsid w:val="00DE3A8B"/>
    <w:rsid w:val="00DE3B22"/>
    <w:rsid w:val="00DE3B4D"/>
    <w:rsid w:val="00DE3BF8"/>
    <w:rsid w:val="00DE3C09"/>
    <w:rsid w:val="00DE3CE0"/>
    <w:rsid w:val="00DE3E10"/>
    <w:rsid w:val="00DE3E1C"/>
    <w:rsid w:val="00DE3E2F"/>
    <w:rsid w:val="00DE3EDB"/>
    <w:rsid w:val="00DE3F5B"/>
    <w:rsid w:val="00DE3FE8"/>
    <w:rsid w:val="00DE3FF6"/>
    <w:rsid w:val="00DE405E"/>
    <w:rsid w:val="00DE40B2"/>
    <w:rsid w:val="00DE40B7"/>
    <w:rsid w:val="00DE412F"/>
    <w:rsid w:val="00DE4140"/>
    <w:rsid w:val="00DE4296"/>
    <w:rsid w:val="00DE430E"/>
    <w:rsid w:val="00DE434E"/>
    <w:rsid w:val="00DE4497"/>
    <w:rsid w:val="00DE44B0"/>
    <w:rsid w:val="00DE44FD"/>
    <w:rsid w:val="00DE453F"/>
    <w:rsid w:val="00DE4595"/>
    <w:rsid w:val="00DE46CF"/>
    <w:rsid w:val="00DE4823"/>
    <w:rsid w:val="00DE4920"/>
    <w:rsid w:val="00DE4991"/>
    <w:rsid w:val="00DE4B6E"/>
    <w:rsid w:val="00DE4C1E"/>
    <w:rsid w:val="00DE4C90"/>
    <w:rsid w:val="00DE4D32"/>
    <w:rsid w:val="00DE4E0D"/>
    <w:rsid w:val="00DE4E78"/>
    <w:rsid w:val="00DE4E8A"/>
    <w:rsid w:val="00DE4F37"/>
    <w:rsid w:val="00DE50A1"/>
    <w:rsid w:val="00DE50E9"/>
    <w:rsid w:val="00DE5137"/>
    <w:rsid w:val="00DE542B"/>
    <w:rsid w:val="00DE54EA"/>
    <w:rsid w:val="00DE5504"/>
    <w:rsid w:val="00DE5538"/>
    <w:rsid w:val="00DE5594"/>
    <w:rsid w:val="00DE55BE"/>
    <w:rsid w:val="00DE5651"/>
    <w:rsid w:val="00DE56AA"/>
    <w:rsid w:val="00DE570A"/>
    <w:rsid w:val="00DE5831"/>
    <w:rsid w:val="00DE5902"/>
    <w:rsid w:val="00DE5A24"/>
    <w:rsid w:val="00DE5A9B"/>
    <w:rsid w:val="00DE5ABF"/>
    <w:rsid w:val="00DE5BF1"/>
    <w:rsid w:val="00DE5C36"/>
    <w:rsid w:val="00DE5D1B"/>
    <w:rsid w:val="00DE5D71"/>
    <w:rsid w:val="00DE5DC8"/>
    <w:rsid w:val="00DE5EBE"/>
    <w:rsid w:val="00DE5F07"/>
    <w:rsid w:val="00DE5F4E"/>
    <w:rsid w:val="00DE5FBB"/>
    <w:rsid w:val="00DE5FF9"/>
    <w:rsid w:val="00DE6109"/>
    <w:rsid w:val="00DE6140"/>
    <w:rsid w:val="00DE6291"/>
    <w:rsid w:val="00DE62F0"/>
    <w:rsid w:val="00DE6302"/>
    <w:rsid w:val="00DE6369"/>
    <w:rsid w:val="00DE641E"/>
    <w:rsid w:val="00DE6530"/>
    <w:rsid w:val="00DE65A1"/>
    <w:rsid w:val="00DE6681"/>
    <w:rsid w:val="00DE6707"/>
    <w:rsid w:val="00DE672B"/>
    <w:rsid w:val="00DE6746"/>
    <w:rsid w:val="00DE6765"/>
    <w:rsid w:val="00DE67D0"/>
    <w:rsid w:val="00DE67FB"/>
    <w:rsid w:val="00DE6B1A"/>
    <w:rsid w:val="00DE6B55"/>
    <w:rsid w:val="00DE6C8D"/>
    <w:rsid w:val="00DE6CDB"/>
    <w:rsid w:val="00DE6D07"/>
    <w:rsid w:val="00DE6EA5"/>
    <w:rsid w:val="00DE6EF9"/>
    <w:rsid w:val="00DE6F0F"/>
    <w:rsid w:val="00DE7158"/>
    <w:rsid w:val="00DE71A3"/>
    <w:rsid w:val="00DE720C"/>
    <w:rsid w:val="00DE726C"/>
    <w:rsid w:val="00DE728B"/>
    <w:rsid w:val="00DE72BF"/>
    <w:rsid w:val="00DE7523"/>
    <w:rsid w:val="00DE7766"/>
    <w:rsid w:val="00DE7826"/>
    <w:rsid w:val="00DE783A"/>
    <w:rsid w:val="00DE7A9F"/>
    <w:rsid w:val="00DE7B09"/>
    <w:rsid w:val="00DE7B16"/>
    <w:rsid w:val="00DE7DFC"/>
    <w:rsid w:val="00DE7E1C"/>
    <w:rsid w:val="00DE7F15"/>
    <w:rsid w:val="00DE7F84"/>
    <w:rsid w:val="00DF007A"/>
    <w:rsid w:val="00DF00BC"/>
    <w:rsid w:val="00DF01CC"/>
    <w:rsid w:val="00DF02FC"/>
    <w:rsid w:val="00DF03ED"/>
    <w:rsid w:val="00DF057D"/>
    <w:rsid w:val="00DF05F9"/>
    <w:rsid w:val="00DF0619"/>
    <w:rsid w:val="00DF06E0"/>
    <w:rsid w:val="00DF06E5"/>
    <w:rsid w:val="00DF0701"/>
    <w:rsid w:val="00DF0709"/>
    <w:rsid w:val="00DF074F"/>
    <w:rsid w:val="00DF0759"/>
    <w:rsid w:val="00DF0779"/>
    <w:rsid w:val="00DF07F9"/>
    <w:rsid w:val="00DF0822"/>
    <w:rsid w:val="00DF0839"/>
    <w:rsid w:val="00DF086F"/>
    <w:rsid w:val="00DF08D2"/>
    <w:rsid w:val="00DF092D"/>
    <w:rsid w:val="00DF0A43"/>
    <w:rsid w:val="00DF0A94"/>
    <w:rsid w:val="00DF0AF8"/>
    <w:rsid w:val="00DF0B20"/>
    <w:rsid w:val="00DF0B4B"/>
    <w:rsid w:val="00DF0BD9"/>
    <w:rsid w:val="00DF0C43"/>
    <w:rsid w:val="00DF0C81"/>
    <w:rsid w:val="00DF0C94"/>
    <w:rsid w:val="00DF0CD5"/>
    <w:rsid w:val="00DF0CFB"/>
    <w:rsid w:val="00DF0D3F"/>
    <w:rsid w:val="00DF0D57"/>
    <w:rsid w:val="00DF0DA1"/>
    <w:rsid w:val="00DF0E96"/>
    <w:rsid w:val="00DF0F3C"/>
    <w:rsid w:val="00DF112B"/>
    <w:rsid w:val="00DF12A1"/>
    <w:rsid w:val="00DF1363"/>
    <w:rsid w:val="00DF139D"/>
    <w:rsid w:val="00DF13A4"/>
    <w:rsid w:val="00DF1419"/>
    <w:rsid w:val="00DF1483"/>
    <w:rsid w:val="00DF14B0"/>
    <w:rsid w:val="00DF1563"/>
    <w:rsid w:val="00DF15D0"/>
    <w:rsid w:val="00DF170C"/>
    <w:rsid w:val="00DF1A72"/>
    <w:rsid w:val="00DF1C44"/>
    <w:rsid w:val="00DF1D2F"/>
    <w:rsid w:val="00DF1D73"/>
    <w:rsid w:val="00DF1E5E"/>
    <w:rsid w:val="00DF1FFE"/>
    <w:rsid w:val="00DF2147"/>
    <w:rsid w:val="00DF2163"/>
    <w:rsid w:val="00DF21EC"/>
    <w:rsid w:val="00DF2314"/>
    <w:rsid w:val="00DF231A"/>
    <w:rsid w:val="00DF23F6"/>
    <w:rsid w:val="00DF24A9"/>
    <w:rsid w:val="00DF2525"/>
    <w:rsid w:val="00DF257B"/>
    <w:rsid w:val="00DF2787"/>
    <w:rsid w:val="00DF27B1"/>
    <w:rsid w:val="00DF27D3"/>
    <w:rsid w:val="00DF2817"/>
    <w:rsid w:val="00DF2855"/>
    <w:rsid w:val="00DF2995"/>
    <w:rsid w:val="00DF2A5B"/>
    <w:rsid w:val="00DF2B0F"/>
    <w:rsid w:val="00DF2BCC"/>
    <w:rsid w:val="00DF2BEA"/>
    <w:rsid w:val="00DF2C2B"/>
    <w:rsid w:val="00DF2C48"/>
    <w:rsid w:val="00DF2C6F"/>
    <w:rsid w:val="00DF2D0B"/>
    <w:rsid w:val="00DF2DAD"/>
    <w:rsid w:val="00DF2DFB"/>
    <w:rsid w:val="00DF2E56"/>
    <w:rsid w:val="00DF2E75"/>
    <w:rsid w:val="00DF2E91"/>
    <w:rsid w:val="00DF2EC8"/>
    <w:rsid w:val="00DF2F27"/>
    <w:rsid w:val="00DF2F3F"/>
    <w:rsid w:val="00DF2F80"/>
    <w:rsid w:val="00DF3001"/>
    <w:rsid w:val="00DF3037"/>
    <w:rsid w:val="00DF305F"/>
    <w:rsid w:val="00DF3093"/>
    <w:rsid w:val="00DF30F5"/>
    <w:rsid w:val="00DF32AB"/>
    <w:rsid w:val="00DF32E5"/>
    <w:rsid w:val="00DF3341"/>
    <w:rsid w:val="00DF33C5"/>
    <w:rsid w:val="00DF347F"/>
    <w:rsid w:val="00DF3502"/>
    <w:rsid w:val="00DF351D"/>
    <w:rsid w:val="00DF356B"/>
    <w:rsid w:val="00DF35EA"/>
    <w:rsid w:val="00DF362F"/>
    <w:rsid w:val="00DF36D4"/>
    <w:rsid w:val="00DF36F9"/>
    <w:rsid w:val="00DF3703"/>
    <w:rsid w:val="00DF380D"/>
    <w:rsid w:val="00DF380E"/>
    <w:rsid w:val="00DF38AC"/>
    <w:rsid w:val="00DF3944"/>
    <w:rsid w:val="00DF3AA2"/>
    <w:rsid w:val="00DF3BA7"/>
    <w:rsid w:val="00DF3BF6"/>
    <w:rsid w:val="00DF3C19"/>
    <w:rsid w:val="00DF3CC9"/>
    <w:rsid w:val="00DF3E51"/>
    <w:rsid w:val="00DF3F20"/>
    <w:rsid w:val="00DF3F66"/>
    <w:rsid w:val="00DF412A"/>
    <w:rsid w:val="00DF4197"/>
    <w:rsid w:val="00DF41F2"/>
    <w:rsid w:val="00DF42B9"/>
    <w:rsid w:val="00DF43A4"/>
    <w:rsid w:val="00DF4422"/>
    <w:rsid w:val="00DF4440"/>
    <w:rsid w:val="00DF460D"/>
    <w:rsid w:val="00DF4618"/>
    <w:rsid w:val="00DF463B"/>
    <w:rsid w:val="00DF4679"/>
    <w:rsid w:val="00DF4689"/>
    <w:rsid w:val="00DF46CA"/>
    <w:rsid w:val="00DF47C5"/>
    <w:rsid w:val="00DF49F0"/>
    <w:rsid w:val="00DF4A10"/>
    <w:rsid w:val="00DF4A1D"/>
    <w:rsid w:val="00DF4C01"/>
    <w:rsid w:val="00DF4CD1"/>
    <w:rsid w:val="00DF4F6C"/>
    <w:rsid w:val="00DF4F88"/>
    <w:rsid w:val="00DF50E2"/>
    <w:rsid w:val="00DF5174"/>
    <w:rsid w:val="00DF51AF"/>
    <w:rsid w:val="00DF5317"/>
    <w:rsid w:val="00DF535D"/>
    <w:rsid w:val="00DF5395"/>
    <w:rsid w:val="00DF547F"/>
    <w:rsid w:val="00DF548B"/>
    <w:rsid w:val="00DF54AB"/>
    <w:rsid w:val="00DF552C"/>
    <w:rsid w:val="00DF55A5"/>
    <w:rsid w:val="00DF5652"/>
    <w:rsid w:val="00DF5678"/>
    <w:rsid w:val="00DF574F"/>
    <w:rsid w:val="00DF579F"/>
    <w:rsid w:val="00DF57A1"/>
    <w:rsid w:val="00DF5951"/>
    <w:rsid w:val="00DF5956"/>
    <w:rsid w:val="00DF59B8"/>
    <w:rsid w:val="00DF5A50"/>
    <w:rsid w:val="00DF5B2B"/>
    <w:rsid w:val="00DF5B8B"/>
    <w:rsid w:val="00DF5BB6"/>
    <w:rsid w:val="00DF5BCE"/>
    <w:rsid w:val="00DF5BF9"/>
    <w:rsid w:val="00DF5DD0"/>
    <w:rsid w:val="00DF5E00"/>
    <w:rsid w:val="00DF5E9C"/>
    <w:rsid w:val="00DF5F78"/>
    <w:rsid w:val="00DF60F1"/>
    <w:rsid w:val="00DF61A3"/>
    <w:rsid w:val="00DF6329"/>
    <w:rsid w:val="00DF6354"/>
    <w:rsid w:val="00DF635E"/>
    <w:rsid w:val="00DF63CD"/>
    <w:rsid w:val="00DF63F0"/>
    <w:rsid w:val="00DF63FF"/>
    <w:rsid w:val="00DF64A4"/>
    <w:rsid w:val="00DF669B"/>
    <w:rsid w:val="00DF67AF"/>
    <w:rsid w:val="00DF67BE"/>
    <w:rsid w:val="00DF67EE"/>
    <w:rsid w:val="00DF6849"/>
    <w:rsid w:val="00DF68A5"/>
    <w:rsid w:val="00DF68FB"/>
    <w:rsid w:val="00DF69AA"/>
    <w:rsid w:val="00DF69EA"/>
    <w:rsid w:val="00DF6A25"/>
    <w:rsid w:val="00DF6A5D"/>
    <w:rsid w:val="00DF6B35"/>
    <w:rsid w:val="00DF6B3D"/>
    <w:rsid w:val="00DF6BF6"/>
    <w:rsid w:val="00DF6C86"/>
    <w:rsid w:val="00DF6CB3"/>
    <w:rsid w:val="00DF6E28"/>
    <w:rsid w:val="00DF6E40"/>
    <w:rsid w:val="00DF6E51"/>
    <w:rsid w:val="00DF6EA0"/>
    <w:rsid w:val="00DF7194"/>
    <w:rsid w:val="00DF71F6"/>
    <w:rsid w:val="00DF7227"/>
    <w:rsid w:val="00DF7248"/>
    <w:rsid w:val="00DF7333"/>
    <w:rsid w:val="00DF748F"/>
    <w:rsid w:val="00DF7504"/>
    <w:rsid w:val="00DF754D"/>
    <w:rsid w:val="00DF7739"/>
    <w:rsid w:val="00DF7884"/>
    <w:rsid w:val="00DF798A"/>
    <w:rsid w:val="00DF7AD9"/>
    <w:rsid w:val="00DF7D00"/>
    <w:rsid w:val="00DF7D08"/>
    <w:rsid w:val="00DF7D21"/>
    <w:rsid w:val="00DF7E46"/>
    <w:rsid w:val="00DF7E5F"/>
    <w:rsid w:val="00DF7EF2"/>
    <w:rsid w:val="00DF7F59"/>
    <w:rsid w:val="00E0003E"/>
    <w:rsid w:val="00E000A0"/>
    <w:rsid w:val="00E000EA"/>
    <w:rsid w:val="00E0013B"/>
    <w:rsid w:val="00E00157"/>
    <w:rsid w:val="00E00158"/>
    <w:rsid w:val="00E00161"/>
    <w:rsid w:val="00E001F9"/>
    <w:rsid w:val="00E0022E"/>
    <w:rsid w:val="00E00290"/>
    <w:rsid w:val="00E0030B"/>
    <w:rsid w:val="00E0033D"/>
    <w:rsid w:val="00E004C9"/>
    <w:rsid w:val="00E0058D"/>
    <w:rsid w:val="00E00683"/>
    <w:rsid w:val="00E0079F"/>
    <w:rsid w:val="00E007CC"/>
    <w:rsid w:val="00E00995"/>
    <w:rsid w:val="00E009BD"/>
    <w:rsid w:val="00E00AA7"/>
    <w:rsid w:val="00E00ACB"/>
    <w:rsid w:val="00E00AF7"/>
    <w:rsid w:val="00E00D50"/>
    <w:rsid w:val="00E00DE1"/>
    <w:rsid w:val="00E00E8E"/>
    <w:rsid w:val="00E00F3F"/>
    <w:rsid w:val="00E00FDD"/>
    <w:rsid w:val="00E01049"/>
    <w:rsid w:val="00E0106F"/>
    <w:rsid w:val="00E010F9"/>
    <w:rsid w:val="00E011C4"/>
    <w:rsid w:val="00E01250"/>
    <w:rsid w:val="00E01266"/>
    <w:rsid w:val="00E012CE"/>
    <w:rsid w:val="00E01302"/>
    <w:rsid w:val="00E0135A"/>
    <w:rsid w:val="00E0135C"/>
    <w:rsid w:val="00E013C9"/>
    <w:rsid w:val="00E0147C"/>
    <w:rsid w:val="00E01480"/>
    <w:rsid w:val="00E014EB"/>
    <w:rsid w:val="00E01561"/>
    <w:rsid w:val="00E01584"/>
    <w:rsid w:val="00E0161C"/>
    <w:rsid w:val="00E01629"/>
    <w:rsid w:val="00E01642"/>
    <w:rsid w:val="00E016D8"/>
    <w:rsid w:val="00E0182B"/>
    <w:rsid w:val="00E018CD"/>
    <w:rsid w:val="00E01908"/>
    <w:rsid w:val="00E01A44"/>
    <w:rsid w:val="00E01AB5"/>
    <w:rsid w:val="00E01C84"/>
    <w:rsid w:val="00E01D1D"/>
    <w:rsid w:val="00E01DA7"/>
    <w:rsid w:val="00E01DB9"/>
    <w:rsid w:val="00E01DFB"/>
    <w:rsid w:val="00E01E96"/>
    <w:rsid w:val="00E01F15"/>
    <w:rsid w:val="00E02072"/>
    <w:rsid w:val="00E02154"/>
    <w:rsid w:val="00E021CB"/>
    <w:rsid w:val="00E022BB"/>
    <w:rsid w:val="00E02513"/>
    <w:rsid w:val="00E02597"/>
    <w:rsid w:val="00E025A5"/>
    <w:rsid w:val="00E0264E"/>
    <w:rsid w:val="00E02657"/>
    <w:rsid w:val="00E02658"/>
    <w:rsid w:val="00E0266F"/>
    <w:rsid w:val="00E02706"/>
    <w:rsid w:val="00E0282F"/>
    <w:rsid w:val="00E028E8"/>
    <w:rsid w:val="00E02958"/>
    <w:rsid w:val="00E02971"/>
    <w:rsid w:val="00E029E7"/>
    <w:rsid w:val="00E02C0B"/>
    <w:rsid w:val="00E02C80"/>
    <w:rsid w:val="00E02CA4"/>
    <w:rsid w:val="00E02CD3"/>
    <w:rsid w:val="00E02CDA"/>
    <w:rsid w:val="00E02D53"/>
    <w:rsid w:val="00E02D6C"/>
    <w:rsid w:val="00E02D7A"/>
    <w:rsid w:val="00E02DD0"/>
    <w:rsid w:val="00E02DE4"/>
    <w:rsid w:val="00E03086"/>
    <w:rsid w:val="00E030CC"/>
    <w:rsid w:val="00E031F7"/>
    <w:rsid w:val="00E032C3"/>
    <w:rsid w:val="00E03377"/>
    <w:rsid w:val="00E03391"/>
    <w:rsid w:val="00E0344D"/>
    <w:rsid w:val="00E034EC"/>
    <w:rsid w:val="00E0360C"/>
    <w:rsid w:val="00E0369C"/>
    <w:rsid w:val="00E036FE"/>
    <w:rsid w:val="00E037EA"/>
    <w:rsid w:val="00E03989"/>
    <w:rsid w:val="00E03A6D"/>
    <w:rsid w:val="00E03BAB"/>
    <w:rsid w:val="00E03C31"/>
    <w:rsid w:val="00E03D10"/>
    <w:rsid w:val="00E03DF1"/>
    <w:rsid w:val="00E03E16"/>
    <w:rsid w:val="00E03E23"/>
    <w:rsid w:val="00E03F0A"/>
    <w:rsid w:val="00E04071"/>
    <w:rsid w:val="00E040B9"/>
    <w:rsid w:val="00E04104"/>
    <w:rsid w:val="00E04171"/>
    <w:rsid w:val="00E04345"/>
    <w:rsid w:val="00E0437B"/>
    <w:rsid w:val="00E04390"/>
    <w:rsid w:val="00E043A8"/>
    <w:rsid w:val="00E043AE"/>
    <w:rsid w:val="00E044F1"/>
    <w:rsid w:val="00E0455A"/>
    <w:rsid w:val="00E045DB"/>
    <w:rsid w:val="00E045EE"/>
    <w:rsid w:val="00E045FB"/>
    <w:rsid w:val="00E04661"/>
    <w:rsid w:val="00E0474B"/>
    <w:rsid w:val="00E04874"/>
    <w:rsid w:val="00E04996"/>
    <w:rsid w:val="00E04A41"/>
    <w:rsid w:val="00E04AD2"/>
    <w:rsid w:val="00E04B18"/>
    <w:rsid w:val="00E04B64"/>
    <w:rsid w:val="00E04C13"/>
    <w:rsid w:val="00E04C31"/>
    <w:rsid w:val="00E04C3B"/>
    <w:rsid w:val="00E04CA3"/>
    <w:rsid w:val="00E04D2F"/>
    <w:rsid w:val="00E04D3C"/>
    <w:rsid w:val="00E04D4C"/>
    <w:rsid w:val="00E04DD6"/>
    <w:rsid w:val="00E04E25"/>
    <w:rsid w:val="00E04F33"/>
    <w:rsid w:val="00E04FDB"/>
    <w:rsid w:val="00E050B2"/>
    <w:rsid w:val="00E0528A"/>
    <w:rsid w:val="00E05295"/>
    <w:rsid w:val="00E052EE"/>
    <w:rsid w:val="00E0534C"/>
    <w:rsid w:val="00E05388"/>
    <w:rsid w:val="00E053EE"/>
    <w:rsid w:val="00E054B1"/>
    <w:rsid w:val="00E05550"/>
    <w:rsid w:val="00E05584"/>
    <w:rsid w:val="00E05671"/>
    <w:rsid w:val="00E05698"/>
    <w:rsid w:val="00E05739"/>
    <w:rsid w:val="00E05889"/>
    <w:rsid w:val="00E058AB"/>
    <w:rsid w:val="00E058EC"/>
    <w:rsid w:val="00E059F0"/>
    <w:rsid w:val="00E05A0D"/>
    <w:rsid w:val="00E05A4D"/>
    <w:rsid w:val="00E05AC4"/>
    <w:rsid w:val="00E05AE7"/>
    <w:rsid w:val="00E05B61"/>
    <w:rsid w:val="00E05C45"/>
    <w:rsid w:val="00E05C98"/>
    <w:rsid w:val="00E05CC0"/>
    <w:rsid w:val="00E05CFB"/>
    <w:rsid w:val="00E05D52"/>
    <w:rsid w:val="00E05D5C"/>
    <w:rsid w:val="00E05D6D"/>
    <w:rsid w:val="00E05E17"/>
    <w:rsid w:val="00E05F12"/>
    <w:rsid w:val="00E05FB9"/>
    <w:rsid w:val="00E06030"/>
    <w:rsid w:val="00E060C6"/>
    <w:rsid w:val="00E0621E"/>
    <w:rsid w:val="00E06269"/>
    <w:rsid w:val="00E06281"/>
    <w:rsid w:val="00E06355"/>
    <w:rsid w:val="00E06386"/>
    <w:rsid w:val="00E063FB"/>
    <w:rsid w:val="00E0654F"/>
    <w:rsid w:val="00E06640"/>
    <w:rsid w:val="00E0669C"/>
    <w:rsid w:val="00E06844"/>
    <w:rsid w:val="00E068CD"/>
    <w:rsid w:val="00E0693D"/>
    <w:rsid w:val="00E06941"/>
    <w:rsid w:val="00E0695E"/>
    <w:rsid w:val="00E06979"/>
    <w:rsid w:val="00E06A14"/>
    <w:rsid w:val="00E06AB8"/>
    <w:rsid w:val="00E06B37"/>
    <w:rsid w:val="00E06BD7"/>
    <w:rsid w:val="00E06BFE"/>
    <w:rsid w:val="00E06C5B"/>
    <w:rsid w:val="00E06CAA"/>
    <w:rsid w:val="00E06D63"/>
    <w:rsid w:val="00E06EE9"/>
    <w:rsid w:val="00E06F07"/>
    <w:rsid w:val="00E06F29"/>
    <w:rsid w:val="00E06F68"/>
    <w:rsid w:val="00E06F77"/>
    <w:rsid w:val="00E06FA6"/>
    <w:rsid w:val="00E0708F"/>
    <w:rsid w:val="00E070B9"/>
    <w:rsid w:val="00E07172"/>
    <w:rsid w:val="00E07196"/>
    <w:rsid w:val="00E071E7"/>
    <w:rsid w:val="00E071F6"/>
    <w:rsid w:val="00E07310"/>
    <w:rsid w:val="00E07387"/>
    <w:rsid w:val="00E074CE"/>
    <w:rsid w:val="00E0755E"/>
    <w:rsid w:val="00E077FC"/>
    <w:rsid w:val="00E0781F"/>
    <w:rsid w:val="00E07882"/>
    <w:rsid w:val="00E078D1"/>
    <w:rsid w:val="00E0791D"/>
    <w:rsid w:val="00E07A5C"/>
    <w:rsid w:val="00E07B94"/>
    <w:rsid w:val="00E07BD0"/>
    <w:rsid w:val="00E07C35"/>
    <w:rsid w:val="00E07F7F"/>
    <w:rsid w:val="00E10059"/>
    <w:rsid w:val="00E101CA"/>
    <w:rsid w:val="00E101E3"/>
    <w:rsid w:val="00E102E3"/>
    <w:rsid w:val="00E1030C"/>
    <w:rsid w:val="00E103AA"/>
    <w:rsid w:val="00E103B5"/>
    <w:rsid w:val="00E103B8"/>
    <w:rsid w:val="00E1040B"/>
    <w:rsid w:val="00E104AE"/>
    <w:rsid w:val="00E105C8"/>
    <w:rsid w:val="00E1060F"/>
    <w:rsid w:val="00E106B8"/>
    <w:rsid w:val="00E106EE"/>
    <w:rsid w:val="00E1084D"/>
    <w:rsid w:val="00E108F2"/>
    <w:rsid w:val="00E10953"/>
    <w:rsid w:val="00E109B9"/>
    <w:rsid w:val="00E10A4D"/>
    <w:rsid w:val="00E10A80"/>
    <w:rsid w:val="00E10BCC"/>
    <w:rsid w:val="00E10C31"/>
    <w:rsid w:val="00E10DC0"/>
    <w:rsid w:val="00E10E02"/>
    <w:rsid w:val="00E10E4E"/>
    <w:rsid w:val="00E10FD7"/>
    <w:rsid w:val="00E1106B"/>
    <w:rsid w:val="00E1107D"/>
    <w:rsid w:val="00E110DD"/>
    <w:rsid w:val="00E111A5"/>
    <w:rsid w:val="00E111BF"/>
    <w:rsid w:val="00E11200"/>
    <w:rsid w:val="00E11322"/>
    <w:rsid w:val="00E1136F"/>
    <w:rsid w:val="00E1139A"/>
    <w:rsid w:val="00E114AD"/>
    <w:rsid w:val="00E115F5"/>
    <w:rsid w:val="00E11721"/>
    <w:rsid w:val="00E117E4"/>
    <w:rsid w:val="00E11867"/>
    <w:rsid w:val="00E11914"/>
    <w:rsid w:val="00E11B16"/>
    <w:rsid w:val="00E11BE3"/>
    <w:rsid w:val="00E11C15"/>
    <w:rsid w:val="00E11C44"/>
    <w:rsid w:val="00E11CB3"/>
    <w:rsid w:val="00E11D0A"/>
    <w:rsid w:val="00E11DCE"/>
    <w:rsid w:val="00E11DF2"/>
    <w:rsid w:val="00E11EA5"/>
    <w:rsid w:val="00E11F70"/>
    <w:rsid w:val="00E11F96"/>
    <w:rsid w:val="00E120E6"/>
    <w:rsid w:val="00E12183"/>
    <w:rsid w:val="00E122AE"/>
    <w:rsid w:val="00E123C5"/>
    <w:rsid w:val="00E1251B"/>
    <w:rsid w:val="00E12550"/>
    <w:rsid w:val="00E1255C"/>
    <w:rsid w:val="00E125A4"/>
    <w:rsid w:val="00E12609"/>
    <w:rsid w:val="00E12628"/>
    <w:rsid w:val="00E126DA"/>
    <w:rsid w:val="00E126EC"/>
    <w:rsid w:val="00E1270B"/>
    <w:rsid w:val="00E12713"/>
    <w:rsid w:val="00E12856"/>
    <w:rsid w:val="00E12A34"/>
    <w:rsid w:val="00E12C05"/>
    <w:rsid w:val="00E12D67"/>
    <w:rsid w:val="00E12D92"/>
    <w:rsid w:val="00E12DED"/>
    <w:rsid w:val="00E12E3A"/>
    <w:rsid w:val="00E12EA2"/>
    <w:rsid w:val="00E12EBD"/>
    <w:rsid w:val="00E12EE5"/>
    <w:rsid w:val="00E12F79"/>
    <w:rsid w:val="00E130CE"/>
    <w:rsid w:val="00E130EC"/>
    <w:rsid w:val="00E13118"/>
    <w:rsid w:val="00E13199"/>
    <w:rsid w:val="00E131C6"/>
    <w:rsid w:val="00E13244"/>
    <w:rsid w:val="00E13354"/>
    <w:rsid w:val="00E13372"/>
    <w:rsid w:val="00E1340B"/>
    <w:rsid w:val="00E13410"/>
    <w:rsid w:val="00E13421"/>
    <w:rsid w:val="00E13431"/>
    <w:rsid w:val="00E13480"/>
    <w:rsid w:val="00E13496"/>
    <w:rsid w:val="00E1349F"/>
    <w:rsid w:val="00E134CC"/>
    <w:rsid w:val="00E13578"/>
    <w:rsid w:val="00E135F7"/>
    <w:rsid w:val="00E13654"/>
    <w:rsid w:val="00E1367E"/>
    <w:rsid w:val="00E13767"/>
    <w:rsid w:val="00E138F3"/>
    <w:rsid w:val="00E1396A"/>
    <w:rsid w:val="00E1396E"/>
    <w:rsid w:val="00E13999"/>
    <w:rsid w:val="00E13B7E"/>
    <w:rsid w:val="00E13BBF"/>
    <w:rsid w:val="00E13CC5"/>
    <w:rsid w:val="00E13D19"/>
    <w:rsid w:val="00E13D8E"/>
    <w:rsid w:val="00E13D93"/>
    <w:rsid w:val="00E13DA9"/>
    <w:rsid w:val="00E13DCF"/>
    <w:rsid w:val="00E13E87"/>
    <w:rsid w:val="00E1403E"/>
    <w:rsid w:val="00E1407E"/>
    <w:rsid w:val="00E140B6"/>
    <w:rsid w:val="00E141B7"/>
    <w:rsid w:val="00E141BC"/>
    <w:rsid w:val="00E143E1"/>
    <w:rsid w:val="00E143E4"/>
    <w:rsid w:val="00E1448B"/>
    <w:rsid w:val="00E1451F"/>
    <w:rsid w:val="00E14598"/>
    <w:rsid w:val="00E1459A"/>
    <w:rsid w:val="00E1460C"/>
    <w:rsid w:val="00E14656"/>
    <w:rsid w:val="00E1473C"/>
    <w:rsid w:val="00E147B0"/>
    <w:rsid w:val="00E14832"/>
    <w:rsid w:val="00E14891"/>
    <w:rsid w:val="00E14895"/>
    <w:rsid w:val="00E148DB"/>
    <w:rsid w:val="00E14A1A"/>
    <w:rsid w:val="00E14A57"/>
    <w:rsid w:val="00E14A67"/>
    <w:rsid w:val="00E14B30"/>
    <w:rsid w:val="00E14C46"/>
    <w:rsid w:val="00E14C89"/>
    <w:rsid w:val="00E14CEA"/>
    <w:rsid w:val="00E14D19"/>
    <w:rsid w:val="00E14D53"/>
    <w:rsid w:val="00E14DEB"/>
    <w:rsid w:val="00E14E09"/>
    <w:rsid w:val="00E14E32"/>
    <w:rsid w:val="00E14EA0"/>
    <w:rsid w:val="00E14F1B"/>
    <w:rsid w:val="00E1502D"/>
    <w:rsid w:val="00E15072"/>
    <w:rsid w:val="00E151C3"/>
    <w:rsid w:val="00E1520D"/>
    <w:rsid w:val="00E152A1"/>
    <w:rsid w:val="00E153AF"/>
    <w:rsid w:val="00E1546C"/>
    <w:rsid w:val="00E154BD"/>
    <w:rsid w:val="00E15528"/>
    <w:rsid w:val="00E1552E"/>
    <w:rsid w:val="00E155D4"/>
    <w:rsid w:val="00E156BA"/>
    <w:rsid w:val="00E1570E"/>
    <w:rsid w:val="00E1574B"/>
    <w:rsid w:val="00E15827"/>
    <w:rsid w:val="00E158B4"/>
    <w:rsid w:val="00E15910"/>
    <w:rsid w:val="00E15930"/>
    <w:rsid w:val="00E1596F"/>
    <w:rsid w:val="00E1598A"/>
    <w:rsid w:val="00E15C04"/>
    <w:rsid w:val="00E15D6D"/>
    <w:rsid w:val="00E15DAE"/>
    <w:rsid w:val="00E15DEE"/>
    <w:rsid w:val="00E15E90"/>
    <w:rsid w:val="00E15EC1"/>
    <w:rsid w:val="00E15F43"/>
    <w:rsid w:val="00E16040"/>
    <w:rsid w:val="00E161A0"/>
    <w:rsid w:val="00E161D6"/>
    <w:rsid w:val="00E1648F"/>
    <w:rsid w:val="00E164CD"/>
    <w:rsid w:val="00E1654E"/>
    <w:rsid w:val="00E1656E"/>
    <w:rsid w:val="00E1675A"/>
    <w:rsid w:val="00E1677F"/>
    <w:rsid w:val="00E16879"/>
    <w:rsid w:val="00E16905"/>
    <w:rsid w:val="00E16949"/>
    <w:rsid w:val="00E16A05"/>
    <w:rsid w:val="00E16ABA"/>
    <w:rsid w:val="00E16B30"/>
    <w:rsid w:val="00E16BC3"/>
    <w:rsid w:val="00E16C01"/>
    <w:rsid w:val="00E16C19"/>
    <w:rsid w:val="00E16CFD"/>
    <w:rsid w:val="00E16D80"/>
    <w:rsid w:val="00E16E2B"/>
    <w:rsid w:val="00E1708A"/>
    <w:rsid w:val="00E17141"/>
    <w:rsid w:val="00E171AA"/>
    <w:rsid w:val="00E171B0"/>
    <w:rsid w:val="00E17280"/>
    <w:rsid w:val="00E174F1"/>
    <w:rsid w:val="00E1754A"/>
    <w:rsid w:val="00E17565"/>
    <w:rsid w:val="00E175CF"/>
    <w:rsid w:val="00E175E0"/>
    <w:rsid w:val="00E17671"/>
    <w:rsid w:val="00E1767D"/>
    <w:rsid w:val="00E176C1"/>
    <w:rsid w:val="00E1774D"/>
    <w:rsid w:val="00E17987"/>
    <w:rsid w:val="00E17988"/>
    <w:rsid w:val="00E17A3A"/>
    <w:rsid w:val="00E17AAD"/>
    <w:rsid w:val="00E17ABE"/>
    <w:rsid w:val="00E17B8E"/>
    <w:rsid w:val="00E17BBC"/>
    <w:rsid w:val="00E17D21"/>
    <w:rsid w:val="00E17D97"/>
    <w:rsid w:val="00E17D98"/>
    <w:rsid w:val="00E17DF3"/>
    <w:rsid w:val="00E17FEF"/>
    <w:rsid w:val="00E193BB"/>
    <w:rsid w:val="00E20052"/>
    <w:rsid w:val="00E2009F"/>
    <w:rsid w:val="00E200A2"/>
    <w:rsid w:val="00E200F6"/>
    <w:rsid w:val="00E20119"/>
    <w:rsid w:val="00E2015A"/>
    <w:rsid w:val="00E20161"/>
    <w:rsid w:val="00E201DF"/>
    <w:rsid w:val="00E20231"/>
    <w:rsid w:val="00E202CA"/>
    <w:rsid w:val="00E2033B"/>
    <w:rsid w:val="00E204C9"/>
    <w:rsid w:val="00E20539"/>
    <w:rsid w:val="00E2055B"/>
    <w:rsid w:val="00E205F4"/>
    <w:rsid w:val="00E2066D"/>
    <w:rsid w:val="00E20790"/>
    <w:rsid w:val="00E207F4"/>
    <w:rsid w:val="00E20864"/>
    <w:rsid w:val="00E20874"/>
    <w:rsid w:val="00E208CF"/>
    <w:rsid w:val="00E20987"/>
    <w:rsid w:val="00E20B56"/>
    <w:rsid w:val="00E20DF3"/>
    <w:rsid w:val="00E20E1B"/>
    <w:rsid w:val="00E20FE2"/>
    <w:rsid w:val="00E21170"/>
    <w:rsid w:val="00E211B3"/>
    <w:rsid w:val="00E2128A"/>
    <w:rsid w:val="00E212CC"/>
    <w:rsid w:val="00E21357"/>
    <w:rsid w:val="00E21370"/>
    <w:rsid w:val="00E213D0"/>
    <w:rsid w:val="00E21550"/>
    <w:rsid w:val="00E215C9"/>
    <w:rsid w:val="00E21634"/>
    <w:rsid w:val="00E2166C"/>
    <w:rsid w:val="00E2169D"/>
    <w:rsid w:val="00E216A1"/>
    <w:rsid w:val="00E216CE"/>
    <w:rsid w:val="00E2174B"/>
    <w:rsid w:val="00E21781"/>
    <w:rsid w:val="00E217C1"/>
    <w:rsid w:val="00E217EA"/>
    <w:rsid w:val="00E2183B"/>
    <w:rsid w:val="00E2188D"/>
    <w:rsid w:val="00E218F9"/>
    <w:rsid w:val="00E21913"/>
    <w:rsid w:val="00E21937"/>
    <w:rsid w:val="00E2196B"/>
    <w:rsid w:val="00E2198F"/>
    <w:rsid w:val="00E21A2B"/>
    <w:rsid w:val="00E21AEE"/>
    <w:rsid w:val="00E21C0D"/>
    <w:rsid w:val="00E21C6B"/>
    <w:rsid w:val="00E21DB4"/>
    <w:rsid w:val="00E21DED"/>
    <w:rsid w:val="00E21E32"/>
    <w:rsid w:val="00E21E78"/>
    <w:rsid w:val="00E21EEF"/>
    <w:rsid w:val="00E21EF9"/>
    <w:rsid w:val="00E21FA0"/>
    <w:rsid w:val="00E220F4"/>
    <w:rsid w:val="00E22144"/>
    <w:rsid w:val="00E221AB"/>
    <w:rsid w:val="00E22284"/>
    <w:rsid w:val="00E222E5"/>
    <w:rsid w:val="00E22377"/>
    <w:rsid w:val="00E22417"/>
    <w:rsid w:val="00E2246F"/>
    <w:rsid w:val="00E224B5"/>
    <w:rsid w:val="00E224F3"/>
    <w:rsid w:val="00E2250F"/>
    <w:rsid w:val="00E22685"/>
    <w:rsid w:val="00E226FB"/>
    <w:rsid w:val="00E22826"/>
    <w:rsid w:val="00E2282E"/>
    <w:rsid w:val="00E2287D"/>
    <w:rsid w:val="00E228A2"/>
    <w:rsid w:val="00E229D8"/>
    <w:rsid w:val="00E22A77"/>
    <w:rsid w:val="00E22B39"/>
    <w:rsid w:val="00E22B79"/>
    <w:rsid w:val="00E22BF0"/>
    <w:rsid w:val="00E22C80"/>
    <w:rsid w:val="00E22D0F"/>
    <w:rsid w:val="00E22D33"/>
    <w:rsid w:val="00E22D8B"/>
    <w:rsid w:val="00E22EA1"/>
    <w:rsid w:val="00E22EDA"/>
    <w:rsid w:val="00E22FB6"/>
    <w:rsid w:val="00E2306F"/>
    <w:rsid w:val="00E230F3"/>
    <w:rsid w:val="00E23155"/>
    <w:rsid w:val="00E23226"/>
    <w:rsid w:val="00E23229"/>
    <w:rsid w:val="00E232D7"/>
    <w:rsid w:val="00E2331E"/>
    <w:rsid w:val="00E23377"/>
    <w:rsid w:val="00E234C5"/>
    <w:rsid w:val="00E234C6"/>
    <w:rsid w:val="00E235B3"/>
    <w:rsid w:val="00E235CC"/>
    <w:rsid w:val="00E235D0"/>
    <w:rsid w:val="00E2363B"/>
    <w:rsid w:val="00E23686"/>
    <w:rsid w:val="00E237EB"/>
    <w:rsid w:val="00E23801"/>
    <w:rsid w:val="00E238A6"/>
    <w:rsid w:val="00E2392D"/>
    <w:rsid w:val="00E23AFE"/>
    <w:rsid w:val="00E23C83"/>
    <w:rsid w:val="00E23E74"/>
    <w:rsid w:val="00E23E7C"/>
    <w:rsid w:val="00E23F5B"/>
    <w:rsid w:val="00E23F86"/>
    <w:rsid w:val="00E2400E"/>
    <w:rsid w:val="00E240BA"/>
    <w:rsid w:val="00E240FE"/>
    <w:rsid w:val="00E2423F"/>
    <w:rsid w:val="00E242F4"/>
    <w:rsid w:val="00E24319"/>
    <w:rsid w:val="00E2435A"/>
    <w:rsid w:val="00E2435F"/>
    <w:rsid w:val="00E2437B"/>
    <w:rsid w:val="00E24387"/>
    <w:rsid w:val="00E243B4"/>
    <w:rsid w:val="00E243DE"/>
    <w:rsid w:val="00E24530"/>
    <w:rsid w:val="00E246D7"/>
    <w:rsid w:val="00E246DB"/>
    <w:rsid w:val="00E246E0"/>
    <w:rsid w:val="00E246EC"/>
    <w:rsid w:val="00E246FD"/>
    <w:rsid w:val="00E24793"/>
    <w:rsid w:val="00E24829"/>
    <w:rsid w:val="00E24849"/>
    <w:rsid w:val="00E248AA"/>
    <w:rsid w:val="00E24A3F"/>
    <w:rsid w:val="00E24BEC"/>
    <w:rsid w:val="00E24BF7"/>
    <w:rsid w:val="00E24D80"/>
    <w:rsid w:val="00E24D9D"/>
    <w:rsid w:val="00E24DCC"/>
    <w:rsid w:val="00E24DDF"/>
    <w:rsid w:val="00E24E9F"/>
    <w:rsid w:val="00E250E8"/>
    <w:rsid w:val="00E25111"/>
    <w:rsid w:val="00E251E1"/>
    <w:rsid w:val="00E2524D"/>
    <w:rsid w:val="00E2525C"/>
    <w:rsid w:val="00E2539A"/>
    <w:rsid w:val="00E2544A"/>
    <w:rsid w:val="00E25531"/>
    <w:rsid w:val="00E2554A"/>
    <w:rsid w:val="00E2560C"/>
    <w:rsid w:val="00E2561C"/>
    <w:rsid w:val="00E2563A"/>
    <w:rsid w:val="00E256FF"/>
    <w:rsid w:val="00E25700"/>
    <w:rsid w:val="00E25751"/>
    <w:rsid w:val="00E25869"/>
    <w:rsid w:val="00E2586E"/>
    <w:rsid w:val="00E258DC"/>
    <w:rsid w:val="00E25981"/>
    <w:rsid w:val="00E259AA"/>
    <w:rsid w:val="00E25A39"/>
    <w:rsid w:val="00E25AF2"/>
    <w:rsid w:val="00E25B7B"/>
    <w:rsid w:val="00E25C8B"/>
    <w:rsid w:val="00E25FA6"/>
    <w:rsid w:val="00E26045"/>
    <w:rsid w:val="00E260A3"/>
    <w:rsid w:val="00E26175"/>
    <w:rsid w:val="00E2619E"/>
    <w:rsid w:val="00E262BD"/>
    <w:rsid w:val="00E2633F"/>
    <w:rsid w:val="00E26367"/>
    <w:rsid w:val="00E26387"/>
    <w:rsid w:val="00E26433"/>
    <w:rsid w:val="00E2654F"/>
    <w:rsid w:val="00E26598"/>
    <w:rsid w:val="00E266EC"/>
    <w:rsid w:val="00E26974"/>
    <w:rsid w:val="00E26AEC"/>
    <w:rsid w:val="00E26B0A"/>
    <w:rsid w:val="00E26B8D"/>
    <w:rsid w:val="00E26C85"/>
    <w:rsid w:val="00E27151"/>
    <w:rsid w:val="00E272DA"/>
    <w:rsid w:val="00E2733E"/>
    <w:rsid w:val="00E273D8"/>
    <w:rsid w:val="00E27477"/>
    <w:rsid w:val="00E274EA"/>
    <w:rsid w:val="00E27534"/>
    <w:rsid w:val="00E275C8"/>
    <w:rsid w:val="00E2765D"/>
    <w:rsid w:val="00E27674"/>
    <w:rsid w:val="00E27783"/>
    <w:rsid w:val="00E277F5"/>
    <w:rsid w:val="00E27961"/>
    <w:rsid w:val="00E27B92"/>
    <w:rsid w:val="00E27D05"/>
    <w:rsid w:val="00E27D12"/>
    <w:rsid w:val="00E27D22"/>
    <w:rsid w:val="00E27E51"/>
    <w:rsid w:val="00E27EE3"/>
    <w:rsid w:val="00E27EED"/>
    <w:rsid w:val="00E27F65"/>
    <w:rsid w:val="00E2B183"/>
    <w:rsid w:val="00E3001F"/>
    <w:rsid w:val="00E30033"/>
    <w:rsid w:val="00E30098"/>
    <w:rsid w:val="00E302BC"/>
    <w:rsid w:val="00E303C4"/>
    <w:rsid w:val="00E303E9"/>
    <w:rsid w:val="00E30470"/>
    <w:rsid w:val="00E304FC"/>
    <w:rsid w:val="00E30564"/>
    <w:rsid w:val="00E3060D"/>
    <w:rsid w:val="00E3067B"/>
    <w:rsid w:val="00E30774"/>
    <w:rsid w:val="00E307DC"/>
    <w:rsid w:val="00E30912"/>
    <w:rsid w:val="00E30A79"/>
    <w:rsid w:val="00E30A98"/>
    <w:rsid w:val="00E30B2B"/>
    <w:rsid w:val="00E30BB6"/>
    <w:rsid w:val="00E30C01"/>
    <w:rsid w:val="00E30CFA"/>
    <w:rsid w:val="00E30D39"/>
    <w:rsid w:val="00E30D62"/>
    <w:rsid w:val="00E30E58"/>
    <w:rsid w:val="00E30ED4"/>
    <w:rsid w:val="00E30F0E"/>
    <w:rsid w:val="00E30F38"/>
    <w:rsid w:val="00E31001"/>
    <w:rsid w:val="00E3102B"/>
    <w:rsid w:val="00E3105C"/>
    <w:rsid w:val="00E3108E"/>
    <w:rsid w:val="00E310A3"/>
    <w:rsid w:val="00E310D6"/>
    <w:rsid w:val="00E31120"/>
    <w:rsid w:val="00E3113F"/>
    <w:rsid w:val="00E3118A"/>
    <w:rsid w:val="00E31207"/>
    <w:rsid w:val="00E31229"/>
    <w:rsid w:val="00E31255"/>
    <w:rsid w:val="00E3128C"/>
    <w:rsid w:val="00E312A9"/>
    <w:rsid w:val="00E31306"/>
    <w:rsid w:val="00E31345"/>
    <w:rsid w:val="00E313B2"/>
    <w:rsid w:val="00E313B6"/>
    <w:rsid w:val="00E31411"/>
    <w:rsid w:val="00E315BE"/>
    <w:rsid w:val="00E3161A"/>
    <w:rsid w:val="00E3164C"/>
    <w:rsid w:val="00E3166E"/>
    <w:rsid w:val="00E316DF"/>
    <w:rsid w:val="00E31715"/>
    <w:rsid w:val="00E31740"/>
    <w:rsid w:val="00E317BB"/>
    <w:rsid w:val="00E31808"/>
    <w:rsid w:val="00E31C03"/>
    <w:rsid w:val="00E31C22"/>
    <w:rsid w:val="00E31C6E"/>
    <w:rsid w:val="00E31CEE"/>
    <w:rsid w:val="00E31D76"/>
    <w:rsid w:val="00E31D7E"/>
    <w:rsid w:val="00E31E1D"/>
    <w:rsid w:val="00E31E87"/>
    <w:rsid w:val="00E31EBF"/>
    <w:rsid w:val="00E31F0C"/>
    <w:rsid w:val="00E31F20"/>
    <w:rsid w:val="00E32002"/>
    <w:rsid w:val="00E32115"/>
    <w:rsid w:val="00E321C6"/>
    <w:rsid w:val="00E321F1"/>
    <w:rsid w:val="00E32204"/>
    <w:rsid w:val="00E32292"/>
    <w:rsid w:val="00E322AC"/>
    <w:rsid w:val="00E322E3"/>
    <w:rsid w:val="00E3230E"/>
    <w:rsid w:val="00E32351"/>
    <w:rsid w:val="00E32399"/>
    <w:rsid w:val="00E32493"/>
    <w:rsid w:val="00E324F5"/>
    <w:rsid w:val="00E3250B"/>
    <w:rsid w:val="00E3251C"/>
    <w:rsid w:val="00E325C3"/>
    <w:rsid w:val="00E32613"/>
    <w:rsid w:val="00E32728"/>
    <w:rsid w:val="00E32753"/>
    <w:rsid w:val="00E32758"/>
    <w:rsid w:val="00E327F0"/>
    <w:rsid w:val="00E329B1"/>
    <w:rsid w:val="00E32A81"/>
    <w:rsid w:val="00E32B9B"/>
    <w:rsid w:val="00E32C51"/>
    <w:rsid w:val="00E32C6B"/>
    <w:rsid w:val="00E32C88"/>
    <w:rsid w:val="00E32D13"/>
    <w:rsid w:val="00E32D25"/>
    <w:rsid w:val="00E32D74"/>
    <w:rsid w:val="00E32FE4"/>
    <w:rsid w:val="00E33006"/>
    <w:rsid w:val="00E3303B"/>
    <w:rsid w:val="00E33063"/>
    <w:rsid w:val="00E330BE"/>
    <w:rsid w:val="00E33238"/>
    <w:rsid w:val="00E3332D"/>
    <w:rsid w:val="00E33419"/>
    <w:rsid w:val="00E334F4"/>
    <w:rsid w:val="00E3351B"/>
    <w:rsid w:val="00E33539"/>
    <w:rsid w:val="00E3355A"/>
    <w:rsid w:val="00E33581"/>
    <w:rsid w:val="00E3359C"/>
    <w:rsid w:val="00E33665"/>
    <w:rsid w:val="00E336C3"/>
    <w:rsid w:val="00E33729"/>
    <w:rsid w:val="00E33791"/>
    <w:rsid w:val="00E337B7"/>
    <w:rsid w:val="00E337E6"/>
    <w:rsid w:val="00E337F0"/>
    <w:rsid w:val="00E3395C"/>
    <w:rsid w:val="00E33978"/>
    <w:rsid w:val="00E33AB3"/>
    <w:rsid w:val="00E33AF6"/>
    <w:rsid w:val="00E33B3E"/>
    <w:rsid w:val="00E33B92"/>
    <w:rsid w:val="00E33BC5"/>
    <w:rsid w:val="00E33CE5"/>
    <w:rsid w:val="00E33DF2"/>
    <w:rsid w:val="00E33ECA"/>
    <w:rsid w:val="00E33EEE"/>
    <w:rsid w:val="00E34070"/>
    <w:rsid w:val="00E340A1"/>
    <w:rsid w:val="00E340AC"/>
    <w:rsid w:val="00E340EE"/>
    <w:rsid w:val="00E34123"/>
    <w:rsid w:val="00E34170"/>
    <w:rsid w:val="00E3417E"/>
    <w:rsid w:val="00E34274"/>
    <w:rsid w:val="00E34285"/>
    <w:rsid w:val="00E3434A"/>
    <w:rsid w:val="00E3435F"/>
    <w:rsid w:val="00E34377"/>
    <w:rsid w:val="00E34439"/>
    <w:rsid w:val="00E344A7"/>
    <w:rsid w:val="00E344A9"/>
    <w:rsid w:val="00E344B2"/>
    <w:rsid w:val="00E34566"/>
    <w:rsid w:val="00E34582"/>
    <w:rsid w:val="00E34646"/>
    <w:rsid w:val="00E34726"/>
    <w:rsid w:val="00E348C3"/>
    <w:rsid w:val="00E348F8"/>
    <w:rsid w:val="00E3490A"/>
    <w:rsid w:val="00E34A55"/>
    <w:rsid w:val="00E34CFD"/>
    <w:rsid w:val="00E34D91"/>
    <w:rsid w:val="00E34DEA"/>
    <w:rsid w:val="00E34F44"/>
    <w:rsid w:val="00E34F50"/>
    <w:rsid w:val="00E34FD6"/>
    <w:rsid w:val="00E3502B"/>
    <w:rsid w:val="00E35051"/>
    <w:rsid w:val="00E35111"/>
    <w:rsid w:val="00E351CB"/>
    <w:rsid w:val="00E353BE"/>
    <w:rsid w:val="00E353C6"/>
    <w:rsid w:val="00E353D6"/>
    <w:rsid w:val="00E35406"/>
    <w:rsid w:val="00E3545B"/>
    <w:rsid w:val="00E3545D"/>
    <w:rsid w:val="00E354D8"/>
    <w:rsid w:val="00E35559"/>
    <w:rsid w:val="00E35568"/>
    <w:rsid w:val="00E35581"/>
    <w:rsid w:val="00E355C3"/>
    <w:rsid w:val="00E355E6"/>
    <w:rsid w:val="00E35623"/>
    <w:rsid w:val="00E35772"/>
    <w:rsid w:val="00E357AB"/>
    <w:rsid w:val="00E357D1"/>
    <w:rsid w:val="00E35831"/>
    <w:rsid w:val="00E35868"/>
    <w:rsid w:val="00E3590F"/>
    <w:rsid w:val="00E3596E"/>
    <w:rsid w:val="00E359A8"/>
    <w:rsid w:val="00E35A29"/>
    <w:rsid w:val="00E35A86"/>
    <w:rsid w:val="00E35ADF"/>
    <w:rsid w:val="00E35AE4"/>
    <w:rsid w:val="00E35AF8"/>
    <w:rsid w:val="00E35BBD"/>
    <w:rsid w:val="00E35EBF"/>
    <w:rsid w:val="00E35F6D"/>
    <w:rsid w:val="00E35FAF"/>
    <w:rsid w:val="00E35FB4"/>
    <w:rsid w:val="00E35FD7"/>
    <w:rsid w:val="00E3608C"/>
    <w:rsid w:val="00E36135"/>
    <w:rsid w:val="00E36166"/>
    <w:rsid w:val="00E362E5"/>
    <w:rsid w:val="00E36324"/>
    <w:rsid w:val="00E3634A"/>
    <w:rsid w:val="00E363BE"/>
    <w:rsid w:val="00E3640D"/>
    <w:rsid w:val="00E36452"/>
    <w:rsid w:val="00E36454"/>
    <w:rsid w:val="00E3651E"/>
    <w:rsid w:val="00E36520"/>
    <w:rsid w:val="00E3655A"/>
    <w:rsid w:val="00E3660A"/>
    <w:rsid w:val="00E36633"/>
    <w:rsid w:val="00E3667A"/>
    <w:rsid w:val="00E3668A"/>
    <w:rsid w:val="00E367AB"/>
    <w:rsid w:val="00E367F9"/>
    <w:rsid w:val="00E3686D"/>
    <w:rsid w:val="00E3697B"/>
    <w:rsid w:val="00E36986"/>
    <w:rsid w:val="00E36A01"/>
    <w:rsid w:val="00E36A25"/>
    <w:rsid w:val="00E36ABB"/>
    <w:rsid w:val="00E36CBB"/>
    <w:rsid w:val="00E36E02"/>
    <w:rsid w:val="00E36E48"/>
    <w:rsid w:val="00E36EC5"/>
    <w:rsid w:val="00E36F18"/>
    <w:rsid w:val="00E36F7A"/>
    <w:rsid w:val="00E36FC4"/>
    <w:rsid w:val="00E36FCD"/>
    <w:rsid w:val="00E3706F"/>
    <w:rsid w:val="00E370A2"/>
    <w:rsid w:val="00E37331"/>
    <w:rsid w:val="00E37376"/>
    <w:rsid w:val="00E3741A"/>
    <w:rsid w:val="00E37449"/>
    <w:rsid w:val="00E374A1"/>
    <w:rsid w:val="00E37524"/>
    <w:rsid w:val="00E375D3"/>
    <w:rsid w:val="00E376E9"/>
    <w:rsid w:val="00E37791"/>
    <w:rsid w:val="00E377A8"/>
    <w:rsid w:val="00E377FC"/>
    <w:rsid w:val="00E377FE"/>
    <w:rsid w:val="00E378C9"/>
    <w:rsid w:val="00E378DF"/>
    <w:rsid w:val="00E37901"/>
    <w:rsid w:val="00E3790F"/>
    <w:rsid w:val="00E3791F"/>
    <w:rsid w:val="00E379B5"/>
    <w:rsid w:val="00E37A37"/>
    <w:rsid w:val="00E37A53"/>
    <w:rsid w:val="00E37D6E"/>
    <w:rsid w:val="00E37D79"/>
    <w:rsid w:val="00E37E0E"/>
    <w:rsid w:val="00E37E95"/>
    <w:rsid w:val="00E37EFB"/>
    <w:rsid w:val="00E37F8D"/>
    <w:rsid w:val="00E40061"/>
    <w:rsid w:val="00E40228"/>
    <w:rsid w:val="00E40322"/>
    <w:rsid w:val="00E40399"/>
    <w:rsid w:val="00E403CB"/>
    <w:rsid w:val="00E403E1"/>
    <w:rsid w:val="00E404E4"/>
    <w:rsid w:val="00E4058C"/>
    <w:rsid w:val="00E4068D"/>
    <w:rsid w:val="00E407B6"/>
    <w:rsid w:val="00E40852"/>
    <w:rsid w:val="00E40868"/>
    <w:rsid w:val="00E4088E"/>
    <w:rsid w:val="00E40912"/>
    <w:rsid w:val="00E4099E"/>
    <w:rsid w:val="00E409D5"/>
    <w:rsid w:val="00E40A29"/>
    <w:rsid w:val="00E40B57"/>
    <w:rsid w:val="00E40CA0"/>
    <w:rsid w:val="00E40D4E"/>
    <w:rsid w:val="00E40DAA"/>
    <w:rsid w:val="00E40ED7"/>
    <w:rsid w:val="00E40F14"/>
    <w:rsid w:val="00E40F42"/>
    <w:rsid w:val="00E40FA8"/>
    <w:rsid w:val="00E4103E"/>
    <w:rsid w:val="00E41040"/>
    <w:rsid w:val="00E410EF"/>
    <w:rsid w:val="00E41125"/>
    <w:rsid w:val="00E4112B"/>
    <w:rsid w:val="00E41133"/>
    <w:rsid w:val="00E41147"/>
    <w:rsid w:val="00E411C5"/>
    <w:rsid w:val="00E41214"/>
    <w:rsid w:val="00E41343"/>
    <w:rsid w:val="00E41513"/>
    <w:rsid w:val="00E4157A"/>
    <w:rsid w:val="00E415AD"/>
    <w:rsid w:val="00E415CD"/>
    <w:rsid w:val="00E4170F"/>
    <w:rsid w:val="00E4171A"/>
    <w:rsid w:val="00E41722"/>
    <w:rsid w:val="00E41763"/>
    <w:rsid w:val="00E41819"/>
    <w:rsid w:val="00E41835"/>
    <w:rsid w:val="00E41A34"/>
    <w:rsid w:val="00E41AA2"/>
    <w:rsid w:val="00E41DDF"/>
    <w:rsid w:val="00E41EC3"/>
    <w:rsid w:val="00E41FB1"/>
    <w:rsid w:val="00E42032"/>
    <w:rsid w:val="00E420D2"/>
    <w:rsid w:val="00E4222B"/>
    <w:rsid w:val="00E42253"/>
    <w:rsid w:val="00E4227F"/>
    <w:rsid w:val="00E422FE"/>
    <w:rsid w:val="00E42340"/>
    <w:rsid w:val="00E423A5"/>
    <w:rsid w:val="00E4252B"/>
    <w:rsid w:val="00E4255A"/>
    <w:rsid w:val="00E4255B"/>
    <w:rsid w:val="00E42748"/>
    <w:rsid w:val="00E4297F"/>
    <w:rsid w:val="00E42993"/>
    <w:rsid w:val="00E42A37"/>
    <w:rsid w:val="00E42A43"/>
    <w:rsid w:val="00E42A75"/>
    <w:rsid w:val="00E42A7F"/>
    <w:rsid w:val="00E42BC9"/>
    <w:rsid w:val="00E42C17"/>
    <w:rsid w:val="00E42CEE"/>
    <w:rsid w:val="00E42D64"/>
    <w:rsid w:val="00E42DF0"/>
    <w:rsid w:val="00E42E30"/>
    <w:rsid w:val="00E42E41"/>
    <w:rsid w:val="00E42E80"/>
    <w:rsid w:val="00E42F21"/>
    <w:rsid w:val="00E42F91"/>
    <w:rsid w:val="00E42FAB"/>
    <w:rsid w:val="00E43036"/>
    <w:rsid w:val="00E43037"/>
    <w:rsid w:val="00E43060"/>
    <w:rsid w:val="00E43269"/>
    <w:rsid w:val="00E43284"/>
    <w:rsid w:val="00E4343B"/>
    <w:rsid w:val="00E43565"/>
    <w:rsid w:val="00E435E9"/>
    <w:rsid w:val="00E43728"/>
    <w:rsid w:val="00E437C4"/>
    <w:rsid w:val="00E43855"/>
    <w:rsid w:val="00E4385C"/>
    <w:rsid w:val="00E43A84"/>
    <w:rsid w:val="00E43C48"/>
    <w:rsid w:val="00E43C5E"/>
    <w:rsid w:val="00E43C7D"/>
    <w:rsid w:val="00E43CB5"/>
    <w:rsid w:val="00E43CFE"/>
    <w:rsid w:val="00E43D68"/>
    <w:rsid w:val="00E43E30"/>
    <w:rsid w:val="00E43F57"/>
    <w:rsid w:val="00E4404D"/>
    <w:rsid w:val="00E4416A"/>
    <w:rsid w:val="00E441E8"/>
    <w:rsid w:val="00E441FB"/>
    <w:rsid w:val="00E4431D"/>
    <w:rsid w:val="00E44331"/>
    <w:rsid w:val="00E443BA"/>
    <w:rsid w:val="00E445D8"/>
    <w:rsid w:val="00E4483D"/>
    <w:rsid w:val="00E4486A"/>
    <w:rsid w:val="00E4487C"/>
    <w:rsid w:val="00E4490C"/>
    <w:rsid w:val="00E44944"/>
    <w:rsid w:val="00E44980"/>
    <w:rsid w:val="00E44B13"/>
    <w:rsid w:val="00E44B31"/>
    <w:rsid w:val="00E44B8D"/>
    <w:rsid w:val="00E44CA2"/>
    <w:rsid w:val="00E44F4D"/>
    <w:rsid w:val="00E4504F"/>
    <w:rsid w:val="00E45054"/>
    <w:rsid w:val="00E4507A"/>
    <w:rsid w:val="00E45199"/>
    <w:rsid w:val="00E451CC"/>
    <w:rsid w:val="00E452D2"/>
    <w:rsid w:val="00E453E4"/>
    <w:rsid w:val="00E4541C"/>
    <w:rsid w:val="00E454F4"/>
    <w:rsid w:val="00E455A9"/>
    <w:rsid w:val="00E45611"/>
    <w:rsid w:val="00E45722"/>
    <w:rsid w:val="00E45790"/>
    <w:rsid w:val="00E4584A"/>
    <w:rsid w:val="00E458F6"/>
    <w:rsid w:val="00E45906"/>
    <w:rsid w:val="00E45A2E"/>
    <w:rsid w:val="00E45A9B"/>
    <w:rsid w:val="00E45AB7"/>
    <w:rsid w:val="00E45BC6"/>
    <w:rsid w:val="00E45C1C"/>
    <w:rsid w:val="00E45C67"/>
    <w:rsid w:val="00E45D65"/>
    <w:rsid w:val="00E45E48"/>
    <w:rsid w:val="00E45F12"/>
    <w:rsid w:val="00E45F45"/>
    <w:rsid w:val="00E45F93"/>
    <w:rsid w:val="00E45FA0"/>
    <w:rsid w:val="00E4602E"/>
    <w:rsid w:val="00E4606D"/>
    <w:rsid w:val="00E4616E"/>
    <w:rsid w:val="00E46250"/>
    <w:rsid w:val="00E462A7"/>
    <w:rsid w:val="00E463AF"/>
    <w:rsid w:val="00E463E7"/>
    <w:rsid w:val="00E46415"/>
    <w:rsid w:val="00E4643A"/>
    <w:rsid w:val="00E46505"/>
    <w:rsid w:val="00E46564"/>
    <w:rsid w:val="00E46577"/>
    <w:rsid w:val="00E465A4"/>
    <w:rsid w:val="00E46698"/>
    <w:rsid w:val="00E466BD"/>
    <w:rsid w:val="00E46781"/>
    <w:rsid w:val="00E467AE"/>
    <w:rsid w:val="00E467F6"/>
    <w:rsid w:val="00E4680B"/>
    <w:rsid w:val="00E4689D"/>
    <w:rsid w:val="00E468B6"/>
    <w:rsid w:val="00E4692D"/>
    <w:rsid w:val="00E46945"/>
    <w:rsid w:val="00E4699E"/>
    <w:rsid w:val="00E46AD7"/>
    <w:rsid w:val="00E46B08"/>
    <w:rsid w:val="00E46B0F"/>
    <w:rsid w:val="00E46B35"/>
    <w:rsid w:val="00E46B3B"/>
    <w:rsid w:val="00E46B4A"/>
    <w:rsid w:val="00E46B5E"/>
    <w:rsid w:val="00E46CE4"/>
    <w:rsid w:val="00E46DB9"/>
    <w:rsid w:val="00E46DFE"/>
    <w:rsid w:val="00E46DFF"/>
    <w:rsid w:val="00E46E29"/>
    <w:rsid w:val="00E46FA9"/>
    <w:rsid w:val="00E46FFF"/>
    <w:rsid w:val="00E47012"/>
    <w:rsid w:val="00E47076"/>
    <w:rsid w:val="00E47086"/>
    <w:rsid w:val="00E47171"/>
    <w:rsid w:val="00E471A7"/>
    <w:rsid w:val="00E473D1"/>
    <w:rsid w:val="00E47517"/>
    <w:rsid w:val="00E4764B"/>
    <w:rsid w:val="00E47701"/>
    <w:rsid w:val="00E47712"/>
    <w:rsid w:val="00E4773E"/>
    <w:rsid w:val="00E477F2"/>
    <w:rsid w:val="00E47821"/>
    <w:rsid w:val="00E4785B"/>
    <w:rsid w:val="00E479AF"/>
    <w:rsid w:val="00E47A4F"/>
    <w:rsid w:val="00E47AFD"/>
    <w:rsid w:val="00E47B39"/>
    <w:rsid w:val="00E47C25"/>
    <w:rsid w:val="00E47E98"/>
    <w:rsid w:val="00E47F04"/>
    <w:rsid w:val="00E500B9"/>
    <w:rsid w:val="00E50194"/>
    <w:rsid w:val="00E501FB"/>
    <w:rsid w:val="00E5023A"/>
    <w:rsid w:val="00E50268"/>
    <w:rsid w:val="00E502C0"/>
    <w:rsid w:val="00E504A0"/>
    <w:rsid w:val="00E50599"/>
    <w:rsid w:val="00E505C9"/>
    <w:rsid w:val="00E5086F"/>
    <w:rsid w:val="00E508A6"/>
    <w:rsid w:val="00E5093C"/>
    <w:rsid w:val="00E50BC9"/>
    <w:rsid w:val="00E50BF0"/>
    <w:rsid w:val="00E50BF8"/>
    <w:rsid w:val="00E50DCF"/>
    <w:rsid w:val="00E50DEE"/>
    <w:rsid w:val="00E50E2B"/>
    <w:rsid w:val="00E50E38"/>
    <w:rsid w:val="00E50FA1"/>
    <w:rsid w:val="00E5116B"/>
    <w:rsid w:val="00E5127F"/>
    <w:rsid w:val="00E5133B"/>
    <w:rsid w:val="00E513C1"/>
    <w:rsid w:val="00E513F3"/>
    <w:rsid w:val="00E513FA"/>
    <w:rsid w:val="00E5155D"/>
    <w:rsid w:val="00E515BC"/>
    <w:rsid w:val="00E515D9"/>
    <w:rsid w:val="00E5161E"/>
    <w:rsid w:val="00E51856"/>
    <w:rsid w:val="00E518F8"/>
    <w:rsid w:val="00E519B5"/>
    <w:rsid w:val="00E51B64"/>
    <w:rsid w:val="00E51BED"/>
    <w:rsid w:val="00E51BF8"/>
    <w:rsid w:val="00E51C14"/>
    <w:rsid w:val="00E51C2E"/>
    <w:rsid w:val="00E51C67"/>
    <w:rsid w:val="00E51C70"/>
    <w:rsid w:val="00E51CFD"/>
    <w:rsid w:val="00E51D4A"/>
    <w:rsid w:val="00E51DC7"/>
    <w:rsid w:val="00E51EDB"/>
    <w:rsid w:val="00E520B4"/>
    <w:rsid w:val="00E520B9"/>
    <w:rsid w:val="00E520BC"/>
    <w:rsid w:val="00E520CE"/>
    <w:rsid w:val="00E520E6"/>
    <w:rsid w:val="00E52138"/>
    <w:rsid w:val="00E52177"/>
    <w:rsid w:val="00E522A3"/>
    <w:rsid w:val="00E522BD"/>
    <w:rsid w:val="00E522FB"/>
    <w:rsid w:val="00E5239F"/>
    <w:rsid w:val="00E523C7"/>
    <w:rsid w:val="00E52403"/>
    <w:rsid w:val="00E5242F"/>
    <w:rsid w:val="00E5246E"/>
    <w:rsid w:val="00E52483"/>
    <w:rsid w:val="00E524A9"/>
    <w:rsid w:val="00E524E9"/>
    <w:rsid w:val="00E524FB"/>
    <w:rsid w:val="00E52628"/>
    <w:rsid w:val="00E5268F"/>
    <w:rsid w:val="00E526D4"/>
    <w:rsid w:val="00E52732"/>
    <w:rsid w:val="00E5283C"/>
    <w:rsid w:val="00E52A29"/>
    <w:rsid w:val="00E52A35"/>
    <w:rsid w:val="00E52B0A"/>
    <w:rsid w:val="00E52B12"/>
    <w:rsid w:val="00E52BE3"/>
    <w:rsid w:val="00E52BF7"/>
    <w:rsid w:val="00E52C17"/>
    <w:rsid w:val="00E52CF1"/>
    <w:rsid w:val="00E52DC6"/>
    <w:rsid w:val="00E52EC3"/>
    <w:rsid w:val="00E52F4B"/>
    <w:rsid w:val="00E52FA7"/>
    <w:rsid w:val="00E52FF1"/>
    <w:rsid w:val="00E530CA"/>
    <w:rsid w:val="00E531EB"/>
    <w:rsid w:val="00E532AD"/>
    <w:rsid w:val="00E5336D"/>
    <w:rsid w:val="00E533F1"/>
    <w:rsid w:val="00E5350A"/>
    <w:rsid w:val="00E53515"/>
    <w:rsid w:val="00E53584"/>
    <w:rsid w:val="00E53856"/>
    <w:rsid w:val="00E538C3"/>
    <w:rsid w:val="00E5396F"/>
    <w:rsid w:val="00E539DA"/>
    <w:rsid w:val="00E53A02"/>
    <w:rsid w:val="00E53A4B"/>
    <w:rsid w:val="00E53AD6"/>
    <w:rsid w:val="00E53B88"/>
    <w:rsid w:val="00E53BE1"/>
    <w:rsid w:val="00E53C23"/>
    <w:rsid w:val="00E53C24"/>
    <w:rsid w:val="00E53D34"/>
    <w:rsid w:val="00E53D9A"/>
    <w:rsid w:val="00E53E0D"/>
    <w:rsid w:val="00E53E67"/>
    <w:rsid w:val="00E53F67"/>
    <w:rsid w:val="00E53F90"/>
    <w:rsid w:val="00E53FD3"/>
    <w:rsid w:val="00E54063"/>
    <w:rsid w:val="00E540BA"/>
    <w:rsid w:val="00E540CB"/>
    <w:rsid w:val="00E541EB"/>
    <w:rsid w:val="00E542E3"/>
    <w:rsid w:val="00E5437C"/>
    <w:rsid w:val="00E543EF"/>
    <w:rsid w:val="00E543FF"/>
    <w:rsid w:val="00E544A6"/>
    <w:rsid w:val="00E54536"/>
    <w:rsid w:val="00E545C9"/>
    <w:rsid w:val="00E5466B"/>
    <w:rsid w:val="00E54747"/>
    <w:rsid w:val="00E54800"/>
    <w:rsid w:val="00E5481D"/>
    <w:rsid w:val="00E54A29"/>
    <w:rsid w:val="00E54AC0"/>
    <w:rsid w:val="00E54B55"/>
    <w:rsid w:val="00E54C16"/>
    <w:rsid w:val="00E54C6D"/>
    <w:rsid w:val="00E54D09"/>
    <w:rsid w:val="00E54D90"/>
    <w:rsid w:val="00E54DA3"/>
    <w:rsid w:val="00E54EAD"/>
    <w:rsid w:val="00E54EBA"/>
    <w:rsid w:val="00E55100"/>
    <w:rsid w:val="00E551B9"/>
    <w:rsid w:val="00E551D2"/>
    <w:rsid w:val="00E5525F"/>
    <w:rsid w:val="00E552DB"/>
    <w:rsid w:val="00E55366"/>
    <w:rsid w:val="00E553D9"/>
    <w:rsid w:val="00E554DE"/>
    <w:rsid w:val="00E554F3"/>
    <w:rsid w:val="00E55544"/>
    <w:rsid w:val="00E5560F"/>
    <w:rsid w:val="00E5561D"/>
    <w:rsid w:val="00E55740"/>
    <w:rsid w:val="00E55BB3"/>
    <w:rsid w:val="00E55C17"/>
    <w:rsid w:val="00E55CB6"/>
    <w:rsid w:val="00E55D6E"/>
    <w:rsid w:val="00E55E11"/>
    <w:rsid w:val="00E55E5C"/>
    <w:rsid w:val="00E55F61"/>
    <w:rsid w:val="00E5600F"/>
    <w:rsid w:val="00E56173"/>
    <w:rsid w:val="00E56246"/>
    <w:rsid w:val="00E563D6"/>
    <w:rsid w:val="00E56404"/>
    <w:rsid w:val="00E564A4"/>
    <w:rsid w:val="00E564D1"/>
    <w:rsid w:val="00E564E1"/>
    <w:rsid w:val="00E56577"/>
    <w:rsid w:val="00E565FA"/>
    <w:rsid w:val="00E5661D"/>
    <w:rsid w:val="00E5664C"/>
    <w:rsid w:val="00E5665A"/>
    <w:rsid w:val="00E566C7"/>
    <w:rsid w:val="00E5670B"/>
    <w:rsid w:val="00E5699F"/>
    <w:rsid w:val="00E56A0C"/>
    <w:rsid w:val="00E56AEE"/>
    <w:rsid w:val="00E56B01"/>
    <w:rsid w:val="00E56B2C"/>
    <w:rsid w:val="00E56B60"/>
    <w:rsid w:val="00E56B74"/>
    <w:rsid w:val="00E56BA7"/>
    <w:rsid w:val="00E56BC5"/>
    <w:rsid w:val="00E56BF7"/>
    <w:rsid w:val="00E56C1A"/>
    <w:rsid w:val="00E56C1E"/>
    <w:rsid w:val="00E56D53"/>
    <w:rsid w:val="00E56DC3"/>
    <w:rsid w:val="00E56DE7"/>
    <w:rsid w:val="00E56E59"/>
    <w:rsid w:val="00E56EA6"/>
    <w:rsid w:val="00E5702B"/>
    <w:rsid w:val="00E57035"/>
    <w:rsid w:val="00E57089"/>
    <w:rsid w:val="00E57190"/>
    <w:rsid w:val="00E57282"/>
    <w:rsid w:val="00E572B0"/>
    <w:rsid w:val="00E5730A"/>
    <w:rsid w:val="00E57450"/>
    <w:rsid w:val="00E57465"/>
    <w:rsid w:val="00E5755B"/>
    <w:rsid w:val="00E575A7"/>
    <w:rsid w:val="00E575D0"/>
    <w:rsid w:val="00E576F6"/>
    <w:rsid w:val="00E5770A"/>
    <w:rsid w:val="00E57770"/>
    <w:rsid w:val="00E577D8"/>
    <w:rsid w:val="00E5780D"/>
    <w:rsid w:val="00E57855"/>
    <w:rsid w:val="00E578BB"/>
    <w:rsid w:val="00E57940"/>
    <w:rsid w:val="00E5799E"/>
    <w:rsid w:val="00E57A66"/>
    <w:rsid w:val="00E57B6B"/>
    <w:rsid w:val="00E57C1C"/>
    <w:rsid w:val="00E57CA8"/>
    <w:rsid w:val="00E57D26"/>
    <w:rsid w:val="00E57D31"/>
    <w:rsid w:val="00E57EBA"/>
    <w:rsid w:val="00E57EBE"/>
    <w:rsid w:val="00E57FD3"/>
    <w:rsid w:val="00E60028"/>
    <w:rsid w:val="00E60036"/>
    <w:rsid w:val="00E6006C"/>
    <w:rsid w:val="00E600CB"/>
    <w:rsid w:val="00E603A3"/>
    <w:rsid w:val="00E60421"/>
    <w:rsid w:val="00E604B8"/>
    <w:rsid w:val="00E6060D"/>
    <w:rsid w:val="00E60695"/>
    <w:rsid w:val="00E6078E"/>
    <w:rsid w:val="00E60986"/>
    <w:rsid w:val="00E609BD"/>
    <w:rsid w:val="00E609DD"/>
    <w:rsid w:val="00E609E6"/>
    <w:rsid w:val="00E60B43"/>
    <w:rsid w:val="00E60BB3"/>
    <w:rsid w:val="00E60CB8"/>
    <w:rsid w:val="00E60CEB"/>
    <w:rsid w:val="00E60CF8"/>
    <w:rsid w:val="00E60D4A"/>
    <w:rsid w:val="00E60DF5"/>
    <w:rsid w:val="00E60E87"/>
    <w:rsid w:val="00E60F28"/>
    <w:rsid w:val="00E60F6C"/>
    <w:rsid w:val="00E60FD2"/>
    <w:rsid w:val="00E610B3"/>
    <w:rsid w:val="00E61115"/>
    <w:rsid w:val="00E61186"/>
    <w:rsid w:val="00E611A2"/>
    <w:rsid w:val="00E611BA"/>
    <w:rsid w:val="00E611E9"/>
    <w:rsid w:val="00E61202"/>
    <w:rsid w:val="00E61306"/>
    <w:rsid w:val="00E6137B"/>
    <w:rsid w:val="00E61415"/>
    <w:rsid w:val="00E6142F"/>
    <w:rsid w:val="00E614BD"/>
    <w:rsid w:val="00E6150C"/>
    <w:rsid w:val="00E61525"/>
    <w:rsid w:val="00E61570"/>
    <w:rsid w:val="00E615DA"/>
    <w:rsid w:val="00E617F6"/>
    <w:rsid w:val="00E6183B"/>
    <w:rsid w:val="00E618E2"/>
    <w:rsid w:val="00E6198D"/>
    <w:rsid w:val="00E619B8"/>
    <w:rsid w:val="00E619D6"/>
    <w:rsid w:val="00E619E9"/>
    <w:rsid w:val="00E61B99"/>
    <w:rsid w:val="00E61D99"/>
    <w:rsid w:val="00E61E29"/>
    <w:rsid w:val="00E61FC8"/>
    <w:rsid w:val="00E62017"/>
    <w:rsid w:val="00E62084"/>
    <w:rsid w:val="00E62103"/>
    <w:rsid w:val="00E62105"/>
    <w:rsid w:val="00E62159"/>
    <w:rsid w:val="00E6218A"/>
    <w:rsid w:val="00E6225E"/>
    <w:rsid w:val="00E6231E"/>
    <w:rsid w:val="00E6237A"/>
    <w:rsid w:val="00E623AA"/>
    <w:rsid w:val="00E623F2"/>
    <w:rsid w:val="00E6243F"/>
    <w:rsid w:val="00E6246D"/>
    <w:rsid w:val="00E624EE"/>
    <w:rsid w:val="00E62573"/>
    <w:rsid w:val="00E62686"/>
    <w:rsid w:val="00E62693"/>
    <w:rsid w:val="00E626C2"/>
    <w:rsid w:val="00E627E2"/>
    <w:rsid w:val="00E6281C"/>
    <w:rsid w:val="00E62865"/>
    <w:rsid w:val="00E6297F"/>
    <w:rsid w:val="00E629D1"/>
    <w:rsid w:val="00E62A1B"/>
    <w:rsid w:val="00E62AD9"/>
    <w:rsid w:val="00E62B6F"/>
    <w:rsid w:val="00E62B78"/>
    <w:rsid w:val="00E62BC5"/>
    <w:rsid w:val="00E62C56"/>
    <w:rsid w:val="00E62CAA"/>
    <w:rsid w:val="00E62D3C"/>
    <w:rsid w:val="00E62D44"/>
    <w:rsid w:val="00E62D76"/>
    <w:rsid w:val="00E62D80"/>
    <w:rsid w:val="00E62E04"/>
    <w:rsid w:val="00E62EE9"/>
    <w:rsid w:val="00E62F21"/>
    <w:rsid w:val="00E62F44"/>
    <w:rsid w:val="00E62F5C"/>
    <w:rsid w:val="00E62F5D"/>
    <w:rsid w:val="00E63022"/>
    <w:rsid w:val="00E6310D"/>
    <w:rsid w:val="00E63150"/>
    <w:rsid w:val="00E6316B"/>
    <w:rsid w:val="00E631C1"/>
    <w:rsid w:val="00E633AA"/>
    <w:rsid w:val="00E6341A"/>
    <w:rsid w:val="00E635A6"/>
    <w:rsid w:val="00E635F2"/>
    <w:rsid w:val="00E635F4"/>
    <w:rsid w:val="00E63610"/>
    <w:rsid w:val="00E63666"/>
    <w:rsid w:val="00E6368C"/>
    <w:rsid w:val="00E63721"/>
    <w:rsid w:val="00E63759"/>
    <w:rsid w:val="00E6388F"/>
    <w:rsid w:val="00E638CE"/>
    <w:rsid w:val="00E63AD5"/>
    <w:rsid w:val="00E63AF4"/>
    <w:rsid w:val="00E63B9D"/>
    <w:rsid w:val="00E63C03"/>
    <w:rsid w:val="00E63CE8"/>
    <w:rsid w:val="00E63CF2"/>
    <w:rsid w:val="00E63CFE"/>
    <w:rsid w:val="00E63D33"/>
    <w:rsid w:val="00E63D49"/>
    <w:rsid w:val="00E63D53"/>
    <w:rsid w:val="00E63DF1"/>
    <w:rsid w:val="00E63F37"/>
    <w:rsid w:val="00E63FAC"/>
    <w:rsid w:val="00E63FCA"/>
    <w:rsid w:val="00E6419D"/>
    <w:rsid w:val="00E641DF"/>
    <w:rsid w:val="00E64213"/>
    <w:rsid w:val="00E64275"/>
    <w:rsid w:val="00E642A3"/>
    <w:rsid w:val="00E644CC"/>
    <w:rsid w:val="00E6450D"/>
    <w:rsid w:val="00E64673"/>
    <w:rsid w:val="00E64827"/>
    <w:rsid w:val="00E6482A"/>
    <w:rsid w:val="00E6488E"/>
    <w:rsid w:val="00E6499A"/>
    <w:rsid w:val="00E64A82"/>
    <w:rsid w:val="00E64AB5"/>
    <w:rsid w:val="00E64B0D"/>
    <w:rsid w:val="00E64B4D"/>
    <w:rsid w:val="00E64DE7"/>
    <w:rsid w:val="00E64E0D"/>
    <w:rsid w:val="00E64F10"/>
    <w:rsid w:val="00E64FD4"/>
    <w:rsid w:val="00E64FE1"/>
    <w:rsid w:val="00E650B1"/>
    <w:rsid w:val="00E65132"/>
    <w:rsid w:val="00E65138"/>
    <w:rsid w:val="00E651AF"/>
    <w:rsid w:val="00E652EB"/>
    <w:rsid w:val="00E65384"/>
    <w:rsid w:val="00E6541D"/>
    <w:rsid w:val="00E6546A"/>
    <w:rsid w:val="00E6557D"/>
    <w:rsid w:val="00E655B4"/>
    <w:rsid w:val="00E655DF"/>
    <w:rsid w:val="00E65603"/>
    <w:rsid w:val="00E65617"/>
    <w:rsid w:val="00E6563C"/>
    <w:rsid w:val="00E658E5"/>
    <w:rsid w:val="00E65A0C"/>
    <w:rsid w:val="00E65A32"/>
    <w:rsid w:val="00E65AA0"/>
    <w:rsid w:val="00E65C72"/>
    <w:rsid w:val="00E65D69"/>
    <w:rsid w:val="00E65D7A"/>
    <w:rsid w:val="00E65DB5"/>
    <w:rsid w:val="00E65E18"/>
    <w:rsid w:val="00E66012"/>
    <w:rsid w:val="00E66047"/>
    <w:rsid w:val="00E660F1"/>
    <w:rsid w:val="00E66159"/>
    <w:rsid w:val="00E66163"/>
    <w:rsid w:val="00E662A7"/>
    <w:rsid w:val="00E664F6"/>
    <w:rsid w:val="00E66515"/>
    <w:rsid w:val="00E66621"/>
    <w:rsid w:val="00E666F0"/>
    <w:rsid w:val="00E6684B"/>
    <w:rsid w:val="00E66850"/>
    <w:rsid w:val="00E66867"/>
    <w:rsid w:val="00E66980"/>
    <w:rsid w:val="00E669F6"/>
    <w:rsid w:val="00E66AA3"/>
    <w:rsid w:val="00E66AAA"/>
    <w:rsid w:val="00E66AAE"/>
    <w:rsid w:val="00E66B1B"/>
    <w:rsid w:val="00E66B91"/>
    <w:rsid w:val="00E66CDD"/>
    <w:rsid w:val="00E66CF3"/>
    <w:rsid w:val="00E66D04"/>
    <w:rsid w:val="00E66F03"/>
    <w:rsid w:val="00E66FAA"/>
    <w:rsid w:val="00E670CE"/>
    <w:rsid w:val="00E6714D"/>
    <w:rsid w:val="00E6727E"/>
    <w:rsid w:val="00E672A5"/>
    <w:rsid w:val="00E672EE"/>
    <w:rsid w:val="00E67318"/>
    <w:rsid w:val="00E67370"/>
    <w:rsid w:val="00E6739D"/>
    <w:rsid w:val="00E67462"/>
    <w:rsid w:val="00E6746F"/>
    <w:rsid w:val="00E6747C"/>
    <w:rsid w:val="00E67520"/>
    <w:rsid w:val="00E67654"/>
    <w:rsid w:val="00E6766E"/>
    <w:rsid w:val="00E67677"/>
    <w:rsid w:val="00E67693"/>
    <w:rsid w:val="00E676BA"/>
    <w:rsid w:val="00E676DC"/>
    <w:rsid w:val="00E67886"/>
    <w:rsid w:val="00E6791E"/>
    <w:rsid w:val="00E67D36"/>
    <w:rsid w:val="00E67E7F"/>
    <w:rsid w:val="00E67FA7"/>
    <w:rsid w:val="00E7003C"/>
    <w:rsid w:val="00E70065"/>
    <w:rsid w:val="00E700D9"/>
    <w:rsid w:val="00E70151"/>
    <w:rsid w:val="00E70199"/>
    <w:rsid w:val="00E7025A"/>
    <w:rsid w:val="00E7026F"/>
    <w:rsid w:val="00E7027B"/>
    <w:rsid w:val="00E70492"/>
    <w:rsid w:val="00E705C4"/>
    <w:rsid w:val="00E705E0"/>
    <w:rsid w:val="00E7060F"/>
    <w:rsid w:val="00E70671"/>
    <w:rsid w:val="00E706A2"/>
    <w:rsid w:val="00E70718"/>
    <w:rsid w:val="00E707D9"/>
    <w:rsid w:val="00E7080C"/>
    <w:rsid w:val="00E70818"/>
    <w:rsid w:val="00E70895"/>
    <w:rsid w:val="00E708B5"/>
    <w:rsid w:val="00E70A63"/>
    <w:rsid w:val="00E70BDA"/>
    <w:rsid w:val="00E70C59"/>
    <w:rsid w:val="00E70D49"/>
    <w:rsid w:val="00E70E48"/>
    <w:rsid w:val="00E70EA5"/>
    <w:rsid w:val="00E70EF7"/>
    <w:rsid w:val="00E70FD0"/>
    <w:rsid w:val="00E710AE"/>
    <w:rsid w:val="00E71100"/>
    <w:rsid w:val="00E711D1"/>
    <w:rsid w:val="00E711EC"/>
    <w:rsid w:val="00E7124C"/>
    <w:rsid w:val="00E7126F"/>
    <w:rsid w:val="00E712CF"/>
    <w:rsid w:val="00E712DB"/>
    <w:rsid w:val="00E712DD"/>
    <w:rsid w:val="00E7130F"/>
    <w:rsid w:val="00E7135B"/>
    <w:rsid w:val="00E713FF"/>
    <w:rsid w:val="00E71415"/>
    <w:rsid w:val="00E7147E"/>
    <w:rsid w:val="00E7159A"/>
    <w:rsid w:val="00E71649"/>
    <w:rsid w:val="00E716BC"/>
    <w:rsid w:val="00E7177F"/>
    <w:rsid w:val="00E717CB"/>
    <w:rsid w:val="00E718E5"/>
    <w:rsid w:val="00E718FA"/>
    <w:rsid w:val="00E7192F"/>
    <w:rsid w:val="00E71938"/>
    <w:rsid w:val="00E7197B"/>
    <w:rsid w:val="00E719B1"/>
    <w:rsid w:val="00E719B4"/>
    <w:rsid w:val="00E71AF1"/>
    <w:rsid w:val="00E71B12"/>
    <w:rsid w:val="00E71BA1"/>
    <w:rsid w:val="00E71E44"/>
    <w:rsid w:val="00E71E90"/>
    <w:rsid w:val="00E71F7F"/>
    <w:rsid w:val="00E71FF9"/>
    <w:rsid w:val="00E72071"/>
    <w:rsid w:val="00E720C5"/>
    <w:rsid w:val="00E7211D"/>
    <w:rsid w:val="00E72215"/>
    <w:rsid w:val="00E72255"/>
    <w:rsid w:val="00E72304"/>
    <w:rsid w:val="00E7230D"/>
    <w:rsid w:val="00E72329"/>
    <w:rsid w:val="00E723A7"/>
    <w:rsid w:val="00E723E5"/>
    <w:rsid w:val="00E7243B"/>
    <w:rsid w:val="00E7251D"/>
    <w:rsid w:val="00E7254C"/>
    <w:rsid w:val="00E725ED"/>
    <w:rsid w:val="00E726E2"/>
    <w:rsid w:val="00E72728"/>
    <w:rsid w:val="00E7273E"/>
    <w:rsid w:val="00E727BB"/>
    <w:rsid w:val="00E7280E"/>
    <w:rsid w:val="00E728A3"/>
    <w:rsid w:val="00E728D1"/>
    <w:rsid w:val="00E728E5"/>
    <w:rsid w:val="00E728F2"/>
    <w:rsid w:val="00E729A8"/>
    <w:rsid w:val="00E72A1A"/>
    <w:rsid w:val="00E72A9B"/>
    <w:rsid w:val="00E72AD8"/>
    <w:rsid w:val="00E72B30"/>
    <w:rsid w:val="00E72BCC"/>
    <w:rsid w:val="00E72CB6"/>
    <w:rsid w:val="00E72D0A"/>
    <w:rsid w:val="00E72D13"/>
    <w:rsid w:val="00E72D2B"/>
    <w:rsid w:val="00E72D86"/>
    <w:rsid w:val="00E72D9E"/>
    <w:rsid w:val="00E72E68"/>
    <w:rsid w:val="00E72EB6"/>
    <w:rsid w:val="00E72ED9"/>
    <w:rsid w:val="00E72FDE"/>
    <w:rsid w:val="00E730C5"/>
    <w:rsid w:val="00E73178"/>
    <w:rsid w:val="00E731D8"/>
    <w:rsid w:val="00E73201"/>
    <w:rsid w:val="00E73389"/>
    <w:rsid w:val="00E733F3"/>
    <w:rsid w:val="00E7349F"/>
    <w:rsid w:val="00E73520"/>
    <w:rsid w:val="00E73812"/>
    <w:rsid w:val="00E73821"/>
    <w:rsid w:val="00E73911"/>
    <w:rsid w:val="00E73A22"/>
    <w:rsid w:val="00E73A74"/>
    <w:rsid w:val="00E73B22"/>
    <w:rsid w:val="00E73B47"/>
    <w:rsid w:val="00E73BA5"/>
    <w:rsid w:val="00E73C36"/>
    <w:rsid w:val="00E73C4A"/>
    <w:rsid w:val="00E73CE7"/>
    <w:rsid w:val="00E73D42"/>
    <w:rsid w:val="00E73D44"/>
    <w:rsid w:val="00E73DD5"/>
    <w:rsid w:val="00E73DEC"/>
    <w:rsid w:val="00E73E28"/>
    <w:rsid w:val="00E73E2A"/>
    <w:rsid w:val="00E73E78"/>
    <w:rsid w:val="00E73F05"/>
    <w:rsid w:val="00E73F0B"/>
    <w:rsid w:val="00E73FB9"/>
    <w:rsid w:val="00E74137"/>
    <w:rsid w:val="00E74239"/>
    <w:rsid w:val="00E7424A"/>
    <w:rsid w:val="00E74388"/>
    <w:rsid w:val="00E7447A"/>
    <w:rsid w:val="00E744EC"/>
    <w:rsid w:val="00E745CE"/>
    <w:rsid w:val="00E746C8"/>
    <w:rsid w:val="00E746CE"/>
    <w:rsid w:val="00E74761"/>
    <w:rsid w:val="00E74762"/>
    <w:rsid w:val="00E74888"/>
    <w:rsid w:val="00E74894"/>
    <w:rsid w:val="00E74969"/>
    <w:rsid w:val="00E749E9"/>
    <w:rsid w:val="00E74B5D"/>
    <w:rsid w:val="00E74B7D"/>
    <w:rsid w:val="00E74C1F"/>
    <w:rsid w:val="00E74C5C"/>
    <w:rsid w:val="00E74CD4"/>
    <w:rsid w:val="00E74E3F"/>
    <w:rsid w:val="00E74E58"/>
    <w:rsid w:val="00E74EBE"/>
    <w:rsid w:val="00E74F80"/>
    <w:rsid w:val="00E75063"/>
    <w:rsid w:val="00E750CD"/>
    <w:rsid w:val="00E7511C"/>
    <w:rsid w:val="00E7518F"/>
    <w:rsid w:val="00E751EA"/>
    <w:rsid w:val="00E7522B"/>
    <w:rsid w:val="00E7529E"/>
    <w:rsid w:val="00E752F9"/>
    <w:rsid w:val="00E75443"/>
    <w:rsid w:val="00E754E2"/>
    <w:rsid w:val="00E75539"/>
    <w:rsid w:val="00E7556E"/>
    <w:rsid w:val="00E75752"/>
    <w:rsid w:val="00E757B5"/>
    <w:rsid w:val="00E757EE"/>
    <w:rsid w:val="00E758ED"/>
    <w:rsid w:val="00E7595A"/>
    <w:rsid w:val="00E75967"/>
    <w:rsid w:val="00E759FA"/>
    <w:rsid w:val="00E75B8F"/>
    <w:rsid w:val="00E75BB6"/>
    <w:rsid w:val="00E75C95"/>
    <w:rsid w:val="00E75CB9"/>
    <w:rsid w:val="00E75CF3"/>
    <w:rsid w:val="00E75CF7"/>
    <w:rsid w:val="00E75CFA"/>
    <w:rsid w:val="00E75DB9"/>
    <w:rsid w:val="00E75F45"/>
    <w:rsid w:val="00E75FBD"/>
    <w:rsid w:val="00E75FC3"/>
    <w:rsid w:val="00E75FEE"/>
    <w:rsid w:val="00E76017"/>
    <w:rsid w:val="00E76047"/>
    <w:rsid w:val="00E76088"/>
    <w:rsid w:val="00E760C9"/>
    <w:rsid w:val="00E76159"/>
    <w:rsid w:val="00E76164"/>
    <w:rsid w:val="00E761D4"/>
    <w:rsid w:val="00E76202"/>
    <w:rsid w:val="00E76322"/>
    <w:rsid w:val="00E7639E"/>
    <w:rsid w:val="00E763F4"/>
    <w:rsid w:val="00E765BA"/>
    <w:rsid w:val="00E7662C"/>
    <w:rsid w:val="00E7667B"/>
    <w:rsid w:val="00E76694"/>
    <w:rsid w:val="00E7674B"/>
    <w:rsid w:val="00E767F1"/>
    <w:rsid w:val="00E76915"/>
    <w:rsid w:val="00E76B2B"/>
    <w:rsid w:val="00E76BF4"/>
    <w:rsid w:val="00E76C40"/>
    <w:rsid w:val="00E76D41"/>
    <w:rsid w:val="00E76DB5"/>
    <w:rsid w:val="00E76DF5"/>
    <w:rsid w:val="00E76DF9"/>
    <w:rsid w:val="00E76E87"/>
    <w:rsid w:val="00E76EA5"/>
    <w:rsid w:val="00E76F8C"/>
    <w:rsid w:val="00E76FB8"/>
    <w:rsid w:val="00E77011"/>
    <w:rsid w:val="00E770A8"/>
    <w:rsid w:val="00E770DB"/>
    <w:rsid w:val="00E77117"/>
    <w:rsid w:val="00E77220"/>
    <w:rsid w:val="00E7726B"/>
    <w:rsid w:val="00E7730A"/>
    <w:rsid w:val="00E7737C"/>
    <w:rsid w:val="00E77384"/>
    <w:rsid w:val="00E77399"/>
    <w:rsid w:val="00E77412"/>
    <w:rsid w:val="00E77440"/>
    <w:rsid w:val="00E774C3"/>
    <w:rsid w:val="00E77517"/>
    <w:rsid w:val="00E775B5"/>
    <w:rsid w:val="00E775F6"/>
    <w:rsid w:val="00E77741"/>
    <w:rsid w:val="00E7779B"/>
    <w:rsid w:val="00E7795C"/>
    <w:rsid w:val="00E779AB"/>
    <w:rsid w:val="00E77A44"/>
    <w:rsid w:val="00E77A81"/>
    <w:rsid w:val="00E77AE5"/>
    <w:rsid w:val="00E77B4F"/>
    <w:rsid w:val="00E77C03"/>
    <w:rsid w:val="00E77C3B"/>
    <w:rsid w:val="00E77CCE"/>
    <w:rsid w:val="00E77E58"/>
    <w:rsid w:val="00E77EAC"/>
    <w:rsid w:val="00E7C9AC"/>
    <w:rsid w:val="00E80000"/>
    <w:rsid w:val="00E8006E"/>
    <w:rsid w:val="00E80168"/>
    <w:rsid w:val="00E801A1"/>
    <w:rsid w:val="00E801F6"/>
    <w:rsid w:val="00E80244"/>
    <w:rsid w:val="00E80288"/>
    <w:rsid w:val="00E8037D"/>
    <w:rsid w:val="00E80423"/>
    <w:rsid w:val="00E80451"/>
    <w:rsid w:val="00E8045D"/>
    <w:rsid w:val="00E80543"/>
    <w:rsid w:val="00E8054B"/>
    <w:rsid w:val="00E805EF"/>
    <w:rsid w:val="00E80638"/>
    <w:rsid w:val="00E80711"/>
    <w:rsid w:val="00E8075C"/>
    <w:rsid w:val="00E80927"/>
    <w:rsid w:val="00E80AF8"/>
    <w:rsid w:val="00E80B8E"/>
    <w:rsid w:val="00E80C6F"/>
    <w:rsid w:val="00E80CC6"/>
    <w:rsid w:val="00E80E29"/>
    <w:rsid w:val="00E80ED1"/>
    <w:rsid w:val="00E80F66"/>
    <w:rsid w:val="00E80F78"/>
    <w:rsid w:val="00E810AC"/>
    <w:rsid w:val="00E810D7"/>
    <w:rsid w:val="00E810DF"/>
    <w:rsid w:val="00E81120"/>
    <w:rsid w:val="00E8119F"/>
    <w:rsid w:val="00E811DE"/>
    <w:rsid w:val="00E81223"/>
    <w:rsid w:val="00E81307"/>
    <w:rsid w:val="00E8133C"/>
    <w:rsid w:val="00E8133F"/>
    <w:rsid w:val="00E813F9"/>
    <w:rsid w:val="00E8144F"/>
    <w:rsid w:val="00E814A5"/>
    <w:rsid w:val="00E8150E"/>
    <w:rsid w:val="00E81540"/>
    <w:rsid w:val="00E81593"/>
    <w:rsid w:val="00E81644"/>
    <w:rsid w:val="00E8189A"/>
    <w:rsid w:val="00E818B4"/>
    <w:rsid w:val="00E8197F"/>
    <w:rsid w:val="00E81A7C"/>
    <w:rsid w:val="00E81ABF"/>
    <w:rsid w:val="00E81B66"/>
    <w:rsid w:val="00E81BD6"/>
    <w:rsid w:val="00E81C90"/>
    <w:rsid w:val="00E81D21"/>
    <w:rsid w:val="00E81E4E"/>
    <w:rsid w:val="00E81EF0"/>
    <w:rsid w:val="00E81F6A"/>
    <w:rsid w:val="00E81FE7"/>
    <w:rsid w:val="00E8204A"/>
    <w:rsid w:val="00E820E0"/>
    <w:rsid w:val="00E821C7"/>
    <w:rsid w:val="00E822DF"/>
    <w:rsid w:val="00E82346"/>
    <w:rsid w:val="00E8235A"/>
    <w:rsid w:val="00E823D5"/>
    <w:rsid w:val="00E8241E"/>
    <w:rsid w:val="00E82445"/>
    <w:rsid w:val="00E82448"/>
    <w:rsid w:val="00E8247E"/>
    <w:rsid w:val="00E824C6"/>
    <w:rsid w:val="00E824E4"/>
    <w:rsid w:val="00E82540"/>
    <w:rsid w:val="00E825A5"/>
    <w:rsid w:val="00E8262F"/>
    <w:rsid w:val="00E829CC"/>
    <w:rsid w:val="00E82A3B"/>
    <w:rsid w:val="00E82BE6"/>
    <w:rsid w:val="00E82C4C"/>
    <w:rsid w:val="00E82D18"/>
    <w:rsid w:val="00E82E5A"/>
    <w:rsid w:val="00E82ED4"/>
    <w:rsid w:val="00E8326D"/>
    <w:rsid w:val="00E832DC"/>
    <w:rsid w:val="00E83319"/>
    <w:rsid w:val="00E83373"/>
    <w:rsid w:val="00E833AB"/>
    <w:rsid w:val="00E833AF"/>
    <w:rsid w:val="00E83444"/>
    <w:rsid w:val="00E8344A"/>
    <w:rsid w:val="00E83489"/>
    <w:rsid w:val="00E834B1"/>
    <w:rsid w:val="00E834EB"/>
    <w:rsid w:val="00E83590"/>
    <w:rsid w:val="00E83614"/>
    <w:rsid w:val="00E836A5"/>
    <w:rsid w:val="00E837E9"/>
    <w:rsid w:val="00E8385C"/>
    <w:rsid w:val="00E838A7"/>
    <w:rsid w:val="00E838EA"/>
    <w:rsid w:val="00E8396D"/>
    <w:rsid w:val="00E839FC"/>
    <w:rsid w:val="00E83A48"/>
    <w:rsid w:val="00E83A74"/>
    <w:rsid w:val="00E83A83"/>
    <w:rsid w:val="00E83AAC"/>
    <w:rsid w:val="00E83AC1"/>
    <w:rsid w:val="00E83B18"/>
    <w:rsid w:val="00E83C99"/>
    <w:rsid w:val="00E83CD9"/>
    <w:rsid w:val="00E83DA4"/>
    <w:rsid w:val="00E83E1B"/>
    <w:rsid w:val="00E83F37"/>
    <w:rsid w:val="00E8400D"/>
    <w:rsid w:val="00E84022"/>
    <w:rsid w:val="00E84062"/>
    <w:rsid w:val="00E84107"/>
    <w:rsid w:val="00E8416F"/>
    <w:rsid w:val="00E84254"/>
    <w:rsid w:val="00E84450"/>
    <w:rsid w:val="00E844B7"/>
    <w:rsid w:val="00E844E1"/>
    <w:rsid w:val="00E84572"/>
    <w:rsid w:val="00E845D1"/>
    <w:rsid w:val="00E84607"/>
    <w:rsid w:val="00E848C1"/>
    <w:rsid w:val="00E84A71"/>
    <w:rsid w:val="00E84B1F"/>
    <w:rsid w:val="00E84BA5"/>
    <w:rsid w:val="00E84C28"/>
    <w:rsid w:val="00E84CA5"/>
    <w:rsid w:val="00E84CD9"/>
    <w:rsid w:val="00E84D52"/>
    <w:rsid w:val="00E84D6C"/>
    <w:rsid w:val="00E84E1B"/>
    <w:rsid w:val="00E84E34"/>
    <w:rsid w:val="00E84F2A"/>
    <w:rsid w:val="00E84FD9"/>
    <w:rsid w:val="00E8507E"/>
    <w:rsid w:val="00E8509C"/>
    <w:rsid w:val="00E85165"/>
    <w:rsid w:val="00E852D3"/>
    <w:rsid w:val="00E85358"/>
    <w:rsid w:val="00E85496"/>
    <w:rsid w:val="00E854E1"/>
    <w:rsid w:val="00E855B0"/>
    <w:rsid w:val="00E8560D"/>
    <w:rsid w:val="00E85621"/>
    <w:rsid w:val="00E857BB"/>
    <w:rsid w:val="00E85828"/>
    <w:rsid w:val="00E85962"/>
    <w:rsid w:val="00E859B6"/>
    <w:rsid w:val="00E859E9"/>
    <w:rsid w:val="00E85C56"/>
    <w:rsid w:val="00E85CE7"/>
    <w:rsid w:val="00E85E21"/>
    <w:rsid w:val="00E85EA5"/>
    <w:rsid w:val="00E85EAB"/>
    <w:rsid w:val="00E85EE6"/>
    <w:rsid w:val="00E85F1D"/>
    <w:rsid w:val="00E85F3A"/>
    <w:rsid w:val="00E85F7F"/>
    <w:rsid w:val="00E86014"/>
    <w:rsid w:val="00E86093"/>
    <w:rsid w:val="00E860C5"/>
    <w:rsid w:val="00E86190"/>
    <w:rsid w:val="00E86390"/>
    <w:rsid w:val="00E863A1"/>
    <w:rsid w:val="00E863DB"/>
    <w:rsid w:val="00E86414"/>
    <w:rsid w:val="00E8645F"/>
    <w:rsid w:val="00E864DC"/>
    <w:rsid w:val="00E864FD"/>
    <w:rsid w:val="00E867CF"/>
    <w:rsid w:val="00E867E4"/>
    <w:rsid w:val="00E86813"/>
    <w:rsid w:val="00E868A3"/>
    <w:rsid w:val="00E86A84"/>
    <w:rsid w:val="00E86A93"/>
    <w:rsid w:val="00E86C1A"/>
    <w:rsid w:val="00E86C2D"/>
    <w:rsid w:val="00E86CA7"/>
    <w:rsid w:val="00E86DAE"/>
    <w:rsid w:val="00E86E27"/>
    <w:rsid w:val="00E86E7D"/>
    <w:rsid w:val="00E86F43"/>
    <w:rsid w:val="00E86F7C"/>
    <w:rsid w:val="00E86F82"/>
    <w:rsid w:val="00E86F8A"/>
    <w:rsid w:val="00E86FD5"/>
    <w:rsid w:val="00E87100"/>
    <w:rsid w:val="00E8718C"/>
    <w:rsid w:val="00E871BF"/>
    <w:rsid w:val="00E871E7"/>
    <w:rsid w:val="00E871FA"/>
    <w:rsid w:val="00E8726A"/>
    <w:rsid w:val="00E87294"/>
    <w:rsid w:val="00E872DB"/>
    <w:rsid w:val="00E873D5"/>
    <w:rsid w:val="00E8747F"/>
    <w:rsid w:val="00E8753A"/>
    <w:rsid w:val="00E87543"/>
    <w:rsid w:val="00E8754F"/>
    <w:rsid w:val="00E8759E"/>
    <w:rsid w:val="00E875EE"/>
    <w:rsid w:val="00E87778"/>
    <w:rsid w:val="00E879F4"/>
    <w:rsid w:val="00E87B87"/>
    <w:rsid w:val="00E87E5F"/>
    <w:rsid w:val="00E87E71"/>
    <w:rsid w:val="00E87F85"/>
    <w:rsid w:val="00E9002F"/>
    <w:rsid w:val="00E9021B"/>
    <w:rsid w:val="00E9033F"/>
    <w:rsid w:val="00E9046F"/>
    <w:rsid w:val="00E90489"/>
    <w:rsid w:val="00E904B4"/>
    <w:rsid w:val="00E90522"/>
    <w:rsid w:val="00E90588"/>
    <w:rsid w:val="00E9063D"/>
    <w:rsid w:val="00E90661"/>
    <w:rsid w:val="00E906DB"/>
    <w:rsid w:val="00E90732"/>
    <w:rsid w:val="00E907EB"/>
    <w:rsid w:val="00E90975"/>
    <w:rsid w:val="00E90B8C"/>
    <w:rsid w:val="00E90D3D"/>
    <w:rsid w:val="00E90DF7"/>
    <w:rsid w:val="00E90E10"/>
    <w:rsid w:val="00E90F55"/>
    <w:rsid w:val="00E90F9C"/>
    <w:rsid w:val="00E90FBD"/>
    <w:rsid w:val="00E91161"/>
    <w:rsid w:val="00E911CC"/>
    <w:rsid w:val="00E911D6"/>
    <w:rsid w:val="00E91234"/>
    <w:rsid w:val="00E912E9"/>
    <w:rsid w:val="00E912FE"/>
    <w:rsid w:val="00E91360"/>
    <w:rsid w:val="00E91364"/>
    <w:rsid w:val="00E913DB"/>
    <w:rsid w:val="00E91406"/>
    <w:rsid w:val="00E91417"/>
    <w:rsid w:val="00E914CB"/>
    <w:rsid w:val="00E91633"/>
    <w:rsid w:val="00E9166A"/>
    <w:rsid w:val="00E91713"/>
    <w:rsid w:val="00E917D6"/>
    <w:rsid w:val="00E918C1"/>
    <w:rsid w:val="00E91905"/>
    <w:rsid w:val="00E91984"/>
    <w:rsid w:val="00E91A3C"/>
    <w:rsid w:val="00E91A64"/>
    <w:rsid w:val="00E91A82"/>
    <w:rsid w:val="00E91ACC"/>
    <w:rsid w:val="00E91B4C"/>
    <w:rsid w:val="00E91B6E"/>
    <w:rsid w:val="00E91BAF"/>
    <w:rsid w:val="00E91C2C"/>
    <w:rsid w:val="00E91C46"/>
    <w:rsid w:val="00E91D73"/>
    <w:rsid w:val="00E91DE9"/>
    <w:rsid w:val="00E91EE0"/>
    <w:rsid w:val="00E91F83"/>
    <w:rsid w:val="00E9201E"/>
    <w:rsid w:val="00E9203D"/>
    <w:rsid w:val="00E920BB"/>
    <w:rsid w:val="00E9212A"/>
    <w:rsid w:val="00E92252"/>
    <w:rsid w:val="00E92259"/>
    <w:rsid w:val="00E92300"/>
    <w:rsid w:val="00E923EB"/>
    <w:rsid w:val="00E9240E"/>
    <w:rsid w:val="00E924AB"/>
    <w:rsid w:val="00E924FA"/>
    <w:rsid w:val="00E92524"/>
    <w:rsid w:val="00E9255B"/>
    <w:rsid w:val="00E92592"/>
    <w:rsid w:val="00E92596"/>
    <w:rsid w:val="00E926CF"/>
    <w:rsid w:val="00E9273C"/>
    <w:rsid w:val="00E927DD"/>
    <w:rsid w:val="00E9281D"/>
    <w:rsid w:val="00E92A4F"/>
    <w:rsid w:val="00E92B19"/>
    <w:rsid w:val="00E92C12"/>
    <w:rsid w:val="00E92F47"/>
    <w:rsid w:val="00E92F64"/>
    <w:rsid w:val="00E93026"/>
    <w:rsid w:val="00E93075"/>
    <w:rsid w:val="00E9309B"/>
    <w:rsid w:val="00E931AF"/>
    <w:rsid w:val="00E9327B"/>
    <w:rsid w:val="00E932D1"/>
    <w:rsid w:val="00E934DF"/>
    <w:rsid w:val="00E93568"/>
    <w:rsid w:val="00E935EF"/>
    <w:rsid w:val="00E93626"/>
    <w:rsid w:val="00E936F7"/>
    <w:rsid w:val="00E93951"/>
    <w:rsid w:val="00E93983"/>
    <w:rsid w:val="00E939B6"/>
    <w:rsid w:val="00E939FA"/>
    <w:rsid w:val="00E93AD3"/>
    <w:rsid w:val="00E93B23"/>
    <w:rsid w:val="00E93B5F"/>
    <w:rsid w:val="00E93B67"/>
    <w:rsid w:val="00E93C6B"/>
    <w:rsid w:val="00E93C89"/>
    <w:rsid w:val="00E93DCD"/>
    <w:rsid w:val="00E93EC9"/>
    <w:rsid w:val="00E93F26"/>
    <w:rsid w:val="00E93F3D"/>
    <w:rsid w:val="00E93FB2"/>
    <w:rsid w:val="00E93FC1"/>
    <w:rsid w:val="00E941DA"/>
    <w:rsid w:val="00E9420F"/>
    <w:rsid w:val="00E94241"/>
    <w:rsid w:val="00E9424D"/>
    <w:rsid w:val="00E942A0"/>
    <w:rsid w:val="00E942BE"/>
    <w:rsid w:val="00E9430A"/>
    <w:rsid w:val="00E9447B"/>
    <w:rsid w:val="00E94763"/>
    <w:rsid w:val="00E947E8"/>
    <w:rsid w:val="00E948C7"/>
    <w:rsid w:val="00E94A01"/>
    <w:rsid w:val="00E94A1B"/>
    <w:rsid w:val="00E94B21"/>
    <w:rsid w:val="00E94CD5"/>
    <w:rsid w:val="00E94D68"/>
    <w:rsid w:val="00E94D9E"/>
    <w:rsid w:val="00E94EEB"/>
    <w:rsid w:val="00E94F1B"/>
    <w:rsid w:val="00E94F94"/>
    <w:rsid w:val="00E9502B"/>
    <w:rsid w:val="00E9509D"/>
    <w:rsid w:val="00E950AB"/>
    <w:rsid w:val="00E950EB"/>
    <w:rsid w:val="00E95189"/>
    <w:rsid w:val="00E95427"/>
    <w:rsid w:val="00E9548C"/>
    <w:rsid w:val="00E954CD"/>
    <w:rsid w:val="00E9550B"/>
    <w:rsid w:val="00E95510"/>
    <w:rsid w:val="00E9554E"/>
    <w:rsid w:val="00E9557E"/>
    <w:rsid w:val="00E955E2"/>
    <w:rsid w:val="00E955E9"/>
    <w:rsid w:val="00E95613"/>
    <w:rsid w:val="00E95676"/>
    <w:rsid w:val="00E956B3"/>
    <w:rsid w:val="00E956C8"/>
    <w:rsid w:val="00E956C9"/>
    <w:rsid w:val="00E95732"/>
    <w:rsid w:val="00E95782"/>
    <w:rsid w:val="00E957BC"/>
    <w:rsid w:val="00E957C8"/>
    <w:rsid w:val="00E957E2"/>
    <w:rsid w:val="00E95837"/>
    <w:rsid w:val="00E9587C"/>
    <w:rsid w:val="00E959AB"/>
    <w:rsid w:val="00E959F2"/>
    <w:rsid w:val="00E95AC4"/>
    <w:rsid w:val="00E95AF9"/>
    <w:rsid w:val="00E95B38"/>
    <w:rsid w:val="00E95BA1"/>
    <w:rsid w:val="00E95CC1"/>
    <w:rsid w:val="00E95CD1"/>
    <w:rsid w:val="00E95DD2"/>
    <w:rsid w:val="00E95DF3"/>
    <w:rsid w:val="00E95E0A"/>
    <w:rsid w:val="00E95E44"/>
    <w:rsid w:val="00E95E5E"/>
    <w:rsid w:val="00E95EC1"/>
    <w:rsid w:val="00E961A0"/>
    <w:rsid w:val="00E96222"/>
    <w:rsid w:val="00E962D3"/>
    <w:rsid w:val="00E964CF"/>
    <w:rsid w:val="00E96516"/>
    <w:rsid w:val="00E96568"/>
    <w:rsid w:val="00E96577"/>
    <w:rsid w:val="00E96586"/>
    <w:rsid w:val="00E96689"/>
    <w:rsid w:val="00E966AB"/>
    <w:rsid w:val="00E9685A"/>
    <w:rsid w:val="00E9688F"/>
    <w:rsid w:val="00E968EF"/>
    <w:rsid w:val="00E96975"/>
    <w:rsid w:val="00E96993"/>
    <w:rsid w:val="00E96A4F"/>
    <w:rsid w:val="00E96AD5"/>
    <w:rsid w:val="00E96B50"/>
    <w:rsid w:val="00E96CC0"/>
    <w:rsid w:val="00E96CD2"/>
    <w:rsid w:val="00E96D7E"/>
    <w:rsid w:val="00E96E25"/>
    <w:rsid w:val="00E96E49"/>
    <w:rsid w:val="00E96E4B"/>
    <w:rsid w:val="00E96F1B"/>
    <w:rsid w:val="00E9703F"/>
    <w:rsid w:val="00E9704D"/>
    <w:rsid w:val="00E9721B"/>
    <w:rsid w:val="00E97317"/>
    <w:rsid w:val="00E973F3"/>
    <w:rsid w:val="00E97448"/>
    <w:rsid w:val="00E974C7"/>
    <w:rsid w:val="00E97525"/>
    <w:rsid w:val="00E97590"/>
    <w:rsid w:val="00E976FD"/>
    <w:rsid w:val="00E977B3"/>
    <w:rsid w:val="00E978F2"/>
    <w:rsid w:val="00E97902"/>
    <w:rsid w:val="00E9794A"/>
    <w:rsid w:val="00E97954"/>
    <w:rsid w:val="00E97AE0"/>
    <w:rsid w:val="00E97AEE"/>
    <w:rsid w:val="00E97C64"/>
    <w:rsid w:val="00E97CA7"/>
    <w:rsid w:val="00E97D3D"/>
    <w:rsid w:val="00E97DEA"/>
    <w:rsid w:val="00E97F76"/>
    <w:rsid w:val="00E97FDA"/>
    <w:rsid w:val="00E9C2A5"/>
    <w:rsid w:val="00EA0008"/>
    <w:rsid w:val="00EA0085"/>
    <w:rsid w:val="00EA01A6"/>
    <w:rsid w:val="00EA01B5"/>
    <w:rsid w:val="00EA01E3"/>
    <w:rsid w:val="00EA0212"/>
    <w:rsid w:val="00EA0264"/>
    <w:rsid w:val="00EA02B9"/>
    <w:rsid w:val="00EA02C1"/>
    <w:rsid w:val="00EA045A"/>
    <w:rsid w:val="00EA04A0"/>
    <w:rsid w:val="00EA0537"/>
    <w:rsid w:val="00EA0661"/>
    <w:rsid w:val="00EA06D9"/>
    <w:rsid w:val="00EA0771"/>
    <w:rsid w:val="00EA07E2"/>
    <w:rsid w:val="00EA091A"/>
    <w:rsid w:val="00EA0A49"/>
    <w:rsid w:val="00EA0B14"/>
    <w:rsid w:val="00EA0BB9"/>
    <w:rsid w:val="00EA0C89"/>
    <w:rsid w:val="00EA0CD2"/>
    <w:rsid w:val="00EA0D1F"/>
    <w:rsid w:val="00EA0DC1"/>
    <w:rsid w:val="00EA0DC2"/>
    <w:rsid w:val="00EA0DD6"/>
    <w:rsid w:val="00EA0EA3"/>
    <w:rsid w:val="00EA0EA7"/>
    <w:rsid w:val="00EA0FEE"/>
    <w:rsid w:val="00EA11A5"/>
    <w:rsid w:val="00EA122B"/>
    <w:rsid w:val="00EA1393"/>
    <w:rsid w:val="00EA156B"/>
    <w:rsid w:val="00EA15F9"/>
    <w:rsid w:val="00EA1608"/>
    <w:rsid w:val="00EA1763"/>
    <w:rsid w:val="00EA178D"/>
    <w:rsid w:val="00EA17F6"/>
    <w:rsid w:val="00EA17FD"/>
    <w:rsid w:val="00EA18A3"/>
    <w:rsid w:val="00EA18A5"/>
    <w:rsid w:val="00EA18AA"/>
    <w:rsid w:val="00EA18BC"/>
    <w:rsid w:val="00EA1967"/>
    <w:rsid w:val="00EA1980"/>
    <w:rsid w:val="00EA19F8"/>
    <w:rsid w:val="00EA1A04"/>
    <w:rsid w:val="00EA1A21"/>
    <w:rsid w:val="00EA1A49"/>
    <w:rsid w:val="00EA1B0E"/>
    <w:rsid w:val="00EA1BE8"/>
    <w:rsid w:val="00EA1C6B"/>
    <w:rsid w:val="00EA1C78"/>
    <w:rsid w:val="00EA1D95"/>
    <w:rsid w:val="00EA1DD3"/>
    <w:rsid w:val="00EA1DF7"/>
    <w:rsid w:val="00EA1E1F"/>
    <w:rsid w:val="00EA1FBF"/>
    <w:rsid w:val="00EA1FE3"/>
    <w:rsid w:val="00EA1FF2"/>
    <w:rsid w:val="00EA2104"/>
    <w:rsid w:val="00EA2243"/>
    <w:rsid w:val="00EA22BD"/>
    <w:rsid w:val="00EA22F1"/>
    <w:rsid w:val="00EA232E"/>
    <w:rsid w:val="00EA23AE"/>
    <w:rsid w:val="00EA241C"/>
    <w:rsid w:val="00EA25AF"/>
    <w:rsid w:val="00EA25D2"/>
    <w:rsid w:val="00EA2738"/>
    <w:rsid w:val="00EA2821"/>
    <w:rsid w:val="00EA28E8"/>
    <w:rsid w:val="00EA2A76"/>
    <w:rsid w:val="00EA2A77"/>
    <w:rsid w:val="00EA2A86"/>
    <w:rsid w:val="00EA2AAB"/>
    <w:rsid w:val="00EA2B5D"/>
    <w:rsid w:val="00EA2BE6"/>
    <w:rsid w:val="00EA2C2F"/>
    <w:rsid w:val="00EA2C43"/>
    <w:rsid w:val="00EA2C49"/>
    <w:rsid w:val="00EA2C4D"/>
    <w:rsid w:val="00EA2D9A"/>
    <w:rsid w:val="00EA2D9D"/>
    <w:rsid w:val="00EA2DA0"/>
    <w:rsid w:val="00EA2FD0"/>
    <w:rsid w:val="00EA2FE1"/>
    <w:rsid w:val="00EA3120"/>
    <w:rsid w:val="00EA32C4"/>
    <w:rsid w:val="00EA3345"/>
    <w:rsid w:val="00EA345D"/>
    <w:rsid w:val="00EA3593"/>
    <w:rsid w:val="00EA35DA"/>
    <w:rsid w:val="00EA3612"/>
    <w:rsid w:val="00EA3660"/>
    <w:rsid w:val="00EA366C"/>
    <w:rsid w:val="00EA3690"/>
    <w:rsid w:val="00EA3715"/>
    <w:rsid w:val="00EA374B"/>
    <w:rsid w:val="00EA379B"/>
    <w:rsid w:val="00EA37B2"/>
    <w:rsid w:val="00EA3844"/>
    <w:rsid w:val="00EA3849"/>
    <w:rsid w:val="00EA3A8B"/>
    <w:rsid w:val="00EA3AEA"/>
    <w:rsid w:val="00EA3AEF"/>
    <w:rsid w:val="00EA3B1F"/>
    <w:rsid w:val="00EA3CF0"/>
    <w:rsid w:val="00EA3D1E"/>
    <w:rsid w:val="00EA3D39"/>
    <w:rsid w:val="00EA3DC9"/>
    <w:rsid w:val="00EA3DE5"/>
    <w:rsid w:val="00EA3EFD"/>
    <w:rsid w:val="00EA3F90"/>
    <w:rsid w:val="00EA3F9A"/>
    <w:rsid w:val="00EA3FE0"/>
    <w:rsid w:val="00EA401E"/>
    <w:rsid w:val="00EA422C"/>
    <w:rsid w:val="00EA422E"/>
    <w:rsid w:val="00EA4230"/>
    <w:rsid w:val="00EA423D"/>
    <w:rsid w:val="00EA431F"/>
    <w:rsid w:val="00EA4564"/>
    <w:rsid w:val="00EA456C"/>
    <w:rsid w:val="00EA4698"/>
    <w:rsid w:val="00EA46B3"/>
    <w:rsid w:val="00EA4720"/>
    <w:rsid w:val="00EA4749"/>
    <w:rsid w:val="00EA4761"/>
    <w:rsid w:val="00EA4764"/>
    <w:rsid w:val="00EA47C5"/>
    <w:rsid w:val="00EA47E3"/>
    <w:rsid w:val="00EA481E"/>
    <w:rsid w:val="00EA4A53"/>
    <w:rsid w:val="00EA4B2B"/>
    <w:rsid w:val="00EA4BBE"/>
    <w:rsid w:val="00EA4C57"/>
    <w:rsid w:val="00EA4CA8"/>
    <w:rsid w:val="00EA4CC4"/>
    <w:rsid w:val="00EA4D90"/>
    <w:rsid w:val="00EA4DC4"/>
    <w:rsid w:val="00EA4DF1"/>
    <w:rsid w:val="00EA4E44"/>
    <w:rsid w:val="00EA4E9A"/>
    <w:rsid w:val="00EA4EAE"/>
    <w:rsid w:val="00EA4F0D"/>
    <w:rsid w:val="00EA4F54"/>
    <w:rsid w:val="00EA5177"/>
    <w:rsid w:val="00EA518A"/>
    <w:rsid w:val="00EA51D0"/>
    <w:rsid w:val="00EA51F7"/>
    <w:rsid w:val="00EA524E"/>
    <w:rsid w:val="00EA5332"/>
    <w:rsid w:val="00EA536C"/>
    <w:rsid w:val="00EA53D9"/>
    <w:rsid w:val="00EA551F"/>
    <w:rsid w:val="00EA557C"/>
    <w:rsid w:val="00EA56A2"/>
    <w:rsid w:val="00EA585E"/>
    <w:rsid w:val="00EA59D1"/>
    <w:rsid w:val="00EA5A51"/>
    <w:rsid w:val="00EA5ABB"/>
    <w:rsid w:val="00EA5B2D"/>
    <w:rsid w:val="00EA5C37"/>
    <w:rsid w:val="00EA5C8C"/>
    <w:rsid w:val="00EA5CB6"/>
    <w:rsid w:val="00EA5DF0"/>
    <w:rsid w:val="00EA6170"/>
    <w:rsid w:val="00EA6248"/>
    <w:rsid w:val="00EA62BC"/>
    <w:rsid w:val="00EA6318"/>
    <w:rsid w:val="00EA63F2"/>
    <w:rsid w:val="00EA63FD"/>
    <w:rsid w:val="00EA64D9"/>
    <w:rsid w:val="00EA65A9"/>
    <w:rsid w:val="00EA65FA"/>
    <w:rsid w:val="00EA6715"/>
    <w:rsid w:val="00EA6720"/>
    <w:rsid w:val="00EA6901"/>
    <w:rsid w:val="00EA699D"/>
    <w:rsid w:val="00EA6B3B"/>
    <w:rsid w:val="00EA6B59"/>
    <w:rsid w:val="00EA6B88"/>
    <w:rsid w:val="00EA6C78"/>
    <w:rsid w:val="00EA6CD1"/>
    <w:rsid w:val="00EA6CF6"/>
    <w:rsid w:val="00EA6E9E"/>
    <w:rsid w:val="00EA6F52"/>
    <w:rsid w:val="00EA7074"/>
    <w:rsid w:val="00EA70DE"/>
    <w:rsid w:val="00EA7119"/>
    <w:rsid w:val="00EA7171"/>
    <w:rsid w:val="00EA7178"/>
    <w:rsid w:val="00EA71AB"/>
    <w:rsid w:val="00EA71F5"/>
    <w:rsid w:val="00EA7285"/>
    <w:rsid w:val="00EA7545"/>
    <w:rsid w:val="00EA754B"/>
    <w:rsid w:val="00EA7659"/>
    <w:rsid w:val="00EA7728"/>
    <w:rsid w:val="00EA7743"/>
    <w:rsid w:val="00EA7753"/>
    <w:rsid w:val="00EA7781"/>
    <w:rsid w:val="00EA77C3"/>
    <w:rsid w:val="00EA780A"/>
    <w:rsid w:val="00EA7834"/>
    <w:rsid w:val="00EA787A"/>
    <w:rsid w:val="00EA78F7"/>
    <w:rsid w:val="00EA7931"/>
    <w:rsid w:val="00EA7A27"/>
    <w:rsid w:val="00EA7AEB"/>
    <w:rsid w:val="00EA7AF1"/>
    <w:rsid w:val="00EA7B06"/>
    <w:rsid w:val="00EA7B22"/>
    <w:rsid w:val="00EA7B4A"/>
    <w:rsid w:val="00EA7B57"/>
    <w:rsid w:val="00EA7CA8"/>
    <w:rsid w:val="00EA7E73"/>
    <w:rsid w:val="00EB0022"/>
    <w:rsid w:val="00EB0069"/>
    <w:rsid w:val="00EB011D"/>
    <w:rsid w:val="00EB02E1"/>
    <w:rsid w:val="00EB032D"/>
    <w:rsid w:val="00EB0463"/>
    <w:rsid w:val="00EB063C"/>
    <w:rsid w:val="00EB06D4"/>
    <w:rsid w:val="00EB0731"/>
    <w:rsid w:val="00EB07CF"/>
    <w:rsid w:val="00EB0870"/>
    <w:rsid w:val="00EB093A"/>
    <w:rsid w:val="00EB0A93"/>
    <w:rsid w:val="00EB0B20"/>
    <w:rsid w:val="00EB0B58"/>
    <w:rsid w:val="00EB0B8C"/>
    <w:rsid w:val="00EB0CD0"/>
    <w:rsid w:val="00EB0D82"/>
    <w:rsid w:val="00EB0F8F"/>
    <w:rsid w:val="00EB1279"/>
    <w:rsid w:val="00EB12D4"/>
    <w:rsid w:val="00EB13B3"/>
    <w:rsid w:val="00EB1401"/>
    <w:rsid w:val="00EB144C"/>
    <w:rsid w:val="00EB14A5"/>
    <w:rsid w:val="00EB1519"/>
    <w:rsid w:val="00EB1528"/>
    <w:rsid w:val="00EB1598"/>
    <w:rsid w:val="00EB15F2"/>
    <w:rsid w:val="00EB1624"/>
    <w:rsid w:val="00EB16B0"/>
    <w:rsid w:val="00EB16C1"/>
    <w:rsid w:val="00EB1927"/>
    <w:rsid w:val="00EB19B3"/>
    <w:rsid w:val="00EB19B8"/>
    <w:rsid w:val="00EB1A9D"/>
    <w:rsid w:val="00EB1ACE"/>
    <w:rsid w:val="00EB1C4D"/>
    <w:rsid w:val="00EB1CB5"/>
    <w:rsid w:val="00EB1FCC"/>
    <w:rsid w:val="00EB2070"/>
    <w:rsid w:val="00EB2090"/>
    <w:rsid w:val="00EB20EE"/>
    <w:rsid w:val="00EB216B"/>
    <w:rsid w:val="00EB21D6"/>
    <w:rsid w:val="00EB2270"/>
    <w:rsid w:val="00EB2387"/>
    <w:rsid w:val="00EB238E"/>
    <w:rsid w:val="00EB23AB"/>
    <w:rsid w:val="00EB23D7"/>
    <w:rsid w:val="00EB244B"/>
    <w:rsid w:val="00EB25E5"/>
    <w:rsid w:val="00EB2682"/>
    <w:rsid w:val="00EB2710"/>
    <w:rsid w:val="00EB2778"/>
    <w:rsid w:val="00EB2791"/>
    <w:rsid w:val="00EB2796"/>
    <w:rsid w:val="00EB282E"/>
    <w:rsid w:val="00EB2876"/>
    <w:rsid w:val="00EB2ABC"/>
    <w:rsid w:val="00EB2ACD"/>
    <w:rsid w:val="00EB2B47"/>
    <w:rsid w:val="00EB2B50"/>
    <w:rsid w:val="00EB2BA4"/>
    <w:rsid w:val="00EB2BFD"/>
    <w:rsid w:val="00EB2C74"/>
    <w:rsid w:val="00EB2CB3"/>
    <w:rsid w:val="00EB2D19"/>
    <w:rsid w:val="00EB2D92"/>
    <w:rsid w:val="00EB2E27"/>
    <w:rsid w:val="00EB2E69"/>
    <w:rsid w:val="00EB2F2E"/>
    <w:rsid w:val="00EB2FC9"/>
    <w:rsid w:val="00EB3011"/>
    <w:rsid w:val="00EB3038"/>
    <w:rsid w:val="00EB311E"/>
    <w:rsid w:val="00EB3395"/>
    <w:rsid w:val="00EB339E"/>
    <w:rsid w:val="00EB33B8"/>
    <w:rsid w:val="00EB33D2"/>
    <w:rsid w:val="00EB33DF"/>
    <w:rsid w:val="00EB357E"/>
    <w:rsid w:val="00EB362D"/>
    <w:rsid w:val="00EB3645"/>
    <w:rsid w:val="00EB3659"/>
    <w:rsid w:val="00EB37DE"/>
    <w:rsid w:val="00EB3841"/>
    <w:rsid w:val="00EB3920"/>
    <w:rsid w:val="00EB393D"/>
    <w:rsid w:val="00EB39BF"/>
    <w:rsid w:val="00EB39D4"/>
    <w:rsid w:val="00EB3B25"/>
    <w:rsid w:val="00EB3BBF"/>
    <w:rsid w:val="00EB3DE2"/>
    <w:rsid w:val="00EB3E34"/>
    <w:rsid w:val="00EB3F5B"/>
    <w:rsid w:val="00EB3F66"/>
    <w:rsid w:val="00EB4065"/>
    <w:rsid w:val="00EB40F9"/>
    <w:rsid w:val="00EB4135"/>
    <w:rsid w:val="00EB41E9"/>
    <w:rsid w:val="00EB41F5"/>
    <w:rsid w:val="00EB4266"/>
    <w:rsid w:val="00EB42A3"/>
    <w:rsid w:val="00EB43D5"/>
    <w:rsid w:val="00EB4546"/>
    <w:rsid w:val="00EB45C7"/>
    <w:rsid w:val="00EB462F"/>
    <w:rsid w:val="00EB4644"/>
    <w:rsid w:val="00EB4811"/>
    <w:rsid w:val="00EB48B0"/>
    <w:rsid w:val="00EB4A1F"/>
    <w:rsid w:val="00EB4A38"/>
    <w:rsid w:val="00EB4A72"/>
    <w:rsid w:val="00EB4A89"/>
    <w:rsid w:val="00EB4B27"/>
    <w:rsid w:val="00EB4B96"/>
    <w:rsid w:val="00EB4BBE"/>
    <w:rsid w:val="00EB4C1C"/>
    <w:rsid w:val="00EB4C6F"/>
    <w:rsid w:val="00EB4C7A"/>
    <w:rsid w:val="00EB4DDC"/>
    <w:rsid w:val="00EB4EA0"/>
    <w:rsid w:val="00EB5008"/>
    <w:rsid w:val="00EB500F"/>
    <w:rsid w:val="00EB501F"/>
    <w:rsid w:val="00EB513D"/>
    <w:rsid w:val="00EB51E8"/>
    <w:rsid w:val="00EB52EA"/>
    <w:rsid w:val="00EB5349"/>
    <w:rsid w:val="00EB535B"/>
    <w:rsid w:val="00EB5393"/>
    <w:rsid w:val="00EB53CE"/>
    <w:rsid w:val="00EB5466"/>
    <w:rsid w:val="00EB5477"/>
    <w:rsid w:val="00EB55AD"/>
    <w:rsid w:val="00EB56C8"/>
    <w:rsid w:val="00EB5702"/>
    <w:rsid w:val="00EB58F4"/>
    <w:rsid w:val="00EB5A04"/>
    <w:rsid w:val="00EB5AFC"/>
    <w:rsid w:val="00EB5B60"/>
    <w:rsid w:val="00EB5BAC"/>
    <w:rsid w:val="00EB5BD7"/>
    <w:rsid w:val="00EB5E53"/>
    <w:rsid w:val="00EB5E94"/>
    <w:rsid w:val="00EB5ED8"/>
    <w:rsid w:val="00EB5F53"/>
    <w:rsid w:val="00EB5F5A"/>
    <w:rsid w:val="00EB5F74"/>
    <w:rsid w:val="00EB6008"/>
    <w:rsid w:val="00EB6098"/>
    <w:rsid w:val="00EB60C9"/>
    <w:rsid w:val="00EB6138"/>
    <w:rsid w:val="00EB6139"/>
    <w:rsid w:val="00EB615C"/>
    <w:rsid w:val="00EB61C1"/>
    <w:rsid w:val="00EB627E"/>
    <w:rsid w:val="00EB634A"/>
    <w:rsid w:val="00EB63C0"/>
    <w:rsid w:val="00EB640D"/>
    <w:rsid w:val="00EB657F"/>
    <w:rsid w:val="00EB65BC"/>
    <w:rsid w:val="00EB66C9"/>
    <w:rsid w:val="00EB66D8"/>
    <w:rsid w:val="00EB675A"/>
    <w:rsid w:val="00EB6765"/>
    <w:rsid w:val="00EB6792"/>
    <w:rsid w:val="00EB683A"/>
    <w:rsid w:val="00EB68B1"/>
    <w:rsid w:val="00EB68CE"/>
    <w:rsid w:val="00EB690C"/>
    <w:rsid w:val="00EB6918"/>
    <w:rsid w:val="00EB6A50"/>
    <w:rsid w:val="00EB6A6C"/>
    <w:rsid w:val="00EB6AE1"/>
    <w:rsid w:val="00EB6B4A"/>
    <w:rsid w:val="00EB6CC8"/>
    <w:rsid w:val="00EB6D30"/>
    <w:rsid w:val="00EB6D3F"/>
    <w:rsid w:val="00EB6D55"/>
    <w:rsid w:val="00EB6D7E"/>
    <w:rsid w:val="00EB6E6F"/>
    <w:rsid w:val="00EB6F07"/>
    <w:rsid w:val="00EB6F11"/>
    <w:rsid w:val="00EB6F52"/>
    <w:rsid w:val="00EB6F8F"/>
    <w:rsid w:val="00EB701F"/>
    <w:rsid w:val="00EB7123"/>
    <w:rsid w:val="00EB712A"/>
    <w:rsid w:val="00EB7292"/>
    <w:rsid w:val="00EB73B2"/>
    <w:rsid w:val="00EB7470"/>
    <w:rsid w:val="00EB7506"/>
    <w:rsid w:val="00EB755F"/>
    <w:rsid w:val="00EB760F"/>
    <w:rsid w:val="00EB761C"/>
    <w:rsid w:val="00EB7668"/>
    <w:rsid w:val="00EB7724"/>
    <w:rsid w:val="00EB7752"/>
    <w:rsid w:val="00EB7878"/>
    <w:rsid w:val="00EB79AA"/>
    <w:rsid w:val="00EB7A32"/>
    <w:rsid w:val="00EB7A3F"/>
    <w:rsid w:val="00EB7ACA"/>
    <w:rsid w:val="00EB7ADE"/>
    <w:rsid w:val="00EB7C66"/>
    <w:rsid w:val="00EB7EC1"/>
    <w:rsid w:val="00EB7F60"/>
    <w:rsid w:val="00EB7F7C"/>
    <w:rsid w:val="00EC0023"/>
    <w:rsid w:val="00EC0025"/>
    <w:rsid w:val="00EC0074"/>
    <w:rsid w:val="00EC022D"/>
    <w:rsid w:val="00EC0288"/>
    <w:rsid w:val="00EC02AE"/>
    <w:rsid w:val="00EC03B8"/>
    <w:rsid w:val="00EC03D9"/>
    <w:rsid w:val="00EC054F"/>
    <w:rsid w:val="00EC0604"/>
    <w:rsid w:val="00EC062E"/>
    <w:rsid w:val="00EC06E1"/>
    <w:rsid w:val="00EC06FB"/>
    <w:rsid w:val="00EC075D"/>
    <w:rsid w:val="00EC0783"/>
    <w:rsid w:val="00EC07C8"/>
    <w:rsid w:val="00EC080D"/>
    <w:rsid w:val="00EC08DB"/>
    <w:rsid w:val="00EC0995"/>
    <w:rsid w:val="00EC0A00"/>
    <w:rsid w:val="00EC0AEE"/>
    <w:rsid w:val="00EC0C76"/>
    <w:rsid w:val="00EC0D6D"/>
    <w:rsid w:val="00EC0E7C"/>
    <w:rsid w:val="00EC0EC2"/>
    <w:rsid w:val="00EC0F1B"/>
    <w:rsid w:val="00EC0FF5"/>
    <w:rsid w:val="00EC10FC"/>
    <w:rsid w:val="00EC112D"/>
    <w:rsid w:val="00EC11D0"/>
    <w:rsid w:val="00EC11F6"/>
    <w:rsid w:val="00EC1259"/>
    <w:rsid w:val="00EC1284"/>
    <w:rsid w:val="00EC12D6"/>
    <w:rsid w:val="00EC1310"/>
    <w:rsid w:val="00EC1323"/>
    <w:rsid w:val="00EC13F7"/>
    <w:rsid w:val="00EC14BE"/>
    <w:rsid w:val="00EC1500"/>
    <w:rsid w:val="00EC176E"/>
    <w:rsid w:val="00EC17B0"/>
    <w:rsid w:val="00EC188E"/>
    <w:rsid w:val="00EC1A51"/>
    <w:rsid w:val="00EC1AD4"/>
    <w:rsid w:val="00EC1AE1"/>
    <w:rsid w:val="00EC1AE2"/>
    <w:rsid w:val="00EC1B3F"/>
    <w:rsid w:val="00EC1CC0"/>
    <w:rsid w:val="00EC1F32"/>
    <w:rsid w:val="00EC1F7F"/>
    <w:rsid w:val="00EC1FE5"/>
    <w:rsid w:val="00EC1FE6"/>
    <w:rsid w:val="00EC2063"/>
    <w:rsid w:val="00EC208B"/>
    <w:rsid w:val="00EC2112"/>
    <w:rsid w:val="00EC22F2"/>
    <w:rsid w:val="00EC244B"/>
    <w:rsid w:val="00EC25AB"/>
    <w:rsid w:val="00EC25CF"/>
    <w:rsid w:val="00EC262D"/>
    <w:rsid w:val="00EC26BA"/>
    <w:rsid w:val="00EC26E3"/>
    <w:rsid w:val="00EC26E8"/>
    <w:rsid w:val="00EC2796"/>
    <w:rsid w:val="00EC2974"/>
    <w:rsid w:val="00EC299A"/>
    <w:rsid w:val="00EC2A77"/>
    <w:rsid w:val="00EC2AA9"/>
    <w:rsid w:val="00EC2CF2"/>
    <w:rsid w:val="00EC2D9D"/>
    <w:rsid w:val="00EC2DF5"/>
    <w:rsid w:val="00EC2F45"/>
    <w:rsid w:val="00EC2F88"/>
    <w:rsid w:val="00EC30F2"/>
    <w:rsid w:val="00EC31C1"/>
    <w:rsid w:val="00EC3290"/>
    <w:rsid w:val="00EC3318"/>
    <w:rsid w:val="00EC332F"/>
    <w:rsid w:val="00EC33E8"/>
    <w:rsid w:val="00EC3458"/>
    <w:rsid w:val="00EC3517"/>
    <w:rsid w:val="00EC3566"/>
    <w:rsid w:val="00EC356A"/>
    <w:rsid w:val="00EC3583"/>
    <w:rsid w:val="00EC3593"/>
    <w:rsid w:val="00EC36A0"/>
    <w:rsid w:val="00EC36BF"/>
    <w:rsid w:val="00EC36C9"/>
    <w:rsid w:val="00EC371E"/>
    <w:rsid w:val="00EC3730"/>
    <w:rsid w:val="00EC3753"/>
    <w:rsid w:val="00EC37BB"/>
    <w:rsid w:val="00EC37FA"/>
    <w:rsid w:val="00EC39C6"/>
    <w:rsid w:val="00EC3A1D"/>
    <w:rsid w:val="00EC3A3A"/>
    <w:rsid w:val="00EC3A5E"/>
    <w:rsid w:val="00EC3B61"/>
    <w:rsid w:val="00EC3B72"/>
    <w:rsid w:val="00EC3B82"/>
    <w:rsid w:val="00EC3C76"/>
    <w:rsid w:val="00EC3C83"/>
    <w:rsid w:val="00EC3CB9"/>
    <w:rsid w:val="00EC3CD4"/>
    <w:rsid w:val="00EC3D01"/>
    <w:rsid w:val="00EC3DCC"/>
    <w:rsid w:val="00EC3DF4"/>
    <w:rsid w:val="00EC3F52"/>
    <w:rsid w:val="00EC3FCC"/>
    <w:rsid w:val="00EC401D"/>
    <w:rsid w:val="00EC405E"/>
    <w:rsid w:val="00EC4156"/>
    <w:rsid w:val="00EC43BA"/>
    <w:rsid w:val="00EC444F"/>
    <w:rsid w:val="00EC4708"/>
    <w:rsid w:val="00EC4875"/>
    <w:rsid w:val="00EC488C"/>
    <w:rsid w:val="00EC4978"/>
    <w:rsid w:val="00EC4A09"/>
    <w:rsid w:val="00EC4B72"/>
    <w:rsid w:val="00EC4DD6"/>
    <w:rsid w:val="00EC4EFA"/>
    <w:rsid w:val="00EC4F4C"/>
    <w:rsid w:val="00EC4FE5"/>
    <w:rsid w:val="00EC5276"/>
    <w:rsid w:val="00EC52AE"/>
    <w:rsid w:val="00EC5321"/>
    <w:rsid w:val="00EC5485"/>
    <w:rsid w:val="00EC56D3"/>
    <w:rsid w:val="00EC56D4"/>
    <w:rsid w:val="00EC57AC"/>
    <w:rsid w:val="00EC5967"/>
    <w:rsid w:val="00EC5ABA"/>
    <w:rsid w:val="00EC5AC5"/>
    <w:rsid w:val="00EC5AF1"/>
    <w:rsid w:val="00EC5B44"/>
    <w:rsid w:val="00EC5BC2"/>
    <w:rsid w:val="00EC5BFB"/>
    <w:rsid w:val="00EC5DBB"/>
    <w:rsid w:val="00EC5F88"/>
    <w:rsid w:val="00EC6003"/>
    <w:rsid w:val="00EC60B4"/>
    <w:rsid w:val="00EC60E8"/>
    <w:rsid w:val="00EC60EC"/>
    <w:rsid w:val="00EC61DC"/>
    <w:rsid w:val="00EC62AA"/>
    <w:rsid w:val="00EC6358"/>
    <w:rsid w:val="00EC639A"/>
    <w:rsid w:val="00EC63FB"/>
    <w:rsid w:val="00EC648C"/>
    <w:rsid w:val="00EC6563"/>
    <w:rsid w:val="00EC6567"/>
    <w:rsid w:val="00EC6584"/>
    <w:rsid w:val="00EC65D0"/>
    <w:rsid w:val="00EC65F9"/>
    <w:rsid w:val="00EC68A4"/>
    <w:rsid w:val="00EC69E1"/>
    <w:rsid w:val="00EC6C7C"/>
    <w:rsid w:val="00EC6CAB"/>
    <w:rsid w:val="00EC6CD6"/>
    <w:rsid w:val="00EC6DDD"/>
    <w:rsid w:val="00EC6DF3"/>
    <w:rsid w:val="00EC6E8B"/>
    <w:rsid w:val="00EC6E93"/>
    <w:rsid w:val="00EC7007"/>
    <w:rsid w:val="00EC7058"/>
    <w:rsid w:val="00EC70E3"/>
    <w:rsid w:val="00EC71DE"/>
    <w:rsid w:val="00EC728F"/>
    <w:rsid w:val="00EC72DD"/>
    <w:rsid w:val="00EC733D"/>
    <w:rsid w:val="00EC745F"/>
    <w:rsid w:val="00EC747E"/>
    <w:rsid w:val="00EC7566"/>
    <w:rsid w:val="00EC760F"/>
    <w:rsid w:val="00EC76A8"/>
    <w:rsid w:val="00EC76CF"/>
    <w:rsid w:val="00EC773B"/>
    <w:rsid w:val="00EC7860"/>
    <w:rsid w:val="00EC78C3"/>
    <w:rsid w:val="00EC798D"/>
    <w:rsid w:val="00EC79BB"/>
    <w:rsid w:val="00EC7A83"/>
    <w:rsid w:val="00EC7AD3"/>
    <w:rsid w:val="00EC7AFD"/>
    <w:rsid w:val="00EC7B4D"/>
    <w:rsid w:val="00EC7BC9"/>
    <w:rsid w:val="00EC7D77"/>
    <w:rsid w:val="00EC7DD1"/>
    <w:rsid w:val="00EC7EE9"/>
    <w:rsid w:val="00EC7F2B"/>
    <w:rsid w:val="00ED0125"/>
    <w:rsid w:val="00ED0244"/>
    <w:rsid w:val="00ED026D"/>
    <w:rsid w:val="00ED0290"/>
    <w:rsid w:val="00ED02FF"/>
    <w:rsid w:val="00ED032A"/>
    <w:rsid w:val="00ED0370"/>
    <w:rsid w:val="00ED037A"/>
    <w:rsid w:val="00ED03A7"/>
    <w:rsid w:val="00ED040C"/>
    <w:rsid w:val="00ED04B6"/>
    <w:rsid w:val="00ED04FD"/>
    <w:rsid w:val="00ED0504"/>
    <w:rsid w:val="00ED05B7"/>
    <w:rsid w:val="00ED061C"/>
    <w:rsid w:val="00ED063F"/>
    <w:rsid w:val="00ED064D"/>
    <w:rsid w:val="00ED0666"/>
    <w:rsid w:val="00ED0729"/>
    <w:rsid w:val="00ED07A6"/>
    <w:rsid w:val="00ED0905"/>
    <w:rsid w:val="00ED099D"/>
    <w:rsid w:val="00ED09BF"/>
    <w:rsid w:val="00ED0A1B"/>
    <w:rsid w:val="00ED0ABC"/>
    <w:rsid w:val="00ED0B1B"/>
    <w:rsid w:val="00ED0B3F"/>
    <w:rsid w:val="00ED0DAD"/>
    <w:rsid w:val="00ED0E4C"/>
    <w:rsid w:val="00ED0E5E"/>
    <w:rsid w:val="00ED0EEE"/>
    <w:rsid w:val="00ED0FA3"/>
    <w:rsid w:val="00ED0FB3"/>
    <w:rsid w:val="00ED0FBF"/>
    <w:rsid w:val="00ED0FD2"/>
    <w:rsid w:val="00ED0FFD"/>
    <w:rsid w:val="00ED10B3"/>
    <w:rsid w:val="00ED1136"/>
    <w:rsid w:val="00ED1160"/>
    <w:rsid w:val="00ED1196"/>
    <w:rsid w:val="00ED133F"/>
    <w:rsid w:val="00ED143D"/>
    <w:rsid w:val="00ED14D9"/>
    <w:rsid w:val="00ED14DE"/>
    <w:rsid w:val="00ED1501"/>
    <w:rsid w:val="00ED15E2"/>
    <w:rsid w:val="00ED15E5"/>
    <w:rsid w:val="00ED1633"/>
    <w:rsid w:val="00ED1636"/>
    <w:rsid w:val="00ED16A9"/>
    <w:rsid w:val="00ED1871"/>
    <w:rsid w:val="00ED1888"/>
    <w:rsid w:val="00ED18D9"/>
    <w:rsid w:val="00ED1A93"/>
    <w:rsid w:val="00ED1C16"/>
    <w:rsid w:val="00ED1C69"/>
    <w:rsid w:val="00ED1DA3"/>
    <w:rsid w:val="00ED1E81"/>
    <w:rsid w:val="00ED1EBA"/>
    <w:rsid w:val="00ED1EC3"/>
    <w:rsid w:val="00ED1F28"/>
    <w:rsid w:val="00ED2001"/>
    <w:rsid w:val="00ED2060"/>
    <w:rsid w:val="00ED21D0"/>
    <w:rsid w:val="00ED230A"/>
    <w:rsid w:val="00ED2320"/>
    <w:rsid w:val="00ED2357"/>
    <w:rsid w:val="00ED23CC"/>
    <w:rsid w:val="00ED24C3"/>
    <w:rsid w:val="00ED2515"/>
    <w:rsid w:val="00ED25A9"/>
    <w:rsid w:val="00ED25F2"/>
    <w:rsid w:val="00ED2637"/>
    <w:rsid w:val="00ED271B"/>
    <w:rsid w:val="00ED273E"/>
    <w:rsid w:val="00ED279D"/>
    <w:rsid w:val="00ED282C"/>
    <w:rsid w:val="00ED285B"/>
    <w:rsid w:val="00ED2900"/>
    <w:rsid w:val="00ED29A6"/>
    <w:rsid w:val="00ED29B0"/>
    <w:rsid w:val="00ED2AA4"/>
    <w:rsid w:val="00ED2ACF"/>
    <w:rsid w:val="00ED2B6B"/>
    <w:rsid w:val="00ED2B96"/>
    <w:rsid w:val="00ED2BDF"/>
    <w:rsid w:val="00ED2C3A"/>
    <w:rsid w:val="00ED2C4C"/>
    <w:rsid w:val="00ED2CD8"/>
    <w:rsid w:val="00ED2D00"/>
    <w:rsid w:val="00ED2D0D"/>
    <w:rsid w:val="00ED2DCA"/>
    <w:rsid w:val="00ED2DE6"/>
    <w:rsid w:val="00ED2EFF"/>
    <w:rsid w:val="00ED2F36"/>
    <w:rsid w:val="00ED300B"/>
    <w:rsid w:val="00ED3095"/>
    <w:rsid w:val="00ED31BB"/>
    <w:rsid w:val="00ED3308"/>
    <w:rsid w:val="00ED3326"/>
    <w:rsid w:val="00ED342A"/>
    <w:rsid w:val="00ED3594"/>
    <w:rsid w:val="00ED3714"/>
    <w:rsid w:val="00ED3905"/>
    <w:rsid w:val="00ED393C"/>
    <w:rsid w:val="00ED3A8E"/>
    <w:rsid w:val="00ED3AF5"/>
    <w:rsid w:val="00ED3C85"/>
    <w:rsid w:val="00ED3CF3"/>
    <w:rsid w:val="00ED3D7C"/>
    <w:rsid w:val="00ED3F8D"/>
    <w:rsid w:val="00ED3FB2"/>
    <w:rsid w:val="00ED3FE8"/>
    <w:rsid w:val="00ED4054"/>
    <w:rsid w:val="00ED4065"/>
    <w:rsid w:val="00ED40ED"/>
    <w:rsid w:val="00ED410B"/>
    <w:rsid w:val="00ED422A"/>
    <w:rsid w:val="00ED422C"/>
    <w:rsid w:val="00ED426C"/>
    <w:rsid w:val="00ED4392"/>
    <w:rsid w:val="00ED43A0"/>
    <w:rsid w:val="00ED43E0"/>
    <w:rsid w:val="00ED4443"/>
    <w:rsid w:val="00ED44D7"/>
    <w:rsid w:val="00ED459E"/>
    <w:rsid w:val="00ED45F3"/>
    <w:rsid w:val="00ED4601"/>
    <w:rsid w:val="00ED477B"/>
    <w:rsid w:val="00ED4804"/>
    <w:rsid w:val="00ED487D"/>
    <w:rsid w:val="00ED48AB"/>
    <w:rsid w:val="00ED48BE"/>
    <w:rsid w:val="00ED4A36"/>
    <w:rsid w:val="00ED4A43"/>
    <w:rsid w:val="00ED4AB5"/>
    <w:rsid w:val="00ED4AF9"/>
    <w:rsid w:val="00ED4AFC"/>
    <w:rsid w:val="00ED4B19"/>
    <w:rsid w:val="00ED4B79"/>
    <w:rsid w:val="00ED4BBC"/>
    <w:rsid w:val="00ED4BBD"/>
    <w:rsid w:val="00ED4E1E"/>
    <w:rsid w:val="00ED4E5A"/>
    <w:rsid w:val="00ED5020"/>
    <w:rsid w:val="00ED50EB"/>
    <w:rsid w:val="00ED5206"/>
    <w:rsid w:val="00ED52DB"/>
    <w:rsid w:val="00ED532E"/>
    <w:rsid w:val="00ED5398"/>
    <w:rsid w:val="00ED53F8"/>
    <w:rsid w:val="00ED5569"/>
    <w:rsid w:val="00ED56A3"/>
    <w:rsid w:val="00ED5701"/>
    <w:rsid w:val="00ED579A"/>
    <w:rsid w:val="00ED57D9"/>
    <w:rsid w:val="00ED5872"/>
    <w:rsid w:val="00ED5886"/>
    <w:rsid w:val="00ED58F5"/>
    <w:rsid w:val="00ED5975"/>
    <w:rsid w:val="00ED5AF3"/>
    <w:rsid w:val="00ED5B28"/>
    <w:rsid w:val="00ED5B6A"/>
    <w:rsid w:val="00ED5B7C"/>
    <w:rsid w:val="00ED5B9B"/>
    <w:rsid w:val="00ED5C23"/>
    <w:rsid w:val="00ED5C8D"/>
    <w:rsid w:val="00ED5D62"/>
    <w:rsid w:val="00ED5E83"/>
    <w:rsid w:val="00ED5EA9"/>
    <w:rsid w:val="00ED5EB4"/>
    <w:rsid w:val="00ED60C3"/>
    <w:rsid w:val="00ED60D9"/>
    <w:rsid w:val="00ED611B"/>
    <w:rsid w:val="00ED619D"/>
    <w:rsid w:val="00ED620A"/>
    <w:rsid w:val="00ED6366"/>
    <w:rsid w:val="00ED638A"/>
    <w:rsid w:val="00ED640B"/>
    <w:rsid w:val="00ED6431"/>
    <w:rsid w:val="00ED6451"/>
    <w:rsid w:val="00ED649B"/>
    <w:rsid w:val="00ED66E0"/>
    <w:rsid w:val="00ED6758"/>
    <w:rsid w:val="00ED6760"/>
    <w:rsid w:val="00ED6826"/>
    <w:rsid w:val="00ED68D6"/>
    <w:rsid w:val="00ED68F6"/>
    <w:rsid w:val="00ED696C"/>
    <w:rsid w:val="00ED6A21"/>
    <w:rsid w:val="00ED6A96"/>
    <w:rsid w:val="00ED6B83"/>
    <w:rsid w:val="00ED6C1E"/>
    <w:rsid w:val="00ED6C7C"/>
    <w:rsid w:val="00ED6C92"/>
    <w:rsid w:val="00ED6D63"/>
    <w:rsid w:val="00ED6E10"/>
    <w:rsid w:val="00ED6EC1"/>
    <w:rsid w:val="00ED70C4"/>
    <w:rsid w:val="00ED70C9"/>
    <w:rsid w:val="00ED711A"/>
    <w:rsid w:val="00ED7134"/>
    <w:rsid w:val="00ED73FA"/>
    <w:rsid w:val="00ED7541"/>
    <w:rsid w:val="00ED7845"/>
    <w:rsid w:val="00ED79D7"/>
    <w:rsid w:val="00ED7A58"/>
    <w:rsid w:val="00ED7BE1"/>
    <w:rsid w:val="00ED7CBC"/>
    <w:rsid w:val="00ED7CD1"/>
    <w:rsid w:val="00ED7D63"/>
    <w:rsid w:val="00ED7E01"/>
    <w:rsid w:val="00ED7E75"/>
    <w:rsid w:val="00ED7E98"/>
    <w:rsid w:val="00ED7EC9"/>
    <w:rsid w:val="00ED7F7D"/>
    <w:rsid w:val="00EE00E8"/>
    <w:rsid w:val="00EE021E"/>
    <w:rsid w:val="00EE031B"/>
    <w:rsid w:val="00EE03BB"/>
    <w:rsid w:val="00EE03EC"/>
    <w:rsid w:val="00EE0498"/>
    <w:rsid w:val="00EE05BB"/>
    <w:rsid w:val="00EE05C8"/>
    <w:rsid w:val="00EE06F7"/>
    <w:rsid w:val="00EE0763"/>
    <w:rsid w:val="00EE089D"/>
    <w:rsid w:val="00EE098A"/>
    <w:rsid w:val="00EE0B0D"/>
    <w:rsid w:val="00EE0B5A"/>
    <w:rsid w:val="00EE0B99"/>
    <w:rsid w:val="00EE0BF2"/>
    <w:rsid w:val="00EE0C20"/>
    <w:rsid w:val="00EE0EC3"/>
    <w:rsid w:val="00EE0FC3"/>
    <w:rsid w:val="00EE1018"/>
    <w:rsid w:val="00EE109C"/>
    <w:rsid w:val="00EE11C1"/>
    <w:rsid w:val="00EE125A"/>
    <w:rsid w:val="00EE12EC"/>
    <w:rsid w:val="00EE140E"/>
    <w:rsid w:val="00EE1432"/>
    <w:rsid w:val="00EE1495"/>
    <w:rsid w:val="00EE1516"/>
    <w:rsid w:val="00EE16CA"/>
    <w:rsid w:val="00EE1836"/>
    <w:rsid w:val="00EE1845"/>
    <w:rsid w:val="00EE189E"/>
    <w:rsid w:val="00EE1935"/>
    <w:rsid w:val="00EE193B"/>
    <w:rsid w:val="00EE19AC"/>
    <w:rsid w:val="00EE1A2B"/>
    <w:rsid w:val="00EE1A8C"/>
    <w:rsid w:val="00EE1AA0"/>
    <w:rsid w:val="00EE1ABD"/>
    <w:rsid w:val="00EE1AD0"/>
    <w:rsid w:val="00EE1B90"/>
    <w:rsid w:val="00EE1C45"/>
    <w:rsid w:val="00EE1C5A"/>
    <w:rsid w:val="00EE1CFD"/>
    <w:rsid w:val="00EE1D2C"/>
    <w:rsid w:val="00EE1DFB"/>
    <w:rsid w:val="00EE1E44"/>
    <w:rsid w:val="00EE1F12"/>
    <w:rsid w:val="00EE1F65"/>
    <w:rsid w:val="00EE1F89"/>
    <w:rsid w:val="00EE2102"/>
    <w:rsid w:val="00EE2147"/>
    <w:rsid w:val="00EE2297"/>
    <w:rsid w:val="00EE2306"/>
    <w:rsid w:val="00EE2357"/>
    <w:rsid w:val="00EE2374"/>
    <w:rsid w:val="00EE2375"/>
    <w:rsid w:val="00EE2451"/>
    <w:rsid w:val="00EE2548"/>
    <w:rsid w:val="00EE26C3"/>
    <w:rsid w:val="00EE2791"/>
    <w:rsid w:val="00EE27D2"/>
    <w:rsid w:val="00EE2861"/>
    <w:rsid w:val="00EE28EE"/>
    <w:rsid w:val="00EE28F5"/>
    <w:rsid w:val="00EE2952"/>
    <w:rsid w:val="00EE29B9"/>
    <w:rsid w:val="00EE29C9"/>
    <w:rsid w:val="00EE2A13"/>
    <w:rsid w:val="00EE2AA6"/>
    <w:rsid w:val="00EE2AE7"/>
    <w:rsid w:val="00EE2C24"/>
    <w:rsid w:val="00EE2CE9"/>
    <w:rsid w:val="00EE2D0C"/>
    <w:rsid w:val="00EE2DE6"/>
    <w:rsid w:val="00EE2EC4"/>
    <w:rsid w:val="00EE2FA0"/>
    <w:rsid w:val="00EE2FC1"/>
    <w:rsid w:val="00EE304C"/>
    <w:rsid w:val="00EE3054"/>
    <w:rsid w:val="00EE3439"/>
    <w:rsid w:val="00EE3536"/>
    <w:rsid w:val="00EE36FA"/>
    <w:rsid w:val="00EE3711"/>
    <w:rsid w:val="00EE373B"/>
    <w:rsid w:val="00EE3870"/>
    <w:rsid w:val="00EE38A8"/>
    <w:rsid w:val="00EE392A"/>
    <w:rsid w:val="00EE3A06"/>
    <w:rsid w:val="00EE3A0D"/>
    <w:rsid w:val="00EE3A10"/>
    <w:rsid w:val="00EE3B4D"/>
    <w:rsid w:val="00EE3CE5"/>
    <w:rsid w:val="00EE3D50"/>
    <w:rsid w:val="00EE3D68"/>
    <w:rsid w:val="00EE3F30"/>
    <w:rsid w:val="00EE3F3D"/>
    <w:rsid w:val="00EE3F54"/>
    <w:rsid w:val="00EE3F80"/>
    <w:rsid w:val="00EE3FB6"/>
    <w:rsid w:val="00EE3FD3"/>
    <w:rsid w:val="00EE40D8"/>
    <w:rsid w:val="00EE4111"/>
    <w:rsid w:val="00EE4160"/>
    <w:rsid w:val="00EE41B1"/>
    <w:rsid w:val="00EE41B4"/>
    <w:rsid w:val="00EE427B"/>
    <w:rsid w:val="00EE43F5"/>
    <w:rsid w:val="00EE4424"/>
    <w:rsid w:val="00EE4439"/>
    <w:rsid w:val="00EE44BE"/>
    <w:rsid w:val="00EE457E"/>
    <w:rsid w:val="00EE4587"/>
    <w:rsid w:val="00EE45FF"/>
    <w:rsid w:val="00EE461A"/>
    <w:rsid w:val="00EE46B4"/>
    <w:rsid w:val="00EE473C"/>
    <w:rsid w:val="00EE475C"/>
    <w:rsid w:val="00EE4811"/>
    <w:rsid w:val="00EE4844"/>
    <w:rsid w:val="00EE487C"/>
    <w:rsid w:val="00EE494B"/>
    <w:rsid w:val="00EE49CD"/>
    <w:rsid w:val="00EE4B61"/>
    <w:rsid w:val="00EE4BB8"/>
    <w:rsid w:val="00EE4BE3"/>
    <w:rsid w:val="00EE4C15"/>
    <w:rsid w:val="00EE4D0D"/>
    <w:rsid w:val="00EE4D41"/>
    <w:rsid w:val="00EE4DBA"/>
    <w:rsid w:val="00EE4DCA"/>
    <w:rsid w:val="00EE4FDD"/>
    <w:rsid w:val="00EE4FF3"/>
    <w:rsid w:val="00EE5073"/>
    <w:rsid w:val="00EE50DE"/>
    <w:rsid w:val="00EE514D"/>
    <w:rsid w:val="00EE51FB"/>
    <w:rsid w:val="00EE5201"/>
    <w:rsid w:val="00EE5269"/>
    <w:rsid w:val="00EE53E1"/>
    <w:rsid w:val="00EE5471"/>
    <w:rsid w:val="00EE5472"/>
    <w:rsid w:val="00EE551D"/>
    <w:rsid w:val="00EE5549"/>
    <w:rsid w:val="00EE5560"/>
    <w:rsid w:val="00EE5564"/>
    <w:rsid w:val="00EE557E"/>
    <w:rsid w:val="00EE5610"/>
    <w:rsid w:val="00EE57E0"/>
    <w:rsid w:val="00EE5820"/>
    <w:rsid w:val="00EE58B9"/>
    <w:rsid w:val="00EE58ED"/>
    <w:rsid w:val="00EE598B"/>
    <w:rsid w:val="00EE598C"/>
    <w:rsid w:val="00EE5AD5"/>
    <w:rsid w:val="00EE5BD5"/>
    <w:rsid w:val="00EE5BDB"/>
    <w:rsid w:val="00EE5BEE"/>
    <w:rsid w:val="00EE5D3D"/>
    <w:rsid w:val="00EE5D48"/>
    <w:rsid w:val="00EE5DDD"/>
    <w:rsid w:val="00EE5E81"/>
    <w:rsid w:val="00EE5FA3"/>
    <w:rsid w:val="00EE6145"/>
    <w:rsid w:val="00EE6190"/>
    <w:rsid w:val="00EE61B8"/>
    <w:rsid w:val="00EE6248"/>
    <w:rsid w:val="00EE62DA"/>
    <w:rsid w:val="00EE62F4"/>
    <w:rsid w:val="00EE6354"/>
    <w:rsid w:val="00EE638B"/>
    <w:rsid w:val="00EE63A7"/>
    <w:rsid w:val="00EE6401"/>
    <w:rsid w:val="00EE641B"/>
    <w:rsid w:val="00EE657F"/>
    <w:rsid w:val="00EE67AD"/>
    <w:rsid w:val="00EE69A0"/>
    <w:rsid w:val="00EE6C30"/>
    <w:rsid w:val="00EE6D1D"/>
    <w:rsid w:val="00EE6D7A"/>
    <w:rsid w:val="00EE6DDD"/>
    <w:rsid w:val="00EE6E1D"/>
    <w:rsid w:val="00EE6FEA"/>
    <w:rsid w:val="00EE7375"/>
    <w:rsid w:val="00EE73C7"/>
    <w:rsid w:val="00EE73FA"/>
    <w:rsid w:val="00EE7476"/>
    <w:rsid w:val="00EE75CE"/>
    <w:rsid w:val="00EE7619"/>
    <w:rsid w:val="00EE7676"/>
    <w:rsid w:val="00EE775A"/>
    <w:rsid w:val="00EE7783"/>
    <w:rsid w:val="00EE783C"/>
    <w:rsid w:val="00EE787F"/>
    <w:rsid w:val="00EE794B"/>
    <w:rsid w:val="00EE797A"/>
    <w:rsid w:val="00EE797B"/>
    <w:rsid w:val="00EE79AD"/>
    <w:rsid w:val="00EE79B8"/>
    <w:rsid w:val="00EE7ACE"/>
    <w:rsid w:val="00EE7AEA"/>
    <w:rsid w:val="00EE7C4E"/>
    <w:rsid w:val="00EE7D69"/>
    <w:rsid w:val="00EE7EC5"/>
    <w:rsid w:val="00EE7F09"/>
    <w:rsid w:val="00EE7F2E"/>
    <w:rsid w:val="00EE7F7B"/>
    <w:rsid w:val="00EE7FCC"/>
    <w:rsid w:val="00EF0048"/>
    <w:rsid w:val="00EF00C3"/>
    <w:rsid w:val="00EF00FA"/>
    <w:rsid w:val="00EF018F"/>
    <w:rsid w:val="00EF0235"/>
    <w:rsid w:val="00EF0278"/>
    <w:rsid w:val="00EF02DF"/>
    <w:rsid w:val="00EF03D0"/>
    <w:rsid w:val="00EF0421"/>
    <w:rsid w:val="00EF043C"/>
    <w:rsid w:val="00EF04E9"/>
    <w:rsid w:val="00EF0503"/>
    <w:rsid w:val="00EF0515"/>
    <w:rsid w:val="00EF05F1"/>
    <w:rsid w:val="00EF06C6"/>
    <w:rsid w:val="00EF089C"/>
    <w:rsid w:val="00EF09CC"/>
    <w:rsid w:val="00EF0A3C"/>
    <w:rsid w:val="00EF0A82"/>
    <w:rsid w:val="00EF0C7D"/>
    <w:rsid w:val="00EF0CA0"/>
    <w:rsid w:val="00EF0D19"/>
    <w:rsid w:val="00EF0D2F"/>
    <w:rsid w:val="00EF0D4B"/>
    <w:rsid w:val="00EF0DD6"/>
    <w:rsid w:val="00EF0E12"/>
    <w:rsid w:val="00EF0F51"/>
    <w:rsid w:val="00EF0F82"/>
    <w:rsid w:val="00EF1018"/>
    <w:rsid w:val="00EF123E"/>
    <w:rsid w:val="00EF12C4"/>
    <w:rsid w:val="00EF1433"/>
    <w:rsid w:val="00EF1476"/>
    <w:rsid w:val="00EF14A2"/>
    <w:rsid w:val="00EF1608"/>
    <w:rsid w:val="00EF16A4"/>
    <w:rsid w:val="00EF1876"/>
    <w:rsid w:val="00EF18D7"/>
    <w:rsid w:val="00EF18D9"/>
    <w:rsid w:val="00EF199A"/>
    <w:rsid w:val="00EF1A08"/>
    <w:rsid w:val="00EF1AF9"/>
    <w:rsid w:val="00EF1B18"/>
    <w:rsid w:val="00EF1B90"/>
    <w:rsid w:val="00EF1C6A"/>
    <w:rsid w:val="00EF1CF1"/>
    <w:rsid w:val="00EF1DD0"/>
    <w:rsid w:val="00EF1DFB"/>
    <w:rsid w:val="00EF1EC9"/>
    <w:rsid w:val="00EF1F2F"/>
    <w:rsid w:val="00EF2331"/>
    <w:rsid w:val="00EF244B"/>
    <w:rsid w:val="00EF25E4"/>
    <w:rsid w:val="00EF25EB"/>
    <w:rsid w:val="00EF2656"/>
    <w:rsid w:val="00EF265A"/>
    <w:rsid w:val="00EF265B"/>
    <w:rsid w:val="00EF272A"/>
    <w:rsid w:val="00EF2752"/>
    <w:rsid w:val="00EF2859"/>
    <w:rsid w:val="00EF2884"/>
    <w:rsid w:val="00EF2890"/>
    <w:rsid w:val="00EF28DF"/>
    <w:rsid w:val="00EF2961"/>
    <w:rsid w:val="00EF29EF"/>
    <w:rsid w:val="00EF2A0F"/>
    <w:rsid w:val="00EF2A6F"/>
    <w:rsid w:val="00EF2AF7"/>
    <w:rsid w:val="00EF2C58"/>
    <w:rsid w:val="00EF2CEF"/>
    <w:rsid w:val="00EF2D39"/>
    <w:rsid w:val="00EF2D54"/>
    <w:rsid w:val="00EF2D8C"/>
    <w:rsid w:val="00EF2E3B"/>
    <w:rsid w:val="00EF2E5B"/>
    <w:rsid w:val="00EF2ECD"/>
    <w:rsid w:val="00EF2F56"/>
    <w:rsid w:val="00EF2FA8"/>
    <w:rsid w:val="00EF3023"/>
    <w:rsid w:val="00EF302D"/>
    <w:rsid w:val="00EF306F"/>
    <w:rsid w:val="00EF3195"/>
    <w:rsid w:val="00EF31EE"/>
    <w:rsid w:val="00EF3232"/>
    <w:rsid w:val="00EF3316"/>
    <w:rsid w:val="00EF332A"/>
    <w:rsid w:val="00EF34A1"/>
    <w:rsid w:val="00EF3520"/>
    <w:rsid w:val="00EF35A1"/>
    <w:rsid w:val="00EF3676"/>
    <w:rsid w:val="00EF3748"/>
    <w:rsid w:val="00EF3798"/>
    <w:rsid w:val="00EF380B"/>
    <w:rsid w:val="00EF384C"/>
    <w:rsid w:val="00EF3993"/>
    <w:rsid w:val="00EF3A2C"/>
    <w:rsid w:val="00EF3A9A"/>
    <w:rsid w:val="00EF3B2B"/>
    <w:rsid w:val="00EF3BAD"/>
    <w:rsid w:val="00EF3BD8"/>
    <w:rsid w:val="00EF3C1F"/>
    <w:rsid w:val="00EF3D13"/>
    <w:rsid w:val="00EF3D1D"/>
    <w:rsid w:val="00EF3D53"/>
    <w:rsid w:val="00EF3DE2"/>
    <w:rsid w:val="00EF3DEB"/>
    <w:rsid w:val="00EF3DFF"/>
    <w:rsid w:val="00EF3E0C"/>
    <w:rsid w:val="00EF3E16"/>
    <w:rsid w:val="00EF3E4A"/>
    <w:rsid w:val="00EF3E93"/>
    <w:rsid w:val="00EF3EA2"/>
    <w:rsid w:val="00EF3EE2"/>
    <w:rsid w:val="00EF3F89"/>
    <w:rsid w:val="00EF3F99"/>
    <w:rsid w:val="00EF3FEF"/>
    <w:rsid w:val="00EF410F"/>
    <w:rsid w:val="00EF41F1"/>
    <w:rsid w:val="00EF423C"/>
    <w:rsid w:val="00EF4290"/>
    <w:rsid w:val="00EF4328"/>
    <w:rsid w:val="00EF434F"/>
    <w:rsid w:val="00EF4379"/>
    <w:rsid w:val="00EF4414"/>
    <w:rsid w:val="00EF451E"/>
    <w:rsid w:val="00EF45A0"/>
    <w:rsid w:val="00EF46E8"/>
    <w:rsid w:val="00EF47FC"/>
    <w:rsid w:val="00EF48FE"/>
    <w:rsid w:val="00EF4B5D"/>
    <w:rsid w:val="00EF4BC5"/>
    <w:rsid w:val="00EF4D9B"/>
    <w:rsid w:val="00EF4FA9"/>
    <w:rsid w:val="00EF500F"/>
    <w:rsid w:val="00EF50A3"/>
    <w:rsid w:val="00EF50D3"/>
    <w:rsid w:val="00EF51A1"/>
    <w:rsid w:val="00EF5265"/>
    <w:rsid w:val="00EF53AC"/>
    <w:rsid w:val="00EF545E"/>
    <w:rsid w:val="00EF5480"/>
    <w:rsid w:val="00EF54FF"/>
    <w:rsid w:val="00EF55C3"/>
    <w:rsid w:val="00EF56AA"/>
    <w:rsid w:val="00EF583A"/>
    <w:rsid w:val="00EF5911"/>
    <w:rsid w:val="00EF59BE"/>
    <w:rsid w:val="00EF5A34"/>
    <w:rsid w:val="00EF5A51"/>
    <w:rsid w:val="00EF5B3B"/>
    <w:rsid w:val="00EF5B48"/>
    <w:rsid w:val="00EF5C1B"/>
    <w:rsid w:val="00EF5CB2"/>
    <w:rsid w:val="00EF5D1B"/>
    <w:rsid w:val="00EF5D7B"/>
    <w:rsid w:val="00EF5DC2"/>
    <w:rsid w:val="00EF5E9E"/>
    <w:rsid w:val="00EF5F4B"/>
    <w:rsid w:val="00EF5F6B"/>
    <w:rsid w:val="00EF5FCF"/>
    <w:rsid w:val="00EF6003"/>
    <w:rsid w:val="00EF6203"/>
    <w:rsid w:val="00EF621D"/>
    <w:rsid w:val="00EF6252"/>
    <w:rsid w:val="00EF62BB"/>
    <w:rsid w:val="00EF6355"/>
    <w:rsid w:val="00EF6420"/>
    <w:rsid w:val="00EF647C"/>
    <w:rsid w:val="00EF64D1"/>
    <w:rsid w:val="00EF6552"/>
    <w:rsid w:val="00EF6670"/>
    <w:rsid w:val="00EF6886"/>
    <w:rsid w:val="00EF68D0"/>
    <w:rsid w:val="00EF68F5"/>
    <w:rsid w:val="00EF696B"/>
    <w:rsid w:val="00EF698D"/>
    <w:rsid w:val="00EF6A1F"/>
    <w:rsid w:val="00EF6A60"/>
    <w:rsid w:val="00EF6B83"/>
    <w:rsid w:val="00EF6BDF"/>
    <w:rsid w:val="00EF6C6A"/>
    <w:rsid w:val="00EF6D51"/>
    <w:rsid w:val="00EF6DFB"/>
    <w:rsid w:val="00EF6E97"/>
    <w:rsid w:val="00EF6F01"/>
    <w:rsid w:val="00EF6F6C"/>
    <w:rsid w:val="00EF6FF6"/>
    <w:rsid w:val="00EF7051"/>
    <w:rsid w:val="00EF70D6"/>
    <w:rsid w:val="00EF7219"/>
    <w:rsid w:val="00EF72B9"/>
    <w:rsid w:val="00EF72CC"/>
    <w:rsid w:val="00EF7362"/>
    <w:rsid w:val="00EF73EE"/>
    <w:rsid w:val="00EF7497"/>
    <w:rsid w:val="00EF74F0"/>
    <w:rsid w:val="00EF753C"/>
    <w:rsid w:val="00EF76FD"/>
    <w:rsid w:val="00EF7797"/>
    <w:rsid w:val="00EF7813"/>
    <w:rsid w:val="00EF7A23"/>
    <w:rsid w:val="00EF7B93"/>
    <w:rsid w:val="00EF7C6A"/>
    <w:rsid w:val="00EF7D0B"/>
    <w:rsid w:val="00EF7D37"/>
    <w:rsid w:val="00EF7DB6"/>
    <w:rsid w:val="00EF7E46"/>
    <w:rsid w:val="00EF7F9A"/>
    <w:rsid w:val="00F0006E"/>
    <w:rsid w:val="00F00075"/>
    <w:rsid w:val="00F00077"/>
    <w:rsid w:val="00F0009E"/>
    <w:rsid w:val="00F0039F"/>
    <w:rsid w:val="00F003FA"/>
    <w:rsid w:val="00F0043C"/>
    <w:rsid w:val="00F00520"/>
    <w:rsid w:val="00F00539"/>
    <w:rsid w:val="00F00567"/>
    <w:rsid w:val="00F00640"/>
    <w:rsid w:val="00F00667"/>
    <w:rsid w:val="00F006E2"/>
    <w:rsid w:val="00F00774"/>
    <w:rsid w:val="00F007EA"/>
    <w:rsid w:val="00F00815"/>
    <w:rsid w:val="00F0083B"/>
    <w:rsid w:val="00F0088F"/>
    <w:rsid w:val="00F00968"/>
    <w:rsid w:val="00F00974"/>
    <w:rsid w:val="00F00A38"/>
    <w:rsid w:val="00F00A4C"/>
    <w:rsid w:val="00F00A54"/>
    <w:rsid w:val="00F00B9C"/>
    <w:rsid w:val="00F00BB9"/>
    <w:rsid w:val="00F00C00"/>
    <w:rsid w:val="00F00C47"/>
    <w:rsid w:val="00F00C49"/>
    <w:rsid w:val="00F00C9F"/>
    <w:rsid w:val="00F00CA5"/>
    <w:rsid w:val="00F00CB0"/>
    <w:rsid w:val="00F00D42"/>
    <w:rsid w:val="00F00D9F"/>
    <w:rsid w:val="00F00DA7"/>
    <w:rsid w:val="00F00DC7"/>
    <w:rsid w:val="00F0108F"/>
    <w:rsid w:val="00F010C8"/>
    <w:rsid w:val="00F0125E"/>
    <w:rsid w:val="00F012B4"/>
    <w:rsid w:val="00F012ED"/>
    <w:rsid w:val="00F013B2"/>
    <w:rsid w:val="00F01443"/>
    <w:rsid w:val="00F01483"/>
    <w:rsid w:val="00F015FE"/>
    <w:rsid w:val="00F01601"/>
    <w:rsid w:val="00F0161D"/>
    <w:rsid w:val="00F01638"/>
    <w:rsid w:val="00F0172F"/>
    <w:rsid w:val="00F01746"/>
    <w:rsid w:val="00F017F1"/>
    <w:rsid w:val="00F01927"/>
    <w:rsid w:val="00F01965"/>
    <w:rsid w:val="00F0197E"/>
    <w:rsid w:val="00F019A8"/>
    <w:rsid w:val="00F019AC"/>
    <w:rsid w:val="00F01A3D"/>
    <w:rsid w:val="00F01B3C"/>
    <w:rsid w:val="00F01B81"/>
    <w:rsid w:val="00F01CCB"/>
    <w:rsid w:val="00F01E1D"/>
    <w:rsid w:val="00F01E29"/>
    <w:rsid w:val="00F01E8A"/>
    <w:rsid w:val="00F01E8B"/>
    <w:rsid w:val="00F02003"/>
    <w:rsid w:val="00F0214A"/>
    <w:rsid w:val="00F02181"/>
    <w:rsid w:val="00F0222B"/>
    <w:rsid w:val="00F02354"/>
    <w:rsid w:val="00F02383"/>
    <w:rsid w:val="00F02469"/>
    <w:rsid w:val="00F024E5"/>
    <w:rsid w:val="00F02573"/>
    <w:rsid w:val="00F0262B"/>
    <w:rsid w:val="00F0264C"/>
    <w:rsid w:val="00F0266F"/>
    <w:rsid w:val="00F02789"/>
    <w:rsid w:val="00F027F4"/>
    <w:rsid w:val="00F029D8"/>
    <w:rsid w:val="00F02B4F"/>
    <w:rsid w:val="00F02BA4"/>
    <w:rsid w:val="00F02C63"/>
    <w:rsid w:val="00F02F1E"/>
    <w:rsid w:val="00F02F3E"/>
    <w:rsid w:val="00F0307E"/>
    <w:rsid w:val="00F030B3"/>
    <w:rsid w:val="00F030FF"/>
    <w:rsid w:val="00F03238"/>
    <w:rsid w:val="00F03291"/>
    <w:rsid w:val="00F03352"/>
    <w:rsid w:val="00F0336B"/>
    <w:rsid w:val="00F033AC"/>
    <w:rsid w:val="00F03402"/>
    <w:rsid w:val="00F034EB"/>
    <w:rsid w:val="00F0353B"/>
    <w:rsid w:val="00F0367C"/>
    <w:rsid w:val="00F036E2"/>
    <w:rsid w:val="00F03745"/>
    <w:rsid w:val="00F03749"/>
    <w:rsid w:val="00F037EF"/>
    <w:rsid w:val="00F0385E"/>
    <w:rsid w:val="00F0388F"/>
    <w:rsid w:val="00F0389B"/>
    <w:rsid w:val="00F0390F"/>
    <w:rsid w:val="00F039B8"/>
    <w:rsid w:val="00F039F8"/>
    <w:rsid w:val="00F03AC1"/>
    <w:rsid w:val="00F03B90"/>
    <w:rsid w:val="00F03BC7"/>
    <w:rsid w:val="00F03C20"/>
    <w:rsid w:val="00F03C8D"/>
    <w:rsid w:val="00F03D2C"/>
    <w:rsid w:val="00F03D65"/>
    <w:rsid w:val="00F03D8E"/>
    <w:rsid w:val="00F03DC4"/>
    <w:rsid w:val="00F03E05"/>
    <w:rsid w:val="00F03E3D"/>
    <w:rsid w:val="00F03E74"/>
    <w:rsid w:val="00F03F15"/>
    <w:rsid w:val="00F03F55"/>
    <w:rsid w:val="00F04141"/>
    <w:rsid w:val="00F041E9"/>
    <w:rsid w:val="00F04202"/>
    <w:rsid w:val="00F04428"/>
    <w:rsid w:val="00F0452D"/>
    <w:rsid w:val="00F0452F"/>
    <w:rsid w:val="00F045D8"/>
    <w:rsid w:val="00F04601"/>
    <w:rsid w:val="00F0468D"/>
    <w:rsid w:val="00F04794"/>
    <w:rsid w:val="00F047F2"/>
    <w:rsid w:val="00F048AE"/>
    <w:rsid w:val="00F048D3"/>
    <w:rsid w:val="00F048EF"/>
    <w:rsid w:val="00F04C1F"/>
    <w:rsid w:val="00F04C3E"/>
    <w:rsid w:val="00F04CAA"/>
    <w:rsid w:val="00F04CF5"/>
    <w:rsid w:val="00F04D55"/>
    <w:rsid w:val="00F04D83"/>
    <w:rsid w:val="00F04DCC"/>
    <w:rsid w:val="00F04F5F"/>
    <w:rsid w:val="00F04F7D"/>
    <w:rsid w:val="00F05051"/>
    <w:rsid w:val="00F05104"/>
    <w:rsid w:val="00F05154"/>
    <w:rsid w:val="00F051D9"/>
    <w:rsid w:val="00F052FC"/>
    <w:rsid w:val="00F053B2"/>
    <w:rsid w:val="00F053C3"/>
    <w:rsid w:val="00F054AB"/>
    <w:rsid w:val="00F0558B"/>
    <w:rsid w:val="00F05658"/>
    <w:rsid w:val="00F056E3"/>
    <w:rsid w:val="00F0571B"/>
    <w:rsid w:val="00F057C5"/>
    <w:rsid w:val="00F058BB"/>
    <w:rsid w:val="00F059BF"/>
    <w:rsid w:val="00F05A6C"/>
    <w:rsid w:val="00F05B1C"/>
    <w:rsid w:val="00F05B72"/>
    <w:rsid w:val="00F05C5A"/>
    <w:rsid w:val="00F05D7A"/>
    <w:rsid w:val="00F05D7F"/>
    <w:rsid w:val="00F05DA3"/>
    <w:rsid w:val="00F05E6E"/>
    <w:rsid w:val="00F05ECF"/>
    <w:rsid w:val="00F05EDA"/>
    <w:rsid w:val="00F05F2B"/>
    <w:rsid w:val="00F06046"/>
    <w:rsid w:val="00F060B3"/>
    <w:rsid w:val="00F061C9"/>
    <w:rsid w:val="00F0622C"/>
    <w:rsid w:val="00F06337"/>
    <w:rsid w:val="00F063FD"/>
    <w:rsid w:val="00F0645F"/>
    <w:rsid w:val="00F06500"/>
    <w:rsid w:val="00F06610"/>
    <w:rsid w:val="00F06655"/>
    <w:rsid w:val="00F0665A"/>
    <w:rsid w:val="00F066A9"/>
    <w:rsid w:val="00F06A86"/>
    <w:rsid w:val="00F06B8B"/>
    <w:rsid w:val="00F06C90"/>
    <w:rsid w:val="00F06E52"/>
    <w:rsid w:val="00F06EA8"/>
    <w:rsid w:val="00F06F14"/>
    <w:rsid w:val="00F06F7C"/>
    <w:rsid w:val="00F06FA7"/>
    <w:rsid w:val="00F06FE2"/>
    <w:rsid w:val="00F07017"/>
    <w:rsid w:val="00F07018"/>
    <w:rsid w:val="00F07044"/>
    <w:rsid w:val="00F0707A"/>
    <w:rsid w:val="00F070D4"/>
    <w:rsid w:val="00F0714E"/>
    <w:rsid w:val="00F07179"/>
    <w:rsid w:val="00F071D2"/>
    <w:rsid w:val="00F071EF"/>
    <w:rsid w:val="00F07320"/>
    <w:rsid w:val="00F07348"/>
    <w:rsid w:val="00F07398"/>
    <w:rsid w:val="00F074C9"/>
    <w:rsid w:val="00F074D1"/>
    <w:rsid w:val="00F074FA"/>
    <w:rsid w:val="00F07557"/>
    <w:rsid w:val="00F075CD"/>
    <w:rsid w:val="00F07642"/>
    <w:rsid w:val="00F07652"/>
    <w:rsid w:val="00F076AC"/>
    <w:rsid w:val="00F076EB"/>
    <w:rsid w:val="00F07721"/>
    <w:rsid w:val="00F0772A"/>
    <w:rsid w:val="00F077AA"/>
    <w:rsid w:val="00F0797C"/>
    <w:rsid w:val="00F079E6"/>
    <w:rsid w:val="00F07A78"/>
    <w:rsid w:val="00F07CC4"/>
    <w:rsid w:val="00F07CCC"/>
    <w:rsid w:val="00F07CE6"/>
    <w:rsid w:val="00F07EAE"/>
    <w:rsid w:val="00F07F47"/>
    <w:rsid w:val="00F07F63"/>
    <w:rsid w:val="00F07F86"/>
    <w:rsid w:val="00F07F91"/>
    <w:rsid w:val="00F100CA"/>
    <w:rsid w:val="00F10105"/>
    <w:rsid w:val="00F10126"/>
    <w:rsid w:val="00F1012D"/>
    <w:rsid w:val="00F1021F"/>
    <w:rsid w:val="00F10268"/>
    <w:rsid w:val="00F10321"/>
    <w:rsid w:val="00F10411"/>
    <w:rsid w:val="00F1053C"/>
    <w:rsid w:val="00F1056F"/>
    <w:rsid w:val="00F1058B"/>
    <w:rsid w:val="00F105EB"/>
    <w:rsid w:val="00F10686"/>
    <w:rsid w:val="00F106E0"/>
    <w:rsid w:val="00F10900"/>
    <w:rsid w:val="00F1091F"/>
    <w:rsid w:val="00F10A89"/>
    <w:rsid w:val="00F10CA1"/>
    <w:rsid w:val="00F10E4B"/>
    <w:rsid w:val="00F10EF2"/>
    <w:rsid w:val="00F10F0F"/>
    <w:rsid w:val="00F10F76"/>
    <w:rsid w:val="00F10F9E"/>
    <w:rsid w:val="00F11031"/>
    <w:rsid w:val="00F11057"/>
    <w:rsid w:val="00F110A6"/>
    <w:rsid w:val="00F112D8"/>
    <w:rsid w:val="00F11655"/>
    <w:rsid w:val="00F117C7"/>
    <w:rsid w:val="00F1186F"/>
    <w:rsid w:val="00F11A95"/>
    <w:rsid w:val="00F11B22"/>
    <w:rsid w:val="00F11BCD"/>
    <w:rsid w:val="00F11BF4"/>
    <w:rsid w:val="00F11C96"/>
    <w:rsid w:val="00F11CA3"/>
    <w:rsid w:val="00F11CE6"/>
    <w:rsid w:val="00F11D19"/>
    <w:rsid w:val="00F11D57"/>
    <w:rsid w:val="00F11E5C"/>
    <w:rsid w:val="00F11FDF"/>
    <w:rsid w:val="00F1204F"/>
    <w:rsid w:val="00F12097"/>
    <w:rsid w:val="00F1218C"/>
    <w:rsid w:val="00F122A5"/>
    <w:rsid w:val="00F1241A"/>
    <w:rsid w:val="00F12598"/>
    <w:rsid w:val="00F125A9"/>
    <w:rsid w:val="00F125D3"/>
    <w:rsid w:val="00F12624"/>
    <w:rsid w:val="00F126EA"/>
    <w:rsid w:val="00F126F2"/>
    <w:rsid w:val="00F1270F"/>
    <w:rsid w:val="00F1273E"/>
    <w:rsid w:val="00F12747"/>
    <w:rsid w:val="00F12814"/>
    <w:rsid w:val="00F12880"/>
    <w:rsid w:val="00F12896"/>
    <w:rsid w:val="00F128DA"/>
    <w:rsid w:val="00F12937"/>
    <w:rsid w:val="00F129A1"/>
    <w:rsid w:val="00F12ABF"/>
    <w:rsid w:val="00F12AF0"/>
    <w:rsid w:val="00F12B1A"/>
    <w:rsid w:val="00F12B99"/>
    <w:rsid w:val="00F12C37"/>
    <w:rsid w:val="00F12D8E"/>
    <w:rsid w:val="00F12EAA"/>
    <w:rsid w:val="00F12EFC"/>
    <w:rsid w:val="00F130F0"/>
    <w:rsid w:val="00F132B4"/>
    <w:rsid w:val="00F1334A"/>
    <w:rsid w:val="00F133B4"/>
    <w:rsid w:val="00F13456"/>
    <w:rsid w:val="00F13459"/>
    <w:rsid w:val="00F134EA"/>
    <w:rsid w:val="00F134F9"/>
    <w:rsid w:val="00F13519"/>
    <w:rsid w:val="00F1363D"/>
    <w:rsid w:val="00F136EF"/>
    <w:rsid w:val="00F13705"/>
    <w:rsid w:val="00F139B9"/>
    <w:rsid w:val="00F139EA"/>
    <w:rsid w:val="00F13A38"/>
    <w:rsid w:val="00F13A76"/>
    <w:rsid w:val="00F13A79"/>
    <w:rsid w:val="00F13B2B"/>
    <w:rsid w:val="00F13C31"/>
    <w:rsid w:val="00F13D52"/>
    <w:rsid w:val="00F13DAE"/>
    <w:rsid w:val="00F13DD2"/>
    <w:rsid w:val="00F13DF4"/>
    <w:rsid w:val="00F13E51"/>
    <w:rsid w:val="00F13EDE"/>
    <w:rsid w:val="00F13F5A"/>
    <w:rsid w:val="00F140C2"/>
    <w:rsid w:val="00F141C8"/>
    <w:rsid w:val="00F14208"/>
    <w:rsid w:val="00F14327"/>
    <w:rsid w:val="00F1435D"/>
    <w:rsid w:val="00F1438F"/>
    <w:rsid w:val="00F1439C"/>
    <w:rsid w:val="00F143E1"/>
    <w:rsid w:val="00F143E6"/>
    <w:rsid w:val="00F14465"/>
    <w:rsid w:val="00F14786"/>
    <w:rsid w:val="00F147A7"/>
    <w:rsid w:val="00F147B4"/>
    <w:rsid w:val="00F148FA"/>
    <w:rsid w:val="00F1491D"/>
    <w:rsid w:val="00F1496E"/>
    <w:rsid w:val="00F14A30"/>
    <w:rsid w:val="00F14AE9"/>
    <w:rsid w:val="00F14B38"/>
    <w:rsid w:val="00F14B86"/>
    <w:rsid w:val="00F14B99"/>
    <w:rsid w:val="00F14CD9"/>
    <w:rsid w:val="00F14D32"/>
    <w:rsid w:val="00F14D6F"/>
    <w:rsid w:val="00F14DB3"/>
    <w:rsid w:val="00F14F29"/>
    <w:rsid w:val="00F15007"/>
    <w:rsid w:val="00F1506C"/>
    <w:rsid w:val="00F150C2"/>
    <w:rsid w:val="00F15102"/>
    <w:rsid w:val="00F1515C"/>
    <w:rsid w:val="00F151A5"/>
    <w:rsid w:val="00F152B7"/>
    <w:rsid w:val="00F152C6"/>
    <w:rsid w:val="00F152C9"/>
    <w:rsid w:val="00F1532F"/>
    <w:rsid w:val="00F1537B"/>
    <w:rsid w:val="00F15394"/>
    <w:rsid w:val="00F153AE"/>
    <w:rsid w:val="00F153CC"/>
    <w:rsid w:val="00F15403"/>
    <w:rsid w:val="00F15465"/>
    <w:rsid w:val="00F15561"/>
    <w:rsid w:val="00F1564B"/>
    <w:rsid w:val="00F15661"/>
    <w:rsid w:val="00F156A9"/>
    <w:rsid w:val="00F157E3"/>
    <w:rsid w:val="00F158C2"/>
    <w:rsid w:val="00F1597D"/>
    <w:rsid w:val="00F159C5"/>
    <w:rsid w:val="00F15A25"/>
    <w:rsid w:val="00F15A4A"/>
    <w:rsid w:val="00F15C28"/>
    <w:rsid w:val="00F15C58"/>
    <w:rsid w:val="00F15CC0"/>
    <w:rsid w:val="00F15CF0"/>
    <w:rsid w:val="00F15FBC"/>
    <w:rsid w:val="00F15FCA"/>
    <w:rsid w:val="00F16032"/>
    <w:rsid w:val="00F16121"/>
    <w:rsid w:val="00F161FB"/>
    <w:rsid w:val="00F164AA"/>
    <w:rsid w:val="00F164BD"/>
    <w:rsid w:val="00F164C9"/>
    <w:rsid w:val="00F164EB"/>
    <w:rsid w:val="00F16504"/>
    <w:rsid w:val="00F16517"/>
    <w:rsid w:val="00F1651C"/>
    <w:rsid w:val="00F1673E"/>
    <w:rsid w:val="00F168C5"/>
    <w:rsid w:val="00F168E6"/>
    <w:rsid w:val="00F16923"/>
    <w:rsid w:val="00F169CF"/>
    <w:rsid w:val="00F16A1B"/>
    <w:rsid w:val="00F16BA0"/>
    <w:rsid w:val="00F16CB8"/>
    <w:rsid w:val="00F16E46"/>
    <w:rsid w:val="00F16F43"/>
    <w:rsid w:val="00F16F71"/>
    <w:rsid w:val="00F17004"/>
    <w:rsid w:val="00F1710A"/>
    <w:rsid w:val="00F17157"/>
    <w:rsid w:val="00F171A0"/>
    <w:rsid w:val="00F171F3"/>
    <w:rsid w:val="00F17399"/>
    <w:rsid w:val="00F173E3"/>
    <w:rsid w:val="00F17471"/>
    <w:rsid w:val="00F174D8"/>
    <w:rsid w:val="00F175FC"/>
    <w:rsid w:val="00F17612"/>
    <w:rsid w:val="00F17632"/>
    <w:rsid w:val="00F1769A"/>
    <w:rsid w:val="00F176F2"/>
    <w:rsid w:val="00F17704"/>
    <w:rsid w:val="00F17736"/>
    <w:rsid w:val="00F177D3"/>
    <w:rsid w:val="00F177E9"/>
    <w:rsid w:val="00F178ED"/>
    <w:rsid w:val="00F17A6F"/>
    <w:rsid w:val="00F17AD6"/>
    <w:rsid w:val="00F17BAE"/>
    <w:rsid w:val="00F17BD4"/>
    <w:rsid w:val="00F17BE0"/>
    <w:rsid w:val="00F17C9F"/>
    <w:rsid w:val="00F17D5C"/>
    <w:rsid w:val="00F17D68"/>
    <w:rsid w:val="00F17D75"/>
    <w:rsid w:val="00F17DC4"/>
    <w:rsid w:val="00F17E03"/>
    <w:rsid w:val="00F17E5E"/>
    <w:rsid w:val="00F17EA2"/>
    <w:rsid w:val="00F17EB5"/>
    <w:rsid w:val="00F17EE7"/>
    <w:rsid w:val="00F17F35"/>
    <w:rsid w:val="00F17F64"/>
    <w:rsid w:val="00F17FEB"/>
    <w:rsid w:val="00F2001F"/>
    <w:rsid w:val="00F200D5"/>
    <w:rsid w:val="00F20168"/>
    <w:rsid w:val="00F2027B"/>
    <w:rsid w:val="00F2040B"/>
    <w:rsid w:val="00F204A5"/>
    <w:rsid w:val="00F204D0"/>
    <w:rsid w:val="00F20514"/>
    <w:rsid w:val="00F20612"/>
    <w:rsid w:val="00F20635"/>
    <w:rsid w:val="00F20658"/>
    <w:rsid w:val="00F20719"/>
    <w:rsid w:val="00F2071A"/>
    <w:rsid w:val="00F2083E"/>
    <w:rsid w:val="00F20842"/>
    <w:rsid w:val="00F20875"/>
    <w:rsid w:val="00F2090B"/>
    <w:rsid w:val="00F20928"/>
    <w:rsid w:val="00F20AAB"/>
    <w:rsid w:val="00F20B3D"/>
    <w:rsid w:val="00F20BB6"/>
    <w:rsid w:val="00F20C09"/>
    <w:rsid w:val="00F20C1E"/>
    <w:rsid w:val="00F20D10"/>
    <w:rsid w:val="00F20DD0"/>
    <w:rsid w:val="00F20E28"/>
    <w:rsid w:val="00F20F15"/>
    <w:rsid w:val="00F20FC6"/>
    <w:rsid w:val="00F20FEB"/>
    <w:rsid w:val="00F2103F"/>
    <w:rsid w:val="00F21220"/>
    <w:rsid w:val="00F21355"/>
    <w:rsid w:val="00F213AA"/>
    <w:rsid w:val="00F214DF"/>
    <w:rsid w:val="00F21593"/>
    <w:rsid w:val="00F2169D"/>
    <w:rsid w:val="00F216F2"/>
    <w:rsid w:val="00F21750"/>
    <w:rsid w:val="00F2176E"/>
    <w:rsid w:val="00F2181C"/>
    <w:rsid w:val="00F218B0"/>
    <w:rsid w:val="00F218D7"/>
    <w:rsid w:val="00F2191B"/>
    <w:rsid w:val="00F21951"/>
    <w:rsid w:val="00F219C9"/>
    <w:rsid w:val="00F21A00"/>
    <w:rsid w:val="00F21A22"/>
    <w:rsid w:val="00F21AFB"/>
    <w:rsid w:val="00F21DBE"/>
    <w:rsid w:val="00F21F79"/>
    <w:rsid w:val="00F22044"/>
    <w:rsid w:val="00F220EF"/>
    <w:rsid w:val="00F22112"/>
    <w:rsid w:val="00F221CC"/>
    <w:rsid w:val="00F221F1"/>
    <w:rsid w:val="00F223DE"/>
    <w:rsid w:val="00F2252D"/>
    <w:rsid w:val="00F22563"/>
    <w:rsid w:val="00F226EC"/>
    <w:rsid w:val="00F22774"/>
    <w:rsid w:val="00F22911"/>
    <w:rsid w:val="00F22914"/>
    <w:rsid w:val="00F2295F"/>
    <w:rsid w:val="00F229C1"/>
    <w:rsid w:val="00F22A77"/>
    <w:rsid w:val="00F22AEF"/>
    <w:rsid w:val="00F22BBF"/>
    <w:rsid w:val="00F22CCA"/>
    <w:rsid w:val="00F22CDA"/>
    <w:rsid w:val="00F22DC3"/>
    <w:rsid w:val="00F22F4F"/>
    <w:rsid w:val="00F2306D"/>
    <w:rsid w:val="00F230C5"/>
    <w:rsid w:val="00F230E2"/>
    <w:rsid w:val="00F23207"/>
    <w:rsid w:val="00F23234"/>
    <w:rsid w:val="00F2324B"/>
    <w:rsid w:val="00F232B5"/>
    <w:rsid w:val="00F2335C"/>
    <w:rsid w:val="00F233E9"/>
    <w:rsid w:val="00F23536"/>
    <w:rsid w:val="00F23562"/>
    <w:rsid w:val="00F235B1"/>
    <w:rsid w:val="00F2367A"/>
    <w:rsid w:val="00F236F0"/>
    <w:rsid w:val="00F237BD"/>
    <w:rsid w:val="00F239D4"/>
    <w:rsid w:val="00F23B44"/>
    <w:rsid w:val="00F23BD2"/>
    <w:rsid w:val="00F23BD5"/>
    <w:rsid w:val="00F23BF9"/>
    <w:rsid w:val="00F23FD9"/>
    <w:rsid w:val="00F24170"/>
    <w:rsid w:val="00F241BE"/>
    <w:rsid w:val="00F241EA"/>
    <w:rsid w:val="00F243D9"/>
    <w:rsid w:val="00F24402"/>
    <w:rsid w:val="00F24558"/>
    <w:rsid w:val="00F245E1"/>
    <w:rsid w:val="00F24733"/>
    <w:rsid w:val="00F2474D"/>
    <w:rsid w:val="00F247FC"/>
    <w:rsid w:val="00F24841"/>
    <w:rsid w:val="00F248A0"/>
    <w:rsid w:val="00F24959"/>
    <w:rsid w:val="00F24A1C"/>
    <w:rsid w:val="00F24A4F"/>
    <w:rsid w:val="00F24AE1"/>
    <w:rsid w:val="00F24C2E"/>
    <w:rsid w:val="00F24C9A"/>
    <w:rsid w:val="00F24D3B"/>
    <w:rsid w:val="00F24D4F"/>
    <w:rsid w:val="00F24E08"/>
    <w:rsid w:val="00F24E8D"/>
    <w:rsid w:val="00F24F23"/>
    <w:rsid w:val="00F24FA5"/>
    <w:rsid w:val="00F24FAA"/>
    <w:rsid w:val="00F250A6"/>
    <w:rsid w:val="00F25178"/>
    <w:rsid w:val="00F252DC"/>
    <w:rsid w:val="00F252E0"/>
    <w:rsid w:val="00F252EB"/>
    <w:rsid w:val="00F25358"/>
    <w:rsid w:val="00F25372"/>
    <w:rsid w:val="00F254CA"/>
    <w:rsid w:val="00F254E1"/>
    <w:rsid w:val="00F254F9"/>
    <w:rsid w:val="00F25574"/>
    <w:rsid w:val="00F25635"/>
    <w:rsid w:val="00F257C6"/>
    <w:rsid w:val="00F2593E"/>
    <w:rsid w:val="00F25978"/>
    <w:rsid w:val="00F25979"/>
    <w:rsid w:val="00F259F2"/>
    <w:rsid w:val="00F25A42"/>
    <w:rsid w:val="00F25A69"/>
    <w:rsid w:val="00F25AF1"/>
    <w:rsid w:val="00F25C40"/>
    <w:rsid w:val="00F25CD8"/>
    <w:rsid w:val="00F25DCD"/>
    <w:rsid w:val="00F25E29"/>
    <w:rsid w:val="00F25EFA"/>
    <w:rsid w:val="00F25F11"/>
    <w:rsid w:val="00F25F7D"/>
    <w:rsid w:val="00F260CF"/>
    <w:rsid w:val="00F260D8"/>
    <w:rsid w:val="00F260F9"/>
    <w:rsid w:val="00F2613C"/>
    <w:rsid w:val="00F261F9"/>
    <w:rsid w:val="00F26238"/>
    <w:rsid w:val="00F26266"/>
    <w:rsid w:val="00F26285"/>
    <w:rsid w:val="00F262B2"/>
    <w:rsid w:val="00F262F1"/>
    <w:rsid w:val="00F2635E"/>
    <w:rsid w:val="00F26388"/>
    <w:rsid w:val="00F263C9"/>
    <w:rsid w:val="00F26457"/>
    <w:rsid w:val="00F26489"/>
    <w:rsid w:val="00F264DB"/>
    <w:rsid w:val="00F265F1"/>
    <w:rsid w:val="00F26689"/>
    <w:rsid w:val="00F26715"/>
    <w:rsid w:val="00F26780"/>
    <w:rsid w:val="00F26788"/>
    <w:rsid w:val="00F26812"/>
    <w:rsid w:val="00F2682A"/>
    <w:rsid w:val="00F2696A"/>
    <w:rsid w:val="00F26D60"/>
    <w:rsid w:val="00F26DC1"/>
    <w:rsid w:val="00F26EBD"/>
    <w:rsid w:val="00F26F29"/>
    <w:rsid w:val="00F26FB9"/>
    <w:rsid w:val="00F270D3"/>
    <w:rsid w:val="00F271F1"/>
    <w:rsid w:val="00F2747A"/>
    <w:rsid w:val="00F27486"/>
    <w:rsid w:val="00F2754C"/>
    <w:rsid w:val="00F275CC"/>
    <w:rsid w:val="00F277DD"/>
    <w:rsid w:val="00F278A5"/>
    <w:rsid w:val="00F278E0"/>
    <w:rsid w:val="00F27AB1"/>
    <w:rsid w:val="00F27B04"/>
    <w:rsid w:val="00F27C78"/>
    <w:rsid w:val="00F27CD0"/>
    <w:rsid w:val="00F27D0E"/>
    <w:rsid w:val="00F27D6E"/>
    <w:rsid w:val="00F27E4F"/>
    <w:rsid w:val="00F27F3B"/>
    <w:rsid w:val="00F30013"/>
    <w:rsid w:val="00F300A9"/>
    <w:rsid w:val="00F30197"/>
    <w:rsid w:val="00F30261"/>
    <w:rsid w:val="00F302E0"/>
    <w:rsid w:val="00F30303"/>
    <w:rsid w:val="00F30370"/>
    <w:rsid w:val="00F3038F"/>
    <w:rsid w:val="00F3046D"/>
    <w:rsid w:val="00F304E7"/>
    <w:rsid w:val="00F30539"/>
    <w:rsid w:val="00F3058F"/>
    <w:rsid w:val="00F30618"/>
    <w:rsid w:val="00F308C3"/>
    <w:rsid w:val="00F3098D"/>
    <w:rsid w:val="00F30A25"/>
    <w:rsid w:val="00F30A90"/>
    <w:rsid w:val="00F30BA3"/>
    <w:rsid w:val="00F30BDC"/>
    <w:rsid w:val="00F30C6E"/>
    <w:rsid w:val="00F30D48"/>
    <w:rsid w:val="00F30EC3"/>
    <w:rsid w:val="00F30EFC"/>
    <w:rsid w:val="00F30F78"/>
    <w:rsid w:val="00F30F9B"/>
    <w:rsid w:val="00F30FB8"/>
    <w:rsid w:val="00F31124"/>
    <w:rsid w:val="00F311B7"/>
    <w:rsid w:val="00F3122D"/>
    <w:rsid w:val="00F31235"/>
    <w:rsid w:val="00F312F4"/>
    <w:rsid w:val="00F3137A"/>
    <w:rsid w:val="00F31391"/>
    <w:rsid w:val="00F313E6"/>
    <w:rsid w:val="00F314A3"/>
    <w:rsid w:val="00F315AC"/>
    <w:rsid w:val="00F316B5"/>
    <w:rsid w:val="00F31919"/>
    <w:rsid w:val="00F3194E"/>
    <w:rsid w:val="00F319AB"/>
    <w:rsid w:val="00F31A06"/>
    <w:rsid w:val="00F31A10"/>
    <w:rsid w:val="00F31A9D"/>
    <w:rsid w:val="00F31B69"/>
    <w:rsid w:val="00F31B77"/>
    <w:rsid w:val="00F31B82"/>
    <w:rsid w:val="00F31BF1"/>
    <w:rsid w:val="00F31BFC"/>
    <w:rsid w:val="00F31D5B"/>
    <w:rsid w:val="00F31F20"/>
    <w:rsid w:val="00F320E8"/>
    <w:rsid w:val="00F320FD"/>
    <w:rsid w:val="00F32117"/>
    <w:rsid w:val="00F32150"/>
    <w:rsid w:val="00F322C3"/>
    <w:rsid w:val="00F322C7"/>
    <w:rsid w:val="00F32590"/>
    <w:rsid w:val="00F325DF"/>
    <w:rsid w:val="00F325E3"/>
    <w:rsid w:val="00F326DC"/>
    <w:rsid w:val="00F32729"/>
    <w:rsid w:val="00F3279F"/>
    <w:rsid w:val="00F3285D"/>
    <w:rsid w:val="00F32A50"/>
    <w:rsid w:val="00F32AB8"/>
    <w:rsid w:val="00F32B05"/>
    <w:rsid w:val="00F32B52"/>
    <w:rsid w:val="00F32BC1"/>
    <w:rsid w:val="00F32BF6"/>
    <w:rsid w:val="00F32C06"/>
    <w:rsid w:val="00F32C29"/>
    <w:rsid w:val="00F32C47"/>
    <w:rsid w:val="00F32CEF"/>
    <w:rsid w:val="00F32D9B"/>
    <w:rsid w:val="00F32DDD"/>
    <w:rsid w:val="00F32E5D"/>
    <w:rsid w:val="00F32E8F"/>
    <w:rsid w:val="00F32F44"/>
    <w:rsid w:val="00F32F55"/>
    <w:rsid w:val="00F32F7C"/>
    <w:rsid w:val="00F32F89"/>
    <w:rsid w:val="00F32FBB"/>
    <w:rsid w:val="00F3306D"/>
    <w:rsid w:val="00F330FC"/>
    <w:rsid w:val="00F33105"/>
    <w:rsid w:val="00F332AC"/>
    <w:rsid w:val="00F3331D"/>
    <w:rsid w:val="00F334C7"/>
    <w:rsid w:val="00F3358E"/>
    <w:rsid w:val="00F335A0"/>
    <w:rsid w:val="00F335C8"/>
    <w:rsid w:val="00F335DE"/>
    <w:rsid w:val="00F33602"/>
    <w:rsid w:val="00F3379F"/>
    <w:rsid w:val="00F33826"/>
    <w:rsid w:val="00F3387D"/>
    <w:rsid w:val="00F338D0"/>
    <w:rsid w:val="00F339F9"/>
    <w:rsid w:val="00F33A3D"/>
    <w:rsid w:val="00F33A83"/>
    <w:rsid w:val="00F33AEC"/>
    <w:rsid w:val="00F33B06"/>
    <w:rsid w:val="00F33B1A"/>
    <w:rsid w:val="00F33C6E"/>
    <w:rsid w:val="00F33C93"/>
    <w:rsid w:val="00F33C9A"/>
    <w:rsid w:val="00F33DD0"/>
    <w:rsid w:val="00F33E71"/>
    <w:rsid w:val="00F33F02"/>
    <w:rsid w:val="00F33F3B"/>
    <w:rsid w:val="00F33F7E"/>
    <w:rsid w:val="00F33F94"/>
    <w:rsid w:val="00F33FA5"/>
    <w:rsid w:val="00F33FBC"/>
    <w:rsid w:val="00F34002"/>
    <w:rsid w:val="00F341B4"/>
    <w:rsid w:val="00F3420B"/>
    <w:rsid w:val="00F342CE"/>
    <w:rsid w:val="00F34381"/>
    <w:rsid w:val="00F343E1"/>
    <w:rsid w:val="00F3445E"/>
    <w:rsid w:val="00F3449D"/>
    <w:rsid w:val="00F3454A"/>
    <w:rsid w:val="00F34562"/>
    <w:rsid w:val="00F3481E"/>
    <w:rsid w:val="00F3482F"/>
    <w:rsid w:val="00F34861"/>
    <w:rsid w:val="00F348CC"/>
    <w:rsid w:val="00F3490D"/>
    <w:rsid w:val="00F34965"/>
    <w:rsid w:val="00F349D0"/>
    <w:rsid w:val="00F349FA"/>
    <w:rsid w:val="00F34A9A"/>
    <w:rsid w:val="00F34ADE"/>
    <w:rsid w:val="00F34B57"/>
    <w:rsid w:val="00F34B7A"/>
    <w:rsid w:val="00F34C5E"/>
    <w:rsid w:val="00F34CFA"/>
    <w:rsid w:val="00F34F21"/>
    <w:rsid w:val="00F34F50"/>
    <w:rsid w:val="00F34FB0"/>
    <w:rsid w:val="00F3504B"/>
    <w:rsid w:val="00F350C0"/>
    <w:rsid w:val="00F350D6"/>
    <w:rsid w:val="00F3511B"/>
    <w:rsid w:val="00F351B7"/>
    <w:rsid w:val="00F352E2"/>
    <w:rsid w:val="00F35363"/>
    <w:rsid w:val="00F35440"/>
    <w:rsid w:val="00F35480"/>
    <w:rsid w:val="00F354B0"/>
    <w:rsid w:val="00F35528"/>
    <w:rsid w:val="00F356AC"/>
    <w:rsid w:val="00F357F1"/>
    <w:rsid w:val="00F3583B"/>
    <w:rsid w:val="00F35841"/>
    <w:rsid w:val="00F358F6"/>
    <w:rsid w:val="00F3593A"/>
    <w:rsid w:val="00F3595C"/>
    <w:rsid w:val="00F3596C"/>
    <w:rsid w:val="00F35A90"/>
    <w:rsid w:val="00F35B47"/>
    <w:rsid w:val="00F35B7F"/>
    <w:rsid w:val="00F35EF3"/>
    <w:rsid w:val="00F35F4B"/>
    <w:rsid w:val="00F35FA3"/>
    <w:rsid w:val="00F35FAE"/>
    <w:rsid w:val="00F35FEA"/>
    <w:rsid w:val="00F36003"/>
    <w:rsid w:val="00F360C7"/>
    <w:rsid w:val="00F360F1"/>
    <w:rsid w:val="00F3616D"/>
    <w:rsid w:val="00F361FE"/>
    <w:rsid w:val="00F3620F"/>
    <w:rsid w:val="00F36281"/>
    <w:rsid w:val="00F36316"/>
    <w:rsid w:val="00F36368"/>
    <w:rsid w:val="00F36408"/>
    <w:rsid w:val="00F3649A"/>
    <w:rsid w:val="00F365B9"/>
    <w:rsid w:val="00F3662F"/>
    <w:rsid w:val="00F36702"/>
    <w:rsid w:val="00F36718"/>
    <w:rsid w:val="00F3695D"/>
    <w:rsid w:val="00F36A38"/>
    <w:rsid w:val="00F36A64"/>
    <w:rsid w:val="00F36AA9"/>
    <w:rsid w:val="00F36ACE"/>
    <w:rsid w:val="00F36B81"/>
    <w:rsid w:val="00F36BA6"/>
    <w:rsid w:val="00F36CC2"/>
    <w:rsid w:val="00F36CD3"/>
    <w:rsid w:val="00F36D55"/>
    <w:rsid w:val="00F36DC3"/>
    <w:rsid w:val="00F36E69"/>
    <w:rsid w:val="00F36EB1"/>
    <w:rsid w:val="00F36F5C"/>
    <w:rsid w:val="00F36FDE"/>
    <w:rsid w:val="00F37079"/>
    <w:rsid w:val="00F3708B"/>
    <w:rsid w:val="00F370DA"/>
    <w:rsid w:val="00F3712C"/>
    <w:rsid w:val="00F3718D"/>
    <w:rsid w:val="00F37214"/>
    <w:rsid w:val="00F37223"/>
    <w:rsid w:val="00F3722E"/>
    <w:rsid w:val="00F372B9"/>
    <w:rsid w:val="00F375AC"/>
    <w:rsid w:val="00F37609"/>
    <w:rsid w:val="00F378C3"/>
    <w:rsid w:val="00F378CE"/>
    <w:rsid w:val="00F3799A"/>
    <w:rsid w:val="00F37A5B"/>
    <w:rsid w:val="00F37BAA"/>
    <w:rsid w:val="00F37BC6"/>
    <w:rsid w:val="00F37DA7"/>
    <w:rsid w:val="00F37E06"/>
    <w:rsid w:val="00F37EE3"/>
    <w:rsid w:val="00F37F2A"/>
    <w:rsid w:val="00F37F60"/>
    <w:rsid w:val="00F37F63"/>
    <w:rsid w:val="00F4007B"/>
    <w:rsid w:val="00F400B3"/>
    <w:rsid w:val="00F401E4"/>
    <w:rsid w:val="00F401F1"/>
    <w:rsid w:val="00F40278"/>
    <w:rsid w:val="00F402BA"/>
    <w:rsid w:val="00F40370"/>
    <w:rsid w:val="00F40404"/>
    <w:rsid w:val="00F4040A"/>
    <w:rsid w:val="00F4042D"/>
    <w:rsid w:val="00F40435"/>
    <w:rsid w:val="00F40454"/>
    <w:rsid w:val="00F4046D"/>
    <w:rsid w:val="00F4046E"/>
    <w:rsid w:val="00F40584"/>
    <w:rsid w:val="00F405D7"/>
    <w:rsid w:val="00F405F1"/>
    <w:rsid w:val="00F40672"/>
    <w:rsid w:val="00F407B1"/>
    <w:rsid w:val="00F40820"/>
    <w:rsid w:val="00F40840"/>
    <w:rsid w:val="00F409F5"/>
    <w:rsid w:val="00F40A38"/>
    <w:rsid w:val="00F40BF6"/>
    <w:rsid w:val="00F40C0A"/>
    <w:rsid w:val="00F40C50"/>
    <w:rsid w:val="00F40CD6"/>
    <w:rsid w:val="00F40D8E"/>
    <w:rsid w:val="00F40EA3"/>
    <w:rsid w:val="00F40EB5"/>
    <w:rsid w:val="00F40F2D"/>
    <w:rsid w:val="00F40F9E"/>
    <w:rsid w:val="00F41007"/>
    <w:rsid w:val="00F413C9"/>
    <w:rsid w:val="00F41494"/>
    <w:rsid w:val="00F4149E"/>
    <w:rsid w:val="00F4151F"/>
    <w:rsid w:val="00F41526"/>
    <w:rsid w:val="00F41565"/>
    <w:rsid w:val="00F41588"/>
    <w:rsid w:val="00F415AF"/>
    <w:rsid w:val="00F415E0"/>
    <w:rsid w:val="00F4162E"/>
    <w:rsid w:val="00F41685"/>
    <w:rsid w:val="00F416D4"/>
    <w:rsid w:val="00F417B7"/>
    <w:rsid w:val="00F417F2"/>
    <w:rsid w:val="00F4184C"/>
    <w:rsid w:val="00F41865"/>
    <w:rsid w:val="00F418A7"/>
    <w:rsid w:val="00F41968"/>
    <w:rsid w:val="00F41970"/>
    <w:rsid w:val="00F419A8"/>
    <w:rsid w:val="00F419FD"/>
    <w:rsid w:val="00F41BE9"/>
    <w:rsid w:val="00F41C4B"/>
    <w:rsid w:val="00F41CE3"/>
    <w:rsid w:val="00F41E5B"/>
    <w:rsid w:val="00F41E75"/>
    <w:rsid w:val="00F41EF3"/>
    <w:rsid w:val="00F41FAE"/>
    <w:rsid w:val="00F41FD4"/>
    <w:rsid w:val="00F41FD5"/>
    <w:rsid w:val="00F42018"/>
    <w:rsid w:val="00F4201B"/>
    <w:rsid w:val="00F42091"/>
    <w:rsid w:val="00F420EE"/>
    <w:rsid w:val="00F422AF"/>
    <w:rsid w:val="00F423FE"/>
    <w:rsid w:val="00F42594"/>
    <w:rsid w:val="00F42652"/>
    <w:rsid w:val="00F42674"/>
    <w:rsid w:val="00F426EF"/>
    <w:rsid w:val="00F42768"/>
    <w:rsid w:val="00F428FF"/>
    <w:rsid w:val="00F42A1B"/>
    <w:rsid w:val="00F42AA9"/>
    <w:rsid w:val="00F42B84"/>
    <w:rsid w:val="00F42BE0"/>
    <w:rsid w:val="00F42C5F"/>
    <w:rsid w:val="00F42C8D"/>
    <w:rsid w:val="00F42CC4"/>
    <w:rsid w:val="00F42D7B"/>
    <w:rsid w:val="00F42E30"/>
    <w:rsid w:val="00F42E60"/>
    <w:rsid w:val="00F42ECA"/>
    <w:rsid w:val="00F42F06"/>
    <w:rsid w:val="00F42F29"/>
    <w:rsid w:val="00F42F38"/>
    <w:rsid w:val="00F42F3C"/>
    <w:rsid w:val="00F42F76"/>
    <w:rsid w:val="00F42FF5"/>
    <w:rsid w:val="00F42FFC"/>
    <w:rsid w:val="00F43004"/>
    <w:rsid w:val="00F4301A"/>
    <w:rsid w:val="00F43043"/>
    <w:rsid w:val="00F4307E"/>
    <w:rsid w:val="00F4327C"/>
    <w:rsid w:val="00F432A9"/>
    <w:rsid w:val="00F432DD"/>
    <w:rsid w:val="00F4331F"/>
    <w:rsid w:val="00F43380"/>
    <w:rsid w:val="00F433E4"/>
    <w:rsid w:val="00F43458"/>
    <w:rsid w:val="00F434C6"/>
    <w:rsid w:val="00F436CF"/>
    <w:rsid w:val="00F436D5"/>
    <w:rsid w:val="00F43707"/>
    <w:rsid w:val="00F437C5"/>
    <w:rsid w:val="00F437F6"/>
    <w:rsid w:val="00F43857"/>
    <w:rsid w:val="00F438E4"/>
    <w:rsid w:val="00F43912"/>
    <w:rsid w:val="00F439A0"/>
    <w:rsid w:val="00F439E4"/>
    <w:rsid w:val="00F43A16"/>
    <w:rsid w:val="00F43AEE"/>
    <w:rsid w:val="00F43BE2"/>
    <w:rsid w:val="00F43BE4"/>
    <w:rsid w:val="00F43D68"/>
    <w:rsid w:val="00F43E19"/>
    <w:rsid w:val="00F43EDA"/>
    <w:rsid w:val="00F43F1A"/>
    <w:rsid w:val="00F43F78"/>
    <w:rsid w:val="00F4407E"/>
    <w:rsid w:val="00F4409E"/>
    <w:rsid w:val="00F440C7"/>
    <w:rsid w:val="00F4415B"/>
    <w:rsid w:val="00F44167"/>
    <w:rsid w:val="00F441B1"/>
    <w:rsid w:val="00F4423E"/>
    <w:rsid w:val="00F44296"/>
    <w:rsid w:val="00F442E0"/>
    <w:rsid w:val="00F442EA"/>
    <w:rsid w:val="00F4430E"/>
    <w:rsid w:val="00F4432E"/>
    <w:rsid w:val="00F4435C"/>
    <w:rsid w:val="00F443FC"/>
    <w:rsid w:val="00F4440F"/>
    <w:rsid w:val="00F44453"/>
    <w:rsid w:val="00F44662"/>
    <w:rsid w:val="00F44691"/>
    <w:rsid w:val="00F4475E"/>
    <w:rsid w:val="00F44778"/>
    <w:rsid w:val="00F447F1"/>
    <w:rsid w:val="00F44828"/>
    <w:rsid w:val="00F4486B"/>
    <w:rsid w:val="00F44909"/>
    <w:rsid w:val="00F44A7A"/>
    <w:rsid w:val="00F44B08"/>
    <w:rsid w:val="00F44B3A"/>
    <w:rsid w:val="00F44BBA"/>
    <w:rsid w:val="00F44D64"/>
    <w:rsid w:val="00F44D6E"/>
    <w:rsid w:val="00F44E3D"/>
    <w:rsid w:val="00F44F81"/>
    <w:rsid w:val="00F44F9F"/>
    <w:rsid w:val="00F45072"/>
    <w:rsid w:val="00F4507C"/>
    <w:rsid w:val="00F4511B"/>
    <w:rsid w:val="00F45135"/>
    <w:rsid w:val="00F4517E"/>
    <w:rsid w:val="00F4521D"/>
    <w:rsid w:val="00F45353"/>
    <w:rsid w:val="00F453F2"/>
    <w:rsid w:val="00F45426"/>
    <w:rsid w:val="00F4546D"/>
    <w:rsid w:val="00F454F4"/>
    <w:rsid w:val="00F45536"/>
    <w:rsid w:val="00F455C3"/>
    <w:rsid w:val="00F455EC"/>
    <w:rsid w:val="00F45616"/>
    <w:rsid w:val="00F45771"/>
    <w:rsid w:val="00F45856"/>
    <w:rsid w:val="00F45981"/>
    <w:rsid w:val="00F459FC"/>
    <w:rsid w:val="00F45A08"/>
    <w:rsid w:val="00F45ADF"/>
    <w:rsid w:val="00F45B0A"/>
    <w:rsid w:val="00F45B35"/>
    <w:rsid w:val="00F45B9D"/>
    <w:rsid w:val="00F45BA2"/>
    <w:rsid w:val="00F45BA6"/>
    <w:rsid w:val="00F45BEB"/>
    <w:rsid w:val="00F45C20"/>
    <w:rsid w:val="00F45C84"/>
    <w:rsid w:val="00F45D82"/>
    <w:rsid w:val="00F45D8D"/>
    <w:rsid w:val="00F45D8F"/>
    <w:rsid w:val="00F45EC7"/>
    <w:rsid w:val="00F45EDE"/>
    <w:rsid w:val="00F45F2A"/>
    <w:rsid w:val="00F45F5F"/>
    <w:rsid w:val="00F45F89"/>
    <w:rsid w:val="00F45FA9"/>
    <w:rsid w:val="00F460B9"/>
    <w:rsid w:val="00F460EB"/>
    <w:rsid w:val="00F461B1"/>
    <w:rsid w:val="00F4620B"/>
    <w:rsid w:val="00F464FB"/>
    <w:rsid w:val="00F466F7"/>
    <w:rsid w:val="00F46755"/>
    <w:rsid w:val="00F467B8"/>
    <w:rsid w:val="00F4682E"/>
    <w:rsid w:val="00F469B9"/>
    <w:rsid w:val="00F469E7"/>
    <w:rsid w:val="00F469F4"/>
    <w:rsid w:val="00F469F6"/>
    <w:rsid w:val="00F46AEA"/>
    <w:rsid w:val="00F46B8C"/>
    <w:rsid w:val="00F46C81"/>
    <w:rsid w:val="00F46D8D"/>
    <w:rsid w:val="00F46F04"/>
    <w:rsid w:val="00F46F7E"/>
    <w:rsid w:val="00F47011"/>
    <w:rsid w:val="00F470FE"/>
    <w:rsid w:val="00F47122"/>
    <w:rsid w:val="00F47150"/>
    <w:rsid w:val="00F471B2"/>
    <w:rsid w:val="00F472E2"/>
    <w:rsid w:val="00F47371"/>
    <w:rsid w:val="00F4741F"/>
    <w:rsid w:val="00F47476"/>
    <w:rsid w:val="00F4747C"/>
    <w:rsid w:val="00F47583"/>
    <w:rsid w:val="00F47628"/>
    <w:rsid w:val="00F476A2"/>
    <w:rsid w:val="00F476A6"/>
    <w:rsid w:val="00F47704"/>
    <w:rsid w:val="00F47709"/>
    <w:rsid w:val="00F47715"/>
    <w:rsid w:val="00F4776C"/>
    <w:rsid w:val="00F4778E"/>
    <w:rsid w:val="00F477D5"/>
    <w:rsid w:val="00F477E5"/>
    <w:rsid w:val="00F477F8"/>
    <w:rsid w:val="00F47930"/>
    <w:rsid w:val="00F47933"/>
    <w:rsid w:val="00F47950"/>
    <w:rsid w:val="00F47968"/>
    <w:rsid w:val="00F479D8"/>
    <w:rsid w:val="00F479F1"/>
    <w:rsid w:val="00F47A41"/>
    <w:rsid w:val="00F47ACC"/>
    <w:rsid w:val="00F47B45"/>
    <w:rsid w:val="00F47BE0"/>
    <w:rsid w:val="00F47DC5"/>
    <w:rsid w:val="00F47E6C"/>
    <w:rsid w:val="00F47F0A"/>
    <w:rsid w:val="00F50110"/>
    <w:rsid w:val="00F5011D"/>
    <w:rsid w:val="00F50178"/>
    <w:rsid w:val="00F50373"/>
    <w:rsid w:val="00F504FB"/>
    <w:rsid w:val="00F50633"/>
    <w:rsid w:val="00F5087E"/>
    <w:rsid w:val="00F50898"/>
    <w:rsid w:val="00F508BD"/>
    <w:rsid w:val="00F508F5"/>
    <w:rsid w:val="00F5091D"/>
    <w:rsid w:val="00F50B2D"/>
    <w:rsid w:val="00F50BCE"/>
    <w:rsid w:val="00F50E79"/>
    <w:rsid w:val="00F50E94"/>
    <w:rsid w:val="00F50FDA"/>
    <w:rsid w:val="00F510A0"/>
    <w:rsid w:val="00F51244"/>
    <w:rsid w:val="00F51301"/>
    <w:rsid w:val="00F5133C"/>
    <w:rsid w:val="00F5133E"/>
    <w:rsid w:val="00F513A2"/>
    <w:rsid w:val="00F51477"/>
    <w:rsid w:val="00F514C4"/>
    <w:rsid w:val="00F5153C"/>
    <w:rsid w:val="00F51649"/>
    <w:rsid w:val="00F5169A"/>
    <w:rsid w:val="00F51AA9"/>
    <w:rsid w:val="00F51B76"/>
    <w:rsid w:val="00F51BDE"/>
    <w:rsid w:val="00F51CF1"/>
    <w:rsid w:val="00F51D30"/>
    <w:rsid w:val="00F51DAA"/>
    <w:rsid w:val="00F51DF1"/>
    <w:rsid w:val="00F51E11"/>
    <w:rsid w:val="00F51E8F"/>
    <w:rsid w:val="00F51F30"/>
    <w:rsid w:val="00F5207D"/>
    <w:rsid w:val="00F520AE"/>
    <w:rsid w:val="00F520E4"/>
    <w:rsid w:val="00F520F1"/>
    <w:rsid w:val="00F52225"/>
    <w:rsid w:val="00F52226"/>
    <w:rsid w:val="00F52260"/>
    <w:rsid w:val="00F52373"/>
    <w:rsid w:val="00F52574"/>
    <w:rsid w:val="00F525AA"/>
    <w:rsid w:val="00F525BF"/>
    <w:rsid w:val="00F52634"/>
    <w:rsid w:val="00F52644"/>
    <w:rsid w:val="00F5274A"/>
    <w:rsid w:val="00F528EA"/>
    <w:rsid w:val="00F528F5"/>
    <w:rsid w:val="00F52A3B"/>
    <w:rsid w:val="00F52A5B"/>
    <w:rsid w:val="00F52A64"/>
    <w:rsid w:val="00F52BBB"/>
    <w:rsid w:val="00F52BEB"/>
    <w:rsid w:val="00F52C26"/>
    <w:rsid w:val="00F52C62"/>
    <w:rsid w:val="00F52CEC"/>
    <w:rsid w:val="00F52DFB"/>
    <w:rsid w:val="00F52E34"/>
    <w:rsid w:val="00F52E3B"/>
    <w:rsid w:val="00F530D8"/>
    <w:rsid w:val="00F532D5"/>
    <w:rsid w:val="00F5336F"/>
    <w:rsid w:val="00F533C8"/>
    <w:rsid w:val="00F533FF"/>
    <w:rsid w:val="00F53417"/>
    <w:rsid w:val="00F5341A"/>
    <w:rsid w:val="00F5345C"/>
    <w:rsid w:val="00F5347B"/>
    <w:rsid w:val="00F53550"/>
    <w:rsid w:val="00F535F3"/>
    <w:rsid w:val="00F53634"/>
    <w:rsid w:val="00F53680"/>
    <w:rsid w:val="00F53712"/>
    <w:rsid w:val="00F53799"/>
    <w:rsid w:val="00F537EA"/>
    <w:rsid w:val="00F53833"/>
    <w:rsid w:val="00F53843"/>
    <w:rsid w:val="00F538F9"/>
    <w:rsid w:val="00F53A00"/>
    <w:rsid w:val="00F53A50"/>
    <w:rsid w:val="00F53B02"/>
    <w:rsid w:val="00F53B34"/>
    <w:rsid w:val="00F53B46"/>
    <w:rsid w:val="00F53D10"/>
    <w:rsid w:val="00F53D9A"/>
    <w:rsid w:val="00F53E87"/>
    <w:rsid w:val="00F53EA0"/>
    <w:rsid w:val="00F53EF9"/>
    <w:rsid w:val="00F53F0C"/>
    <w:rsid w:val="00F54055"/>
    <w:rsid w:val="00F54058"/>
    <w:rsid w:val="00F5428D"/>
    <w:rsid w:val="00F54497"/>
    <w:rsid w:val="00F5460F"/>
    <w:rsid w:val="00F546B7"/>
    <w:rsid w:val="00F547B4"/>
    <w:rsid w:val="00F548BC"/>
    <w:rsid w:val="00F54A38"/>
    <w:rsid w:val="00F54A65"/>
    <w:rsid w:val="00F54A68"/>
    <w:rsid w:val="00F54BAD"/>
    <w:rsid w:val="00F54BDF"/>
    <w:rsid w:val="00F54CFA"/>
    <w:rsid w:val="00F54D4B"/>
    <w:rsid w:val="00F54D7E"/>
    <w:rsid w:val="00F54DF9"/>
    <w:rsid w:val="00F54E48"/>
    <w:rsid w:val="00F54F40"/>
    <w:rsid w:val="00F54FAD"/>
    <w:rsid w:val="00F5505B"/>
    <w:rsid w:val="00F5510C"/>
    <w:rsid w:val="00F5511F"/>
    <w:rsid w:val="00F5523C"/>
    <w:rsid w:val="00F5527D"/>
    <w:rsid w:val="00F552A6"/>
    <w:rsid w:val="00F552D6"/>
    <w:rsid w:val="00F553FB"/>
    <w:rsid w:val="00F55577"/>
    <w:rsid w:val="00F5557A"/>
    <w:rsid w:val="00F555AA"/>
    <w:rsid w:val="00F55603"/>
    <w:rsid w:val="00F55720"/>
    <w:rsid w:val="00F5581B"/>
    <w:rsid w:val="00F558A8"/>
    <w:rsid w:val="00F558D8"/>
    <w:rsid w:val="00F559A0"/>
    <w:rsid w:val="00F559AE"/>
    <w:rsid w:val="00F55A21"/>
    <w:rsid w:val="00F55A5C"/>
    <w:rsid w:val="00F55AA9"/>
    <w:rsid w:val="00F55ACD"/>
    <w:rsid w:val="00F55ADF"/>
    <w:rsid w:val="00F55B3A"/>
    <w:rsid w:val="00F55B9C"/>
    <w:rsid w:val="00F55BAB"/>
    <w:rsid w:val="00F55BDF"/>
    <w:rsid w:val="00F55CB7"/>
    <w:rsid w:val="00F55CED"/>
    <w:rsid w:val="00F55D42"/>
    <w:rsid w:val="00F55E37"/>
    <w:rsid w:val="00F55F1C"/>
    <w:rsid w:val="00F5603D"/>
    <w:rsid w:val="00F561F7"/>
    <w:rsid w:val="00F562F6"/>
    <w:rsid w:val="00F56405"/>
    <w:rsid w:val="00F5649B"/>
    <w:rsid w:val="00F56517"/>
    <w:rsid w:val="00F56545"/>
    <w:rsid w:val="00F56575"/>
    <w:rsid w:val="00F568AB"/>
    <w:rsid w:val="00F568B3"/>
    <w:rsid w:val="00F5692C"/>
    <w:rsid w:val="00F569D3"/>
    <w:rsid w:val="00F56A8E"/>
    <w:rsid w:val="00F56B16"/>
    <w:rsid w:val="00F56B45"/>
    <w:rsid w:val="00F56C58"/>
    <w:rsid w:val="00F56CD0"/>
    <w:rsid w:val="00F56D39"/>
    <w:rsid w:val="00F56E7D"/>
    <w:rsid w:val="00F56EC6"/>
    <w:rsid w:val="00F56F03"/>
    <w:rsid w:val="00F56F79"/>
    <w:rsid w:val="00F5707C"/>
    <w:rsid w:val="00F570EC"/>
    <w:rsid w:val="00F57114"/>
    <w:rsid w:val="00F5711D"/>
    <w:rsid w:val="00F57162"/>
    <w:rsid w:val="00F5716F"/>
    <w:rsid w:val="00F5739E"/>
    <w:rsid w:val="00F573AD"/>
    <w:rsid w:val="00F57477"/>
    <w:rsid w:val="00F57489"/>
    <w:rsid w:val="00F575C3"/>
    <w:rsid w:val="00F57615"/>
    <w:rsid w:val="00F5769B"/>
    <w:rsid w:val="00F576B0"/>
    <w:rsid w:val="00F576F0"/>
    <w:rsid w:val="00F57721"/>
    <w:rsid w:val="00F57742"/>
    <w:rsid w:val="00F57760"/>
    <w:rsid w:val="00F57895"/>
    <w:rsid w:val="00F578FF"/>
    <w:rsid w:val="00F57903"/>
    <w:rsid w:val="00F579DF"/>
    <w:rsid w:val="00F57ABE"/>
    <w:rsid w:val="00F57B4E"/>
    <w:rsid w:val="00F57CF7"/>
    <w:rsid w:val="00F57D1E"/>
    <w:rsid w:val="00F57F44"/>
    <w:rsid w:val="00F57F5D"/>
    <w:rsid w:val="00F57FC8"/>
    <w:rsid w:val="00F60014"/>
    <w:rsid w:val="00F60015"/>
    <w:rsid w:val="00F6012A"/>
    <w:rsid w:val="00F60236"/>
    <w:rsid w:val="00F60240"/>
    <w:rsid w:val="00F60287"/>
    <w:rsid w:val="00F6048A"/>
    <w:rsid w:val="00F6053A"/>
    <w:rsid w:val="00F6067A"/>
    <w:rsid w:val="00F607A6"/>
    <w:rsid w:val="00F607BA"/>
    <w:rsid w:val="00F6085C"/>
    <w:rsid w:val="00F60926"/>
    <w:rsid w:val="00F6097A"/>
    <w:rsid w:val="00F60982"/>
    <w:rsid w:val="00F609F5"/>
    <w:rsid w:val="00F60A07"/>
    <w:rsid w:val="00F60A59"/>
    <w:rsid w:val="00F60AA7"/>
    <w:rsid w:val="00F60BBD"/>
    <w:rsid w:val="00F60BCB"/>
    <w:rsid w:val="00F60D0D"/>
    <w:rsid w:val="00F60DD4"/>
    <w:rsid w:val="00F60DFD"/>
    <w:rsid w:val="00F60E4D"/>
    <w:rsid w:val="00F610D9"/>
    <w:rsid w:val="00F61108"/>
    <w:rsid w:val="00F61175"/>
    <w:rsid w:val="00F611EF"/>
    <w:rsid w:val="00F612D2"/>
    <w:rsid w:val="00F61306"/>
    <w:rsid w:val="00F61314"/>
    <w:rsid w:val="00F61486"/>
    <w:rsid w:val="00F614EC"/>
    <w:rsid w:val="00F61591"/>
    <w:rsid w:val="00F615AA"/>
    <w:rsid w:val="00F615CC"/>
    <w:rsid w:val="00F615CD"/>
    <w:rsid w:val="00F61673"/>
    <w:rsid w:val="00F616B6"/>
    <w:rsid w:val="00F616C6"/>
    <w:rsid w:val="00F61710"/>
    <w:rsid w:val="00F61870"/>
    <w:rsid w:val="00F61A8D"/>
    <w:rsid w:val="00F61D27"/>
    <w:rsid w:val="00F61DC6"/>
    <w:rsid w:val="00F61E33"/>
    <w:rsid w:val="00F61EDA"/>
    <w:rsid w:val="00F61FA3"/>
    <w:rsid w:val="00F61FC6"/>
    <w:rsid w:val="00F61FDF"/>
    <w:rsid w:val="00F62001"/>
    <w:rsid w:val="00F62020"/>
    <w:rsid w:val="00F6203D"/>
    <w:rsid w:val="00F6210D"/>
    <w:rsid w:val="00F62181"/>
    <w:rsid w:val="00F621A8"/>
    <w:rsid w:val="00F6224C"/>
    <w:rsid w:val="00F622C0"/>
    <w:rsid w:val="00F622D2"/>
    <w:rsid w:val="00F6235E"/>
    <w:rsid w:val="00F623A7"/>
    <w:rsid w:val="00F62402"/>
    <w:rsid w:val="00F6252C"/>
    <w:rsid w:val="00F6253D"/>
    <w:rsid w:val="00F62629"/>
    <w:rsid w:val="00F626A8"/>
    <w:rsid w:val="00F627ED"/>
    <w:rsid w:val="00F62A2C"/>
    <w:rsid w:val="00F62AF3"/>
    <w:rsid w:val="00F62B47"/>
    <w:rsid w:val="00F62B8F"/>
    <w:rsid w:val="00F62C08"/>
    <w:rsid w:val="00F62DCA"/>
    <w:rsid w:val="00F62DD2"/>
    <w:rsid w:val="00F62E5D"/>
    <w:rsid w:val="00F62EF4"/>
    <w:rsid w:val="00F62F3B"/>
    <w:rsid w:val="00F62FEA"/>
    <w:rsid w:val="00F631DE"/>
    <w:rsid w:val="00F6339B"/>
    <w:rsid w:val="00F63567"/>
    <w:rsid w:val="00F63623"/>
    <w:rsid w:val="00F63920"/>
    <w:rsid w:val="00F63A1E"/>
    <w:rsid w:val="00F63A7D"/>
    <w:rsid w:val="00F63AC3"/>
    <w:rsid w:val="00F63B75"/>
    <w:rsid w:val="00F63D2C"/>
    <w:rsid w:val="00F63D37"/>
    <w:rsid w:val="00F63D4C"/>
    <w:rsid w:val="00F63DF9"/>
    <w:rsid w:val="00F63E16"/>
    <w:rsid w:val="00F63F5A"/>
    <w:rsid w:val="00F64014"/>
    <w:rsid w:val="00F64080"/>
    <w:rsid w:val="00F640A4"/>
    <w:rsid w:val="00F64152"/>
    <w:rsid w:val="00F641AD"/>
    <w:rsid w:val="00F6432D"/>
    <w:rsid w:val="00F6435C"/>
    <w:rsid w:val="00F64447"/>
    <w:rsid w:val="00F6449D"/>
    <w:rsid w:val="00F644AF"/>
    <w:rsid w:val="00F64704"/>
    <w:rsid w:val="00F6471D"/>
    <w:rsid w:val="00F6478D"/>
    <w:rsid w:val="00F6484B"/>
    <w:rsid w:val="00F648DC"/>
    <w:rsid w:val="00F649AF"/>
    <w:rsid w:val="00F64A50"/>
    <w:rsid w:val="00F64AC0"/>
    <w:rsid w:val="00F64B0E"/>
    <w:rsid w:val="00F64B63"/>
    <w:rsid w:val="00F64C24"/>
    <w:rsid w:val="00F64D4D"/>
    <w:rsid w:val="00F64E04"/>
    <w:rsid w:val="00F64EE7"/>
    <w:rsid w:val="00F64F3B"/>
    <w:rsid w:val="00F64FC4"/>
    <w:rsid w:val="00F64FED"/>
    <w:rsid w:val="00F6501D"/>
    <w:rsid w:val="00F65047"/>
    <w:rsid w:val="00F6504F"/>
    <w:rsid w:val="00F65073"/>
    <w:rsid w:val="00F65097"/>
    <w:rsid w:val="00F650FB"/>
    <w:rsid w:val="00F65128"/>
    <w:rsid w:val="00F651A8"/>
    <w:rsid w:val="00F65212"/>
    <w:rsid w:val="00F65415"/>
    <w:rsid w:val="00F65472"/>
    <w:rsid w:val="00F654A3"/>
    <w:rsid w:val="00F6552E"/>
    <w:rsid w:val="00F65530"/>
    <w:rsid w:val="00F6575B"/>
    <w:rsid w:val="00F657F7"/>
    <w:rsid w:val="00F6589B"/>
    <w:rsid w:val="00F658C6"/>
    <w:rsid w:val="00F659A8"/>
    <w:rsid w:val="00F659BD"/>
    <w:rsid w:val="00F65A0A"/>
    <w:rsid w:val="00F65B34"/>
    <w:rsid w:val="00F65BE2"/>
    <w:rsid w:val="00F65C44"/>
    <w:rsid w:val="00F65CB1"/>
    <w:rsid w:val="00F65E54"/>
    <w:rsid w:val="00F65F02"/>
    <w:rsid w:val="00F65F7B"/>
    <w:rsid w:val="00F66205"/>
    <w:rsid w:val="00F662E3"/>
    <w:rsid w:val="00F66359"/>
    <w:rsid w:val="00F66501"/>
    <w:rsid w:val="00F665E3"/>
    <w:rsid w:val="00F666D8"/>
    <w:rsid w:val="00F666EB"/>
    <w:rsid w:val="00F66901"/>
    <w:rsid w:val="00F6695A"/>
    <w:rsid w:val="00F66A33"/>
    <w:rsid w:val="00F66A91"/>
    <w:rsid w:val="00F66AFB"/>
    <w:rsid w:val="00F66C3B"/>
    <w:rsid w:val="00F66CB4"/>
    <w:rsid w:val="00F66CED"/>
    <w:rsid w:val="00F66D9A"/>
    <w:rsid w:val="00F66DA8"/>
    <w:rsid w:val="00F66DD8"/>
    <w:rsid w:val="00F66E37"/>
    <w:rsid w:val="00F67031"/>
    <w:rsid w:val="00F6706B"/>
    <w:rsid w:val="00F67117"/>
    <w:rsid w:val="00F67196"/>
    <w:rsid w:val="00F672BB"/>
    <w:rsid w:val="00F672BF"/>
    <w:rsid w:val="00F67376"/>
    <w:rsid w:val="00F673F4"/>
    <w:rsid w:val="00F6751F"/>
    <w:rsid w:val="00F675D8"/>
    <w:rsid w:val="00F675E7"/>
    <w:rsid w:val="00F675EF"/>
    <w:rsid w:val="00F6764C"/>
    <w:rsid w:val="00F676D2"/>
    <w:rsid w:val="00F6771B"/>
    <w:rsid w:val="00F67826"/>
    <w:rsid w:val="00F6782A"/>
    <w:rsid w:val="00F67853"/>
    <w:rsid w:val="00F678F8"/>
    <w:rsid w:val="00F67975"/>
    <w:rsid w:val="00F67976"/>
    <w:rsid w:val="00F67984"/>
    <w:rsid w:val="00F67995"/>
    <w:rsid w:val="00F67A30"/>
    <w:rsid w:val="00F67BDE"/>
    <w:rsid w:val="00F67C29"/>
    <w:rsid w:val="00F67C39"/>
    <w:rsid w:val="00F67C3B"/>
    <w:rsid w:val="00F67C86"/>
    <w:rsid w:val="00F67CC4"/>
    <w:rsid w:val="00F67D65"/>
    <w:rsid w:val="00F67E2A"/>
    <w:rsid w:val="00F67E71"/>
    <w:rsid w:val="00F67EB7"/>
    <w:rsid w:val="00F67F4A"/>
    <w:rsid w:val="00F70067"/>
    <w:rsid w:val="00F700D5"/>
    <w:rsid w:val="00F70102"/>
    <w:rsid w:val="00F70133"/>
    <w:rsid w:val="00F701E3"/>
    <w:rsid w:val="00F702AB"/>
    <w:rsid w:val="00F7030B"/>
    <w:rsid w:val="00F7032C"/>
    <w:rsid w:val="00F7038B"/>
    <w:rsid w:val="00F703EA"/>
    <w:rsid w:val="00F7046E"/>
    <w:rsid w:val="00F705FE"/>
    <w:rsid w:val="00F7066F"/>
    <w:rsid w:val="00F706F3"/>
    <w:rsid w:val="00F70822"/>
    <w:rsid w:val="00F709AC"/>
    <w:rsid w:val="00F70A6A"/>
    <w:rsid w:val="00F70A77"/>
    <w:rsid w:val="00F70AB2"/>
    <w:rsid w:val="00F70AE3"/>
    <w:rsid w:val="00F70C95"/>
    <w:rsid w:val="00F70CCD"/>
    <w:rsid w:val="00F70D4F"/>
    <w:rsid w:val="00F70E45"/>
    <w:rsid w:val="00F70E62"/>
    <w:rsid w:val="00F70EA2"/>
    <w:rsid w:val="00F70EAC"/>
    <w:rsid w:val="00F70EDB"/>
    <w:rsid w:val="00F70F6F"/>
    <w:rsid w:val="00F7100F"/>
    <w:rsid w:val="00F71074"/>
    <w:rsid w:val="00F71107"/>
    <w:rsid w:val="00F7113C"/>
    <w:rsid w:val="00F7117A"/>
    <w:rsid w:val="00F711E8"/>
    <w:rsid w:val="00F7122A"/>
    <w:rsid w:val="00F7138B"/>
    <w:rsid w:val="00F713E4"/>
    <w:rsid w:val="00F714BF"/>
    <w:rsid w:val="00F7154A"/>
    <w:rsid w:val="00F715C0"/>
    <w:rsid w:val="00F71648"/>
    <w:rsid w:val="00F7164D"/>
    <w:rsid w:val="00F716A6"/>
    <w:rsid w:val="00F716D0"/>
    <w:rsid w:val="00F717C4"/>
    <w:rsid w:val="00F7181A"/>
    <w:rsid w:val="00F7186B"/>
    <w:rsid w:val="00F71AA1"/>
    <w:rsid w:val="00F71C11"/>
    <w:rsid w:val="00F71C9E"/>
    <w:rsid w:val="00F71CA3"/>
    <w:rsid w:val="00F71CCA"/>
    <w:rsid w:val="00F71D69"/>
    <w:rsid w:val="00F71E64"/>
    <w:rsid w:val="00F71EE0"/>
    <w:rsid w:val="00F7213D"/>
    <w:rsid w:val="00F72149"/>
    <w:rsid w:val="00F72160"/>
    <w:rsid w:val="00F7217A"/>
    <w:rsid w:val="00F723E3"/>
    <w:rsid w:val="00F724A4"/>
    <w:rsid w:val="00F724AB"/>
    <w:rsid w:val="00F72558"/>
    <w:rsid w:val="00F725C2"/>
    <w:rsid w:val="00F72698"/>
    <w:rsid w:val="00F726C2"/>
    <w:rsid w:val="00F7275F"/>
    <w:rsid w:val="00F728EB"/>
    <w:rsid w:val="00F72910"/>
    <w:rsid w:val="00F729E6"/>
    <w:rsid w:val="00F72A00"/>
    <w:rsid w:val="00F72A5E"/>
    <w:rsid w:val="00F72A83"/>
    <w:rsid w:val="00F72B35"/>
    <w:rsid w:val="00F72B79"/>
    <w:rsid w:val="00F72BF6"/>
    <w:rsid w:val="00F72BFE"/>
    <w:rsid w:val="00F72CE0"/>
    <w:rsid w:val="00F72D20"/>
    <w:rsid w:val="00F72E2F"/>
    <w:rsid w:val="00F73151"/>
    <w:rsid w:val="00F7327C"/>
    <w:rsid w:val="00F7328A"/>
    <w:rsid w:val="00F7340E"/>
    <w:rsid w:val="00F73467"/>
    <w:rsid w:val="00F734BF"/>
    <w:rsid w:val="00F734C3"/>
    <w:rsid w:val="00F735D6"/>
    <w:rsid w:val="00F735E9"/>
    <w:rsid w:val="00F7364E"/>
    <w:rsid w:val="00F73710"/>
    <w:rsid w:val="00F73919"/>
    <w:rsid w:val="00F739D9"/>
    <w:rsid w:val="00F73C76"/>
    <w:rsid w:val="00F73CFA"/>
    <w:rsid w:val="00F73DE6"/>
    <w:rsid w:val="00F73DF3"/>
    <w:rsid w:val="00F73E4C"/>
    <w:rsid w:val="00F73E96"/>
    <w:rsid w:val="00F73F4C"/>
    <w:rsid w:val="00F73FC1"/>
    <w:rsid w:val="00F7400E"/>
    <w:rsid w:val="00F74012"/>
    <w:rsid w:val="00F74014"/>
    <w:rsid w:val="00F74153"/>
    <w:rsid w:val="00F74171"/>
    <w:rsid w:val="00F7418A"/>
    <w:rsid w:val="00F74371"/>
    <w:rsid w:val="00F74396"/>
    <w:rsid w:val="00F743AF"/>
    <w:rsid w:val="00F74441"/>
    <w:rsid w:val="00F744A0"/>
    <w:rsid w:val="00F74508"/>
    <w:rsid w:val="00F74588"/>
    <w:rsid w:val="00F74651"/>
    <w:rsid w:val="00F746A3"/>
    <w:rsid w:val="00F74901"/>
    <w:rsid w:val="00F749DC"/>
    <w:rsid w:val="00F74A74"/>
    <w:rsid w:val="00F74B35"/>
    <w:rsid w:val="00F74B4F"/>
    <w:rsid w:val="00F74BA8"/>
    <w:rsid w:val="00F74BB3"/>
    <w:rsid w:val="00F74BBA"/>
    <w:rsid w:val="00F74CA9"/>
    <w:rsid w:val="00F74D01"/>
    <w:rsid w:val="00F74D63"/>
    <w:rsid w:val="00F74D86"/>
    <w:rsid w:val="00F74DBB"/>
    <w:rsid w:val="00F74EAF"/>
    <w:rsid w:val="00F74EC3"/>
    <w:rsid w:val="00F74F39"/>
    <w:rsid w:val="00F750AA"/>
    <w:rsid w:val="00F75171"/>
    <w:rsid w:val="00F7517B"/>
    <w:rsid w:val="00F751E4"/>
    <w:rsid w:val="00F75233"/>
    <w:rsid w:val="00F753E2"/>
    <w:rsid w:val="00F75488"/>
    <w:rsid w:val="00F7548F"/>
    <w:rsid w:val="00F75494"/>
    <w:rsid w:val="00F754AC"/>
    <w:rsid w:val="00F75618"/>
    <w:rsid w:val="00F757B3"/>
    <w:rsid w:val="00F758DB"/>
    <w:rsid w:val="00F75B68"/>
    <w:rsid w:val="00F75C83"/>
    <w:rsid w:val="00F75D04"/>
    <w:rsid w:val="00F75DB8"/>
    <w:rsid w:val="00F75E45"/>
    <w:rsid w:val="00F75E66"/>
    <w:rsid w:val="00F75EC8"/>
    <w:rsid w:val="00F75EF2"/>
    <w:rsid w:val="00F75F3C"/>
    <w:rsid w:val="00F75F7D"/>
    <w:rsid w:val="00F760DF"/>
    <w:rsid w:val="00F76156"/>
    <w:rsid w:val="00F76279"/>
    <w:rsid w:val="00F7638C"/>
    <w:rsid w:val="00F763BC"/>
    <w:rsid w:val="00F76466"/>
    <w:rsid w:val="00F764FD"/>
    <w:rsid w:val="00F76651"/>
    <w:rsid w:val="00F76661"/>
    <w:rsid w:val="00F76873"/>
    <w:rsid w:val="00F76927"/>
    <w:rsid w:val="00F76994"/>
    <w:rsid w:val="00F76ABE"/>
    <w:rsid w:val="00F76B3C"/>
    <w:rsid w:val="00F76DC0"/>
    <w:rsid w:val="00F76E6C"/>
    <w:rsid w:val="00F76F88"/>
    <w:rsid w:val="00F77038"/>
    <w:rsid w:val="00F77127"/>
    <w:rsid w:val="00F7715F"/>
    <w:rsid w:val="00F771DE"/>
    <w:rsid w:val="00F7724D"/>
    <w:rsid w:val="00F772B6"/>
    <w:rsid w:val="00F773B7"/>
    <w:rsid w:val="00F7741A"/>
    <w:rsid w:val="00F77440"/>
    <w:rsid w:val="00F7746A"/>
    <w:rsid w:val="00F774DA"/>
    <w:rsid w:val="00F77505"/>
    <w:rsid w:val="00F7751B"/>
    <w:rsid w:val="00F77585"/>
    <w:rsid w:val="00F775AE"/>
    <w:rsid w:val="00F7766A"/>
    <w:rsid w:val="00F776F3"/>
    <w:rsid w:val="00F777A4"/>
    <w:rsid w:val="00F777CD"/>
    <w:rsid w:val="00F77814"/>
    <w:rsid w:val="00F77861"/>
    <w:rsid w:val="00F778AC"/>
    <w:rsid w:val="00F778D9"/>
    <w:rsid w:val="00F778DE"/>
    <w:rsid w:val="00F778E6"/>
    <w:rsid w:val="00F77AAB"/>
    <w:rsid w:val="00F77AFE"/>
    <w:rsid w:val="00F77BBA"/>
    <w:rsid w:val="00F77C84"/>
    <w:rsid w:val="00F77D27"/>
    <w:rsid w:val="00F77E4C"/>
    <w:rsid w:val="00F77F1E"/>
    <w:rsid w:val="00F77F65"/>
    <w:rsid w:val="00F8003D"/>
    <w:rsid w:val="00F80113"/>
    <w:rsid w:val="00F80124"/>
    <w:rsid w:val="00F8023D"/>
    <w:rsid w:val="00F80330"/>
    <w:rsid w:val="00F80373"/>
    <w:rsid w:val="00F803B6"/>
    <w:rsid w:val="00F80411"/>
    <w:rsid w:val="00F8042F"/>
    <w:rsid w:val="00F80464"/>
    <w:rsid w:val="00F8051C"/>
    <w:rsid w:val="00F8058F"/>
    <w:rsid w:val="00F805C8"/>
    <w:rsid w:val="00F805F7"/>
    <w:rsid w:val="00F8078A"/>
    <w:rsid w:val="00F80898"/>
    <w:rsid w:val="00F80968"/>
    <w:rsid w:val="00F80A38"/>
    <w:rsid w:val="00F80A3D"/>
    <w:rsid w:val="00F80B1F"/>
    <w:rsid w:val="00F80B30"/>
    <w:rsid w:val="00F80B99"/>
    <w:rsid w:val="00F80BCB"/>
    <w:rsid w:val="00F80BD2"/>
    <w:rsid w:val="00F80E68"/>
    <w:rsid w:val="00F80F21"/>
    <w:rsid w:val="00F80F7C"/>
    <w:rsid w:val="00F812BC"/>
    <w:rsid w:val="00F81390"/>
    <w:rsid w:val="00F815A1"/>
    <w:rsid w:val="00F8176C"/>
    <w:rsid w:val="00F817B5"/>
    <w:rsid w:val="00F81820"/>
    <w:rsid w:val="00F81854"/>
    <w:rsid w:val="00F81897"/>
    <w:rsid w:val="00F81969"/>
    <w:rsid w:val="00F81AA2"/>
    <w:rsid w:val="00F81AC6"/>
    <w:rsid w:val="00F81BC3"/>
    <w:rsid w:val="00F81BE3"/>
    <w:rsid w:val="00F81C13"/>
    <w:rsid w:val="00F81EBE"/>
    <w:rsid w:val="00F81FBF"/>
    <w:rsid w:val="00F82017"/>
    <w:rsid w:val="00F8206A"/>
    <w:rsid w:val="00F82081"/>
    <w:rsid w:val="00F8209F"/>
    <w:rsid w:val="00F82153"/>
    <w:rsid w:val="00F821AC"/>
    <w:rsid w:val="00F822FB"/>
    <w:rsid w:val="00F82300"/>
    <w:rsid w:val="00F823E0"/>
    <w:rsid w:val="00F82408"/>
    <w:rsid w:val="00F8249D"/>
    <w:rsid w:val="00F824A9"/>
    <w:rsid w:val="00F8259B"/>
    <w:rsid w:val="00F8264D"/>
    <w:rsid w:val="00F82694"/>
    <w:rsid w:val="00F82727"/>
    <w:rsid w:val="00F827B3"/>
    <w:rsid w:val="00F827E8"/>
    <w:rsid w:val="00F82814"/>
    <w:rsid w:val="00F828F9"/>
    <w:rsid w:val="00F82964"/>
    <w:rsid w:val="00F82A1A"/>
    <w:rsid w:val="00F82AED"/>
    <w:rsid w:val="00F82B43"/>
    <w:rsid w:val="00F82B55"/>
    <w:rsid w:val="00F82B65"/>
    <w:rsid w:val="00F82BB6"/>
    <w:rsid w:val="00F82C2A"/>
    <w:rsid w:val="00F82C9D"/>
    <w:rsid w:val="00F82CAA"/>
    <w:rsid w:val="00F82CB0"/>
    <w:rsid w:val="00F82CED"/>
    <w:rsid w:val="00F82D5B"/>
    <w:rsid w:val="00F82E47"/>
    <w:rsid w:val="00F82EA7"/>
    <w:rsid w:val="00F82F31"/>
    <w:rsid w:val="00F82F40"/>
    <w:rsid w:val="00F82F5C"/>
    <w:rsid w:val="00F82FA4"/>
    <w:rsid w:val="00F83101"/>
    <w:rsid w:val="00F83130"/>
    <w:rsid w:val="00F8320F"/>
    <w:rsid w:val="00F8356E"/>
    <w:rsid w:val="00F836C5"/>
    <w:rsid w:val="00F83714"/>
    <w:rsid w:val="00F83768"/>
    <w:rsid w:val="00F837AC"/>
    <w:rsid w:val="00F83876"/>
    <w:rsid w:val="00F83906"/>
    <w:rsid w:val="00F8391A"/>
    <w:rsid w:val="00F8398B"/>
    <w:rsid w:val="00F839FA"/>
    <w:rsid w:val="00F83A27"/>
    <w:rsid w:val="00F83A78"/>
    <w:rsid w:val="00F83BA0"/>
    <w:rsid w:val="00F83DA2"/>
    <w:rsid w:val="00F83E3A"/>
    <w:rsid w:val="00F83F6F"/>
    <w:rsid w:val="00F83FB7"/>
    <w:rsid w:val="00F84086"/>
    <w:rsid w:val="00F8410A"/>
    <w:rsid w:val="00F84183"/>
    <w:rsid w:val="00F8421A"/>
    <w:rsid w:val="00F842BD"/>
    <w:rsid w:val="00F8431C"/>
    <w:rsid w:val="00F843F1"/>
    <w:rsid w:val="00F843F2"/>
    <w:rsid w:val="00F84438"/>
    <w:rsid w:val="00F844D6"/>
    <w:rsid w:val="00F84648"/>
    <w:rsid w:val="00F8469E"/>
    <w:rsid w:val="00F846D3"/>
    <w:rsid w:val="00F846E8"/>
    <w:rsid w:val="00F84700"/>
    <w:rsid w:val="00F8472C"/>
    <w:rsid w:val="00F8473B"/>
    <w:rsid w:val="00F8476E"/>
    <w:rsid w:val="00F84785"/>
    <w:rsid w:val="00F84979"/>
    <w:rsid w:val="00F849EC"/>
    <w:rsid w:val="00F84A3B"/>
    <w:rsid w:val="00F84A7E"/>
    <w:rsid w:val="00F84B41"/>
    <w:rsid w:val="00F84C70"/>
    <w:rsid w:val="00F84C7E"/>
    <w:rsid w:val="00F84E2C"/>
    <w:rsid w:val="00F84E6E"/>
    <w:rsid w:val="00F84E8C"/>
    <w:rsid w:val="00F84EC0"/>
    <w:rsid w:val="00F85002"/>
    <w:rsid w:val="00F850D8"/>
    <w:rsid w:val="00F850EB"/>
    <w:rsid w:val="00F8519A"/>
    <w:rsid w:val="00F8524F"/>
    <w:rsid w:val="00F8525C"/>
    <w:rsid w:val="00F852AE"/>
    <w:rsid w:val="00F85342"/>
    <w:rsid w:val="00F85345"/>
    <w:rsid w:val="00F853E6"/>
    <w:rsid w:val="00F8541B"/>
    <w:rsid w:val="00F854D2"/>
    <w:rsid w:val="00F85510"/>
    <w:rsid w:val="00F85518"/>
    <w:rsid w:val="00F855DE"/>
    <w:rsid w:val="00F8567A"/>
    <w:rsid w:val="00F856A0"/>
    <w:rsid w:val="00F856FC"/>
    <w:rsid w:val="00F8573A"/>
    <w:rsid w:val="00F85B08"/>
    <w:rsid w:val="00F85B1C"/>
    <w:rsid w:val="00F85BC2"/>
    <w:rsid w:val="00F85BE2"/>
    <w:rsid w:val="00F85D4C"/>
    <w:rsid w:val="00F85DC5"/>
    <w:rsid w:val="00F85DED"/>
    <w:rsid w:val="00F85ED2"/>
    <w:rsid w:val="00F85F0A"/>
    <w:rsid w:val="00F85F14"/>
    <w:rsid w:val="00F85F3D"/>
    <w:rsid w:val="00F85F7C"/>
    <w:rsid w:val="00F85FC6"/>
    <w:rsid w:val="00F860B0"/>
    <w:rsid w:val="00F86128"/>
    <w:rsid w:val="00F86150"/>
    <w:rsid w:val="00F86162"/>
    <w:rsid w:val="00F861D4"/>
    <w:rsid w:val="00F86216"/>
    <w:rsid w:val="00F86262"/>
    <w:rsid w:val="00F862C4"/>
    <w:rsid w:val="00F864AA"/>
    <w:rsid w:val="00F864FC"/>
    <w:rsid w:val="00F865A1"/>
    <w:rsid w:val="00F866C9"/>
    <w:rsid w:val="00F868A6"/>
    <w:rsid w:val="00F869CC"/>
    <w:rsid w:val="00F86A68"/>
    <w:rsid w:val="00F86A79"/>
    <w:rsid w:val="00F86A7C"/>
    <w:rsid w:val="00F86A9F"/>
    <w:rsid w:val="00F86AFD"/>
    <w:rsid w:val="00F86B50"/>
    <w:rsid w:val="00F86C0F"/>
    <w:rsid w:val="00F86C4B"/>
    <w:rsid w:val="00F86D06"/>
    <w:rsid w:val="00F86D42"/>
    <w:rsid w:val="00F86D53"/>
    <w:rsid w:val="00F86D71"/>
    <w:rsid w:val="00F86E75"/>
    <w:rsid w:val="00F86EC2"/>
    <w:rsid w:val="00F86F00"/>
    <w:rsid w:val="00F86F40"/>
    <w:rsid w:val="00F86FC3"/>
    <w:rsid w:val="00F8707A"/>
    <w:rsid w:val="00F870D5"/>
    <w:rsid w:val="00F87112"/>
    <w:rsid w:val="00F871FF"/>
    <w:rsid w:val="00F87315"/>
    <w:rsid w:val="00F8735B"/>
    <w:rsid w:val="00F8741C"/>
    <w:rsid w:val="00F8744F"/>
    <w:rsid w:val="00F874BC"/>
    <w:rsid w:val="00F875F1"/>
    <w:rsid w:val="00F8764D"/>
    <w:rsid w:val="00F87650"/>
    <w:rsid w:val="00F8770D"/>
    <w:rsid w:val="00F877F9"/>
    <w:rsid w:val="00F87842"/>
    <w:rsid w:val="00F8792B"/>
    <w:rsid w:val="00F8796F"/>
    <w:rsid w:val="00F879C3"/>
    <w:rsid w:val="00F87A23"/>
    <w:rsid w:val="00F87B51"/>
    <w:rsid w:val="00F87B73"/>
    <w:rsid w:val="00F87E78"/>
    <w:rsid w:val="00F87EDA"/>
    <w:rsid w:val="00F87F1F"/>
    <w:rsid w:val="00F87F8A"/>
    <w:rsid w:val="00F90014"/>
    <w:rsid w:val="00F90094"/>
    <w:rsid w:val="00F900C2"/>
    <w:rsid w:val="00F90112"/>
    <w:rsid w:val="00F90247"/>
    <w:rsid w:val="00F9024F"/>
    <w:rsid w:val="00F90280"/>
    <w:rsid w:val="00F9036D"/>
    <w:rsid w:val="00F9042B"/>
    <w:rsid w:val="00F90505"/>
    <w:rsid w:val="00F90547"/>
    <w:rsid w:val="00F9074A"/>
    <w:rsid w:val="00F9079B"/>
    <w:rsid w:val="00F907F8"/>
    <w:rsid w:val="00F90884"/>
    <w:rsid w:val="00F9093C"/>
    <w:rsid w:val="00F9096A"/>
    <w:rsid w:val="00F909F9"/>
    <w:rsid w:val="00F90A87"/>
    <w:rsid w:val="00F90AAC"/>
    <w:rsid w:val="00F90B2B"/>
    <w:rsid w:val="00F90D67"/>
    <w:rsid w:val="00F90DCF"/>
    <w:rsid w:val="00F90DE0"/>
    <w:rsid w:val="00F90DF9"/>
    <w:rsid w:val="00F91005"/>
    <w:rsid w:val="00F91176"/>
    <w:rsid w:val="00F91258"/>
    <w:rsid w:val="00F912A4"/>
    <w:rsid w:val="00F912E3"/>
    <w:rsid w:val="00F913A9"/>
    <w:rsid w:val="00F9156A"/>
    <w:rsid w:val="00F915C7"/>
    <w:rsid w:val="00F915CF"/>
    <w:rsid w:val="00F91642"/>
    <w:rsid w:val="00F916EE"/>
    <w:rsid w:val="00F91765"/>
    <w:rsid w:val="00F9176B"/>
    <w:rsid w:val="00F917B6"/>
    <w:rsid w:val="00F918D7"/>
    <w:rsid w:val="00F91911"/>
    <w:rsid w:val="00F91994"/>
    <w:rsid w:val="00F91A0C"/>
    <w:rsid w:val="00F91A11"/>
    <w:rsid w:val="00F91AEF"/>
    <w:rsid w:val="00F91B2F"/>
    <w:rsid w:val="00F91C76"/>
    <w:rsid w:val="00F91CC3"/>
    <w:rsid w:val="00F91D17"/>
    <w:rsid w:val="00F91D1B"/>
    <w:rsid w:val="00F91D53"/>
    <w:rsid w:val="00F91EE2"/>
    <w:rsid w:val="00F91EF2"/>
    <w:rsid w:val="00F91F4F"/>
    <w:rsid w:val="00F91FB5"/>
    <w:rsid w:val="00F91FBC"/>
    <w:rsid w:val="00F92172"/>
    <w:rsid w:val="00F9222A"/>
    <w:rsid w:val="00F9224C"/>
    <w:rsid w:val="00F92290"/>
    <w:rsid w:val="00F922F1"/>
    <w:rsid w:val="00F9230C"/>
    <w:rsid w:val="00F92397"/>
    <w:rsid w:val="00F9252C"/>
    <w:rsid w:val="00F92570"/>
    <w:rsid w:val="00F92574"/>
    <w:rsid w:val="00F92612"/>
    <w:rsid w:val="00F92641"/>
    <w:rsid w:val="00F9272E"/>
    <w:rsid w:val="00F9279E"/>
    <w:rsid w:val="00F928BC"/>
    <w:rsid w:val="00F92997"/>
    <w:rsid w:val="00F929A5"/>
    <w:rsid w:val="00F92A12"/>
    <w:rsid w:val="00F92A79"/>
    <w:rsid w:val="00F92A8F"/>
    <w:rsid w:val="00F92B47"/>
    <w:rsid w:val="00F92DAC"/>
    <w:rsid w:val="00F92DC6"/>
    <w:rsid w:val="00F92DCD"/>
    <w:rsid w:val="00F92EB8"/>
    <w:rsid w:val="00F93017"/>
    <w:rsid w:val="00F93040"/>
    <w:rsid w:val="00F9306A"/>
    <w:rsid w:val="00F9314F"/>
    <w:rsid w:val="00F9319F"/>
    <w:rsid w:val="00F931B8"/>
    <w:rsid w:val="00F933BC"/>
    <w:rsid w:val="00F933D2"/>
    <w:rsid w:val="00F9352B"/>
    <w:rsid w:val="00F9357B"/>
    <w:rsid w:val="00F935BE"/>
    <w:rsid w:val="00F935F7"/>
    <w:rsid w:val="00F93664"/>
    <w:rsid w:val="00F93665"/>
    <w:rsid w:val="00F937B2"/>
    <w:rsid w:val="00F9399D"/>
    <w:rsid w:val="00F939B5"/>
    <w:rsid w:val="00F93AF0"/>
    <w:rsid w:val="00F93B73"/>
    <w:rsid w:val="00F93C8A"/>
    <w:rsid w:val="00F93D18"/>
    <w:rsid w:val="00F93D6B"/>
    <w:rsid w:val="00F93F24"/>
    <w:rsid w:val="00F93FF2"/>
    <w:rsid w:val="00F94105"/>
    <w:rsid w:val="00F9411A"/>
    <w:rsid w:val="00F941D9"/>
    <w:rsid w:val="00F94291"/>
    <w:rsid w:val="00F942B6"/>
    <w:rsid w:val="00F9444A"/>
    <w:rsid w:val="00F944D0"/>
    <w:rsid w:val="00F945CA"/>
    <w:rsid w:val="00F945CF"/>
    <w:rsid w:val="00F945D5"/>
    <w:rsid w:val="00F9464D"/>
    <w:rsid w:val="00F9466C"/>
    <w:rsid w:val="00F9472D"/>
    <w:rsid w:val="00F94778"/>
    <w:rsid w:val="00F947AC"/>
    <w:rsid w:val="00F94811"/>
    <w:rsid w:val="00F948CE"/>
    <w:rsid w:val="00F948D2"/>
    <w:rsid w:val="00F948D8"/>
    <w:rsid w:val="00F9490F"/>
    <w:rsid w:val="00F94914"/>
    <w:rsid w:val="00F94A61"/>
    <w:rsid w:val="00F94A69"/>
    <w:rsid w:val="00F94AD6"/>
    <w:rsid w:val="00F94B3D"/>
    <w:rsid w:val="00F94C31"/>
    <w:rsid w:val="00F94C5F"/>
    <w:rsid w:val="00F94E80"/>
    <w:rsid w:val="00F94FA5"/>
    <w:rsid w:val="00F94FB4"/>
    <w:rsid w:val="00F94FF1"/>
    <w:rsid w:val="00F95007"/>
    <w:rsid w:val="00F9502E"/>
    <w:rsid w:val="00F95136"/>
    <w:rsid w:val="00F95141"/>
    <w:rsid w:val="00F95248"/>
    <w:rsid w:val="00F95358"/>
    <w:rsid w:val="00F95377"/>
    <w:rsid w:val="00F953AF"/>
    <w:rsid w:val="00F95471"/>
    <w:rsid w:val="00F95490"/>
    <w:rsid w:val="00F954CC"/>
    <w:rsid w:val="00F95555"/>
    <w:rsid w:val="00F955FC"/>
    <w:rsid w:val="00F95634"/>
    <w:rsid w:val="00F956C3"/>
    <w:rsid w:val="00F956D1"/>
    <w:rsid w:val="00F95812"/>
    <w:rsid w:val="00F95873"/>
    <w:rsid w:val="00F958A0"/>
    <w:rsid w:val="00F95A63"/>
    <w:rsid w:val="00F95AD5"/>
    <w:rsid w:val="00F95AF8"/>
    <w:rsid w:val="00F95B1B"/>
    <w:rsid w:val="00F95BAD"/>
    <w:rsid w:val="00F95C7C"/>
    <w:rsid w:val="00F95CA2"/>
    <w:rsid w:val="00F95CEF"/>
    <w:rsid w:val="00F95D82"/>
    <w:rsid w:val="00F95D8B"/>
    <w:rsid w:val="00F95EE8"/>
    <w:rsid w:val="00F95F02"/>
    <w:rsid w:val="00F95F60"/>
    <w:rsid w:val="00F95FF7"/>
    <w:rsid w:val="00F9600B"/>
    <w:rsid w:val="00F960CD"/>
    <w:rsid w:val="00F96100"/>
    <w:rsid w:val="00F9616D"/>
    <w:rsid w:val="00F9619E"/>
    <w:rsid w:val="00F961C6"/>
    <w:rsid w:val="00F96216"/>
    <w:rsid w:val="00F96295"/>
    <w:rsid w:val="00F962C5"/>
    <w:rsid w:val="00F96398"/>
    <w:rsid w:val="00F9639C"/>
    <w:rsid w:val="00F9640A"/>
    <w:rsid w:val="00F965A4"/>
    <w:rsid w:val="00F965D2"/>
    <w:rsid w:val="00F965DD"/>
    <w:rsid w:val="00F96600"/>
    <w:rsid w:val="00F9663A"/>
    <w:rsid w:val="00F96695"/>
    <w:rsid w:val="00F966F1"/>
    <w:rsid w:val="00F96832"/>
    <w:rsid w:val="00F96835"/>
    <w:rsid w:val="00F96921"/>
    <w:rsid w:val="00F9692E"/>
    <w:rsid w:val="00F96930"/>
    <w:rsid w:val="00F9699D"/>
    <w:rsid w:val="00F96ACC"/>
    <w:rsid w:val="00F96B5D"/>
    <w:rsid w:val="00F96BFC"/>
    <w:rsid w:val="00F96C46"/>
    <w:rsid w:val="00F96C7A"/>
    <w:rsid w:val="00F96C9A"/>
    <w:rsid w:val="00F96D37"/>
    <w:rsid w:val="00F96E17"/>
    <w:rsid w:val="00F96E61"/>
    <w:rsid w:val="00F96E71"/>
    <w:rsid w:val="00F96E93"/>
    <w:rsid w:val="00F96EA6"/>
    <w:rsid w:val="00F96F1A"/>
    <w:rsid w:val="00F97141"/>
    <w:rsid w:val="00F97180"/>
    <w:rsid w:val="00F97181"/>
    <w:rsid w:val="00F972CE"/>
    <w:rsid w:val="00F9730F"/>
    <w:rsid w:val="00F97343"/>
    <w:rsid w:val="00F9737B"/>
    <w:rsid w:val="00F973A5"/>
    <w:rsid w:val="00F973B9"/>
    <w:rsid w:val="00F9746D"/>
    <w:rsid w:val="00F974E6"/>
    <w:rsid w:val="00F974FD"/>
    <w:rsid w:val="00F97519"/>
    <w:rsid w:val="00F9754F"/>
    <w:rsid w:val="00F9755E"/>
    <w:rsid w:val="00F97578"/>
    <w:rsid w:val="00F97693"/>
    <w:rsid w:val="00F97786"/>
    <w:rsid w:val="00F97869"/>
    <w:rsid w:val="00F97925"/>
    <w:rsid w:val="00F97996"/>
    <w:rsid w:val="00F97A3C"/>
    <w:rsid w:val="00F97A68"/>
    <w:rsid w:val="00F97B0C"/>
    <w:rsid w:val="00F97C83"/>
    <w:rsid w:val="00F97C8A"/>
    <w:rsid w:val="00F97CBE"/>
    <w:rsid w:val="00F97CFE"/>
    <w:rsid w:val="00F97D2C"/>
    <w:rsid w:val="00F97D32"/>
    <w:rsid w:val="00F97D48"/>
    <w:rsid w:val="00F97D78"/>
    <w:rsid w:val="00F97EB5"/>
    <w:rsid w:val="00F97F7B"/>
    <w:rsid w:val="00FA00D9"/>
    <w:rsid w:val="00FA00F7"/>
    <w:rsid w:val="00FA01FF"/>
    <w:rsid w:val="00FA03B8"/>
    <w:rsid w:val="00FA04E0"/>
    <w:rsid w:val="00FA0572"/>
    <w:rsid w:val="00FA0598"/>
    <w:rsid w:val="00FA063D"/>
    <w:rsid w:val="00FA06D8"/>
    <w:rsid w:val="00FA07B6"/>
    <w:rsid w:val="00FA093A"/>
    <w:rsid w:val="00FA0989"/>
    <w:rsid w:val="00FA0999"/>
    <w:rsid w:val="00FA0AEB"/>
    <w:rsid w:val="00FA0B19"/>
    <w:rsid w:val="00FA0B78"/>
    <w:rsid w:val="00FA0C15"/>
    <w:rsid w:val="00FA0CB3"/>
    <w:rsid w:val="00FA0CC6"/>
    <w:rsid w:val="00FA0CF0"/>
    <w:rsid w:val="00FA0D33"/>
    <w:rsid w:val="00FA0DEC"/>
    <w:rsid w:val="00FA0E60"/>
    <w:rsid w:val="00FA0E9D"/>
    <w:rsid w:val="00FA0ECD"/>
    <w:rsid w:val="00FA0F09"/>
    <w:rsid w:val="00FA0F22"/>
    <w:rsid w:val="00FA0FCF"/>
    <w:rsid w:val="00FA1066"/>
    <w:rsid w:val="00FA1170"/>
    <w:rsid w:val="00FA1285"/>
    <w:rsid w:val="00FA12ED"/>
    <w:rsid w:val="00FA134C"/>
    <w:rsid w:val="00FA13B7"/>
    <w:rsid w:val="00FA13E6"/>
    <w:rsid w:val="00FA1480"/>
    <w:rsid w:val="00FA14AF"/>
    <w:rsid w:val="00FA14F3"/>
    <w:rsid w:val="00FA1538"/>
    <w:rsid w:val="00FA1543"/>
    <w:rsid w:val="00FA1570"/>
    <w:rsid w:val="00FA16E8"/>
    <w:rsid w:val="00FA175B"/>
    <w:rsid w:val="00FA17B8"/>
    <w:rsid w:val="00FA1827"/>
    <w:rsid w:val="00FA1848"/>
    <w:rsid w:val="00FA1A45"/>
    <w:rsid w:val="00FA1A68"/>
    <w:rsid w:val="00FA1AB5"/>
    <w:rsid w:val="00FA1C2B"/>
    <w:rsid w:val="00FA1CA1"/>
    <w:rsid w:val="00FA1CB7"/>
    <w:rsid w:val="00FA1DDC"/>
    <w:rsid w:val="00FA1E29"/>
    <w:rsid w:val="00FA1EE7"/>
    <w:rsid w:val="00FA1F1E"/>
    <w:rsid w:val="00FA203F"/>
    <w:rsid w:val="00FA2112"/>
    <w:rsid w:val="00FA2155"/>
    <w:rsid w:val="00FA2393"/>
    <w:rsid w:val="00FA24D2"/>
    <w:rsid w:val="00FA270B"/>
    <w:rsid w:val="00FA2710"/>
    <w:rsid w:val="00FA2948"/>
    <w:rsid w:val="00FA2A71"/>
    <w:rsid w:val="00FA2AC3"/>
    <w:rsid w:val="00FA2AD7"/>
    <w:rsid w:val="00FA2B96"/>
    <w:rsid w:val="00FA2BA5"/>
    <w:rsid w:val="00FA2C36"/>
    <w:rsid w:val="00FA2C3A"/>
    <w:rsid w:val="00FA2D31"/>
    <w:rsid w:val="00FA2D65"/>
    <w:rsid w:val="00FA2E18"/>
    <w:rsid w:val="00FA2E88"/>
    <w:rsid w:val="00FA3109"/>
    <w:rsid w:val="00FA3112"/>
    <w:rsid w:val="00FA3201"/>
    <w:rsid w:val="00FA320B"/>
    <w:rsid w:val="00FA3242"/>
    <w:rsid w:val="00FA3255"/>
    <w:rsid w:val="00FA356A"/>
    <w:rsid w:val="00FA3728"/>
    <w:rsid w:val="00FA3770"/>
    <w:rsid w:val="00FA38AA"/>
    <w:rsid w:val="00FA396C"/>
    <w:rsid w:val="00FA3A1C"/>
    <w:rsid w:val="00FA3AC6"/>
    <w:rsid w:val="00FA3B2F"/>
    <w:rsid w:val="00FA3B78"/>
    <w:rsid w:val="00FA3BF3"/>
    <w:rsid w:val="00FA3CCF"/>
    <w:rsid w:val="00FA3DD4"/>
    <w:rsid w:val="00FA3EB3"/>
    <w:rsid w:val="00FA3F05"/>
    <w:rsid w:val="00FA3F54"/>
    <w:rsid w:val="00FA3FBB"/>
    <w:rsid w:val="00FA4003"/>
    <w:rsid w:val="00FA4110"/>
    <w:rsid w:val="00FA4117"/>
    <w:rsid w:val="00FA422A"/>
    <w:rsid w:val="00FA4267"/>
    <w:rsid w:val="00FA4285"/>
    <w:rsid w:val="00FA42D3"/>
    <w:rsid w:val="00FA43BB"/>
    <w:rsid w:val="00FA43D9"/>
    <w:rsid w:val="00FA43EC"/>
    <w:rsid w:val="00FA4522"/>
    <w:rsid w:val="00FA457A"/>
    <w:rsid w:val="00FA459C"/>
    <w:rsid w:val="00FA473D"/>
    <w:rsid w:val="00FA4773"/>
    <w:rsid w:val="00FA4881"/>
    <w:rsid w:val="00FA4900"/>
    <w:rsid w:val="00FA492A"/>
    <w:rsid w:val="00FA49B7"/>
    <w:rsid w:val="00FA4C89"/>
    <w:rsid w:val="00FA4D0D"/>
    <w:rsid w:val="00FA4D74"/>
    <w:rsid w:val="00FA4E87"/>
    <w:rsid w:val="00FA4F5D"/>
    <w:rsid w:val="00FA5015"/>
    <w:rsid w:val="00FA504F"/>
    <w:rsid w:val="00FA5152"/>
    <w:rsid w:val="00FA5333"/>
    <w:rsid w:val="00FA535A"/>
    <w:rsid w:val="00FA53DF"/>
    <w:rsid w:val="00FA546C"/>
    <w:rsid w:val="00FA548F"/>
    <w:rsid w:val="00FA5547"/>
    <w:rsid w:val="00FA554B"/>
    <w:rsid w:val="00FA555B"/>
    <w:rsid w:val="00FA5666"/>
    <w:rsid w:val="00FA5669"/>
    <w:rsid w:val="00FA5701"/>
    <w:rsid w:val="00FA570D"/>
    <w:rsid w:val="00FA579C"/>
    <w:rsid w:val="00FA57FA"/>
    <w:rsid w:val="00FA58B8"/>
    <w:rsid w:val="00FA59B6"/>
    <w:rsid w:val="00FA59D3"/>
    <w:rsid w:val="00FA5A28"/>
    <w:rsid w:val="00FA5B85"/>
    <w:rsid w:val="00FA5B86"/>
    <w:rsid w:val="00FA5BFA"/>
    <w:rsid w:val="00FA5C2D"/>
    <w:rsid w:val="00FA5C63"/>
    <w:rsid w:val="00FA5D11"/>
    <w:rsid w:val="00FA5D63"/>
    <w:rsid w:val="00FA5D66"/>
    <w:rsid w:val="00FA5E83"/>
    <w:rsid w:val="00FA5F89"/>
    <w:rsid w:val="00FA5F8E"/>
    <w:rsid w:val="00FA6036"/>
    <w:rsid w:val="00FA60EE"/>
    <w:rsid w:val="00FA6119"/>
    <w:rsid w:val="00FA61D4"/>
    <w:rsid w:val="00FA625C"/>
    <w:rsid w:val="00FA62A0"/>
    <w:rsid w:val="00FA62B9"/>
    <w:rsid w:val="00FA6428"/>
    <w:rsid w:val="00FA6435"/>
    <w:rsid w:val="00FA64FA"/>
    <w:rsid w:val="00FA6507"/>
    <w:rsid w:val="00FA6642"/>
    <w:rsid w:val="00FA67A3"/>
    <w:rsid w:val="00FA680D"/>
    <w:rsid w:val="00FA686D"/>
    <w:rsid w:val="00FA6A7D"/>
    <w:rsid w:val="00FA6B19"/>
    <w:rsid w:val="00FA6BC7"/>
    <w:rsid w:val="00FA6BFF"/>
    <w:rsid w:val="00FA6C89"/>
    <w:rsid w:val="00FA6E92"/>
    <w:rsid w:val="00FA6EBC"/>
    <w:rsid w:val="00FA6F7B"/>
    <w:rsid w:val="00FA7116"/>
    <w:rsid w:val="00FA71CD"/>
    <w:rsid w:val="00FA720E"/>
    <w:rsid w:val="00FA7216"/>
    <w:rsid w:val="00FA7273"/>
    <w:rsid w:val="00FA72A1"/>
    <w:rsid w:val="00FA72F5"/>
    <w:rsid w:val="00FA7375"/>
    <w:rsid w:val="00FA73F8"/>
    <w:rsid w:val="00FA74F2"/>
    <w:rsid w:val="00FA7517"/>
    <w:rsid w:val="00FA761B"/>
    <w:rsid w:val="00FA76CA"/>
    <w:rsid w:val="00FA780F"/>
    <w:rsid w:val="00FA7AD6"/>
    <w:rsid w:val="00FA7B5F"/>
    <w:rsid w:val="00FA7C36"/>
    <w:rsid w:val="00FA7C38"/>
    <w:rsid w:val="00FA7D83"/>
    <w:rsid w:val="00FA7E3F"/>
    <w:rsid w:val="00FA7F2E"/>
    <w:rsid w:val="00FA7F4A"/>
    <w:rsid w:val="00FA7FED"/>
    <w:rsid w:val="00FB0023"/>
    <w:rsid w:val="00FB002A"/>
    <w:rsid w:val="00FB00E6"/>
    <w:rsid w:val="00FB011A"/>
    <w:rsid w:val="00FB0175"/>
    <w:rsid w:val="00FB0245"/>
    <w:rsid w:val="00FB03BC"/>
    <w:rsid w:val="00FB045D"/>
    <w:rsid w:val="00FB0479"/>
    <w:rsid w:val="00FB05FB"/>
    <w:rsid w:val="00FB06BC"/>
    <w:rsid w:val="00FB06C1"/>
    <w:rsid w:val="00FB0794"/>
    <w:rsid w:val="00FB0833"/>
    <w:rsid w:val="00FB0835"/>
    <w:rsid w:val="00FB096C"/>
    <w:rsid w:val="00FB0976"/>
    <w:rsid w:val="00FB0AEE"/>
    <w:rsid w:val="00FB0B0A"/>
    <w:rsid w:val="00FB0B0E"/>
    <w:rsid w:val="00FB0B20"/>
    <w:rsid w:val="00FB0BEB"/>
    <w:rsid w:val="00FB0C53"/>
    <w:rsid w:val="00FB0D11"/>
    <w:rsid w:val="00FB0D6A"/>
    <w:rsid w:val="00FB0E44"/>
    <w:rsid w:val="00FB101F"/>
    <w:rsid w:val="00FB104C"/>
    <w:rsid w:val="00FB1059"/>
    <w:rsid w:val="00FB10B4"/>
    <w:rsid w:val="00FB10E0"/>
    <w:rsid w:val="00FB11F5"/>
    <w:rsid w:val="00FB124A"/>
    <w:rsid w:val="00FB12E7"/>
    <w:rsid w:val="00FB1370"/>
    <w:rsid w:val="00FB13D0"/>
    <w:rsid w:val="00FB13E9"/>
    <w:rsid w:val="00FB141E"/>
    <w:rsid w:val="00FB1492"/>
    <w:rsid w:val="00FB14A5"/>
    <w:rsid w:val="00FB14B5"/>
    <w:rsid w:val="00FB14F0"/>
    <w:rsid w:val="00FB14F2"/>
    <w:rsid w:val="00FB15BD"/>
    <w:rsid w:val="00FB15F5"/>
    <w:rsid w:val="00FB15FD"/>
    <w:rsid w:val="00FB163B"/>
    <w:rsid w:val="00FB1646"/>
    <w:rsid w:val="00FB1766"/>
    <w:rsid w:val="00FB17AB"/>
    <w:rsid w:val="00FB18D9"/>
    <w:rsid w:val="00FB1919"/>
    <w:rsid w:val="00FB197B"/>
    <w:rsid w:val="00FB1995"/>
    <w:rsid w:val="00FB19AF"/>
    <w:rsid w:val="00FB19B9"/>
    <w:rsid w:val="00FB19E8"/>
    <w:rsid w:val="00FB19F2"/>
    <w:rsid w:val="00FB1A1E"/>
    <w:rsid w:val="00FB1A6C"/>
    <w:rsid w:val="00FB1B1A"/>
    <w:rsid w:val="00FB1BBF"/>
    <w:rsid w:val="00FB1C9D"/>
    <w:rsid w:val="00FB1D1B"/>
    <w:rsid w:val="00FB1D3D"/>
    <w:rsid w:val="00FB1E94"/>
    <w:rsid w:val="00FB1EEF"/>
    <w:rsid w:val="00FB1F4D"/>
    <w:rsid w:val="00FB1F5A"/>
    <w:rsid w:val="00FB2014"/>
    <w:rsid w:val="00FB2103"/>
    <w:rsid w:val="00FB2255"/>
    <w:rsid w:val="00FB25FD"/>
    <w:rsid w:val="00FB26A9"/>
    <w:rsid w:val="00FB26AF"/>
    <w:rsid w:val="00FB2760"/>
    <w:rsid w:val="00FB2915"/>
    <w:rsid w:val="00FB292D"/>
    <w:rsid w:val="00FB2A4A"/>
    <w:rsid w:val="00FB2A6C"/>
    <w:rsid w:val="00FB2A89"/>
    <w:rsid w:val="00FB2BA8"/>
    <w:rsid w:val="00FB2C4C"/>
    <w:rsid w:val="00FB2C96"/>
    <w:rsid w:val="00FB2CBA"/>
    <w:rsid w:val="00FB2F6C"/>
    <w:rsid w:val="00FB2F9E"/>
    <w:rsid w:val="00FB2FF0"/>
    <w:rsid w:val="00FB305B"/>
    <w:rsid w:val="00FB3093"/>
    <w:rsid w:val="00FB31A8"/>
    <w:rsid w:val="00FB320B"/>
    <w:rsid w:val="00FB32DE"/>
    <w:rsid w:val="00FB32FF"/>
    <w:rsid w:val="00FB331B"/>
    <w:rsid w:val="00FB3360"/>
    <w:rsid w:val="00FB337A"/>
    <w:rsid w:val="00FB33C5"/>
    <w:rsid w:val="00FB352F"/>
    <w:rsid w:val="00FB355F"/>
    <w:rsid w:val="00FB358C"/>
    <w:rsid w:val="00FB35FC"/>
    <w:rsid w:val="00FB3729"/>
    <w:rsid w:val="00FB3764"/>
    <w:rsid w:val="00FB3799"/>
    <w:rsid w:val="00FB3859"/>
    <w:rsid w:val="00FB38EE"/>
    <w:rsid w:val="00FB3902"/>
    <w:rsid w:val="00FB39A7"/>
    <w:rsid w:val="00FB39C9"/>
    <w:rsid w:val="00FB3B83"/>
    <w:rsid w:val="00FB3BE9"/>
    <w:rsid w:val="00FB3C29"/>
    <w:rsid w:val="00FB3CD2"/>
    <w:rsid w:val="00FB3CF9"/>
    <w:rsid w:val="00FB3D7C"/>
    <w:rsid w:val="00FB3E32"/>
    <w:rsid w:val="00FB3FB6"/>
    <w:rsid w:val="00FB4235"/>
    <w:rsid w:val="00FB4317"/>
    <w:rsid w:val="00FB433E"/>
    <w:rsid w:val="00FB4532"/>
    <w:rsid w:val="00FB464A"/>
    <w:rsid w:val="00FB4672"/>
    <w:rsid w:val="00FB46C0"/>
    <w:rsid w:val="00FB4703"/>
    <w:rsid w:val="00FB4876"/>
    <w:rsid w:val="00FB496E"/>
    <w:rsid w:val="00FB4A46"/>
    <w:rsid w:val="00FB4A83"/>
    <w:rsid w:val="00FB4AD1"/>
    <w:rsid w:val="00FB4B50"/>
    <w:rsid w:val="00FB4B7D"/>
    <w:rsid w:val="00FB4BAF"/>
    <w:rsid w:val="00FB4BE6"/>
    <w:rsid w:val="00FB4C50"/>
    <w:rsid w:val="00FB4D1F"/>
    <w:rsid w:val="00FB4DF1"/>
    <w:rsid w:val="00FB504A"/>
    <w:rsid w:val="00FB50D5"/>
    <w:rsid w:val="00FB5120"/>
    <w:rsid w:val="00FB51C1"/>
    <w:rsid w:val="00FB51D1"/>
    <w:rsid w:val="00FB5212"/>
    <w:rsid w:val="00FB521D"/>
    <w:rsid w:val="00FB522E"/>
    <w:rsid w:val="00FB52F5"/>
    <w:rsid w:val="00FB5635"/>
    <w:rsid w:val="00FB5655"/>
    <w:rsid w:val="00FB56BE"/>
    <w:rsid w:val="00FB574C"/>
    <w:rsid w:val="00FB5796"/>
    <w:rsid w:val="00FB5A4D"/>
    <w:rsid w:val="00FB5ACD"/>
    <w:rsid w:val="00FB5B01"/>
    <w:rsid w:val="00FB5B85"/>
    <w:rsid w:val="00FB5BFE"/>
    <w:rsid w:val="00FB5D32"/>
    <w:rsid w:val="00FB5E6A"/>
    <w:rsid w:val="00FB5EC3"/>
    <w:rsid w:val="00FB5EDC"/>
    <w:rsid w:val="00FB5F6B"/>
    <w:rsid w:val="00FB6024"/>
    <w:rsid w:val="00FB60E8"/>
    <w:rsid w:val="00FB6119"/>
    <w:rsid w:val="00FB61A4"/>
    <w:rsid w:val="00FB61B8"/>
    <w:rsid w:val="00FB6287"/>
    <w:rsid w:val="00FB62EB"/>
    <w:rsid w:val="00FB6319"/>
    <w:rsid w:val="00FB6329"/>
    <w:rsid w:val="00FB63DC"/>
    <w:rsid w:val="00FB64D7"/>
    <w:rsid w:val="00FB6502"/>
    <w:rsid w:val="00FB6534"/>
    <w:rsid w:val="00FB653A"/>
    <w:rsid w:val="00FB656F"/>
    <w:rsid w:val="00FB65A1"/>
    <w:rsid w:val="00FB66D4"/>
    <w:rsid w:val="00FB66DA"/>
    <w:rsid w:val="00FB6727"/>
    <w:rsid w:val="00FB6734"/>
    <w:rsid w:val="00FB67D6"/>
    <w:rsid w:val="00FB67F0"/>
    <w:rsid w:val="00FB6846"/>
    <w:rsid w:val="00FB687B"/>
    <w:rsid w:val="00FB6916"/>
    <w:rsid w:val="00FB6A5D"/>
    <w:rsid w:val="00FB6A83"/>
    <w:rsid w:val="00FB6B5C"/>
    <w:rsid w:val="00FB6E08"/>
    <w:rsid w:val="00FB6F01"/>
    <w:rsid w:val="00FB6F2E"/>
    <w:rsid w:val="00FB6F30"/>
    <w:rsid w:val="00FB7271"/>
    <w:rsid w:val="00FB72AC"/>
    <w:rsid w:val="00FB73DD"/>
    <w:rsid w:val="00FB74E8"/>
    <w:rsid w:val="00FB75C2"/>
    <w:rsid w:val="00FB75C7"/>
    <w:rsid w:val="00FB763D"/>
    <w:rsid w:val="00FB7733"/>
    <w:rsid w:val="00FB7783"/>
    <w:rsid w:val="00FB7819"/>
    <w:rsid w:val="00FB7821"/>
    <w:rsid w:val="00FB7A1A"/>
    <w:rsid w:val="00FB7A5F"/>
    <w:rsid w:val="00FB7AA0"/>
    <w:rsid w:val="00FB7C02"/>
    <w:rsid w:val="00FB7C06"/>
    <w:rsid w:val="00FB7E14"/>
    <w:rsid w:val="00FB7E15"/>
    <w:rsid w:val="00FB7E21"/>
    <w:rsid w:val="00FB7F60"/>
    <w:rsid w:val="00FB7F99"/>
    <w:rsid w:val="00FB89ED"/>
    <w:rsid w:val="00FC0013"/>
    <w:rsid w:val="00FC0025"/>
    <w:rsid w:val="00FC00B8"/>
    <w:rsid w:val="00FC00D7"/>
    <w:rsid w:val="00FC0178"/>
    <w:rsid w:val="00FC01CF"/>
    <w:rsid w:val="00FC0270"/>
    <w:rsid w:val="00FC02DA"/>
    <w:rsid w:val="00FC02F9"/>
    <w:rsid w:val="00FC0368"/>
    <w:rsid w:val="00FC03AE"/>
    <w:rsid w:val="00FC0471"/>
    <w:rsid w:val="00FC0550"/>
    <w:rsid w:val="00FC0553"/>
    <w:rsid w:val="00FC0557"/>
    <w:rsid w:val="00FC05B4"/>
    <w:rsid w:val="00FC0696"/>
    <w:rsid w:val="00FC0697"/>
    <w:rsid w:val="00FC071A"/>
    <w:rsid w:val="00FC08B8"/>
    <w:rsid w:val="00FC08C5"/>
    <w:rsid w:val="00FC094C"/>
    <w:rsid w:val="00FC098A"/>
    <w:rsid w:val="00FC09E8"/>
    <w:rsid w:val="00FC0BB6"/>
    <w:rsid w:val="00FC0BDE"/>
    <w:rsid w:val="00FC0C81"/>
    <w:rsid w:val="00FC0DF2"/>
    <w:rsid w:val="00FC0E41"/>
    <w:rsid w:val="00FC0F7A"/>
    <w:rsid w:val="00FC112D"/>
    <w:rsid w:val="00FC11B5"/>
    <w:rsid w:val="00FC11E8"/>
    <w:rsid w:val="00FC1353"/>
    <w:rsid w:val="00FC1370"/>
    <w:rsid w:val="00FC145D"/>
    <w:rsid w:val="00FC1557"/>
    <w:rsid w:val="00FC15F1"/>
    <w:rsid w:val="00FC166B"/>
    <w:rsid w:val="00FC186F"/>
    <w:rsid w:val="00FC187E"/>
    <w:rsid w:val="00FC18A7"/>
    <w:rsid w:val="00FC1911"/>
    <w:rsid w:val="00FC196D"/>
    <w:rsid w:val="00FC1AB6"/>
    <w:rsid w:val="00FC1C06"/>
    <w:rsid w:val="00FC1C2F"/>
    <w:rsid w:val="00FC1C94"/>
    <w:rsid w:val="00FC1CE4"/>
    <w:rsid w:val="00FC1D0B"/>
    <w:rsid w:val="00FC1D2C"/>
    <w:rsid w:val="00FC1D8E"/>
    <w:rsid w:val="00FC1DAF"/>
    <w:rsid w:val="00FC1DEC"/>
    <w:rsid w:val="00FC203F"/>
    <w:rsid w:val="00FC21CC"/>
    <w:rsid w:val="00FC21ED"/>
    <w:rsid w:val="00FC2244"/>
    <w:rsid w:val="00FC235F"/>
    <w:rsid w:val="00FC24B9"/>
    <w:rsid w:val="00FC2515"/>
    <w:rsid w:val="00FC253C"/>
    <w:rsid w:val="00FC2559"/>
    <w:rsid w:val="00FC259F"/>
    <w:rsid w:val="00FC26D0"/>
    <w:rsid w:val="00FC2737"/>
    <w:rsid w:val="00FC27ED"/>
    <w:rsid w:val="00FC2918"/>
    <w:rsid w:val="00FC2A1E"/>
    <w:rsid w:val="00FC2A39"/>
    <w:rsid w:val="00FC2B9F"/>
    <w:rsid w:val="00FC2C31"/>
    <w:rsid w:val="00FC2C55"/>
    <w:rsid w:val="00FC2C94"/>
    <w:rsid w:val="00FC2D32"/>
    <w:rsid w:val="00FC2DB4"/>
    <w:rsid w:val="00FC2E24"/>
    <w:rsid w:val="00FC2F03"/>
    <w:rsid w:val="00FC309B"/>
    <w:rsid w:val="00FC3105"/>
    <w:rsid w:val="00FC3164"/>
    <w:rsid w:val="00FC3169"/>
    <w:rsid w:val="00FC3212"/>
    <w:rsid w:val="00FC3360"/>
    <w:rsid w:val="00FC3547"/>
    <w:rsid w:val="00FC3552"/>
    <w:rsid w:val="00FC3573"/>
    <w:rsid w:val="00FC36F5"/>
    <w:rsid w:val="00FC38FB"/>
    <w:rsid w:val="00FC3902"/>
    <w:rsid w:val="00FC39A2"/>
    <w:rsid w:val="00FC39D2"/>
    <w:rsid w:val="00FC3ADD"/>
    <w:rsid w:val="00FC3AF5"/>
    <w:rsid w:val="00FC3B6C"/>
    <w:rsid w:val="00FC3C4B"/>
    <w:rsid w:val="00FC3D6E"/>
    <w:rsid w:val="00FC3D73"/>
    <w:rsid w:val="00FC3ED4"/>
    <w:rsid w:val="00FC3F0F"/>
    <w:rsid w:val="00FC3F30"/>
    <w:rsid w:val="00FC4051"/>
    <w:rsid w:val="00FC4130"/>
    <w:rsid w:val="00FC417A"/>
    <w:rsid w:val="00FC41EC"/>
    <w:rsid w:val="00FC4258"/>
    <w:rsid w:val="00FC42B3"/>
    <w:rsid w:val="00FC42FA"/>
    <w:rsid w:val="00FC430C"/>
    <w:rsid w:val="00FC440E"/>
    <w:rsid w:val="00FC448A"/>
    <w:rsid w:val="00FC44F7"/>
    <w:rsid w:val="00FC4608"/>
    <w:rsid w:val="00FC478B"/>
    <w:rsid w:val="00FC47AE"/>
    <w:rsid w:val="00FC47D4"/>
    <w:rsid w:val="00FC4843"/>
    <w:rsid w:val="00FC484C"/>
    <w:rsid w:val="00FC48D0"/>
    <w:rsid w:val="00FC4937"/>
    <w:rsid w:val="00FC4955"/>
    <w:rsid w:val="00FC49B9"/>
    <w:rsid w:val="00FC49DE"/>
    <w:rsid w:val="00FC4A0B"/>
    <w:rsid w:val="00FC4A4F"/>
    <w:rsid w:val="00FC4A62"/>
    <w:rsid w:val="00FC4A75"/>
    <w:rsid w:val="00FC4B51"/>
    <w:rsid w:val="00FC4C19"/>
    <w:rsid w:val="00FC4C23"/>
    <w:rsid w:val="00FC4C3D"/>
    <w:rsid w:val="00FC4C5D"/>
    <w:rsid w:val="00FC4CA5"/>
    <w:rsid w:val="00FC4CB3"/>
    <w:rsid w:val="00FC4D1E"/>
    <w:rsid w:val="00FC4DCE"/>
    <w:rsid w:val="00FC4E15"/>
    <w:rsid w:val="00FC4E19"/>
    <w:rsid w:val="00FC4EB2"/>
    <w:rsid w:val="00FC4EB5"/>
    <w:rsid w:val="00FC509E"/>
    <w:rsid w:val="00FC5268"/>
    <w:rsid w:val="00FC53B9"/>
    <w:rsid w:val="00FC53F0"/>
    <w:rsid w:val="00FC53F3"/>
    <w:rsid w:val="00FC53FE"/>
    <w:rsid w:val="00FC5439"/>
    <w:rsid w:val="00FC54D3"/>
    <w:rsid w:val="00FC55B7"/>
    <w:rsid w:val="00FC5630"/>
    <w:rsid w:val="00FC5647"/>
    <w:rsid w:val="00FC564B"/>
    <w:rsid w:val="00FC57DC"/>
    <w:rsid w:val="00FC57F5"/>
    <w:rsid w:val="00FC5814"/>
    <w:rsid w:val="00FC5831"/>
    <w:rsid w:val="00FC586A"/>
    <w:rsid w:val="00FC58B3"/>
    <w:rsid w:val="00FC58D1"/>
    <w:rsid w:val="00FC58E3"/>
    <w:rsid w:val="00FC5A0B"/>
    <w:rsid w:val="00FC5A14"/>
    <w:rsid w:val="00FC5A77"/>
    <w:rsid w:val="00FC5A9E"/>
    <w:rsid w:val="00FC5AF8"/>
    <w:rsid w:val="00FC5B0E"/>
    <w:rsid w:val="00FC5B5C"/>
    <w:rsid w:val="00FC5BC2"/>
    <w:rsid w:val="00FC5D7B"/>
    <w:rsid w:val="00FC5E91"/>
    <w:rsid w:val="00FC5F08"/>
    <w:rsid w:val="00FC608E"/>
    <w:rsid w:val="00FC60C6"/>
    <w:rsid w:val="00FC6285"/>
    <w:rsid w:val="00FC62FB"/>
    <w:rsid w:val="00FC63C8"/>
    <w:rsid w:val="00FC6467"/>
    <w:rsid w:val="00FC64CF"/>
    <w:rsid w:val="00FC65AA"/>
    <w:rsid w:val="00FC6636"/>
    <w:rsid w:val="00FC67AD"/>
    <w:rsid w:val="00FC6874"/>
    <w:rsid w:val="00FC69C2"/>
    <w:rsid w:val="00FC6B96"/>
    <w:rsid w:val="00FC6B9F"/>
    <w:rsid w:val="00FC6BBC"/>
    <w:rsid w:val="00FC6DD2"/>
    <w:rsid w:val="00FC7008"/>
    <w:rsid w:val="00FC7130"/>
    <w:rsid w:val="00FC7144"/>
    <w:rsid w:val="00FC7187"/>
    <w:rsid w:val="00FC71ED"/>
    <w:rsid w:val="00FC72BE"/>
    <w:rsid w:val="00FC72C3"/>
    <w:rsid w:val="00FC72FB"/>
    <w:rsid w:val="00FC7328"/>
    <w:rsid w:val="00FC738F"/>
    <w:rsid w:val="00FC73B0"/>
    <w:rsid w:val="00FC73EC"/>
    <w:rsid w:val="00FC7647"/>
    <w:rsid w:val="00FC7694"/>
    <w:rsid w:val="00FC7757"/>
    <w:rsid w:val="00FC77E1"/>
    <w:rsid w:val="00FC77FB"/>
    <w:rsid w:val="00FC78BA"/>
    <w:rsid w:val="00FC7A14"/>
    <w:rsid w:val="00FC7B25"/>
    <w:rsid w:val="00FC7B8A"/>
    <w:rsid w:val="00FC7CB9"/>
    <w:rsid w:val="00FC7CE3"/>
    <w:rsid w:val="00FC7D16"/>
    <w:rsid w:val="00FC7EEC"/>
    <w:rsid w:val="00FC7F1D"/>
    <w:rsid w:val="00FC7F4C"/>
    <w:rsid w:val="00FC7FE0"/>
    <w:rsid w:val="00FD004E"/>
    <w:rsid w:val="00FD0269"/>
    <w:rsid w:val="00FD02AD"/>
    <w:rsid w:val="00FD02CA"/>
    <w:rsid w:val="00FD02E4"/>
    <w:rsid w:val="00FD03F7"/>
    <w:rsid w:val="00FD0458"/>
    <w:rsid w:val="00FD0464"/>
    <w:rsid w:val="00FD047D"/>
    <w:rsid w:val="00FD04A1"/>
    <w:rsid w:val="00FD053A"/>
    <w:rsid w:val="00FD0558"/>
    <w:rsid w:val="00FD058B"/>
    <w:rsid w:val="00FD05B1"/>
    <w:rsid w:val="00FD0622"/>
    <w:rsid w:val="00FD0760"/>
    <w:rsid w:val="00FD086C"/>
    <w:rsid w:val="00FD0879"/>
    <w:rsid w:val="00FD08ED"/>
    <w:rsid w:val="00FD0913"/>
    <w:rsid w:val="00FD099B"/>
    <w:rsid w:val="00FD09DA"/>
    <w:rsid w:val="00FD0A66"/>
    <w:rsid w:val="00FD0AFF"/>
    <w:rsid w:val="00FD0C53"/>
    <w:rsid w:val="00FD0C6A"/>
    <w:rsid w:val="00FD0C7D"/>
    <w:rsid w:val="00FD0CDA"/>
    <w:rsid w:val="00FD0D6B"/>
    <w:rsid w:val="00FD0D9A"/>
    <w:rsid w:val="00FD0E13"/>
    <w:rsid w:val="00FD0E5C"/>
    <w:rsid w:val="00FD0E79"/>
    <w:rsid w:val="00FD0EA9"/>
    <w:rsid w:val="00FD0FC2"/>
    <w:rsid w:val="00FD1031"/>
    <w:rsid w:val="00FD10EE"/>
    <w:rsid w:val="00FD115C"/>
    <w:rsid w:val="00FD1195"/>
    <w:rsid w:val="00FD11B2"/>
    <w:rsid w:val="00FD143A"/>
    <w:rsid w:val="00FD1445"/>
    <w:rsid w:val="00FD144E"/>
    <w:rsid w:val="00FD1467"/>
    <w:rsid w:val="00FD150F"/>
    <w:rsid w:val="00FD156A"/>
    <w:rsid w:val="00FD1675"/>
    <w:rsid w:val="00FD16A5"/>
    <w:rsid w:val="00FD173C"/>
    <w:rsid w:val="00FD1765"/>
    <w:rsid w:val="00FD17F7"/>
    <w:rsid w:val="00FD182D"/>
    <w:rsid w:val="00FD18E8"/>
    <w:rsid w:val="00FD1982"/>
    <w:rsid w:val="00FD1A3B"/>
    <w:rsid w:val="00FD1B36"/>
    <w:rsid w:val="00FD1B6A"/>
    <w:rsid w:val="00FD1C43"/>
    <w:rsid w:val="00FD1C89"/>
    <w:rsid w:val="00FD1DDD"/>
    <w:rsid w:val="00FD1EB6"/>
    <w:rsid w:val="00FD1EFA"/>
    <w:rsid w:val="00FD1F24"/>
    <w:rsid w:val="00FD1F8C"/>
    <w:rsid w:val="00FD1F91"/>
    <w:rsid w:val="00FD1FBE"/>
    <w:rsid w:val="00FD1FC8"/>
    <w:rsid w:val="00FD2004"/>
    <w:rsid w:val="00FD21A9"/>
    <w:rsid w:val="00FD2252"/>
    <w:rsid w:val="00FD2296"/>
    <w:rsid w:val="00FD2323"/>
    <w:rsid w:val="00FD2332"/>
    <w:rsid w:val="00FD2407"/>
    <w:rsid w:val="00FD2493"/>
    <w:rsid w:val="00FD24DE"/>
    <w:rsid w:val="00FD25A2"/>
    <w:rsid w:val="00FD26D7"/>
    <w:rsid w:val="00FD2705"/>
    <w:rsid w:val="00FD272B"/>
    <w:rsid w:val="00FD2849"/>
    <w:rsid w:val="00FD2865"/>
    <w:rsid w:val="00FD2918"/>
    <w:rsid w:val="00FD298A"/>
    <w:rsid w:val="00FD2B4D"/>
    <w:rsid w:val="00FD2C60"/>
    <w:rsid w:val="00FD2CFB"/>
    <w:rsid w:val="00FD2D43"/>
    <w:rsid w:val="00FD2D96"/>
    <w:rsid w:val="00FD2EA8"/>
    <w:rsid w:val="00FD2F1D"/>
    <w:rsid w:val="00FD2FAD"/>
    <w:rsid w:val="00FD3002"/>
    <w:rsid w:val="00FD308D"/>
    <w:rsid w:val="00FD3090"/>
    <w:rsid w:val="00FD30B8"/>
    <w:rsid w:val="00FD30DA"/>
    <w:rsid w:val="00FD311F"/>
    <w:rsid w:val="00FD3170"/>
    <w:rsid w:val="00FD327E"/>
    <w:rsid w:val="00FD329D"/>
    <w:rsid w:val="00FD3369"/>
    <w:rsid w:val="00FD3582"/>
    <w:rsid w:val="00FD3597"/>
    <w:rsid w:val="00FD35A5"/>
    <w:rsid w:val="00FD372D"/>
    <w:rsid w:val="00FD372F"/>
    <w:rsid w:val="00FD384F"/>
    <w:rsid w:val="00FD3875"/>
    <w:rsid w:val="00FD38D4"/>
    <w:rsid w:val="00FD3952"/>
    <w:rsid w:val="00FD3996"/>
    <w:rsid w:val="00FD3A0A"/>
    <w:rsid w:val="00FD3A5F"/>
    <w:rsid w:val="00FD3A78"/>
    <w:rsid w:val="00FD3BF0"/>
    <w:rsid w:val="00FD3CBD"/>
    <w:rsid w:val="00FD3D14"/>
    <w:rsid w:val="00FD3D9A"/>
    <w:rsid w:val="00FD3EB9"/>
    <w:rsid w:val="00FD3ECA"/>
    <w:rsid w:val="00FD4096"/>
    <w:rsid w:val="00FD4106"/>
    <w:rsid w:val="00FD412E"/>
    <w:rsid w:val="00FD413C"/>
    <w:rsid w:val="00FD434E"/>
    <w:rsid w:val="00FD43B3"/>
    <w:rsid w:val="00FD441A"/>
    <w:rsid w:val="00FD467F"/>
    <w:rsid w:val="00FD4729"/>
    <w:rsid w:val="00FD47F4"/>
    <w:rsid w:val="00FD4804"/>
    <w:rsid w:val="00FD4810"/>
    <w:rsid w:val="00FD4824"/>
    <w:rsid w:val="00FD490C"/>
    <w:rsid w:val="00FD4920"/>
    <w:rsid w:val="00FD4943"/>
    <w:rsid w:val="00FD4B2F"/>
    <w:rsid w:val="00FD4B33"/>
    <w:rsid w:val="00FD4BC0"/>
    <w:rsid w:val="00FD4BD9"/>
    <w:rsid w:val="00FD4BDE"/>
    <w:rsid w:val="00FD4C8E"/>
    <w:rsid w:val="00FD4CDB"/>
    <w:rsid w:val="00FD4D03"/>
    <w:rsid w:val="00FD4D28"/>
    <w:rsid w:val="00FD4D93"/>
    <w:rsid w:val="00FD4DAE"/>
    <w:rsid w:val="00FD4DC5"/>
    <w:rsid w:val="00FD4EAA"/>
    <w:rsid w:val="00FD4EEA"/>
    <w:rsid w:val="00FD4F3B"/>
    <w:rsid w:val="00FD5018"/>
    <w:rsid w:val="00FD5029"/>
    <w:rsid w:val="00FD5104"/>
    <w:rsid w:val="00FD5133"/>
    <w:rsid w:val="00FD521F"/>
    <w:rsid w:val="00FD52E8"/>
    <w:rsid w:val="00FD5365"/>
    <w:rsid w:val="00FD5431"/>
    <w:rsid w:val="00FD5451"/>
    <w:rsid w:val="00FD556D"/>
    <w:rsid w:val="00FD5587"/>
    <w:rsid w:val="00FD55C4"/>
    <w:rsid w:val="00FD563D"/>
    <w:rsid w:val="00FD56C2"/>
    <w:rsid w:val="00FD5719"/>
    <w:rsid w:val="00FD57A8"/>
    <w:rsid w:val="00FD5839"/>
    <w:rsid w:val="00FD585A"/>
    <w:rsid w:val="00FD58E8"/>
    <w:rsid w:val="00FD5907"/>
    <w:rsid w:val="00FD59C4"/>
    <w:rsid w:val="00FD59E2"/>
    <w:rsid w:val="00FD5A07"/>
    <w:rsid w:val="00FD5A7A"/>
    <w:rsid w:val="00FD5AAE"/>
    <w:rsid w:val="00FD5C22"/>
    <w:rsid w:val="00FD5D1F"/>
    <w:rsid w:val="00FD5D61"/>
    <w:rsid w:val="00FD5E77"/>
    <w:rsid w:val="00FD5EA8"/>
    <w:rsid w:val="00FD5ECA"/>
    <w:rsid w:val="00FD5FBE"/>
    <w:rsid w:val="00FD6097"/>
    <w:rsid w:val="00FD60B4"/>
    <w:rsid w:val="00FD60BE"/>
    <w:rsid w:val="00FD6236"/>
    <w:rsid w:val="00FD62A9"/>
    <w:rsid w:val="00FD6328"/>
    <w:rsid w:val="00FD64CC"/>
    <w:rsid w:val="00FD64D8"/>
    <w:rsid w:val="00FD650F"/>
    <w:rsid w:val="00FD655B"/>
    <w:rsid w:val="00FD6604"/>
    <w:rsid w:val="00FD67CB"/>
    <w:rsid w:val="00FD6819"/>
    <w:rsid w:val="00FD68BE"/>
    <w:rsid w:val="00FD6ACD"/>
    <w:rsid w:val="00FD6B1C"/>
    <w:rsid w:val="00FD6BE4"/>
    <w:rsid w:val="00FD6C09"/>
    <w:rsid w:val="00FD6E7D"/>
    <w:rsid w:val="00FD6F0F"/>
    <w:rsid w:val="00FD6F4D"/>
    <w:rsid w:val="00FD6FA7"/>
    <w:rsid w:val="00FD7082"/>
    <w:rsid w:val="00FD720C"/>
    <w:rsid w:val="00FD72F1"/>
    <w:rsid w:val="00FD73A8"/>
    <w:rsid w:val="00FD73B3"/>
    <w:rsid w:val="00FD73BB"/>
    <w:rsid w:val="00FD73FE"/>
    <w:rsid w:val="00FD744A"/>
    <w:rsid w:val="00FD7647"/>
    <w:rsid w:val="00FD76A9"/>
    <w:rsid w:val="00FD76C8"/>
    <w:rsid w:val="00FD776C"/>
    <w:rsid w:val="00FD7837"/>
    <w:rsid w:val="00FD7958"/>
    <w:rsid w:val="00FD79EC"/>
    <w:rsid w:val="00FD79EF"/>
    <w:rsid w:val="00FD7B81"/>
    <w:rsid w:val="00FD7BED"/>
    <w:rsid w:val="00FD7BEE"/>
    <w:rsid w:val="00FD7C36"/>
    <w:rsid w:val="00FD7C6A"/>
    <w:rsid w:val="00FD7D30"/>
    <w:rsid w:val="00FD7DB0"/>
    <w:rsid w:val="00FD7E3A"/>
    <w:rsid w:val="00FD7EAE"/>
    <w:rsid w:val="00FD7EB7"/>
    <w:rsid w:val="00FD7F3F"/>
    <w:rsid w:val="00FD7F4D"/>
    <w:rsid w:val="00FD7FAE"/>
    <w:rsid w:val="00FE004A"/>
    <w:rsid w:val="00FE009F"/>
    <w:rsid w:val="00FE01F6"/>
    <w:rsid w:val="00FE0208"/>
    <w:rsid w:val="00FE0267"/>
    <w:rsid w:val="00FE0274"/>
    <w:rsid w:val="00FE027B"/>
    <w:rsid w:val="00FE030B"/>
    <w:rsid w:val="00FE037A"/>
    <w:rsid w:val="00FE038B"/>
    <w:rsid w:val="00FE03D9"/>
    <w:rsid w:val="00FE0459"/>
    <w:rsid w:val="00FE0535"/>
    <w:rsid w:val="00FE0563"/>
    <w:rsid w:val="00FE0568"/>
    <w:rsid w:val="00FE0597"/>
    <w:rsid w:val="00FE05C5"/>
    <w:rsid w:val="00FE06C0"/>
    <w:rsid w:val="00FE06C4"/>
    <w:rsid w:val="00FE0719"/>
    <w:rsid w:val="00FE073E"/>
    <w:rsid w:val="00FE0A0C"/>
    <w:rsid w:val="00FE0A31"/>
    <w:rsid w:val="00FE0A62"/>
    <w:rsid w:val="00FE0A97"/>
    <w:rsid w:val="00FE0C09"/>
    <w:rsid w:val="00FE0D4C"/>
    <w:rsid w:val="00FE0D5E"/>
    <w:rsid w:val="00FE0DF5"/>
    <w:rsid w:val="00FE0EDD"/>
    <w:rsid w:val="00FE0EF2"/>
    <w:rsid w:val="00FE0FCC"/>
    <w:rsid w:val="00FE1019"/>
    <w:rsid w:val="00FE1033"/>
    <w:rsid w:val="00FE1059"/>
    <w:rsid w:val="00FE1062"/>
    <w:rsid w:val="00FE1317"/>
    <w:rsid w:val="00FE133C"/>
    <w:rsid w:val="00FE14A0"/>
    <w:rsid w:val="00FE14AA"/>
    <w:rsid w:val="00FE1637"/>
    <w:rsid w:val="00FE1730"/>
    <w:rsid w:val="00FE17D5"/>
    <w:rsid w:val="00FE186A"/>
    <w:rsid w:val="00FE18E0"/>
    <w:rsid w:val="00FE1940"/>
    <w:rsid w:val="00FE1941"/>
    <w:rsid w:val="00FE1AD1"/>
    <w:rsid w:val="00FE1B46"/>
    <w:rsid w:val="00FE1B5A"/>
    <w:rsid w:val="00FE1BD1"/>
    <w:rsid w:val="00FE1D37"/>
    <w:rsid w:val="00FE1E00"/>
    <w:rsid w:val="00FE1EE9"/>
    <w:rsid w:val="00FE1F24"/>
    <w:rsid w:val="00FE1FAB"/>
    <w:rsid w:val="00FE204D"/>
    <w:rsid w:val="00FE21A4"/>
    <w:rsid w:val="00FE2287"/>
    <w:rsid w:val="00FE23D1"/>
    <w:rsid w:val="00FE24AD"/>
    <w:rsid w:val="00FE24B1"/>
    <w:rsid w:val="00FE2515"/>
    <w:rsid w:val="00FE26DC"/>
    <w:rsid w:val="00FE2720"/>
    <w:rsid w:val="00FE277C"/>
    <w:rsid w:val="00FE27A9"/>
    <w:rsid w:val="00FE2845"/>
    <w:rsid w:val="00FE288D"/>
    <w:rsid w:val="00FE2984"/>
    <w:rsid w:val="00FE2A29"/>
    <w:rsid w:val="00FE2A73"/>
    <w:rsid w:val="00FE2AB4"/>
    <w:rsid w:val="00FE2CA9"/>
    <w:rsid w:val="00FE2CE8"/>
    <w:rsid w:val="00FE2CFD"/>
    <w:rsid w:val="00FE2D5F"/>
    <w:rsid w:val="00FE2FD7"/>
    <w:rsid w:val="00FE3079"/>
    <w:rsid w:val="00FE30F4"/>
    <w:rsid w:val="00FE312A"/>
    <w:rsid w:val="00FE318D"/>
    <w:rsid w:val="00FE3195"/>
    <w:rsid w:val="00FE3237"/>
    <w:rsid w:val="00FE3379"/>
    <w:rsid w:val="00FE33EA"/>
    <w:rsid w:val="00FE3445"/>
    <w:rsid w:val="00FE3481"/>
    <w:rsid w:val="00FE3508"/>
    <w:rsid w:val="00FE3551"/>
    <w:rsid w:val="00FE355C"/>
    <w:rsid w:val="00FE370A"/>
    <w:rsid w:val="00FE370F"/>
    <w:rsid w:val="00FE3735"/>
    <w:rsid w:val="00FE37C6"/>
    <w:rsid w:val="00FE37DF"/>
    <w:rsid w:val="00FE38C4"/>
    <w:rsid w:val="00FE39B3"/>
    <w:rsid w:val="00FE3A6F"/>
    <w:rsid w:val="00FE3A91"/>
    <w:rsid w:val="00FE3AB7"/>
    <w:rsid w:val="00FE3BF0"/>
    <w:rsid w:val="00FE3C2E"/>
    <w:rsid w:val="00FE3C3C"/>
    <w:rsid w:val="00FE3CB9"/>
    <w:rsid w:val="00FE3E1C"/>
    <w:rsid w:val="00FE3E7A"/>
    <w:rsid w:val="00FE3F0E"/>
    <w:rsid w:val="00FE3F5B"/>
    <w:rsid w:val="00FE3FBA"/>
    <w:rsid w:val="00FE4095"/>
    <w:rsid w:val="00FE40D3"/>
    <w:rsid w:val="00FE40E9"/>
    <w:rsid w:val="00FE4261"/>
    <w:rsid w:val="00FE4327"/>
    <w:rsid w:val="00FE435A"/>
    <w:rsid w:val="00FE43DC"/>
    <w:rsid w:val="00FE43ED"/>
    <w:rsid w:val="00FE43FE"/>
    <w:rsid w:val="00FE45B7"/>
    <w:rsid w:val="00FE45F1"/>
    <w:rsid w:val="00FE4806"/>
    <w:rsid w:val="00FE4B78"/>
    <w:rsid w:val="00FE4B81"/>
    <w:rsid w:val="00FE4CA9"/>
    <w:rsid w:val="00FE4D22"/>
    <w:rsid w:val="00FE4D46"/>
    <w:rsid w:val="00FE4D48"/>
    <w:rsid w:val="00FE4D4F"/>
    <w:rsid w:val="00FE4D91"/>
    <w:rsid w:val="00FE4DBE"/>
    <w:rsid w:val="00FE5037"/>
    <w:rsid w:val="00FE5112"/>
    <w:rsid w:val="00FE5199"/>
    <w:rsid w:val="00FE523C"/>
    <w:rsid w:val="00FE536D"/>
    <w:rsid w:val="00FE54C7"/>
    <w:rsid w:val="00FE5557"/>
    <w:rsid w:val="00FE55F5"/>
    <w:rsid w:val="00FE57D2"/>
    <w:rsid w:val="00FE57EA"/>
    <w:rsid w:val="00FE5824"/>
    <w:rsid w:val="00FE5890"/>
    <w:rsid w:val="00FE5997"/>
    <w:rsid w:val="00FE5A09"/>
    <w:rsid w:val="00FE5A8B"/>
    <w:rsid w:val="00FE5B19"/>
    <w:rsid w:val="00FE5B9C"/>
    <w:rsid w:val="00FE5BAC"/>
    <w:rsid w:val="00FE5C62"/>
    <w:rsid w:val="00FE5CAE"/>
    <w:rsid w:val="00FE5D26"/>
    <w:rsid w:val="00FE5DD6"/>
    <w:rsid w:val="00FE5DF8"/>
    <w:rsid w:val="00FE5F3D"/>
    <w:rsid w:val="00FE5FC4"/>
    <w:rsid w:val="00FE6000"/>
    <w:rsid w:val="00FE6010"/>
    <w:rsid w:val="00FE607A"/>
    <w:rsid w:val="00FE6172"/>
    <w:rsid w:val="00FE6212"/>
    <w:rsid w:val="00FE621C"/>
    <w:rsid w:val="00FE62AD"/>
    <w:rsid w:val="00FE63BE"/>
    <w:rsid w:val="00FE643F"/>
    <w:rsid w:val="00FE6501"/>
    <w:rsid w:val="00FE6550"/>
    <w:rsid w:val="00FE6575"/>
    <w:rsid w:val="00FE659D"/>
    <w:rsid w:val="00FE663D"/>
    <w:rsid w:val="00FE667B"/>
    <w:rsid w:val="00FE6695"/>
    <w:rsid w:val="00FE66B4"/>
    <w:rsid w:val="00FE67A6"/>
    <w:rsid w:val="00FE67C0"/>
    <w:rsid w:val="00FE67D7"/>
    <w:rsid w:val="00FE6850"/>
    <w:rsid w:val="00FE68F1"/>
    <w:rsid w:val="00FE69D6"/>
    <w:rsid w:val="00FE6C1A"/>
    <w:rsid w:val="00FE6C79"/>
    <w:rsid w:val="00FE6CFA"/>
    <w:rsid w:val="00FE6DEB"/>
    <w:rsid w:val="00FE6E44"/>
    <w:rsid w:val="00FE6EDB"/>
    <w:rsid w:val="00FE6F7F"/>
    <w:rsid w:val="00FE6FFD"/>
    <w:rsid w:val="00FE70F0"/>
    <w:rsid w:val="00FE711C"/>
    <w:rsid w:val="00FE715F"/>
    <w:rsid w:val="00FE718B"/>
    <w:rsid w:val="00FE71C3"/>
    <w:rsid w:val="00FE72A8"/>
    <w:rsid w:val="00FE72E4"/>
    <w:rsid w:val="00FE7476"/>
    <w:rsid w:val="00FE7523"/>
    <w:rsid w:val="00FE759C"/>
    <w:rsid w:val="00FE75A1"/>
    <w:rsid w:val="00FE766D"/>
    <w:rsid w:val="00FE7680"/>
    <w:rsid w:val="00FE76BE"/>
    <w:rsid w:val="00FE7741"/>
    <w:rsid w:val="00FE776E"/>
    <w:rsid w:val="00FE7800"/>
    <w:rsid w:val="00FE788A"/>
    <w:rsid w:val="00FE78A6"/>
    <w:rsid w:val="00FE798E"/>
    <w:rsid w:val="00FE79C5"/>
    <w:rsid w:val="00FE7A44"/>
    <w:rsid w:val="00FE7AA8"/>
    <w:rsid w:val="00FE7B97"/>
    <w:rsid w:val="00FE7C0C"/>
    <w:rsid w:val="00FE7D6F"/>
    <w:rsid w:val="00FE7DB6"/>
    <w:rsid w:val="00FE7E79"/>
    <w:rsid w:val="00FE7E7E"/>
    <w:rsid w:val="00FE7F38"/>
    <w:rsid w:val="00FF0064"/>
    <w:rsid w:val="00FF0177"/>
    <w:rsid w:val="00FF01CA"/>
    <w:rsid w:val="00FF01F3"/>
    <w:rsid w:val="00FF020F"/>
    <w:rsid w:val="00FF045A"/>
    <w:rsid w:val="00FF04A5"/>
    <w:rsid w:val="00FF0529"/>
    <w:rsid w:val="00FF0C46"/>
    <w:rsid w:val="00FF0D99"/>
    <w:rsid w:val="00FF0DA8"/>
    <w:rsid w:val="00FF0FC3"/>
    <w:rsid w:val="00FF0FD0"/>
    <w:rsid w:val="00FF11CC"/>
    <w:rsid w:val="00FF1261"/>
    <w:rsid w:val="00FF12C2"/>
    <w:rsid w:val="00FF12C9"/>
    <w:rsid w:val="00FF12D1"/>
    <w:rsid w:val="00FF133B"/>
    <w:rsid w:val="00FF1466"/>
    <w:rsid w:val="00FF14AC"/>
    <w:rsid w:val="00FF157C"/>
    <w:rsid w:val="00FF15A2"/>
    <w:rsid w:val="00FF1617"/>
    <w:rsid w:val="00FF1650"/>
    <w:rsid w:val="00FF16A6"/>
    <w:rsid w:val="00FF16AE"/>
    <w:rsid w:val="00FF17C6"/>
    <w:rsid w:val="00FF1894"/>
    <w:rsid w:val="00FF18DD"/>
    <w:rsid w:val="00FF1B41"/>
    <w:rsid w:val="00FF1B86"/>
    <w:rsid w:val="00FF1B8F"/>
    <w:rsid w:val="00FF1BB9"/>
    <w:rsid w:val="00FF1E58"/>
    <w:rsid w:val="00FF1E5C"/>
    <w:rsid w:val="00FF1E74"/>
    <w:rsid w:val="00FF1E82"/>
    <w:rsid w:val="00FF1EFF"/>
    <w:rsid w:val="00FF219D"/>
    <w:rsid w:val="00FF21B1"/>
    <w:rsid w:val="00FF21CE"/>
    <w:rsid w:val="00FF22DB"/>
    <w:rsid w:val="00FF23B1"/>
    <w:rsid w:val="00FF23B3"/>
    <w:rsid w:val="00FF23D5"/>
    <w:rsid w:val="00FF2423"/>
    <w:rsid w:val="00FF2488"/>
    <w:rsid w:val="00FF24B5"/>
    <w:rsid w:val="00FF2554"/>
    <w:rsid w:val="00FF267B"/>
    <w:rsid w:val="00FF26AC"/>
    <w:rsid w:val="00FF26C1"/>
    <w:rsid w:val="00FF278A"/>
    <w:rsid w:val="00FF27B3"/>
    <w:rsid w:val="00FF2A0D"/>
    <w:rsid w:val="00FF2A9D"/>
    <w:rsid w:val="00FF2AEE"/>
    <w:rsid w:val="00FF2B72"/>
    <w:rsid w:val="00FF2BD3"/>
    <w:rsid w:val="00FF2CB0"/>
    <w:rsid w:val="00FF2D39"/>
    <w:rsid w:val="00FF2E2E"/>
    <w:rsid w:val="00FF2EE7"/>
    <w:rsid w:val="00FF2FC9"/>
    <w:rsid w:val="00FF2FD0"/>
    <w:rsid w:val="00FF3025"/>
    <w:rsid w:val="00FF3027"/>
    <w:rsid w:val="00FF3044"/>
    <w:rsid w:val="00FF3181"/>
    <w:rsid w:val="00FF31D2"/>
    <w:rsid w:val="00FF31D6"/>
    <w:rsid w:val="00FF3381"/>
    <w:rsid w:val="00FF34F8"/>
    <w:rsid w:val="00FF35C1"/>
    <w:rsid w:val="00FF3667"/>
    <w:rsid w:val="00FF366B"/>
    <w:rsid w:val="00FF374A"/>
    <w:rsid w:val="00FF38A5"/>
    <w:rsid w:val="00FF38C9"/>
    <w:rsid w:val="00FF3A6C"/>
    <w:rsid w:val="00FF3AC7"/>
    <w:rsid w:val="00FF3B38"/>
    <w:rsid w:val="00FF3BC4"/>
    <w:rsid w:val="00FF3BF4"/>
    <w:rsid w:val="00FF3C98"/>
    <w:rsid w:val="00FF3CCF"/>
    <w:rsid w:val="00FF3D5B"/>
    <w:rsid w:val="00FF3DA0"/>
    <w:rsid w:val="00FF3DB9"/>
    <w:rsid w:val="00FF3E7E"/>
    <w:rsid w:val="00FF3FA1"/>
    <w:rsid w:val="00FF3FAE"/>
    <w:rsid w:val="00FF405A"/>
    <w:rsid w:val="00FF4104"/>
    <w:rsid w:val="00FF4153"/>
    <w:rsid w:val="00FF42A2"/>
    <w:rsid w:val="00FF432E"/>
    <w:rsid w:val="00FF4376"/>
    <w:rsid w:val="00FF4482"/>
    <w:rsid w:val="00FF4514"/>
    <w:rsid w:val="00FF45B2"/>
    <w:rsid w:val="00FF4635"/>
    <w:rsid w:val="00FF4638"/>
    <w:rsid w:val="00FF4733"/>
    <w:rsid w:val="00FF4735"/>
    <w:rsid w:val="00FF4743"/>
    <w:rsid w:val="00FF48CE"/>
    <w:rsid w:val="00FF48E3"/>
    <w:rsid w:val="00FF4911"/>
    <w:rsid w:val="00FF4954"/>
    <w:rsid w:val="00FF496B"/>
    <w:rsid w:val="00FF49B9"/>
    <w:rsid w:val="00FF4A09"/>
    <w:rsid w:val="00FF4A27"/>
    <w:rsid w:val="00FF4D6E"/>
    <w:rsid w:val="00FF4DEB"/>
    <w:rsid w:val="00FF4DFD"/>
    <w:rsid w:val="00FF4E5A"/>
    <w:rsid w:val="00FF4E61"/>
    <w:rsid w:val="00FF4E85"/>
    <w:rsid w:val="00FF4F7F"/>
    <w:rsid w:val="00FF4F99"/>
    <w:rsid w:val="00FF4FF6"/>
    <w:rsid w:val="00FF5070"/>
    <w:rsid w:val="00FF521B"/>
    <w:rsid w:val="00FF531F"/>
    <w:rsid w:val="00FF533D"/>
    <w:rsid w:val="00FF5481"/>
    <w:rsid w:val="00FF5488"/>
    <w:rsid w:val="00FF5499"/>
    <w:rsid w:val="00FF5563"/>
    <w:rsid w:val="00FF55FD"/>
    <w:rsid w:val="00FF56FF"/>
    <w:rsid w:val="00FF574E"/>
    <w:rsid w:val="00FF57C9"/>
    <w:rsid w:val="00FF57F4"/>
    <w:rsid w:val="00FF581A"/>
    <w:rsid w:val="00FF5865"/>
    <w:rsid w:val="00FF58C9"/>
    <w:rsid w:val="00FF5953"/>
    <w:rsid w:val="00FF598A"/>
    <w:rsid w:val="00FF59E7"/>
    <w:rsid w:val="00FF5A15"/>
    <w:rsid w:val="00FF5A29"/>
    <w:rsid w:val="00FF5A5E"/>
    <w:rsid w:val="00FF5AE5"/>
    <w:rsid w:val="00FF5B9E"/>
    <w:rsid w:val="00FF5BA4"/>
    <w:rsid w:val="00FF5F98"/>
    <w:rsid w:val="00FF5FB9"/>
    <w:rsid w:val="00FF6005"/>
    <w:rsid w:val="00FF6040"/>
    <w:rsid w:val="00FF604E"/>
    <w:rsid w:val="00FF60B0"/>
    <w:rsid w:val="00FF6100"/>
    <w:rsid w:val="00FF61EC"/>
    <w:rsid w:val="00FF6336"/>
    <w:rsid w:val="00FF633B"/>
    <w:rsid w:val="00FF6373"/>
    <w:rsid w:val="00FF63DC"/>
    <w:rsid w:val="00FF63EF"/>
    <w:rsid w:val="00FF641D"/>
    <w:rsid w:val="00FF64B8"/>
    <w:rsid w:val="00FF6547"/>
    <w:rsid w:val="00FF654E"/>
    <w:rsid w:val="00FF657A"/>
    <w:rsid w:val="00FF657D"/>
    <w:rsid w:val="00FF65D2"/>
    <w:rsid w:val="00FF65E5"/>
    <w:rsid w:val="00FF65F9"/>
    <w:rsid w:val="00FF6650"/>
    <w:rsid w:val="00FF6734"/>
    <w:rsid w:val="00FF673E"/>
    <w:rsid w:val="00FF676D"/>
    <w:rsid w:val="00FF6793"/>
    <w:rsid w:val="00FF68CD"/>
    <w:rsid w:val="00FF68D5"/>
    <w:rsid w:val="00FF695F"/>
    <w:rsid w:val="00FF69EA"/>
    <w:rsid w:val="00FF6A76"/>
    <w:rsid w:val="00FF6A8F"/>
    <w:rsid w:val="00FF6AF7"/>
    <w:rsid w:val="00FF6B04"/>
    <w:rsid w:val="00FF6B69"/>
    <w:rsid w:val="00FF6C9F"/>
    <w:rsid w:val="00FF6D32"/>
    <w:rsid w:val="00FF6D71"/>
    <w:rsid w:val="00FF6DF6"/>
    <w:rsid w:val="00FF6E1B"/>
    <w:rsid w:val="00FF6F2D"/>
    <w:rsid w:val="00FF7205"/>
    <w:rsid w:val="00FF7278"/>
    <w:rsid w:val="00FF7292"/>
    <w:rsid w:val="00FF72B0"/>
    <w:rsid w:val="00FF7438"/>
    <w:rsid w:val="00FF7538"/>
    <w:rsid w:val="00FF7569"/>
    <w:rsid w:val="00FF767D"/>
    <w:rsid w:val="00FF778D"/>
    <w:rsid w:val="00FF77B6"/>
    <w:rsid w:val="00FF78BA"/>
    <w:rsid w:val="00FF79D1"/>
    <w:rsid w:val="00FF79F8"/>
    <w:rsid w:val="00FF7A2F"/>
    <w:rsid w:val="00FF7AA9"/>
    <w:rsid w:val="00FF7B39"/>
    <w:rsid w:val="00FF7B93"/>
    <w:rsid w:val="00FF7CA7"/>
    <w:rsid w:val="00FF7EA5"/>
    <w:rsid w:val="00FF7F10"/>
    <w:rsid w:val="00FF7F39"/>
    <w:rsid w:val="01048859"/>
    <w:rsid w:val="0104E3A8"/>
    <w:rsid w:val="01061019"/>
    <w:rsid w:val="01096CC3"/>
    <w:rsid w:val="0112CD71"/>
    <w:rsid w:val="011A4F14"/>
    <w:rsid w:val="011FBD64"/>
    <w:rsid w:val="012817E4"/>
    <w:rsid w:val="012FF8B6"/>
    <w:rsid w:val="013081D6"/>
    <w:rsid w:val="0137D989"/>
    <w:rsid w:val="01390073"/>
    <w:rsid w:val="013A8C5A"/>
    <w:rsid w:val="01458011"/>
    <w:rsid w:val="01465EE4"/>
    <w:rsid w:val="014ADFEA"/>
    <w:rsid w:val="014D52B5"/>
    <w:rsid w:val="01577485"/>
    <w:rsid w:val="01619D3F"/>
    <w:rsid w:val="016C4578"/>
    <w:rsid w:val="016F058B"/>
    <w:rsid w:val="0178BFD6"/>
    <w:rsid w:val="017D51D1"/>
    <w:rsid w:val="017F6F3A"/>
    <w:rsid w:val="01818D22"/>
    <w:rsid w:val="01831E19"/>
    <w:rsid w:val="01848542"/>
    <w:rsid w:val="01973442"/>
    <w:rsid w:val="0198BC46"/>
    <w:rsid w:val="01B5F030"/>
    <w:rsid w:val="01B795BC"/>
    <w:rsid w:val="01B9BDA4"/>
    <w:rsid w:val="01BA3B17"/>
    <w:rsid w:val="01BB8386"/>
    <w:rsid w:val="01BCA099"/>
    <w:rsid w:val="01BD4535"/>
    <w:rsid w:val="01C5A5DE"/>
    <w:rsid w:val="01CA4ECF"/>
    <w:rsid w:val="01CA8817"/>
    <w:rsid w:val="01CF95EA"/>
    <w:rsid w:val="01CFF2DD"/>
    <w:rsid w:val="01D8F6F4"/>
    <w:rsid w:val="01E1B896"/>
    <w:rsid w:val="01E2BD2E"/>
    <w:rsid w:val="01E78221"/>
    <w:rsid w:val="01E86B63"/>
    <w:rsid w:val="01E8BEF7"/>
    <w:rsid w:val="01EAD32B"/>
    <w:rsid w:val="01EF8A57"/>
    <w:rsid w:val="01F00E78"/>
    <w:rsid w:val="01F6612D"/>
    <w:rsid w:val="01FA73A7"/>
    <w:rsid w:val="01FBF31B"/>
    <w:rsid w:val="01FDC55C"/>
    <w:rsid w:val="02070515"/>
    <w:rsid w:val="020995F0"/>
    <w:rsid w:val="021933AF"/>
    <w:rsid w:val="02199D8D"/>
    <w:rsid w:val="022FF47F"/>
    <w:rsid w:val="0239AB2D"/>
    <w:rsid w:val="023B2AD3"/>
    <w:rsid w:val="023B56A6"/>
    <w:rsid w:val="023FFEEA"/>
    <w:rsid w:val="0240BA4C"/>
    <w:rsid w:val="02449B5E"/>
    <w:rsid w:val="0245BDC5"/>
    <w:rsid w:val="0255CA52"/>
    <w:rsid w:val="0257F3C7"/>
    <w:rsid w:val="025A4C75"/>
    <w:rsid w:val="025D34EF"/>
    <w:rsid w:val="025DA32C"/>
    <w:rsid w:val="025F199B"/>
    <w:rsid w:val="0266D875"/>
    <w:rsid w:val="0270D83E"/>
    <w:rsid w:val="0271CE6C"/>
    <w:rsid w:val="0272C196"/>
    <w:rsid w:val="028CE3E0"/>
    <w:rsid w:val="028FC2D8"/>
    <w:rsid w:val="0291F5FF"/>
    <w:rsid w:val="02950200"/>
    <w:rsid w:val="029D5943"/>
    <w:rsid w:val="02A07F91"/>
    <w:rsid w:val="02AAF28A"/>
    <w:rsid w:val="02B237F8"/>
    <w:rsid w:val="02B5DA48"/>
    <w:rsid w:val="02B5E84D"/>
    <w:rsid w:val="02B814A1"/>
    <w:rsid w:val="02B97AB9"/>
    <w:rsid w:val="02BA7219"/>
    <w:rsid w:val="02BDA54A"/>
    <w:rsid w:val="02C0DDBD"/>
    <w:rsid w:val="02C45427"/>
    <w:rsid w:val="02C6FB8D"/>
    <w:rsid w:val="02DBAAAB"/>
    <w:rsid w:val="02DD34E3"/>
    <w:rsid w:val="02DE0AE9"/>
    <w:rsid w:val="02E076DF"/>
    <w:rsid w:val="02E1B92D"/>
    <w:rsid w:val="02E4ADA6"/>
    <w:rsid w:val="02E62A45"/>
    <w:rsid w:val="0301C568"/>
    <w:rsid w:val="0302320D"/>
    <w:rsid w:val="03025696"/>
    <w:rsid w:val="0305F4D2"/>
    <w:rsid w:val="03101B94"/>
    <w:rsid w:val="0315FF7E"/>
    <w:rsid w:val="03166576"/>
    <w:rsid w:val="0318E231"/>
    <w:rsid w:val="031E6F60"/>
    <w:rsid w:val="0322B82C"/>
    <w:rsid w:val="032AA302"/>
    <w:rsid w:val="032AAC89"/>
    <w:rsid w:val="032B3F5D"/>
    <w:rsid w:val="033CC5CE"/>
    <w:rsid w:val="033D5054"/>
    <w:rsid w:val="0343EDF8"/>
    <w:rsid w:val="03448E45"/>
    <w:rsid w:val="03522A7D"/>
    <w:rsid w:val="035A30AD"/>
    <w:rsid w:val="036587DB"/>
    <w:rsid w:val="036D388D"/>
    <w:rsid w:val="0386CF3D"/>
    <w:rsid w:val="038CF273"/>
    <w:rsid w:val="038F1F9F"/>
    <w:rsid w:val="0390A055"/>
    <w:rsid w:val="03916F93"/>
    <w:rsid w:val="0391B0C7"/>
    <w:rsid w:val="03930870"/>
    <w:rsid w:val="03989F04"/>
    <w:rsid w:val="039B5F75"/>
    <w:rsid w:val="039B8289"/>
    <w:rsid w:val="039FE480"/>
    <w:rsid w:val="03A066A9"/>
    <w:rsid w:val="03A6C56C"/>
    <w:rsid w:val="03BAE26E"/>
    <w:rsid w:val="03C29A94"/>
    <w:rsid w:val="03C4446D"/>
    <w:rsid w:val="03C7A0E2"/>
    <w:rsid w:val="03C80088"/>
    <w:rsid w:val="03C84928"/>
    <w:rsid w:val="03CCAF84"/>
    <w:rsid w:val="03CE577E"/>
    <w:rsid w:val="03DB0730"/>
    <w:rsid w:val="03E3572F"/>
    <w:rsid w:val="03E51BEC"/>
    <w:rsid w:val="03E802BF"/>
    <w:rsid w:val="03F2ECD6"/>
    <w:rsid w:val="03F5E3EF"/>
    <w:rsid w:val="03F87D16"/>
    <w:rsid w:val="03FB2857"/>
    <w:rsid w:val="040B7BF1"/>
    <w:rsid w:val="040EF697"/>
    <w:rsid w:val="04141A94"/>
    <w:rsid w:val="0417C6F0"/>
    <w:rsid w:val="041AC84B"/>
    <w:rsid w:val="04215DA7"/>
    <w:rsid w:val="042355AD"/>
    <w:rsid w:val="042F9248"/>
    <w:rsid w:val="043A42EC"/>
    <w:rsid w:val="0440AC72"/>
    <w:rsid w:val="0441C630"/>
    <w:rsid w:val="04445E10"/>
    <w:rsid w:val="044467BF"/>
    <w:rsid w:val="044D8A46"/>
    <w:rsid w:val="044FBBCC"/>
    <w:rsid w:val="04540643"/>
    <w:rsid w:val="04568478"/>
    <w:rsid w:val="04598511"/>
    <w:rsid w:val="045D6388"/>
    <w:rsid w:val="045F1769"/>
    <w:rsid w:val="0462777D"/>
    <w:rsid w:val="04650E0A"/>
    <w:rsid w:val="04655059"/>
    <w:rsid w:val="04668594"/>
    <w:rsid w:val="0468812C"/>
    <w:rsid w:val="046C3805"/>
    <w:rsid w:val="046E2ABC"/>
    <w:rsid w:val="046FDEAB"/>
    <w:rsid w:val="04742B10"/>
    <w:rsid w:val="04774931"/>
    <w:rsid w:val="047E2A94"/>
    <w:rsid w:val="04803B0A"/>
    <w:rsid w:val="04811D08"/>
    <w:rsid w:val="04849A96"/>
    <w:rsid w:val="0486150D"/>
    <w:rsid w:val="0490ECA3"/>
    <w:rsid w:val="04924228"/>
    <w:rsid w:val="04982D0F"/>
    <w:rsid w:val="049CE870"/>
    <w:rsid w:val="049E8FA0"/>
    <w:rsid w:val="04A16FF7"/>
    <w:rsid w:val="04B00D2A"/>
    <w:rsid w:val="04C066AC"/>
    <w:rsid w:val="04C6732A"/>
    <w:rsid w:val="04CCEECF"/>
    <w:rsid w:val="04D0BAAC"/>
    <w:rsid w:val="04D1A4C4"/>
    <w:rsid w:val="04D680FF"/>
    <w:rsid w:val="04DB9B5B"/>
    <w:rsid w:val="04E10162"/>
    <w:rsid w:val="04E1133E"/>
    <w:rsid w:val="04E3EEA5"/>
    <w:rsid w:val="04E53718"/>
    <w:rsid w:val="04ED84F9"/>
    <w:rsid w:val="04EDBDA3"/>
    <w:rsid w:val="04EF73BC"/>
    <w:rsid w:val="04F04C76"/>
    <w:rsid w:val="04F1676D"/>
    <w:rsid w:val="04F654EA"/>
    <w:rsid w:val="04FAFA7E"/>
    <w:rsid w:val="050627E5"/>
    <w:rsid w:val="05078203"/>
    <w:rsid w:val="050AF89D"/>
    <w:rsid w:val="050B65DF"/>
    <w:rsid w:val="05102F0D"/>
    <w:rsid w:val="0513BEE4"/>
    <w:rsid w:val="0515E0F8"/>
    <w:rsid w:val="051855E7"/>
    <w:rsid w:val="051B37DD"/>
    <w:rsid w:val="0529E9D6"/>
    <w:rsid w:val="052AED8B"/>
    <w:rsid w:val="05357083"/>
    <w:rsid w:val="05373EB9"/>
    <w:rsid w:val="0537E555"/>
    <w:rsid w:val="0538B1B1"/>
    <w:rsid w:val="0539C99F"/>
    <w:rsid w:val="054409B6"/>
    <w:rsid w:val="0546F804"/>
    <w:rsid w:val="05472B85"/>
    <w:rsid w:val="05476339"/>
    <w:rsid w:val="05484BAD"/>
    <w:rsid w:val="054BEA67"/>
    <w:rsid w:val="05501241"/>
    <w:rsid w:val="05634456"/>
    <w:rsid w:val="0565C5BD"/>
    <w:rsid w:val="056D385E"/>
    <w:rsid w:val="056E3DEF"/>
    <w:rsid w:val="056E7E45"/>
    <w:rsid w:val="056F51E6"/>
    <w:rsid w:val="0576EADE"/>
    <w:rsid w:val="0578DF86"/>
    <w:rsid w:val="057B9A10"/>
    <w:rsid w:val="057C524B"/>
    <w:rsid w:val="057D74A6"/>
    <w:rsid w:val="0580555F"/>
    <w:rsid w:val="05823E83"/>
    <w:rsid w:val="0589A906"/>
    <w:rsid w:val="0591CBD9"/>
    <w:rsid w:val="05932964"/>
    <w:rsid w:val="0596C09A"/>
    <w:rsid w:val="059BD562"/>
    <w:rsid w:val="059BF2B0"/>
    <w:rsid w:val="05A35819"/>
    <w:rsid w:val="05A4C920"/>
    <w:rsid w:val="05A5CF16"/>
    <w:rsid w:val="05A8118C"/>
    <w:rsid w:val="05A87900"/>
    <w:rsid w:val="05AD2131"/>
    <w:rsid w:val="05B4B83E"/>
    <w:rsid w:val="05B7DFD1"/>
    <w:rsid w:val="05B9EAC5"/>
    <w:rsid w:val="05C2ACCB"/>
    <w:rsid w:val="05CA9A95"/>
    <w:rsid w:val="05CDADAF"/>
    <w:rsid w:val="05D38502"/>
    <w:rsid w:val="05D7AC86"/>
    <w:rsid w:val="05DDF25F"/>
    <w:rsid w:val="05DEEDC5"/>
    <w:rsid w:val="05E069BB"/>
    <w:rsid w:val="05E1C00E"/>
    <w:rsid w:val="05E44656"/>
    <w:rsid w:val="05E6EDB6"/>
    <w:rsid w:val="05E84BFA"/>
    <w:rsid w:val="05EC015C"/>
    <w:rsid w:val="05F321C6"/>
    <w:rsid w:val="05F99518"/>
    <w:rsid w:val="05FF13E7"/>
    <w:rsid w:val="060D4B96"/>
    <w:rsid w:val="06107D9E"/>
    <w:rsid w:val="06142D9D"/>
    <w:rsid w:val="06184FDA"/>
    <w:rsid w:val="062044D2"/>
    <w:rsid w:val="0627A95D"/>
    <w:rsid w:val="06287950"/>
    <w:rsid w:val="063CB585"/>
    <w:rsid w:val="0640239F"/>
    <w:rsid w:val="0642100A"/>
    <w:rsid w:val="0643C6D7"/>
    <w:rsid w:val="0646AA0C"/>
    <w:rsid w:val="0649D4A7"/>
    <w:rsid w:val="064CCE7A"/>
    <w:rsid w:val="064DD22B"/>
    <w:rsid w:val="065339CB"/>
    <w:rsid w:val="06560F13"/>
    <w:rsid w:val="065D5357"/>
    <w:rsid w:val="065F54F0"/>
    <w:rsid w:val="066174C8"/>
    <w:rsid w:val="066E10E4"/>
    <w:rsid w:val="06703C7C"/>
    <w:rsid w:val="0670B08D"/>
    <w:rsid w:val="0678BED7"/>
    <w:rsid w:val="067B17B3"/>
    <w:rsid w:val="067E5B6F"/>
    <w:rsid w:val="067F1C30"/>
    <w:rsid w:val="068B30F0"/>
    <w:rsid w:val="068EFE8E"/>
    <w:rsid w:val="0697064A"/>
    <w:rsid w:val="069BFE95"/>
    <w:rsid w:val="069C6CB0"/>
    <w:rsid w:val="06A14C8E"/>
    <w:rsid w:val="06A3070D"/>
    <w:rsid w:val="06B44F55"/>
    <w:rsid w:val="06B52787"/>
    <w:rsid w:val="06B6D47E"/>
    <w:rsid w:val="06B7CDB7"/>
    <w:rsid w:val="06B7FFC3"/>
    <w:rsid w:val="06BED530"/>
    <w:rsid w:val="06C85AAF"/>
    <w:rsid w:val="06C94582"/>
    <w:rsid w:val="06C95189"/>
    <w:rsid w:val="06CDF51B"/>
    <w:rsid w:val="06D4F5AE"/>
    <w:rsid w:val="06D52B71"/>
    <w:rsid w:val="06D60A4A"/>
    <w:rsid w:val="06D6D5AB"/>
    <w:rsid w:val="06EA24EE"/>
    <w:rsid w:val="06FD9B34"/>
    <w:rsid w:val="0702F229"/>
    <w:rsid w:val="0702F375"/>
    <w:rsid w:val="07031555"/>
    <w:rsid w:val="07093489"/>
    <w:rsid w:val="070D0587"/>
    <w:rsid w:val="070E779C"/>
    <w:rsid w:val="0713BE1D"/>
    <w:rsid w:val="07150DC7"/>
    <w:rsid w:val="071C3061"/>
    <w:rsid w:val="071D320E"/>
    <w:rsid w:val="07233B37"/>
    <w:rsid w:val="0727FB6A"/>
    <w:rsid w:val="072A8732"/>
    <w:rsid w:val="072B1F54"/>
    <w:rsid w:val="072D80D0"/>
    <w:rsid w:val="0732C009"/>
    <w:rsid w:val="0736EF91"/>
    <w:rsid w:val="073803BD"/>
    <w:rsid w:val="073B03B1"/>
    <w:rsid w:val="0749A9CD"/>
    <w:rsid w:val="075F10AF"/>
    <w:rsid w:val="07609040"/>
    <w:rsid w:val="0764DA3E"/>
    <w:rsid w:val="076CC3E7"/>
    <w:rsid w:val="077888B2"/>
    <w:rsid w:val="07798EFF"/>
    <w:rsid w:val="077BBD54"/>
    <w:rsid w:val="077D5231"/>
    <w:rsid w:val="07844E25"/>
    <w:rsid w:val="078BDE94"/>
    <w:rsid w:val="078C4A0F"/>
    <w:rsid w:val="0793CC44"/>
    <w:rsid w:val="07940A03"/>
    <w:rsid w:val="0798FBB4"/>
    <w:rsid w:val="079CF11B"/>
    <w:rsid w:val="079F9808"/>
    <w:rsid w:val="07A53868"/>
    <w:rsid w:val="07A886ED"/>
    <w:rsid w:val="07AB97D0"/>
    <w:rsid w:val="07B11956"/>
    <w:rsid w:val="07B4F5A9"/>
    <w:rsid w:val="07B93957"/>
    <w:rsid w:val="07BD10CF"/>
    <w:rsid w:val="07BD48C8"/>
    <w:rsid w:val="07C08BCA"/>
    <w:rsid w:val="07CF98B8"/>
    <w:rsid w:val="07D4C467"/>
    <w:rsid w:val="07D7BF46"/>
    <w:rsid w:val="07D91FB1"/>
    <w:rsid w:val="07DADF4E"/>
    <w:rsid w:val="07DF9D2B"/>
    <w:rsid w:val="07E2110A"/>
    <w:rsid w:val="07E3DF89"/>
    <w:rsid w:val="07E913F1"/>
    <w:rsid w:val="07E98C7C"/>
    <w:rsid w:val="07F06AF5"/>
    <w:rsid w:val="07F28C71"/>
    <w:rsid w:val="07F4C78E"/>
    <w:rsid w:val="07F892B7"/>
    <w:rsid w:val="07FE168A"/>
    <w:rsid w:val="0805F07A"/>
    <w:rsid w:val="0806F148"/>
    <w:rsid w:val="080876FD"/>
    <w:rsid w:val="08088041"/>
    <w:rsid w:val="080934B3"/>
    <w:rsid w:val="0810FA84"/>
    <w:rsid w:val="081957E6"/>
    <w:rsid w:val="0827A85D"/>
    <w:rsid w:val="082C82DC"/>
    <w:rsid w:val="082EFAA5"/>
    <w:rsid w:val="0835E9AC"/>
    <w:rsid w:val="083F22C5"/>
    <w:rsid w:val="0843701A"/>
    <w:rsid w:val="08480066"/>
    <w:rsid w:val="084F037E"/>
    <w:rsid w:val="08508D64"/>
    <w:rsid w:val="08569B52"/>
    <w:rsid w:val="085C1A3F"/>
    <w:rsid w:val="08681917"/>
    <w:rsid w:val="0868AD56"/>
    <w:rsid w:val="086C839C"/>
    <w:rsid w:val="086EECA5"/>
    <w:rsid w:val="08723ECA"/>
    <w:rsid w:val="087AA38A"/>
    <w:rsid w:val="087AB2F5"/>
    <w:rsid w:val="087C1074"/>
    <w:rsid w:val="087ECC47"/>
    <w:rsid w:val="0882B19B"/>
    <w:rsid w:val="088CAFAF"/>
    <w:rsid w:val="088CDD0C"/>
    <w:rsid w:val="08922BF0"/>
    <w:rsid w:val="0893A7AD"/>
    <w:rsid w:val="08957376"/>
    <w:rsid w:val="089FACE1"/>
    <w:rsid w:val="08A1A25F"/>
    <w:rsid w:val="08A206FC"/>
    <w:rsid w:val="08A4F3AD"/>
    <w:rsid w:val="08ABDD8E"/>
    <w:rsid w:val="08B2EC56"/>
    <w:rsid w:val="08B47781"/>
    <w:rsid w:val="08B8CF9E"/>
    <w:rsid w:val="08B95AF0"/>
    <w:rsid w:val="08BB5B10"/>
    <w:rsid w:val="08BB8AD4"/>
    <w:rsid w:val="08C7B6C5"/>
    <w:rsid w:val="08C8015D"/>
    <w:rsid w:val="08C98496"/>
    <w:rsid w:val="08CB8A5B"/>
    <w:rsid w:val="08D10716"/>
    <w:rsid w:val="08D1E742"/>
    <w:rsid w:val="08DDE077"/>
    <w:rsid w:val="08DE00C5"/>
    <w:rsid w:val="08EA9AF0"/>
    <w:rsid w:val="08EBB652"/>
    <w:rsid w:val="08F05265"/>
    <w:rsid w:val="08F3F38D"/>
    <w:rsid w:val="08F4B2B9"/>
    <w:rsid w:val="08F6EF8A"/>
    <w:rsid w:val="0911254A"/>
    <w:rsid w:val="0914833E"/>
    <w:rsid w:val="0914E028"/>
    <w:rsid w:val="09199F32"/>
    <w:rsid w:val="092197F0"/>
    <w:rsid w:val="0921DD40"/>
    <w:rsid w:val="0925676A"/>
    <w:rsid w:val="092B09A4"/>
    <w:rsid w:val="0939ED06"/>
    <w:rsid w:val="0939FCD9"/>
    <w:rsid w:val="09433D3E"/>
    <w:rsid w:val="0946D6F6"/>
    <w:rsid w:val="0947683C"/>
    <w:rsid w:val="094940F1"/>
    <w:rsid w:val="0950A8D9"/>
    <w:rsid w:val="095A0420"/>
    <w:rsid w:val="0970D2C2"/>
    <w:rsid w:val="09721F40"/>
    <w:rsid w:val="0975C41F"/>
    <w:rsid w:val="097E1D9B"/>
    <w:rsid w:val="097EF3C8"/>
    <w:rsid w:val="098A916F"/>
    <w:rsid w:val="098DA132"/>
    <w:rsid w:val="09911FFC"/>
    <w:rsid w:val="099225FE"/>
    <w:rsid w:val="0997EE79"/>
    <w:rsid w:val="099DBFAF"/>
    <w:rsid w:val="099F38E4"/>
    <w:rsid w:val="09A0CA8B"/>
    <w:rsid w:val="09A31EB6"/>
    <w:rsid w:val="09A7B600"/>
    <w:rsid w:val="09AB7A55"/>
    <w:rsid w:val="09B1B894"/>
    <w:rsid w:val="09B2083C"/>
    <w:rsid w:val="09B2AFCD"/>
    <w:rsid w:val="09B4D1A7"/>
    <w:rsid w:val="09B8B235"/>
    <w:rsid w:val="09BA452D"/>
    <w:rsid w:val="09BD8192"/>
    <w:rsid w:val="09CA603E"/>
    <w:rsid w:val="09CC8399"/>
    <w:rsid w:val="09CC92A4"/>
    <w:rsid w:val="09D2AFF4"/>
    <w:rsid w:val="09D6C5ED"/>
    <w:rsid w:val="09D6EAFB"/>
    <w:rsid w:val="09DEBF4B"/>
    <w:rsid w:val="09E0DC3A"/>
    <w:rsid w:val="09E29555"/>
    <w:rsid w:val="09E73DD7"/>
    <w:rsid w:val="09F3112D"/>
    <w:rsid w:val="09F8E019"/>
    <w:rsid w:val="09F99B07"/>
    <w:rsid w:val="09FE7527"/>
    <w:rsid w:val="0A050C6B"/>
    <w:rsid w:val="0A07DBE2"/>
    <w:rsid w:val="0A12C080"/>
    <w:rsid w:val="0A12C364"/>
    <w:rsid w:val="0A191DEA"/>
    <w:rsid w:val="0A1F3409"/>
    <w:rsid w:val="0A2128F3"/>
    <w:rsid w:val="0A212E51"/>
    <w:rsid w:val="0A2A64AB"/>
    <w:rsid w:val="0A2CD7E1"/>
    <w:rsid w:val="0A2E3C60"/>
    <w:rsid w:val="0A3329F6"/>
    <w:rsid w:val="0A340C0D"/>
    <w:rsid w:val="0A39BCAD"/>
    <w:rsid w:val="0A3AFED7"/>
    <w:rsid w:val="0A414CDD"/>
    <w:rsid w:val="0A439432"/>
    <w:rsid w:val="0A46B957"/>
    <w:rsid w:val="0A4D4F78"/>
    <w:rsid w:val="0A4FC36E"/>
    <w:rsid w:val="0A51008A"/>
    <w:rsid w:val="0A5DD6F7"/>
    <w:rsid w:val="0A60A703"/>
    <w:rsid w:val="0A657883"/>
    <w:rsid w:val="0A662AC2"/>
    <w:rsid w:val="0A673C48"/>
    <w:rsid w:val="0A6BD01E"/>
    <w:rsid w:val="0A6E12EE"/>
    <w:rsid w:val="0A704AF4"/>
    <w:rsid w:val="0A73C8A3"/>
    <w:rsid w:val="0A744785"/>
    <w:rsid w:val="0A7654F8"/>
    <w:rsid w:val="0A824317"/>
    <w:rsid w:val="0A841487"/>
    <w:rsid w:val="0A85B622"/>
    <w:rsid w:val="0A869799"/>
    <w:rsid w:val="0A900AE2"/>
    <w:rsid w:val="0A97F0F6"/>
    <w:rsid w:val="0A99C037"/>
    <w:rsid w:val="0A9B1FED"/>
    <w:rsid w:val="0A9EC34C"/>
    <w:rsid w:val="0AA29955"/>
    <w:rsid w:val="0AA701FB"/>
    <w:rsid w:val="0AA90085"/>
    <w:rsid w:val="0AAA3E62"/>
    <w:rsid w:val="0AAAFF70"/>
    <w:rsid w:val="0AAF6321"/>
    <w:rsid w:val="0AB1D373"/>
    <w:rsid w:val="0AB73F41"/>
    <w:rsid w:val="0ABF9EDE"/>
    <w:rsid w:val="0AC22A53"/>
    <w:rsid w:val="0AC84322"/>
    <w:rsid w:val="0AC8883D"/>
    <w:rsid w:val="0ACB99F6"/>
    <w:rsid w:val="0ACBBACF"/>
    <w:rsid w:val="0ACCC480"/>
    <w:rsid w:val="0AD7F780"/>
    <w:rsid w:val="0AE07F1B"/>
    <w:rsid w:val="0AE8A503"/>
    <w:rsid w:val="0AEFCE7F"/>
    <w:rsid w:val="0AF4B53E"/>
    <w:rsid w:val="0AF7BC9C"/>
    <w:rsid w:val="0AF97116"/>
    <w:rsid w:val="0AFCB8B0"/>
    <w:rsid w:val="0AFDD1ED"/>
    <w:rsid w:val="0B081BAD"/>
    <w:rsid w:val="0B0B2134"/>
    <w:rsid w:val="0B1AB901"/>
    <w:rsid w:val="0B219E6D"/>
    <w:rsid w:val="0B277B4A"/>
    <w:rsid w:val="0B2C055E"/>
    <w:rsid w:val="0B2F6C37"/>
    <w:rsid w:val="0B31607E"/>
    <w:rsid w:val="0B324956"/>
    <w:rsid w:val="0B3EB696"/>
    <w:rsid w:val="0B3F0082"/>
    <w:rsid w:val="0B438A38"/>
    <w:rsid w:val="0B44C816"/>
    <w:rsid w:val="0B4B000A"/>
    <w:rsid w:val="0B4B7635"/>
    <w:rsid w:val="0B50BEA5"/>
    <w:rsid w:val="0B586A95"/>
    <w:rsid w:val="0B5B9EA0"/>
    <w:rsid w:val="0B5C8CA2"/>
    <w:rsid w:val="0B5F21CE"/>
    <w:rsid w:val="0B63B86D"/>
    <w:rsid w:val="0B6A6632"/>
    <w:rsid w:val="0B6BF316"/>
    <w:rsid w:val="0B6EC994"/>
    <w:rsid w:val="0B74AAD0"/>
    <w:rsid w:val="0B7C0D5B"/>
    <w:rsid w:val="0B80B4F5"/>
    <w:rsid w:val="0B8B2AB1"/>
    <w:rsid w:val="0B8B597B"/>
    <w:rsid w:val="0B8CCDA3"/>
    <w:rsid w:val="0B915C2D"/>
    <w:rsid w:val="0B9630A6"/>
    <w:rsid w:val="0B981402"/>
    <w:rsid w:val="0B9C5BC9"/>
    <w:rsid w:val="0BA04C01"/>
    <w:rsid w:val="0BA38375"/>
    <w:rsid w:val="0BA89CB2"/>
    <w:rsid w:val="0BAD0287"/>
    <w:rsid w:val="0BAEFB03"/>
    <w:rsid w:val="0BB037D5"/>
    <w:rsid w:val="0BB12E56"/>
    <w:rsid w:val="0BB8E9E9"/>
    <w:rsid w:val="0BBADE4B"/>
    <w:rsid w:val="0BBF2857"/>
    <w:rsid w:val="0BBFA4A4"/>
    <w:rsid w:val="0BC22F04"/>
    <w:rsid w:val="0BC2A31E"/>
    <w:rsid w:val="0BC36F39"/>
    <w:rsid w:val="0BC7FB3D"/>
    <w:rsid w:val="0BC9A411"/>
    <w:rsid w:val="0BCF4D8A"/>
    <w:rsid w:val="0BD51D0D"/>
    <w:rsid w:val="0BD5F37F"/>
    <w:rsid w:val="0BD9061B"/>
    <w:rsid w:val="0BDB0C0D"/>
    <w:rsid w:val="0BE35B4B"/>
    <w:rsid w:val="0BE47CCA"/>
    <w:rsid w:val="0BE4F27D"/>
    <w:rsid w:val="0BE56190"/>
    <w:rsid w:val="0BE90E6B"/>
    <w:rsid w:val="0BEB93CF"/>
    <w:rsid w:val="0BEF1CDF"/>
    <w:rsid w:val="0BF37251"/>
    <w:rsid w:val="0BF84459"/>
    <w:rsid w:val="0BFBEAF9"/>
    <w:rsid w:val="0BFC71E2"/>
    <w:rsid w:val="0BFE37DF"/>
    <w:rsid w:val="0C01238B"/>
    <w:rsid w:val="0C0C81F1"/>
    <w:rsid w:val="0C0E4AE4"/>
    <w:rsid w:val="0C11A4BC"/>
    <w:rsid w:val="0C12B576"/>
    <w:rsid w:val="0C2614E8"/>
    <w:rsid w:val="0C2C03E3"/>
    <w:rsid w:val="0C328421"/>
    <w:rsid w:val="0C39DFAF"/>
    <w:rsid w:val="0C3EE319"/>
    <w:rsid w:val="0C3EF7ED"/>
    <w:rsid w:val="0C453701"/>
    <w:rsid w:val="0C4D81BA"/>
    <w:rsid w:val="0C4E3B39"/>
    <w:rsid w:val="0C5881AC"/>
    <w:rsid w:val="0C5B2672"/>
    <w:rsid w:val="0C67ABF3"/>
    <w:rsid w:val="0C6CF7AB"/>
    <w:rsid w:val="0C6F5903"/>
    <w:rsid w:val="0C6FF3C6"/>
    <w:rsid w:val="0C72715A"/>
    <w:rsid w:val="0C782CA0"/>
    <w:rsid w:val="0C8667FA"/>
    <w:rsid w:val="0C87CAB1"/>
    <w:rsid w:val="0C8FC6E0"/>
    <w:rsid w:val="0C96AA9B"/>
    <w:rsid w:val="0C9DE154"/>
    <w:rsid w:val="0C9F6067"/>
    <w:rsid w:val="0CA33DE5"/>
    <w:rsid w:val="0CA6E37B"/>
    <w:rsid w:val="0CA91838"/>
    <w:rsid w:val="0CB3941C"/>
    <w:rsid w:val="0CB98BFF"/>
    <w:rsid w:val="0CBACBAE"/>
    <w:rsid w:val="0CBB1CC1"/>
    <w:rsid w:val="0CBD822E"/>
    <w:rsid w:val="0CC06A4B"/>
    <w:rsid w:val="0CCE5B26"/>
    <w:rsid w:val="0CD37763"/>
    <w:rsid w:val="0CD8CB27"/>
    <w:rsid w:val="0CDF4C2A"/>
    <w:rsid w:val="0CE1C8E2"/>
    <w:rsid w:val="0CE8A3E8"/>
    <w:rsid w:val="0CEF22C0"/>
    <w:rsid w:val="0CF0D927"/>
    <w:rsid w:val="0D0409F0"/>
    <w:rsid w:val="0D0734D5"/>
    <w:rsid w:val="0D0EB5FB"/>
    <w:rsid w:val="0D13A7DB"/>
    <w:rsid w:val="0D19C4A4"/>
    <w:rsid w:val="0D1BE665"/>
    <w:rsid w:val="0D1C6427"/>
    <w:rsid w:val="0D20B4E0"/>
    <w:rsid w:val="0D2444CA"/>
    <w:rsid w:val="0D2AF2E1"/>
    <w:rsid w:val="0D2D329F"/>
    <w:rsid w:val="0D2D502B"/>
    <w:rsid w:val="0D31CE7D"/>
    <w:rsid w:val="0D372769"/>
    <w:rsid w:val="0D387F9F"/>
    <w:rsid w:val="0D3CD669"/>
    <w:rsid w:val="0D46871B"/>
    <w:rsid w:val="0D47D5F6"/>
    <w:rsid w:val="0D583249"/>
    <w:rsid w:val="0D5CB025"/>
    <w:rsid w:val="0D6248A1"/>
    <w:rsid w:val="0D63F27B"/>
    <w:rsid w:val="0D665405"/>
    <w:rsid w:val="0D6697FB"/>
    <w:rsid w:val="0D74649C"/>
    <w:rsid w:val="0D782687"/>
    <w:rsid w:val="0D7CCBF9"/>
    <w:rsid w:val="0D8124FB"/>
    <w:rsid w:val="0D876430"/>
    <w:rsid w:val="0D9508C4"/>
    <w:rsid w:val="0D964D9C"/>
    <w:rsid w:val="0D99461A"/>
    <w:rsid w:val="0D9CC9CA"/>
    <w:rsid w:val="0D9FF8EC"/>
    <w:rsid w:val="0DA202B5"/>
    <w:rsid w:val="0DA4D5E2"/>
    <w:rsid w:val="0DA73DB1"/>
    <w:rsid w:val="0DB1D959"/>
    <w:rsid w:val="0DB381E1"/>
    <w:rsid w:val="0DC0B9CE"/>
    <w:rsid w:val="0DC2FF96"/>
    <w:rsid w:val="0DC3379F"/>
    <w:rsid w:val="0DEC7F65"/>
    <w:rsid w:val="0DF2FAC4"/>
    <w:rsid w:val="0DF372B8"/>
    <w:rsid w:val="0DF91EC6"/>
    <w:rsid w:val="0DF94AAA"/>
    <w:rsid w:val="0DFAC0E4"/>
    <w:rsid w:val="0DFF56EC"/>
    <w:rsid w:val="0E019172"/>
    <w:rsid w:val="0E036F49"/>
    <w:rsid w:val="0E09EEA0"/>
    <w:rsid w:val="0E0CB33E"/>
    <w:rsid w:val="0E0ED3F1"/>
    <w:rsid w:val="0E1F7841"/>
    <w:rsid w:val="0E257422"/>
    <w:rsid w:val="0E2BA7C7"/>
    <w:rsid w:val="0E2ECB7E"/>
    <w:rsid w:val="0E2ECD02"/>
    <w:rsid w:val="0E38AF6A"/>
    <w:rsid w:val="0E3CEE8F"/>
    <w:rsid w:val="0E48D7EA"/>
    <w:rsid w:val="0E4C1F05"/>
    <w:rsid w:val="0E4C7BEA"/>
    <w:rsid w:val="0E4C926B"/>
    <w:rsid w:val="0E4CDDA5"/>
    <w:rsid w:val="0E4FD9DE"/>
    <w:rsid w:val="0E4FDD05"/>
    <w:rsid w:val="0E505FCE"/>
    <w:rsid w:val="0E585938"/>
    <w:rsid w:val="0E6424F4"/>
    <w:rsid w:val="0E673BD3"/>
    <w:rsid w:val="0E6879F2"/>
    <w:rsid w:val="0E6D8ADF"/>
    <w:rsid w:val="0E7063A9"/>
    <w:rsid w:val="0E70E65A"/>
    <w:rsid w:val="0E718E75"/>
    <w:rsid w:val="0E732007"/>
    <w:rsid w:val="0E79DE2E"/>
    <w:rsid w:val="0E7D9BDD"/>
    <w:rsid w:val="0E7F68ED"/>
    <w:rsid w:val="0E8A4700"/>
    <w:rsid w:val="0E8C25B6"/>
    <w:rsid w:val="0E933E70"/>
    <w:rsid w:val="0E990445"/>
    <w:rsid w:val="0E9DCD6E"/>
    <w:rsid w:val="0E9E372D"/>
    <w:rsid w:val="0EA3E4FA"/>
    <w:rsid w:val="0EA60F78"/>
    <w:rsid w:val="0EB3D651"/>
    <w:rsid w:val="0EB586CB"/>
    <w:rsid w:val="0EC0E4F2"/>
    <w:rsid w:val="0EC23374"/>
    <w:rsid w:val="0ECA4D96"/>
    <w:rsid w:val="0ECA9EDD"/>
    <w:rsid w:val="0ECDB352"/>
    <w:rsid w:val="0ED3CEDD"/>
    <w:rsid w:val="0ED958CF"/>
    <w:rsid w:val="0EDA5844"/>
    <w:rsid w:val="0EDB4DD0"/>
    <w:rsid w:val="0EDC50F4"/>
    <w:rsid w:val="0EDE3AD4"/>
    <w:rsid w:val="0EDFC860"/>
    <w:rsid w:val="0EE5539A"/>
    <w:rsid w:val="0EE595F9"/>
    <w:rsid w:val="0EE6FA11"/>
    <w:rsid w:val="0EEFE63F"/>
    <w:rsid w:val="0EF4990A"/>
    <w:rsid w:val="0EFB5C16"/>
    <w:rsid w:val="0F010E84"/>
    <w:rsid w:val="0F0524DB"/>
    <w:rsid w:val="0F08D1F9"/>
    <w:rsid w:val="0F101990"/>
    <w:rsid w:val="0F183944"/>
    <w:rsid w:val="0F1CFB02"/>
    <w:rsid w:val="0F1E8A7C"/>
    <w:rsid w:val="0F1EA72E"/>
    <w:rsid w:val="0F228F9A"/>
    <w:rsid w:val="0F3A570A"/>
    <w:rsid w:val="0F42FAEB"/>
    <w:rsid w:val="0F4582B8"/>
    <w:rsid w:val="0F4DD601"/>
    <w:rsid w:val="0F4E02E7"/>
    <w:rsid w:val="0F4EA5D9"/>
    <w:rsid w:val="0F527B79"/>
    <w:rsid w:val="0F5A5E6D"/>
    <w:rsid w:val="0F5A73A0"/>
    <w:rsid w:val="0F5B34AE"/>
    <w:rsid w:val="0F5B5BD4"/>
    <w:rsid w:val="0F5B5EB1"/>
    <w:rsid w:val="0F5BAF45"/>
    <w:rsid w:val="0F5C07D5"/>
    <w:rsid w:val="0F67D1F7"/>
    <w:rsid w:val="0F6EFCD4"/>
    <w:rsid w:val="0F7CE1A9"/>
    <w:rsid w:val="0F7F12A3"/>
    <w:rsid w:val="0F8C9C80"/>
    <w:rsid w:val="0F8D8099"/>
    <w:rsid w:val="0F949E4A"/>
    <w:rsid w:val="0F981900"/>
    <w:rsid w:val="0F98F550"/>
    <w:rsid w:val="0F9E0600"/>
    <w:rsid w:val="0F9F456E"/>
    <w:rsid w:val="0FA262A8"/>
    <w:rsid w:val="0FAC4095"/>
    <w:rsid w:val="0FB5AE10"/>
    <w:rsid w:val="0FB5EC41"/>
    <w:rsid w:val="0FBA7554"/>
    <w:rsid w:val="0FBCFA38"/>
    <w:rsid w:val="0FBF30FD"/>
    <w:rsid w:val="0FC0DF9A"/>
    <w:rsid w:val="0FCA9D04"/>
    <w:rsid w:val="0FCAAEBA"/>
    <w:rsid w:val="0FE2BFC2"/>
    <w:rsid w:val="0FE36326"/>
    <w:rsid w:val="0FE48246"/>
    <w:rsid w:val="0FF48B78"/>
    <w:rsid w:val="0FFCA7AD"/>
    <w:rsid w:val="0FFF4E42"/>
    <w:rsid w:val="100448A3"/>
    <w:rsid w:val="100A064A"/>
    <w:rsid w:val="100BE10F"/>
    <w:rsid w:val="100EB226"/>
    <w:rsid w:val="10153BD9"/>
    <w:rsid w:val="1015AE8F"/>
    <w:rsid w:val="1016ECEC"/>
    <w:rsid w:val="1017E6E9"/>
    <w:rsid w:val="10199A38"/>
    <w:rsid w:val="1028B05C"/>
    <w:rsid w:val="102C4DB7"/>
    <w:rsid w:val="10305A0C"/>
    <w:rsid w:val="10322C32"/>
    <w:rsid w:val="10380DD0"/>
    <w:rsid w:val="103980F9"/>
    <w:rsid w:val="103E4338"/>
    <w:rsid w:val="104796BD"/>
    <w:rsid w:val="104B64F6"/>
    <w:rsid w:val="105069E6"/>
    <w:rsid w:val="1052963F"/>
    <w:rsid w:val="1052C62C"/>
    <w:rsid w:val="105D7B76"/>
    <w:rsid w:val="105F5422"/>
    <w:rsid w:val="106BB4A6"/>
    <w:rsid w:val="10711DF1"/>
    <w:rsid w:val="1075276B"/>
    <w:rsid w:val="107BE1B3"/>
    <w:rsid w:val="107E8031"/>
    <w:rsid w:val="10806FD4"/>
    <w:rsid w:val="1089F332"/>
    <w:rsid w:val="108C14E2"/>
    <w:rsid w:val="10985B7B"/>
    <w:rsid w:val="1098F187"/>
    <w:rsid w:val="10A10FDC"/>
    <w:rsid w:val="10A3D9D2"/>
    <w:rsid w:val="10A744D1"/>
    <w:rsid w:val="10AB4E86"/>
    <w:rsid w:val="10AFB5F2"/>
    <w:rsid w:val="10B5745C"/>
    <w:rsid w:val="10BB3F88"/>
    <w:rsid w:val="10C2AC7E"/>
    <w:rsid w:val="10C8E539"/>
    <w:rsid w:val="10CAD568"/>
    <w:rsid w:val="10CB501E"/>
    <w:rsid w:val="10CD2442"/>
    <w:rsid w:val="10D4B6A7"/>
    <w:rsid w:val="10D92880"/>
    <w:rsid w:val="10EF3EA1"/>
    <w:rsid w:val="10F09B40"/>
    <w:rsid w:val="10F17E65"/>
    <w:rsid w:val="10F387B0"/>
    <w:rsid w:val="10F413A2"/>
    <w:rsid w:val="10F760FB"/>
    <w:rsid w:val="1101AA9D"/>
    <w:rsid w:val="11060B36"/>
    <w:rsid w:val="1107E740"/>
    <w:rsid w:val="1109F060"/>
    <w:rsid w:val="111A300B"/>
    <w:rsid w:val="11313E04"/>
    <w:rsid w:val="113319FB"/>
    <w:rsid w:val="113361F7"/>
    <w:rsid w:val="113B4C0D"/>
    <w:rsid w:val="11492760"/>
    <w:rsid w:val="114B3C46"/>
    <w:rsid w:val="114C0F8E"/>
    <w:rsid w:val="114C8C94"/>
    <w:rsid w:val="114CDE64"/>
    <w:rsid w:val="114D8101"/>
    <w:rsid w:val="114E895E"/>
    <w:rsid w:val="115920A9"/>
    <w:rsid w:val="1167776D"/>
    <w:rsid w:val="117AC314"/>
    <w:rsid w:val="117BE5DA"/>
    <w:rsid w:val="117C3534"/>
    <w:rsid w:val="117D69E2"/>
    <w:rsid w:val="117F16AE"/>
    <w:rsid w:val="1187F8D9"/>
    <w:rsid w:val="118A7F33"/>
    <w:rsid w:val="118B4625"/>
    <w:rsid w:val="1191B419"/>
    <w:rsid w:val="1192E68D"/>
    <w:rsid w:val="1194D218"/>
    <w:rsid w:val="11956C76"/>
    <w:rsid w:val="119BC1B4"/>
    <w:rsid w:val="11AF8F7A"/>
    <w:rsid w:val="11B433F5"/>
    <w:rsid w:val="11B5E44B"/>
    <w:rsid w:val="11B7B3FB"/>
    <w:rsid w:val="11B999CD"/>
    <w:rsid w:val="11BECEB4"/>
    <w:rsid w:val="11C06C79"/>
    <w:rsid w:val="11CBF6DF"/>
    <w:rsid w:val="11CC19E5"/>
    <w:rsid w:val="11CD482F"/>
    <w:rsid w:val="11CEBEE9"/>
    <w:rsid w:val="11D0DC2A"/>
    <w:rsid w:val="11D0F8FC"/>
    <w:rsid w:val="11DF6202"/>
    <w:rsid w:val="11EA00A4"/>
    <w:rsid w:val="11F501EF"/>
    <w:rsid w:val="11F85A23"/>
    <w:rsid w:val="1200576D"/>
    <w:rsid w:val="12067E2F"/>
    <w:rsid w:val="120A78E8"/>
    <w:rsid w:val="120D64C8"/>
    <w:rsid w:val="12135412"/>
    <w:rsid w:val="12197EA9"/>
    <w:rsid w:val="121B3A00"/>
    <w:rsid w:val="1220579B"/>
    <w:rsid w:val="12233539"/>
    <w:rsid w:val="122AF1FC"/>
    <w:rsid w:val="1233A044"/>
    <w:rsid w:val="1242A427"/>
    <w:rsid w:val="1243246E"/>
    <w:rsid w:val="12457084"/>
    <w:rsid w:val="12483868"/>
    <w:rsid w:val="124E9EED"/>
    <w:rsid w:val="1258583B"/>
    <w:rsid w:val="126187A5"/>
    <w:rsid w:val="1261A822"/>
    <w:rsid w:val="1263D23A"/>
    <w:rsid w:val="126690FD"/>
    <w:rsid w:val="12672FD2"/>
    <w:rsid w:val="1268A693"/>
    <w:rsid w:val="12747555"/>
    <w:rsid w:val="12771CD4"/>
    <w:rsid w:val="127E7F44"/>
    <w:rsid w:val="127E8322"/>
    <w:rsid w:val="127E896D"/>
    <w:rsid w:val="1286C629"/>
    <w:rsid w:val="12876988"/>
    <w:rsid w:val="128D59A2"/>
    <w:rsid w:val="128D6A5E"/>
    <w:rsid w:val="1290004C"/>
    <w:rsid w:val="1290638D"/>
    <w:rsid w:val="1291BF14"/>
    <w:rsid w:val="1292CCB5"/>
    <w:rsid w:val="129576DD"/>
    <w:rsid w:val="1295C660"/>
    <w:rsid w:val="1295DB62"/>
    <w:rsid w:val="12979B4D"/>
    <w:rsid w:val="129E1F88"/>
    <w:rsid w:val="12A0AF3E"/>
    <w:rsid w:val="12A1FC7A"/>
    <w:rsid w:val="12A29088"/>
    <w:rsid w:val="12A3EB2E"/>
    <w:rsid w:val="12AC7949"/>
    <w:rsid w:val="12AD5D04"/>
    <w:rsid w:val="12AF9028"/>
    <w:rsid w:val="12B831DD"/>
    <w:rsid w:val="12B908D9"/>
    <w:rsid w:val="12B98404"/>
    <w:rsid w:val="12B9DABD"/>
    <w:rsid w:val="12BAFD25"/>
    <w:rsid w:val="12BB486F"/>
    <w:rsid w:val="12C28A04"/>
    <w:rsid w:val="12C3F7EF"/>
    <w:rsid w:val="12C75D72"/>
    <w:rsid w:val="12C84B72"/>
    <w:rsid w:val="12CC34AD"/>
    <w:rsid w:val="12D05BEE"/>
    <w:rsid w:val="12D8DF1F"/>
    <w:rsid w:val="12DA46A7"/>
    <w:rsid w:val="12DFF323"/>
    <w:rsid w:val="12EA7CAE"/>
    <w:rsid w:val="12ECA54E"/>
    <w:rsid w:val="12EE7849"/>
    <w:rsid w:val="12F376B8"/>
    <w:rsid w:val="12F87E10"/>
    <w:rsid w:val="12F9287F"/>
    <w:rsid w:val="12FB9185"/>
    <w:rsid w:val="12FD88A6"/>
    <w:rsid w:val="12FFB850"/>
    <w:rsid w:val="130A938E"/>
    <w:rsid w:val="130BB63B"/>
    <w:rsid w:val="130DCFE1"/>
    <w:rsid w:val="1318D148"/>
    <w:rsid w:val="13237825"/>
    <w:rsid w:val="1329914B"/>
    <w:rsid w:val="132ED0C9"/>
    <w:rsid w:val="13307570"/>
    <w:rsid w:val="1335C2D5"/>
    <w:rsid w:val="133D07D8"/>
    <w:rsid w:val="1344E80A"/>
    <w:rsid w:val="134DFA5A"/>
    <w:rsid w:val="135027DE"/>
    <w:rsid w:val="1351D3AE"/>
    <w:rsid w:val="135322F4"/>
    <w:rsid w:val="1359181A"/>
    <w:rsid w:val="135D20D5"/>
    <w:rsid w:val="135D286C"/>
    <w:rsid w:val="1365A018"/>
    <w:rsid w:val="1368CDCA"/>
    <w:rsid w:val="13691CAC"/>
    <w:rsid w:val="136E503F"/>
    <w:rsid w:val="136FB470"/>
    <w:rsid w:val="13738912"/>
    <w:rsid w:val="13799F23"/>
    <w:rsid w:val="137C77D1"/>
    <w:rsid w:val="137FD85C"/>
    <w:rsid w:val="138AA73B"/>
    <w:rsid w:val="13940A1C"/>
    <w:rsid w:val="13942167"/>
    <w:rsid w:val="139975E3"/>
    <w:rsid w:val="1399F1E8"/>
    <w:rsid w:val="139CDD5E"/>
    <w:rsid w:val="139D62A6"/>
    <w:rsid w:val="139EE948"/>
    <w:rsid w:val="13A2843B"/>
    <w:rsid w:val="13A49989"/>
    <w:rsid w:val="13AD9DB0"/>
    <w:rsid w:val="13AFDD12"/>
    <w:rsid w:val="13B0904C"/>
    <w:rsid w:val="13B119EE"/>
    <w:rsid w:val="13B24154"/>
    <w:rsid w:val="13C19964"/>
    <w:rsid w:val="13C6808C"/>
    <w:rsid w:val="13C6C151"/>
    <w:rsid w:val="13C78A88"/>
    <w:rsid w:val="13C884D5"/>
    <w:rsid w:val="13CDD280"/>
    <w:rsid w:val="13CF4DB8"/>
    <w:rsid w:val="13D0244D"/>
    <w:rsid w:val="13D09DD4"/>
    <w:rsid w:val="13D473EA"/>
    <w:rsid w:val="13D98C92"/>
    <w:rsid w:val="13E0BE73"/>
    <w:rsid w:val="13E790D7"/>
    <w:rsid w:val="13F3EC95"/>
    <w:rsid w:val="13F6D6C3"/>
    <w:rsid w:val="13FCFD9C"/>
    <w:rsid w:val="13FEF9A0"/>
    <w:rsid w:val="1401CB00"/>
    <w:rsid w:val="1402E671"/>
    <w:rsid w:val="14030B38"/>
    <w:rsid w:val="14042C64"/>
    <w:rsid w:val="14042E81"/>
    <w:rsid w:val="140C75E3"/>
    <w:rsid w:val="140D2AFE"/>
    <w:rsid w:val="140DCB37"/>
    <w:rsid w:val="14101262"/>
    <w:rsid w:val="1411E31F"/>
    <w:rsid w:val="1413BBC6"/>
    <w:rsid w:val="14150630"/>
    <w:rsid w:val="141A9266"/>
    <w:rsid w:val="141B7942"/>
    <w:rsid w:val="1439B5FE"/>
    <w:rsid w:val="143B4D09"/>
    <w:rsid w:val="14422FB9"/>
    <w:rsid w:val="1445527A"/>
    <w:rsid w:val="1448F94D"/>
    <w:rsid w:val="144E4903"/>
    <w:rsid w:val="1454BE10"/>
    <w:rsid w:val="14557013"/>
    <w:rsid w:val="1456121A"/>
    <w:rsid w:val="145A988A"/>
    <w:rsid w:val="146822D1"/>
    <w:rsid w:val="146AAEDC"/>
    <w:rsid w:val="146C8B13"/>
    <w:rsid w:val="146FCBDC"/>
    <w:rsid w:val="14714327"/>
    <w:rsid w:val="147179E2"/>
    <w:rsid w:val="147B545B"/>
    <w:rsid w:val="148ADFCE"/>
    <w:rsid w:val="1490DE38"/>
    <w:rsid w:val="1496747D"/>
    <w:rsid w:val="1497171A"/>
    <w:rsid w:val="149B5CD1"/>
    <w:rsid w:val="14A97701"/>
    <w:rsid w:val="14B1569C"/>
    <w:rsid w:val="14B66501"/>
    <w:rsid w:val="14B9EA31"/>
    <w:rsid w:val="14BA053E"/>
    <w:rsid w:val="14BEDD6B"/>
    <w:rsid w:val="14C1143C"/>
    <w:rsid w:val="14C2DF4A"/>
    <w:rsid w:val="14CA82AF"/>
    <w:rsid w:val="14CF49DF"/>
    <w:rsid w:val="14D11007"/>
    <w:rsid w:val="14D4D208"/>
    <w:rsid w:val="14D59B3A"/>
    <w:rsid w:val="14DC65A1"/>
    <w:rsid w:val="14E3B62A"/>
    <w:rsid w:val="14E759B4"/>
    <w:rsid w:val="14EF5812"/>
    <w:rsid w:val="14F91E5D"/>
    <w:rsid w:val="150932AD"/>
    <w:rsid w:val="150B91C9"/>
    <w:rsid w:val="150CF0D0"/>
    <w:rsid w:val="1512EE8E"/>
    <w:rsid w:val="152048DE"/>
    <w:rsid w:val="152589F4"/>
    <w:rsid w:val="1526FF75"/>
    <w:rsid w:val="1529C2F7"/>
    <w:rsid w:val="152F496B"/>
    <w:rsid w:val="152F53AB"/>
    <w:rsid w:val="153277C5"/>
    <w:rsid w:val="153C2D2D"/>
    <w:rsid w:val="153C3A67"/>
    <w:rsid w:val="1545644C"/>
    <w:rsid w:val="1546F85F"/>
    <w:rsid w:val="15489EF5"/>
    <w:rsid w:val="1549D05E"/>
    <w:rsid w:val="154EEB7F"/>
    <w:rsid w:val="15543F3F"/>
    <w:rsid w:val="155C7E4B"/>
    <w:rsid w:val="155F503C"/>
    <w:rsid w:val="15697C85"/>
    <w:rsid w:val="156A736F"/>
    <w:rsid w:val="156CFFEB"/>
    <w:rsid w:val="1570F59B"/>
    <w:rsid w:val="1572D2E9"/>
    <w:rsid w:val="1577641C"/>
    <w:rsid w:val="157C8A1B"/>
    <w:rsid w:val="157CB4C3"/>
    <w:rsid w:val="15884D41"/>
    <w:rsid w:val="15893465"/>
    <w:rsid w:val="158D2C3E"/>
    <w:rsid w:val="1592B27E"/>
    <w:rsid w:val="1593D670"/>
    <w:rsid w:val="15979E23"/>
    <w:rsid w:val="159C73CC"/>
    <w:rsid w:val="159C98F9"/>
    <w:rsid w:val="15A13271"/>
    <w:rsid w:val="15A236A5"/>
    <w:rsid w:val="15A827CA"/>
    <w:rsid w:val="15B1DED0"/>
    <w:rsid w:val="15B936C8"/>
    <w:rsid w:val="15CD531D"/>
    <w:rsid w:val="15D8C583"/>
    <w:rsid w:val="15DDBDE8"/>
    <w:rsid w:val="15E793A5"/>
    <w:rsid w:val="15EBFEDC"/>
    <w:rsid w:val="15EE8A59"/>
    <w:rsid w:val="15EFE19B"/>
    <w:rsid w:val="15F19F72"/>
    <w:rsid w:val="15FB8794"/>
    <w:rsid w:val="15FFCCB1"/>
    <w:rsid w:val="1600DB9C"/>
    <w:rsid w:val="1602B62C"/>
    <w:rsid w:val="1603A4E4"/>
    <w:rsid w:val="1605ADB0"/>
    <w:rsid w:val="1608211C"/>
    <w:rsid w:val="160B9953"/>
    <w:rsid w:val="160DB5EB"/>
    <w:rsid w:val="16101D97"/>
    <w:rsid w:val="16118F75"/>
    <w:rsid w:val="1614655B"/>
    <w:rsid w:val="161679B9"/>
    <w:rsid w:val="161B7481"/>
    <w:rsid w:val="1627EBA9"/>
    <w:rsid w:val="16299F50"/>
    <w:rsid w:val="1629FFAA"/>
    <w:rsid w:val="162B1F26"/>
    <w:rsid w:val="162CF702"/>
    <w:rsid w:val="163F7119"/>
    <w:rsid w:val="16403597"/>
    <w:rsid w:val="1641DAAA"/>
    <w:rsid w:val="16423450"/>
    <w:rsid w:val="164244B3"/>
    <w:rsid w:val="164664EC"/>
    <w:rsid w:val="164A188E"/>
    <w:rsid w:val="164AF009"/>
    <w:rsid w:val="164E4916"/>
    <w:rsid w:val="1650577C"/>
    <w:rsid w:val="1650FE8E"/>
    <w:rsid w:val="1652F0FF"/>
    <w:rsid w:val="165582FE"/>
    <w:rsid w:val="16560A6E"/>
    <w:rsid w:val="1657068F"/>
    <w:rsid w:val="165B4C2C"/>
    <w:rsid w:val="165F4B7E"/>
    <w:rsid w:val="1668736B"/>
    <w:rsid w:val="1668AB52"/>
    <w:rsid w:val="166BCAC3"/>
    <w:rsid w:val="166C187E"/>
    <w:rsid w:val="166E567F"/>
    <w:rsid w:val="166EE598"/>
    <w:rsid w:val="16732B3E"/>
    <w:rsid w:val="1673D470"/>
    <w:rsid w:val="1678D97D"/>
    <w:rsid w:val="167DE3E3"/>
    <w:rsid w:val="16821E21"/>
    <w:rsid w:val="16832FF5"/>
    <w:rsid w:val="168D955A"/>
    <w:rsid w:val="168DD8D8"/>
    <w:rsid w:val="16952EEE"/>
    <w:rsid w:val="169A7A8D"/>
    <w:rsid w:val="169BB7DA"/>
    <w:rsid w:val="16ABEB15"/>
    <w:rsid w:val="16ADD7D6"/>
    <w:rsid w:val="16B1B8D5"/>
    <w:rsid w:val="16B38F98"/>
    <w:rsid w:val="16BA86B4"/>
    <w:rsid w:val="16BB35D3"/>
    <w:rsid w:val="16C2A23E"/>
    <w:rsid w:val="16D5AEF2"/>
    <w:rsid w:val="16D6CF91"/>
    <w:rsid w:val="16D96EE1"/>
    <w:rsid w:val="16DBBB85"/>
    <w:rsid w:val="16E4D502"/>
    <w:rsid w:val="16EA4204"/>
    <w:rsid w:val="16F266DA"/>
    <w:rsid w:val="16F3CE82"/>
    <w:rsid w:val="16F3FE99"/>
    <w:rsid w:val="16FB67A5"/>
    <w:rsid w:val="16FC7140"/>
    <w:rsid w:val="170AFDBC"/>
    <w:rsid w:val="170E594D"/>
    <w:rsid w:val="17103EB9"/>
    <w:rsid w:val="17160B09"/>
    <w:rsid w:val="171B46E2"/>
    <w:rsid w:val="171D3025"/>
    <w:rsid w:val="1730CE3C"/>
    <w:rsid w:val="17344B6C"/>
    <w:rsid w:val="17368B21"/>
    <w:rsid w:val="1738C0A9"/>
    <w:rsid w:val="17409651"/>
    <w:rsid w:val="1745EDFA"/>
    <w:rsid w:val="174A0934"/>
    <w:rsid w:val="1752F766"/>
    <w:rsid w:val="175432C9"/>
    <w:rsid w:val="17551ECB"/>
    <w:rsid w:val="1756509C"/>
    <w:rsid w:val="176A2DB9"/>
    <w:rsid w:val="176D3006"/>
    <w:rsid w:val="17792CDA"/>
    <w:rsid w:val="177CADBD"/>
    <w:rsid w:val="17821F2E"/>
    <w:rsid w:val="178344CC"/>
    <w:rsid w:val="178768DD"/>
    <w:rsid w:val="1789ED83"/>
    <w:rsid w:val="17926E49"/>
    <w:rsid w:val="17953D18"/>
    <w:rsid w:val="1798D797"/>
    <w:rsid w:val="179B3BC1"/>
    <w:rsid w:val="179B8B6F"/>
    <w:rsid w:val="179EC495"/>
    <w:rsid w:val="17A4561D"/>
    <w:rsid w:val="17AE4D14"/>
    <w:rsid w:val="17AFDC5E"/>
    <w:rsid w:val="17B6662E"/>
    <w:rsid w:val="17BE2A60"/>
    <w:rsid w:val="17C6769B"/>
    <w:rsid w:val="17D05D75"/>
    <w:rsid w:val="17D61F27"/>
    <w:rsid w:val="17D772EA"/>
    <w:rsid w:val="17DB5D3E"/>
    <w:rsid w:val="17E54D49"/>
    <w:rsid w:val="17E9EC12"/>
    <w:rsid w:val="17EA6DE8"/>
    <w:rsid w:val="17EC21BF"/>
    <w:rsid w:val="17EDE52D"/>
    <w:rsid w:val="1802C581"/>
    <w:rsid w:val="1807D460"/>
    <w:rsid w:val="180A81F5"/>
    <w:rsid w:val="181711C4"/>
    <w:rsid w:val="1819253C"/>
    <w:rsid w:val="181D18E1"/>
    <w:rsid w:val="18238C78"/>
    <w:rsid w:val="182467A3"/>
    <w:rsid w:val="1825D4D0"/>
    <w:rsid w:val="182969C6"/>
    <w:rsid w:val="182A9EA0"/>
    <w:rsid w:val="1830B53A"/>
    <w:rsid w:val="1830F86E"/>
    <w:rsid w:val="1835CBCC"/>
    <w:rsid w:val="18399A3C"/>
    <w:rsid w:val="1839A6F0"/>
    <w:rsid w:val="183DDD27"/>
    <w:rsid w:val="18403B07"/>
    <w:rsid w:val="1845F61B"/>
    <w:rsid w:val="184FA0AB"/>
    <w:rsid w:val="185215A1"/>
    <w:rsid w:val="18558D44"/>
    <w:rsid w:val="185CE8BE"/>
    <w:rsid w:val="185F1A72"/>
    <w:rsid w:val="18632686"/>
    <w:rsid w:val="186576DA"/>
    <w:rsid w:val="18679060"/>
    <w:rsid w:val="1867AC0A"/>
    <w:rsid w:val="1868146D"/>
    <w:rsid w:val="186871D8"/>
    <w:rsid w:val="186895AE"/>
    <w:rsid w:val="18695B39"/>
    <w:rsid w:val="186E325D"/>
    <w:rsid w:val="1870D82B"/>
    <w:rsid w:val="1872763F"/>
    <w:rsid w:val="1872CB76"/>
    <w:rsid w:val="18788553"/>
    <w:rsid w:val="187B55DD"/>
    <w:rsid w:val="187E839C"/>
    <w:rsid w:val="18871717"/>
    <w:rsid w:val="188965FC"/>
    <w:rsid w:val="188D76B5"/>
    <w:rsid w:val="1893F342"/>
    <w:rsid w:val="18969167"/>
    <w:rsid w:val="1896CA74"/>
    <w:rsid w:val="18A0B55D"/>
    <w:rsid w:val="18A35D9E"/>
    <w:rsid w:val="18A693EA"/>
    <w:rsid w:val="18B2436F"/>
    <w:rsid w:val="18C5D224"/>
    <w:rsid w:val="18C67185"/>
    <w:rsid w:val="18C8DC9C"/>
    <w:rsid w:val="18D1FE79"/>
    <w:rsid w:val="18D2EA51"/>
    <w:rsid w:val="18D55C28"/>
    <w:rsid w:val="18D78F5B"/>
    <w:rsid w:val="18DC46B5"/>
    <w:rsid w:val="18DE7C4D"/>
    <w:rsid w:val="18DF1D92"/>
    <w:rsid w:val="18EBC282"/>
    <w:rsid w:val="18ECEE74"/>
    <w:rsid w:val="18EDD2A9"/>
    <w:rsid w:val="18EF5028"/>
    <w:rsid w:val="18F07717"/>
    <w:rsid w:val="18FAB8DF"/>
    <w:rsid w:val="18FB9F1D"/>
    <w:rsid w:val="18FC71E0"/>
    <w:rsid w:val="19062739"/>
    <w:rsid w:val="19076E5C"/>
    <w:rsid w:val="190B3A1A"/>
    <w:rsid w:val="19131C54"/>
    <w:rsid w:val="191375AA"/>
    <w:rsid w:val="191BABF0"/>
    <w:rsid w:val="19246A55"/>
    <w:rsid w:val="192658D6"/>
    <w:rsid w:val="193523FA"/>
    <w:rsid w:val="19376E8E"/>
    <w:rsid w:val="193863D6"/>
    <w:rsid w:val="1938816F"/>
    <w:rsid w:val="193E3C5B"/>
    <w:rsid w:val="194A1E7C"/>
    <w:rsid w:val="1952DC7F"/>
    <w:rsid w:val="195323BA"/>
    <w:rsid w:val="1956C11E"/>
    <w:rsid w:val="195925A7"/>
    <w:rsid w:val="195FB314"/>
    <w:rsid w:val="19616197"/>
    <w:rsid w:val="196973DC"/>
    <w:rsid w:val="196D414C"/>
    <w:rsid w:val="196D6E07"/>
    <w:rsid w:val="197201D2"/>
    <w:rsid w:val="19770A9F"/>
    <w:rsid w:val="19780D47"/>
    <w:rsid w:val="197CC2DB"/>
    <w:rsid w:val="19827078"/>
    <w:rsid w:val="1988D648"/>
    <w:rsid w:val="198AE214"/>
    <w:rsid w:val="198C74EF"/>
    <w:rsid w:val="198F3286"/>
    <w:rsid w:val="19912503"/>
    <w:rsid w:val="19992407"/>
    <w:rsid w:val="199CFC65"/>
    <w:rsid w:val="19A022B8"/>
    <w:rsid w:val="19A6BEE0"/>
    <w:rsid w:val="19A8F9F6"/>
    <w:rsid w:val="19AC73C2"/>
    <w:rsid w:val="19B1C3C8"/>
    <w:rsid w:val="19B4AAAC"/>
    <w:rsid w:val="19BBFF8A"/>
    <w:rsid w:val="19BCC499"/>
    <w:rsid w:val="19BF6FC2"/>
    <w:rsid w:val="19C40588"/>
    <w:rsid w:val="19C7007A"/>
    <w:rsid w:val="19C831A9"/>
    <w:rsid w:val="19CA7E0E"/>
    <w:rsid w:val="19D07F2F"/>
    <w:rsid w:val="19D15C56"/>
    <w:rsid w:val="19D634F7"/>
    <w:rsid w:val="19D6C1C6"/>
    <w:rsid w:val="19D7CAAE"/>
    <w:rsid w:val="19D7D9D3"/>
    <w:rsid w:val="19E0BBEB"/>
    <w:rsid w:val="19ED3400"/>
    <w:rsid w:val="19F26D5E"/>
    <w:rsid w:val="19F66DAB"/>
    <w:rsid w:val="19F77687"/>
    <w:rsid w:val="19FA2055"/>
    <w:rsid w:val="1A0243EC"/>
    <w:rsid w:val="1A049DCE"/>
    <w:rsid w:val="1A0C8690"/>
    <w:rsid w:val="1A0F3290"/>
    <w:rsid w:val="1A141FCA"/>
    <w:rsid w:val="1A144238"/>
    <w:rsid w:val="1A182384"/>
    <w:rsid w:val="1A1AE128"/>
    <w:rsid w:val="1A28E1EF"/>
    <w:rsid w:val="1A2CE0D7"/>
    <w:rsid w:val="1A2EA188"/>
    <w:rsid w:val="1A345C9C"/>
    <w:rsid w:val="1A366F43"/>
    <w:rsid w:val="1A39BF47"/>
    <w:rsid w:val="1A3C00DA"/>
    <w:rsid w:val="1A3F9E4C"/>
    <w:rsid w:val="1A4FFFF7"/>
    <w:rsid w:val="1A5128C4"/>
    <w:rsid w:val="1A5699FC"/>
    <w:rsid w:val="1A60638F"/>
    <w:rsid w:val="1A661847"/>
    <w:rsid w:val="1A6961F4"/>
    <w:rsid w:val="1A69F342"/>
    <w:rsid w:val="1A6C7E90"/>
    <w:rsid w:val="1A70E118"/>
    <w:rsid w:val="1A760517"/>
    <w:rsid w:val="1A7A7D56"/>
    <w:rsid w:val="1A7C76EA"/>
    <w:rsid w:val="1A8181AF"/>
    <w:rsid w:val="1A840979"/>
    <w:rsid w:val="1A84FB6B"/>
    <w:rsid w:val="1A85210E"/>
    <w:rsid w:val="1A8AAABC"/>
    <w:rsid w:val="1A94B629"/>
    <w:rsid w:val="1A9C5858"/>
    <w:rsid w:val="1A9ECA5C"/>
    <w:rsid w:val="1AA0BE3F"/>
    <w:rsid w:val="1AA73F03"/>
    <w:rsid w:val="1AA7E9F4"/>
    <w:rsid w:val="1AA971D1"/>
    <w:rsid w:val="1AB21B23"/>
    <w:rsid w:val="1AB4ED26"/>
    <w:rsid w:val="1ABCA93C"/>
    <w:rsid w:val="1AC14685"/>
    <w:rsid w:val="1AC247FF"/>
    <w:rsid w:val="1AC541DD"/>
    <w:rsid w:val="1AC574CE"/>
    <w:rsid w:val="1AC5D8BA"/>
    <w:rsid w:val="1ACD4499"/>
    <w:rsid w:val="1AD084A5"/>
    <w:rsid w:val="1AD29787"/>
    <w:rsid w:val="1AE2CAFD"/>
    <w:rsid w:val="1AF1B0AB"/>
    <w:rsid w:val="1AF2FBF5"/>
    <w:rsid w:val="1AF45AEA"/>
    <w:rsid w:val="1AFE4ADF"/>
    <w:rsid w:val="1B01648A"/>
    <w:rsid w:val="1B04ECF5"/>
    <w:rsid w:val="1B0926C5"/>
    <w:rsid w:val="1B104776"/>
    <w:rsid w:val="1B145BDD"/>
    <w:rsid w:val="1B1829B5"/>
    <w:rsid w:val="1B1CE792"/>
    <w:rsid w:val="1B1D42CF"/>
    <w:rsid w:val="1B1FB6EB"/>
    <w:rsid w:val="1B220965"/>
    <w:rsid w:val="1B25665F"/>
    <w:rsid w:val="1B26F57C"/>
    <w:rsid w:val="1B28246C"/>
    <w:rsid w:val="1B2832EB"/>
    <w:rsid w:val="1B2FFC3A"/>
    <w:rsid w:val="1B30CD39"/>
    <w:rsid w:val="1B37160B"/>
    <w:rsid w:val="1B3B686C"/>
    <w:rsid w:val="1B4EC684"/>
    <w:rsid w:val="1B514D5B"/>
    <w:rsid w:val="1B528D7F"/>
    <w:rsid w:val="1B588D49"/>
    <w:rsid w:val="1B5C448C"/>
    <w:rsid w:val="1B5E41CF"/>
    <w:rsid w:val="1B607310"/>
    <w:rsid w:val="1B617B76"/>
    <w:rsid w:val="1B6FA926"/>
    <w:rsid w:val="1B7691B5"/>
    <w:rsid w:val="1B7C0064"/>
    <w:rsid w:val="1B82295B"/>
    <w:rsid w:val="1B838D77"/>
    <w:rsid w:val="1B9443A2"/>
    <w:rsid w:val="1B956C8D"/>
    <w:rsid w:val="1BA4D238"/>
    <w:rsid w:val="1BAE0AF1"/>
    <w:rsid w:val="1BB6E19B"/>
    <w:rsid w:val="1BB786F3"/>
    <w:rsid w:val="1BB7E21D"/>
    <w:rsid w:val="1BBB19E2"/>
    <w:rsid w:val="1BBC937F"/>
    <w:rsid w:val="1BBE8C0D"/>
    <w:rsid w:val="1BBFC245"/>
    <w:rsid w:val="1BCA12A5"/>
    <w:rsid w:val="1BCA7F86"/>
    <w:rsid w:val="1BCE23E2"/>
    <w:rsid w:val="1BCEB240"/>
    <w:rsid w:val="1BD17CEC"/>
    <w:rsid w:val="1BD6BFA1"/>
    <w:rsid w:val="1BDC1998"/>
    <w:rsid w:val="1BDF3905"/>
    <w:rsid w:val="1BE62E10"/>
    <w:rsid w:val="1BF03C22"/>
    <w:rsid w:val="1BF03F9C"/>
    <w:rsid w:val="1BF0C3D3"/>
    <w:rsid w:val="1BF200C9"/>
    <w:rsid w:val="1BF8559B"/>
    <w:rsid w:val="1BFAAFBD"/>
    <w:rsid w:val="1BFD4BEF"/>
    <w:rsid w:val="1C033A33"/>
    <w:rsid w:val="1C0D1358"/>
    <w:rsid w:val="1C0EC537"/>
    <w:rsid w:val="1C0F3B4D"/>
    <w:rsid w:val="1C131EF5"/>
    <w:rsid w:val="1C1AFE33"/>
    <w:rsid w:val="1C2739D8"/>
    <w:rsid w:val="1C30F0FC"/>
    <w:rsid w:val="1C378895"/>
    <w:rsid w:val="1C3B0BBD"/>
    <w:rsid w:val="1C3DFC02"/>
    <w:rsid w:val="1C3EB31E"/>
    <w:rsid w:val="1C4267ED"/>
    <w:rsid w:val="1C44FA98"/>
    <w:rsid w:val="1C51BB3D"/>
    <w:rsid w:val="1C5586FB"/>
    <w:rsid w:val="1C606B76"/>
    <w:rsid w:val="1C658421"/>
    <w:rsid w:val="1C6B8AFC"/>
    <w:rsid w:val="1C6D2FA6"/>
    <w:rsid w:val="1C6F174A"/>
    <w:rsid w:val="1C789C52"/>
    <w:rsid w:val="1C82728F"/>
    <w:rsid w:val="1C869129"/>
    <w:rsid w:val="1C8AF85B"/>
    <w:rsid w:val="1C8E33F4"/>
    <w:rsid w:val="1C95808A"/>
    <w:rsid w:val="1C96666D"/>
    <w:rsid w:val="1C96DBA5"/>
    <w:rsid w:val="1C97341D"/>
    <w:rsid w:val="1C990EA4"/>
    <w:rsid w:val="1CA10262"/>
    <w:rsid w:val="1CA96D3B"/>
    <w:rsid w:val="1CAA2970"/>
    <w:rsid w:val="1CAF8C55"/>
    <w:rsid w:val="1CB01A0D"/>
    <w:rsid w:val="1CB05EE7"/>
    <w:rsid w:val="1CB2144D"/>
    <w:rsid w:val="1CB61D73"/>
    <w:rsid w:val="1CB7A899"/>
    <w:rsid w:val="1CB91330"/>
    <w:rsid w:val="1CBB59B1"/>
    <w:rsid w:val="1CBE4279"/>
    <w:rsid w:val="1CD024BB"/>
    <w:rsid w:val="1CE0AC23"/>
    <w:rsid w:val="1CEB33CA"/>
    <w:rsid w:val="1CED64E3"/>
    <w:rsid w:val="1CFC7725"/>
    <w:rsid w:val="1CFCD011"/>
    <w:rsid w:val="1CFD6BEF"/>
    <w:rsid w:val="1D043042"/>
    <w:rsid w:val="1D08B273"/>
    <w:rsid w:val="1D12EC21"/>
    <w:rsid w:val="1D202D7A"/>
    <w:rsid w:val="1D26A774"/>
    <w:rsid w:val="1D292AD1"/>
    <w:rsid w:val="1D2A563B"/>
    <w:rsid w:val="1D3A6740"/>
    <w:rsid w:val="1D43F66F"/>
    <w:rsid w:val="1D5196D5"/>
    <w:rsid w:val="1D519DB8"/>
    <w:rsid w:val="1D5AF983"/>
    <w:rsid w:val="1D6294E1"/>
    <w:rsid w:val="1D63838C"/>
    <w:rsid w:val="1D65E14E"/>
    <w:rsid w:val="1D6D33B2"/>
    <w:rsid w:val="1D6DB20B"/>
    <w:rsid w:val="1D6FB8A6"/>
    <w:rsid w:val="1D716009"/>
    <w:rsid w:val="1D71FB23"/>
    <w:rsid w:val="1D720559"/>
    <w:rsid w:val="1D79AF98"/>
    <w:rsid w:val="1D7C2C41"/>
    <w:rsid w:val="1D8420FB"/>
    <w:rsid w:val="1D868832"/>
    <w:rsid w:val="1D9461E7"/>
    <w:rsid w:val="1D961224"/>
    <w:rsid w:val="1D972F30"/>
    <w:rsid w:val="1D9D378D"/>
    <w:rsid w:val="1DA7DA05"/>
    <w:rsid w:val="1DAE2A7A"/>
    <w:rsid w:val="1DAF955C"/>
    <w:rsid w:val="1DC08C35"/>
    <w:rsid w:val="1DC50FFF"/>
    <w:rsid w:val="1DC73D8B"/>
    <w:rsid w:val="1DC7F40F"/>
    <w:rsid w:val="1DC9B06E"/>
    <w:rsid w:val="1DCB22E9"/>
    <w:rsid w:val="1DD153E3"/>
    <w:rsid w:val="1DE034C2"/>
    <w:rsid w:val="1DE1AB2D"/>
    <w:rsid w:val="1DE659AA"/>
    <w:rsid w:val="1DEE711F"/>
    <w:rsid w:val="1DF22730"/>
    <w:rsid w:val="1DF414AE"/>
    <w:rsid w:val="1DF6E213"/>
    <w:rsid w:val="1DF8E747"/>
    <w:rsid w:val="1DF98F35"/>
    <w:rsid w:val="1DFA7DBA"/>
    <w:rsid w:val="1DFADC58"/>
    <w:rsid w:val="1DFC5259"/>
    <w:rsid w:val="1DFE1D3A"/>
    <w:rsid w:val="1E08B41C"/>
    <w:rsid w:val="1E0B1EC9"/>
    <w:rsid w:val="1E0BCC3C"/>
    <w:rsid w:val="1E111B92"/>
    <w:rsid w:val="1E1507F4"/>
    <w:rsid w:val="1E1C29E5"/>
    <w:rsid w:val="1E206880"/>
    <w:rsid w:val="1E265127"/>
    <w:rsid w:val="1E26C633"/>
    <w:rsid w:val="1E29516D"/>
    <w:rsid w:val="1E2AC8BE"/>
    <w:rsid w:val="1E2BB23F"/>
    <w:rsid w:val="1E2DE1CA"/>
    <w:rsid w:val="1E3139DE"/>
    <w:rsid w:val="1E3AB96E"/>
    <w:rsid w:val="1E3B29FA"/>
    <w:rsid w:val="1E4A082C"/>
    <w:rsid w:val="1E4F9C74"/>
    <w:rsid w:val="1E501E51"/>
    <w:rsid w:val="1E512500"/>
    <w:rsid w:val="1E54610F"/>
    <w:rsid w:val="1E55B998"/>
    <w:rsid w:val="1E58DC1A"/>
    <w:rsid w:val="1E5B0C84"/>
    <w:rsid w:val="1E63CB76"/>
    <w:rsid w:val="1E6DC45F"/>
    <w:rsid w:val="1E717AC4"/>
    <w:rsid w:val="1E761005"/>
    <w:rsid w:val="1E8367E1"/>
    <w:rsid w:val="1E8A59A9"/>
    <w:rsid w:val="1E8B8D10"/>
    <w:rsid w:val="1E90E5BD"/>
    <w:rsid w:val="1E976823"/>
    <w:rsid w:val="1E9DA9D7"/>
    <w:rsid w:val="1EA18A55"/>
    <w:rsid w:val="1EA1FB12"/>
    <w:rsid w:val="1EA465E2"/>
    <w:rsid w:val="1EAB36B6"/>
    <w:rsid w:val="1EBAB960"/>
    <w:rsid w:val="1EBC23A8"/>
    <w:rsid w:val="1EC27D7A"/>
    <w:rsid w:val="1EC5B218"/>
    <w:rsid w:val="1EC90E54"/>
    <w:rsid w:val="1EC93029"/>
    <w:rsid w:val="1ECB5B3D"/>
    <w:rsid w:val="1ED13BA1"/>
    <w:rsid w:val="1ED17297"/>
    <w:rsid w:val="1ED1F5F0"/>
    <w:rsid w:val="1ED74AFC"/>
    <w:rsid w:val="1EE19E27"/>
    <w:rsid w:val="1EF6CDA2"/>
    <w:rsid w:val="1EFA5022"/>
    <w:rsid w:val="1EFBAADB"/>
    <w:rsid w:val="1EFF8E1D"/>
    <w:rsid w:val="1F054987"/>
    <w:rsid w:val="1F163DFE"/>
    <w:rsid w:val="1F1B1CD5"/>
    <w:rsid w:val="1F1B3F90"/>
    <w:rsid w:val="1F21AB7E"/>
    <w:rsid w:val="1F23BFB2"/>
    <w:rsid w:val="1F26909A"/>
    <w:rsid w:val="1F2DEADE"/>
    <w:rsid w:val="1F3180E3"/>
    <w:rsid w:val="1F34CFFE"/>
    <w:rsid w:val="1F39C8FF"/>
    <w:rsid w:val="1F3EC725"/>
    <w:rsid w:val="1F3EDED9"/>
    <w:rsid w:val="1F446ECE"/>
    <w:rsid w:val="1F454E5A"/>
    <w:rsid w:val="1F4A2678"/>
    <w:rsid w:val="1F4E711E"/>
    <w:rsid w:val="1F502671"/>
    <w:rsid w:val="1F5E237D"/>
    <w:rsid w:val="1F629945"/>
    <w:rsid w:val="1F6383EE"/>
    <w:rsid w:val="1F64616D"/>
    <w:rsid w:val="1F64800D"/>
    <w:rsid w:val="1F6BDAE7"/>
    <w:rsid w:val="1F777561"/>
    <w:rsid w:val="1F7C9647"/>
    <w:rsid w:val="1F942BE7"/>
    <w:rsid w:val="1F94926C"/>
    <w:rsid w:val="1F980C38"/>
    <w:rsid w:val="1F982359"/>
    <w:rsid w:val="1F9BB15B"/>
    <w:rsid w:val="1FA12908"/>
    <w:rsid w:val="1FAA8DCD"/>
    <w:rsid w:val="1FAC9EB0"/>
    <w:rsid w:val="1FC9A7D7"/>
    <w:rsid w:val="1FCA4655"/>
    <w:rsid w:val="1FD2818F"/>
    <w:rsid w:val="1FD2B6D4"/>
    <w:rsid w:val="1FD77CE3"/>
    <w:rsid w:val="1FD815FE"/>
    <w:rsid w:val="1FE2444C"/>
    <w:rsid w:val="1FE44C6B"/>
    <w:rsid w:val="1FE55876"/>
    <w:rsid w:val="1FF5C840"/>
    <w:rsid w:val="1FF6BF31"/>
    <w:rsid w:val="1FFBA42D"/>
    <w:rsid w:val="2000285B"/>
    <w:rsid w:val="2008F1CC"/>
    <w:rsid w:val="200964A6"/>
    <w:rsid w:val="200A3913"/>
    <w:rsid w:val="200CC761"/>
    <w:rsid w:val="200E2156"/>
    <w:rsid w:val="200E4B34"/>
    <w:rsid w:val="200E5D03"/>
    <w:rsid w:val="20170E53"/>
    <w:rsid w:val="201C16EB"/>
    <w:rsid w:val="201D604E"/>
    <w:rsid w:val="20343BA4"/>
    <w:rsid w:val="20346EE2"/>
    <w:rsid w:val="203C8DAA"/>
    <w:rsid w:val="204248D2"/>
    <w:rsid w:val="20431037"/>
    <w:rsid w:val="206A9864"/>
    <w:rsid w:val="207E0995"/>
    <w:rsid w:val="20851545"/>
    <w:rsid w:val="2085CA63"/>
    <w:rsid w:val="208D9040"/>
    <w:rsid w:val="208EAD77"/>
    <w:rsid w:val="20942754"/>
    <w:rsid w:val="20958EF5"/>
    <w:rsid w:val="2096D0BF"/>
    <w:rsid w:val="20979269"/>
    <w:rsid w:val="20983BF9"/>
    <w:rsid w:val="2098D9E9"/>
    <w:rsid w:val="209E9724"/>
    <w:rsid w:val="209FB199"/>
    <w:rsid w:val="20A4D86F"/>
    <w:rsid w:val="20A6674F"/>
    <w:rsid w:val="20A87903"/>
    <w:rsid w:val="20A8A7DE"/>
    <w:rsid w:val="20AA70BA"/>
    <w:rsid w:val="20B70ACB"/>
    <w:rsid w:val="20BA240E"/>
    <w:rsid w:val="20BF0DC5"/>
    <w:rsid w:val="20C4EBAF"/>
    <w:rsid w:val="20C6511B"/>
    <w:rsid w:val="20C89DB6"/>
    <w:rsid w:val="20C9EAC4"/>
    <w:rsid w:val="20CAEC42"/>
    <w:rsid w:val="20CC806C"/>
    <w:rsid w:val="20CDB336"/>
    <w:rsid w:val="20D9ED69"/>
    <w:rsid w:val="20DCD989"/>
    <w:rsid w:val="20E4A5BF"/>
    <w:rsid w:val="20E68224"/>
    <w:rsid w:val="20E6D963"/>
    <w:rsid w:val="20EC8FF2"/>
    <w:rsid w:val="20EF6DB2"/>
    <w:rsid w:val="20F0E74A"/>
    <w:rsid w:val="20F77FFD"/>
    <w:rsid w:val="20F798B9"/>
    <w:rsid w:val="20FB4BFD"/>
    <w:rsid w:val="20FE9D99"/>
    <w:rsid w:val="210140E3"/>
    <w:rsid w:val="210F5C81"/>
    <w:rsid w:val="21120B6D"/>
    <w:rsid w:val="2112447D"/>
    <w:rsid w:val="21172889"/>
    <w:rsid w:val="2118D708"/>
    <w:rsid w:val="211CB269"/>
    <w:rsid w:val="211CDA02"/>
    <w:rsid w:val="21200EDC"/>
    <w:rsid w:val="212314E7"/>
    <w:rsid w:val="21237A3A"/>
    <w:rsid w:val="212650F4"/>
    <w:rsid w:val="21308895"/>
    <w:rsid w:val="21401262"/>
    <w:rsid w:val="2141B5DF"/>
    <w:rsid w:val="2142E515"/>
    <w:rsid w:val="2143F612"/>
    <w:rsid w:val="21440678"/>
    <w:rsid w:val="214691F8"/>
    <w:rsid w:val="214C00AC"/>
    <w:rsid w:val="214F08F1"/>
    <w:rsid w:val="21590779"/>
    <w:rsid w:val="215B25A1"/>
    <w:rsid w:val="216BC521"/>
    <w:rsid w:val="217631C8"/>
    <w:rsid w:val="21879825"/>
    <w:rsid w:val="2187BE11"/>
    <w:rsid w:val="218A9293"/>
    <w:rsid w:val="218CA3E1"/>
    <w:rsid w:val="21933084"/>
    <w:rsid w:val="2193C4E9"/>
    <w:rsid w:val="219619A2"/>
    <w:rsid w:val="21ABFEE6"/>
    <w:rsid w:val="21B76FDF"/>
    <w:rsid w:val="21BA74F9"/>
    <w:rsid w:val="21BFBF6B"/>
    <w:rsid w:val="21C8F99B"/>
    <w:rsid w:val="21CC646D"/>
    <w:rsid w:val="21CDFC27"/>
    <w:rsid w:val="21CE8478"/>
    <w:rsid w:val="21D0CDA2"/>
    <w:rsid w:val="21D0FA68"/>
    <w:rsid w:val="21D5460C"/>
    <w:rsid w:val="21DAE6CA"/>
    <w:rsid w:val="21DBC8E5"/>
    <w:rsid w:val="21DC51BF"/>
    <w:rsid w:val="21DFDCE1"/>
    <w:rsid w:val="21E0A7B3"/>
    <w:rsid w:val="21E513F2"/>
    <w:rsid w:val="21E756C3"/>
    <w:rsid w:val="21FA5569"/>
    <w:rsid w:val="220757FD"/>
    <w:rsid w:val="220D239F"/>
    <w:rsid w:val="2213C5A1"/>
    <w:rsid w:val="221766AF"/>
    <w:rsid w:val="22193FD9"/>
    <w:rsid w:val="22225C8D"/>
    <w:rsid w:val="222A9780"/>
    <w:rsid w:val="222D3982"/>
    <w:rsid w:val="2232252F"/>
    <w:rsid w:val="2232EDB1"/>
    <w:rsid w:val="223CA9E9"/>
    <w:rsid w:val="2243572D"/>
    <w:rsid w:val="22473CE4"/>
    <w:rsid w:val="22572F1F"/>
    <w:rsid w:val="2258C8F1"/>
    <w:rsid w:val="225FC21D"/>
    <w:rsid w:val="2269BAE0"/>
    <w:rsid w:val="2272C62A"/>
    <w:rsid w:val="2279BDEE"/>
    <w:rsid w:val="227AC713"/>
    <w:rsid w:val="227D2D97"/>
    <w:rsid w:val="227E703D"/>
    <w:rsid w:val="227E8364"/>
    <w:rsid w:val="2283AC39"/>
    <w:rsid w:val="2287EE9D"/>
    <w:rsid w:val="228B0875"/>
    <w:rsid w:val="22901786"/>
    <w:rsid w:val="2296435C"/>
    <w:rsid w:val="229EB67A"/>
    <w:rsid w:val="22A1AEDF"/>
    <w:rsid w:val="22A3B6E2"/>
    <w:rsid w:val="22A425AA"/>
    <w:rsid w:val="22A52E24"/>
    <w:rsid w:val="22AA9DDF"/>
    <w:rsid w:val="22ADF27B"/>
    <w:rsid w:val="22AF52F9"/>
    <w:rsid w:val="22AFE826"/>
    <w:rsid w:val="22B21BC1"/>
    <w:rsid w:val="22B2FBD9"/>
    <w:rsid w:val="22B5867C"/>
    <w:rsid w:val="22B9616C"/>
    <w:rsid w:val="22BC40F0"/>
    <w:rsid w:val="22BF1327"/>
    <w:rsid w:val="22BFA5DF"/>
    <w:rsid w:val="22C16B93"/>
    <w:rsid w:val="22C18002"/>
    <w:rsid w:val="22C2E6D3"/>
    <w:rsid w:val="22C4747D"/>
    <w:rsid w:val="22C5ED24"/>
    <w:rsid w:val="22C91AA0"/>
    <w:rsid w:val="22DA908B"/>
    <w:rsid w:val="22DD3B4A"/>
    <w:rsid w:val="22ED3E74"/>
    <w:rsid w:val="22F90351"/>
    <w:rsid w:val="22F9B851"/>
    <w:rsid w:val="2309A037"/>
    <w:rsid w:val="230A62DF"/>
    <w:rsid w:val="23119077"/>
    <w:rsid w:val="2313F584"/>
    <w:rsid w:val="231B7068"/>
    <w:rsid w:val="231F8516"/>
    <w:rsid w:val="23343F10"/>
    <w:rsid w:val="2339F04C"/>
    <w:rsid w:val="233CC7CF"/>
    <w:rsid w:val="233E80FB"/>
    <w:rsid w:val="2345EE9C"/>
    <w:rsid w:val="234617C6"/>
    <w:rsid w:val="234A0BAF"/>
    <w:rsid w:val="234C4596"/>
    <w:rsid w:val="235329D5"/>
    <w:rsid w:val="2355E969"/>
    <w:rsid w:val="235AE209"/>
    <w:rsid w:val="2361982C"/>
    <w:rsid w:val="23645C09"/>
    <w:rsid w:val="23682C48"/>
    <w:rsid w:val="237D1BE3"/>
    <w:rsid w:val="237EFA1F"/>
    <w:rsid w:val="2383B6FC"/>
    <w:rsid w:val="23864347"/>
    <w:rsid w:val="238AE2E5"/>
    <w:rsid w:val="238B6241"/>
    <w:rsid w:val="2393303D"/>
    <w:rsid w:val="23936A5E"/>
    <w:rsid w:val="239E4E1C"/>
    <w:rsid w:val="23A16E37"/>
    <w:rsid w:val="23A5FAF6"/>
    <w:rsid w:val="23A70D42"/>
    <w:rsid w:val="23A81E63"/>
    <w:rsid w:val="23AAC392"/>
    <w:rsid w:val="23AF69E3"/>
    <w:rsid w:val="23B1836A"/>
    <w:rsid w:val="23B24142"/>
    <w:rsid w:val="23C2DB2A"/>
    <w:rsid w:val="23C4A87C"/>
    <w:rsid w:val="23CFD5CB"/>
    <w:rsid w:val="23D1E3F2"/>
    <w:rsid w:val="23D90FCA"/>
    <w:rsid w:val="23D9937D"/>
    <w:rsid w:val="23DBA8AF"/>
    <w:rsid w:val="23DBF0DA"/>
    <w:rsid w:val="23DCE0AE"/>
    <w:rsid w:val="23DD8F72"/>
    <w:rsid w:val="23DE599E"/>
    <w:rsid w:val="23E24AA8"/>
    <w:rsid w:val="23E57911"/>
    <w:rsid w:val="23ECEE31"/>
    <w:rsid w:val="24055984"/>
    <w:rsid w:val="2419B778"/>
    <w:rsid w:val="2419CE04"/>
    <w:rsid w:val="241DC2A4"/>
    <w:rsid w:val="24212521"/>
    <w:rsid w:val="2423A227"/>
    <w:rsid w:val="242443E5"/>
    <w:rsid w:val="242A2DDB"/>
    <w:rsid w:val="2431CE54"/>
    <w:rsid w:val="2434BAF5"/>
    <w:rsid w:val="24350218"/>
    <w:rsid w:val="24389785"/>
    <w:rsid w:val="24389FB0"/>
    <w:rsid w:val="243AAA3C"/>
    <w:rsid w:val="243B405C"/>
    <w:rsid w:val="243BA390"/>
    <w:rsid w:val="24435D33"/>
    <w:rsid w:val="24446018"/>
    <w:rsid w:val="2458FA85"/>
    <w:rsid w:val="245A1CE9"/>
    <w:rsid w:val="245D2E2B"/>
    <w:rsid w:val="24684B5D"/>
    <w:rsid w:val="246B7D5B"/>
    <w:rsid w:val="24704FBF"/>
    <w:rsid w:val="2470F501"/>
    <w:rsid w:val="247139AE"/>
    <w:rsid w:val="2472A042"/>
    <w:rsid w:val="24733534"/>
    <w:rsid w:val="247824E2"/>
    <w:rsid w:val="24796C64"/>
    <w:rsid w:val="247D8DB2"/>
    <w:rsid w:val="24819727"/>
    <w:rsid w:val="248CD884"/>
    <w:rsid w:val="248E4ECC"/>
    <w:rsid w:val="2494A55B"/>
    <w:rsid w:val="2496AE83"/>
    <w:rsid w:val="249D1E5C"/>
    <w:rsid w:val="249EB65F"/>
    <w:rsid w:val="24A0AE33"/>
    <w:rsid w:val="24A7D5C6"/>
    <w:rsid w:val="24AA0EB7"/>
    <w:rsid w:val="24AC65A7"/>
    <w:rsid w:val="24B0F0C2"/>
    <w:rsid w:val="24B2D66F"/>
    <w:rsid w:val="24B7350F"/>
    <w:rsid w:val="24B99D6E"/>
    <w:rsid w:val="24BD277B"/>
    <w:rsid w:val="24BF2CEC"/>
    <w:rsid w:val="24C4A824"/>
    <w:rsid w:val="24D0ABA5"/>
    <w:rsid w:val="24D502EB"/>
    <w:rsid w:val="24D93464"/>
    <w:rsid w:val="24DB13EC"/>
    <w:rsid w:val="24DEEF5A"/>
    <w:rsid w:val="24DF1E08"/>
    <w:rsid w:val="24F19EFC"/>
    <w:rsid w:val="24F328E4"/>
    <w:rsid w:val="24F346E8"/>
    <w:rsid w:val="24FADD4B"/>
    <w:rsid w:val="25001A85"/>
    <w:rsid w:val="2500D376"/>
    <w:rsid w:val="2504939E"/>
    <w:rsid w:val="250777D4"/>
    <w:rsid w:val="250A217C"/>
    <w:rsid w:val="25116D3C"/>
    <w:rsid w:val="2511CD1A"/>
    <w:rsid w:val="25120951"/>
    <w:rsid w:val="2512BFDC"/>
    <w:rsid w:val="25135C04"/>
    <w:rsid w:val="2513B640"/>
    <w:rsid w:val="2518FD78"/>
    <w:rsid w:val="25215211"/>
    <w:rsid w:val="252E0365"/>
    <w:rsid w:val="252F5ECA"/>
    <w:rsid w:val="2530AD86"/>
    <w:rsid w:val="2533D84F"/>
    <w:rsid w:val="2538444F"/>
    <w:rsid w:val="2543ED35"/>
    <w:rsid w:val="25444974"/>
    <w:rsid w:val="254566B6"/>
    <w:rsid w:val="2549F95D"/>
    <w:rsid w:val="254AB9A7"/>
    <w:rsid w:val="254C65AE"/>
    <w:rsid w:val="2557725F"/>
    <w:rsid w:val="2558FFF7"/>
    <w:rsid w:val="25684DAB"/>
    <w:rsid w:val="25688FD3"/>
    <w:rsid w:val="25721A07"/>
    <w:rsid w:val="257B255A"/>
    <w:rsid w:val="2588FAEC"/>
    <w:rsid w:val="258C55E4"/>
    <w:rsid w:val="258C8B9A"/>
    <w:rsid w:val="258FE5EC"/>
    <w:rsid w:val="2592B945"/>
    <w:rsid w:val="25A019A7"/>
    <w:rsid w:val="25A51478"/>
    <w:rsid w:val="25A92B8C"/>
    <w:rsid w:val="25AD377F"/>
    <w:rsid w:val="25B05967"/>
    <w:rsid w:val="25B6FA18"/>
    <w:rsid w:val="25C86CD3"/>
    <w:rsid w:val="25C8E629"/>
    <w:rsid w:val="25CADB03"/>
    <w:rsid w:val="25CAF733"/>
    <w:rsid w:val="25CC8691"/>
    <w:rsid w:val="25D16FD5"/>
    <w:rsid w:val="25D47011"/>
    <w:rsid w:val="25D7402D"/>
    <w:rsid w:val="25D8D540"/>
    <w:rsid w:val="25E4B2E6"/>
    <w:rsid w:val="25E510A2"/>
    <w:rsid w:val="25E6B84C"/>
    <w:rsid w:val="25E7D0B1"/>
    <w:rsid w:val="25E7D3DC"/>
    <w:rsid w:val="25EC8707"/>
    <w:rsid w:val="25EE270D"/>
    <w:rsid w:val="25F817C3"/>
    <w:rsid w:val="25FF30A1"/>
    <w:rsid w:val="25FF58AF"/>
    <w:rsid w:val="26012278"/>
    <w:rsid w:val="2604CB3C"/>
    <w:rsid w:val="26083463"/>
    <w:rsid w:val="2618B7CC"/>
    <w:rsid w:val="261C36FF"/>
    <w:rsid w:val="26234BCC"/>
    <w:rsid w:val="26299D51"/>
    <w:rsid w:val="2638F7CE"/>
    <w:rsid w:val="2640A00E"/>
    <w:rsid w:val="2656CFF1"/>
    <w:rsid w:val="2657B762"/>
    <w:rsid w:val="2666BEE6"/>
    <w:rsid w:val="2674999B"/>
    <w:rsid w:val="2679B036"/>
    <w:rsid w:val="26874B52"/>
    <w:rsid w:val="268AD425"/>
    <w:rsid w:val="268B4900"/>
    <w:rsid w:val="26908DC6"/>
    <w:rsid w:val="2694F5F2"/>
    <w:rsid w:val="2696E05D"/>
    <w:rsid w:val="26983305"/>
    <w:rsid w:val="26A61463"/>
    <w:rsid w:val="26A6DCB3"/>
    <w:rsid w:val="26AB46AC"/>
    <w:rsid w:val="26AD854A"/>
    <w:rsid w:val="26B286B4"/>
    <w:rsid w:val="26BB6119"/>
    <w:rsid w:val="26BD8FEE"/>
    <w:rsid w:val="26BFC431"/>
    <w:rsid w:val="26C19E20"/>
    <w:rsid w:val="26C56E78"/>
    <w:rsid w:val="26C597D8"/>
    <w:rsid w:val="26C73FB4"/>
    <w:rsid w:val="26CB759E"/>
    <w:rsid w:val="26D330EE"/>
    <w:rsid w:val="26D7800B"/>
    <w:rsid w:val="26D79BA1"/>
    <w:rsid w:val="26D8419E"/>
    <w:rsid w:val="26DA6FBF"/>
    <w:rsid w:val="26E0C6F4"/>
    <w:rsid w:val="26E17157"/>
    <w:rsid w:val="26E2519F"/>
    <w:rsid w:val="26FC3300"/>
    <w:rsid w:val="26FECEE3"/>
    <w:rsid w:val="2701DBC9"/>
    <w:rsid w:val="2705F55A"/>
    <w:rsid w:val="27102495"/>
    <w:rsid w:val="27173100"/>
    <w:rsid w:val="27203B8F"/>
    <w:rsid w:val="27282645"/>
    <w:rsid w:val="272C817E"/>
    <w:rsid w:val="27311EF7"/>
    <w:rsid w:val="2734C578"/>
    <w:rsid w:val="2735C9CA"/>
    <w:rsid w:val="273800DF"/>
    <w:rsid w:val="273AC68E"/>
    <w:rsid w:val="273DE416"/>
    <w:rsid w:val="2746712F"/>
    <w:rsid w:val="2752C4F4"/>
    <w:rsid w:val="2754B0DA"/>
    <w:rsid w:val="27592184"/>
    <w:rsid w:val="27595F4D"/>
    <w:rsid w:val="275A1BF5"/>
    <w:rsid w:val="275D40F4"/>
    <w:rsid w:val="2762097B"/>
    <w:rsid w:val="27621B73"/>
    <w:rsid w:val="27621C3C"/>
    <w:rsid w:val="276515EB"/>
    <w:rsid w:val="2765AFC5"/>
    <w:rsid w:val="27671197"/>
    <w:rsid w:val="2776944D"/>
    <w:rsid w:val="2777D56C"/>
    <w:rsid w:val="27782956"/>
    <w:rsid w:val="277E7B86"/>
    <w:rsid w:val="2787C4ED"/>
    <w:rsid w:val="278DCE81"/>
    <w:rsid w:val="278FD042"/>
    <w:rsid w:val="2790972A"/>
    <w:rsid w:val="279ECEBD"/>
    <w:rsid w:val="27A60848"/>
    <w:rsid w:val="27A625C7"/>
    <w:rsid w:val="27AB2225"/>
    <w:rsid w:val="27ADA190"/>
    <w:rsid w:val="27B504FD"/>
    <w:rsid w:val="27B6EE16"/>
    <w:rsid w:val="27B85B6F"/>
    <w:rsid w:val="27B8AA3A"/>
    <w:rsid w:val="27BBF5CB"/>
    <w:rsid w:val="27BC1ABA"/>
    <w:rsid w:val="27BD207E"/>
    <w:rsid w:val="27C0F3EA"/>
    <w:rsid w:val="27C42FE3"/>
    <w:rsid w:val="27C563E2"/>
    <w:rsid w:val="27C583AE"/>
    <w:rsid w:val="27C5C7A7"/>
    <w:rsid w:val="27CAC0B6"/>
    <w:rsid w:val="27CB534C"/>
    <w:rsid w:val="27D0DCEF"/>
    <w:rsid w:val="27D5601A"/>
    <w:rsid w:val="27DBD68E"/>
    <w:rsid w:val="27E2E675"/>
    <w:rsid w:val="27EF1B5D"/>
    <w:rsid w:val="27EFCE80"/>
    <w:rsid w:val="27FA10BD"/>
    <w:rsid w:val="27FADFB1"/>
    <w:rsid w:val="27FBC591"/>
    <w:rsid w:val="2807BAB7"/>
    <w:rsid w:val="280C3ECE"/>
    <w:rsid w:val="280D3843"/>
    <w:rsid w:val="2810D526"/>
    <w:rsid w:val="28139655"/>
    <w:rsid w:val="2818E95E"/>
    <w:rsid w:val="282316FB"/>
    <w:rsid w:val="2823D4D0"/>
    <w:rsid w:val="282830D8"/>
    <w:rsid w:val="28285B88"/>
    <w:rsid w:val="28299510"/>
    <w:rsid w:val="282C4ED6"/>
    <w:rsid w:val="282C8BDD"/>
    <w:rsid w:val="282FEB23"/>
    <w:rsid w:val="2830EE49"/>
    <w:rsid w:val="2835531F"/>
    <w:rsid w:val="28379ABF"/>
    <w:rsid w:val="283CAD80"/>
    <w:rsid w:val="2846EB12"/>
    <w:rsid w:val="2847D6FB"/>
    <w:rsid w:val="28486BC0"/>
    <w:rsid w:val="284BA50E"/>
    <w:rsid w:val="284D11CA"/>
    <w:rsid w:val="2853AAE5"/>
    <w:rsid w:val="285A062F"/>
    <w:rsid w:val="28616FDA"/>
    <w:rsid w:val="28619E97"/>
    <w:rsid w:val="2864D4E5"/>
    <w:rsid w:val="28675783"/>
    <w:rsid w:val="286768C2"/>
    <w:rsid w:val="286F0A84"/>
    <w:rsid w:val="2875AEA4"/>
    <w:rsid w:val="2875E898"/>
    <w:rsid w:val="287CE64A"/>
    <w:rsid w:val="28802EAA"/>
    <w:rsid w:val="2880B57C"/>
    <w:rsid w:val="28823FCB"/>
    <w:rsid w:val="288560AA"/>
    <w:rsid w:val="28877614"/>
    <w:rsid w:val="2887DCBA"/>
    <w:rsid w:val="28884B4F"/>
    <w:rsid w:val="288D0951"/>
    <w:rsid w:val="2892D01A"/>
    <w:rsid w:val="2896682A"/>
    <w:rsid w:val="2896EC5B"/>
    <w:rsid w:val="28A55839"/>
    <w:rsid w:val="28AECC5F"/>
    <w:rsid w:val="28BDA956"/>
    <w:rsid w:val="28C590BB"/>
    <w:rsid w:val="28C7FE60"/>
    <w:rsid w:val="28C8281A"/>
    <w:rsid w:val="28CB0B42"/>
    <w:rsid w:val="28CC4F51"/>
    <w:rsid w:val="28CD3075"/>
    <w:rsid w:val="28CE4EF2"/>
    <w:rsid w:val="28CF39C1"/>
    <w:rsid w:val="28D3EBB2"/>
    <w:rsid w:val="28E37016"/>
    <w:rsid w:val="28EAD9A9"/>
    <w:rsid w:val="28EB83E5"/>
    <w:rsid w:val="28F04253"/>
    <w:rsid w:val="28FA33AC"/>
    <w:rsid w:val="28FBA33D"/>
    <w:rsid w:val="28FE2EA4"/>
    <w:rsid w:val="2901F2D2"/>
    <w:rsid w:val="29024BA8"/>
    <w:rsid w:val="290AA35A"/>
    <w:rsid w:val="290B398F"/>
    <w:rsid w:val="290DCBD2"/>
    <w:rsid w:val="291071F1"/>
    <w:rsid w:val="291B985C"/>
    <w:rsid w:val="291CCA5D"/>
    <w:rsid w:val="29216BB9"/>
    <w:rsid w:val="2921B0CC"/>
    <w:rsid w:val="292514E7"/>
    <w:rsid w:val="2925C621"/>
    <w:rsid w:val="292B0FB2"/>
    <w:rsid w:val="292B5FDE"/>
    <w:rsid w:val="2930F266"/>
    <w:rsid w:val="29347EC1"/>
    <w:rsid w:val="29355170"/>
    <w:rsid w:val="2939EE2A"/>
    <w:rsid w:val="293ADF2B"/>
    <w:rsid w:val="293C7D2C"/>
    <w:rsid w:val="293D2ED4"/>
    <w:rsid w:val="293E3B2F"/>
    <w:rsid w:val="293FEBD6"/>
    <w:rsid w:val="2940134A"/>
    <w:rsid w:val="2947871F"/>
    <w:rsid w:val="294CF252"/>
    <w:rsid w:val="29533014"/>
    <w:rsid w:val="295497F3"/>
    <w:rsid w:val="2956FBE5"/>
    <w:rsid w:val="295DCC14"/>
    <w:rsid w:val="2966987B"/>
    <w:rsid w:val="29673121"/>
    <w:rsid w:val="2970EB13"/>
    <w:rsid w:val="2977231A"/>
    <w:rsid w:val="297AC3DB"/>
    <w:rsid w:val="297B1837"/>
    <w:rsid w:val="298404E1"/>
    <w:rsid w:val="2984B727"/>
    <w:rsid w:val="2985E092"/>
    <w:rsid w:val="2988CF64"/>
    <w:rsid w:val="298BAAE3"/>
    <w:rsid w:val="29945F35"/>
    <w:rsid w:val="29970DF0"/>
    <w:rsid w:val="29975566"/>
    <w:rsid w:val="2998DF87"/>
    <w:rsid w:val="299AEF28"/>
    <w:rsid w:val="299C8053"/>
    <w:rsid w:val="29A95491"/>
    <w:rsid w:val="29B150F8"/>
    <w:rsid w:val="29BF54CA"/>
    <w:rsid w:val="29C04D98"/>
    <w:rsid w:val="29C1F7EB"/>
    <w:rsid w:val="29C4EFD7"/>
    <w:rsid w:val="29C51BB2"/>
    <w:rsid w:val="29CED0DF"/>
    <w:rsid w:val="29D14D7B"/>
    <w:rsid w:val="29D20322"/>
    <w:rsid w:val="29D67209"/>
    <w:rsid w:val="29E18EEE"/>
    <w:rsid w:val="29E4462E"/>
    <w:rsid w:val="29E454BE"/>
    <w:rsid w:val="29EBE0D6"/>
    <w:rsid w:val="29EC0CB7"/>
    <w:rsid w:val="29EC2BB6"/>
    <w:rsid w:val="29F23596"/>
    <w:rsid w:val="29FFE8CC"/>
    <w:rsid w:val="2A0728AF"/>
    <w:rsid w:val="2A11EFD8"/>
    <w:rsid w:val="2A12ECAA"/>
    <w:rsid w:val="2A139725"/>
    <w:rsid w:val="2A16B98F"/>
    <w:rsid w:val="2A179920"/>
    <w:rsid w:val="2A17A581"/>
    <w:rsid w:val="2A1AF2DC"/>
    <w:rsid w:val="2A1EB2E7"/>
    <w:rsid w:val="2A22A617"/>
    <w:rsid w:val="2A26C476"/>
    <w:rsid w:val="2A2934FA"/>
    <w:rsid w:val="2A2ADD07"/>
    <w:rsid w:val="2A2B3EE0"/>
    <w:rsid w:val="2A319013"/>
    <w:rsid w:val="2A31E8CF"/>
    <w:rsid w:val="2A321715"/>
    <w:rsid w:val="2A3498F3"/>
    <w:rsid w:val="2A36FBFC"/>
    <w:rsid w:val="2A406303"/>
    <w:rsid w:val="2A413FA6"/>
    <w:rsid w:val="2A41787B"/>
    <w:rsid w:val="2A5188D5"/>
    <w:rsid w:val="2A52A598"/>
    <w:rsid w:val="2A63595A"/>
    <w:rsid w:val="2A66D907"/>
    <w:rsid w:val="2A6E7B5A"/>
    <w:rsid w:val="2A71EE5F"/>
    <w:rsid w:val="2A772F98"/>
    <w:rsid w:val="2A7D9772"/>
    <w:rsid w:val="2A80913F"/>
    <w:rsid w:val="2A824E9D"/>
    <w:rsid w:val="2A84300D"/>
    <w:rsid w:val="2A8435F1"/>
    <w:rsid w:val="2A85EF18"/>
    <w:rsid w:val="2A89BDDB"/>
    <w:rsid w:val="2A8B9089"/>
    <w:rsid w:val="2A93E7C9"/>
    <w:rsid w:val="2A94D533"/>
    <w:rsid w:val="2A975E3F"/>
    <w:rsid w:val="2A9FAE24"/>
    <w:rsid w:val="2AA08F2C"/>
    <w:rsid w:val="2AA2A9C5"/>
    <w:rsid w:val="2AA64305"/>
    <w:rsid w:val="2AA7AB95"/>
    <w:rsid w:val="2AA7E53A"/>
    <w:rsid w:val="2AA99614"/>
    <w:rsid w:val="2AAA8120"/>
    <w:rsid w:val="2AADC15D"/>
    <w:rsid w:val="2AB65DFD"/>
    <w:rsid w:val="2AB7FB7D"/>
    <w:rsid w:val="2AC13899"/>
    <w:rsid w:val="2ACA9AF8"/>
    <w:rsid w:val="2ACCFD49"/>
    <w:rsid w:val="2AD66E8C"/>
    <w:rsid w:val="2AE02580"/>
    <w:rsid w:val="2AE0FF6E"/>
    <w:rsid w:val="2AE74DD9"/>
    <w:rsid w:val="2AE7B956"/>
    <w:rsid w:val="2AE8D3C1"/>
    <w:rsid w:val="2AEE5867"/>
    <w:rsid w:val="2AEF7CC1"/>
    <w:rsid w:val="2AF31EB2"/>
    <w:rsid w:val="2AF6CA81"/>
    <w:rsid w:val="2AF6EEAD"/>
    <w:rsid w:val="2AF92B29"/>
    <w:rsid w:val="2AFC229E"/>
    <w:rsid w:val="2AFC3279"/>
    <w:rsid w:val="2AFDC157"/>
    <w:rsid w:val="2B00A560"/>
    <w:rsid w:val="2B02D97A"/>
    <w:rsid w:val="2B08D7B7"/>
    <w:rsid w:val="2B0D4371"/>
    <w:rsid w:val="2B11CBD5"/>
    <w:rsid w:val="2B11EC09"/>
    <w:rsid w:val="2B15384F"/>
    <w:rsid w:val="2B1F620B"/>
    <w:rsid w:val="2B201CD3"/>
    <w:rsid w:val="2B22D777"/>
    <w:rsid w:val="2B30A4A9"/>
    <w:rsid w:val="2B38234C"/>
    <w:rsid w:val="2B387DA1"/>
    <w:rsid w:val="2B3B0C7A"/>
    <w:rsid w:val="2B3D503A"/>
    <w:rsid w:val="2B413D47"/>
    <w:rsid w:val="2B42EE6E"/>
    <w:rsid w:val="2B483DFB"/>
    <w:rsid w:val="2B4A90BA"/>
    <w:rsid w:val="2B53747B"/>
    <w:rsid w:val="2B54CA02"/>
    <w:rsid w:val="2B586A81"/>
    <w:rsid w:val="2B6278A6"/>
    <w:rsid w:val="2B6428C9"/>
    <w:rsid w:val="2B6F32AE"/>
    <w:rsid w:val="2B74AA5F"/>
    <w:rsid w:val="2B7CDA30"/>
    <w:rsid w:val="2B7D6752"/>
    <w:rsid w:val="2B7F77BD"/>
    <w:rsid w:val="2B83227F"/>
    <w:rsid w:val="2B843E53"/>
    <w:rsid w:val="2B85874F"/>
    <w:rsid w:val="2B885601"/>
    <w:rsid w:val="2B8F8F10"/>
    <w:rsid w:val="2B994800"/>
    <w:rsid w:val="2BA5525E"/>
    <w:rsid w:val="2BAA1AC6"/>
    <w:rsid w:val="2BAAEB6A"/>
    <w:rsid w:val="2BAF4D3B"/>
    <w:rsid w:val="2BAFE7CC"/>
    <w:rsid w:val="2BB6A6F7"/>
    <w:rsid w:val="2BB73AD8"/>
    <w:rsid w:val="2BC1F62D"/>
    <w:rsid w:val="2BCBFA24"/>
    <w:rsid w:val="2BD0CE9A"/>
    <w:rsid w:val="2BD94EC6"/>
    <w:rsid w:val="2BDB86E3"/>
    <w:rsid w:val="2BDBA0E3"/>
    <w:rsid w:val="2BDBC731"/>
    <w:rsid w:val="2BE4B0C6"/>
    <w:rsid w:val="2BE4B58A"/>
    <w:rsid w:val="2BE59387"/>
    <w:rsid w:val="2BE92D5E"/>
    <w:rsid w:val="2BEE0A0E"/>
    <w:rsid w:val="2BEF5188"/>
    <w:rsid w:val="2BF58FAD"/>
    <w:rsid w:val="2BFCBBED"/>
    <w:rsid w:val="2C03119E"/>
    <w:rsid w:val="2C05B00E"/>
    <w:rsid w:val="2C08E7A3"/>
    <w:rsid w:val="2C12CA7F"/>
    <w:rsid w:val="2C13ACA1"/>
    <w:rsid w:val="2C15899C"/>
    <w:rsid w:val="2C1B7097"/>
    <w:rsid w:val="2C21E854"/>
    <w:rsid w:val="2C238706"/>
    <w:rsid w:val="2C3404D5"/>
    <w:rsid w:val="2C351711"/>
    <w:rsid w:val="2C35AEBE"/>
    <w:rsid w:val="2C3B2569"/>
    <w:rsid w:val="2C401842"/>
    <w:rsid w:val="2C42E01E"/>
    <w:rsid w:val="2C4ADF40"/>
    <w:rsid w:val="2C4DDA5B"/>
    <w:rsid w:val="2C505CC3"/>
    <w:rsid w:val="2C54707A"/>
    <w:rsid w:val="2C57AEC1"/>
    <w:rsid w:val="2C5D2954"/>
    <w:rsid w:val="2C605D15"/>
    <w:rsid w:val="2C66055D"/>
    <w:rsid w:val="2C6DA0B4"/>
    <w:rsid w:val="2C715517"/>
    <w:rsid w:val="2C75DB69"/>
    <w:rsid w:val="2C762EC6"/>
    <w:rsid w:val="2C767BE3"/>
    <w:rsid w:val="2C76F520"/>
    <w:rsid w:val="2C810258"/>
    <w:rsid w:val="2C8547E0"/>
    <w:rsid w:val="2C85A4D3"/>
    <w:rsid w:val="2C8657CC"/>
    <w:rsid w:val="2C8A85A0"/>
    <w:rsid w:val="2C8AD73D"/>
    <w:rsid w:val="2C8BF964"/>
    <w:rsid w:val="2C921482"/>
    <w:rsid w:val="2C936D4C"/>
    <w:rsid w:val="2C96B5E3"/>
    <w:rsid w:val="2C98300D"/>
    <w:rsid w:val="2CA567FA"/>
    <w:rsid w:val="2CAC79B7"/>
    <w:rsid w:val="2CB1752C"/>
    <w:rsid w:val="2CB614CE"/>
    <w:rsid w:val="2CBA3AD7"/>
    <w:rsid w:val="2CC0333E"/>
    <w:rsid w:val="2CD94A7A"/>
    <w:rsid w:val="2CDA9FEE"/>
    <w:rsid w:val="2CDCB7AD"/>
    <w:rsid w:val="2CDF7665"/>
    <w:rsid w:val="2CE3FF7E"/>
    <w:rsid w:val="2CECDDDA"/>
    <w:rsid w:val="2CF61703"/>
    <w:rsid w:val="2CFC2DBE"/>
    <w:rsid w:val="2D052B03"/>
    <w:rsid w:val="2D0615CF"/>
    <w:rsid w:val="2D06E4E0"/>
    <w:rsid w:val="2D087752"/>
    <w:rsid w:val="2D0E54E3"/>
    <w:rsid w:val="2D10DF37"/>
    <w:rsid w:val="2D14FC25"/>
    <w:rsid w:val="2D175843"/>
    <w:rsid w:val="2D17A755"/>
    <w:rsid w:val="2D19117E"/>
    <w:rsid w:val="2D1969FE"/>
    <w:rsid w:val="2D1AED7E"/>
    <w:rsid w:val="2D1BA4E8"/>
    <w:rsid w:val="2D2135FE"/>
    <w:rsid w:val="2D23772A"/>
    <w:rsid w:val="2D24D71B"/>
    <w:rsid w:val="2D25D3C9"/>
    <w:rsid w:val="2D25EFD8"/>
    <w:rsid w:val="2D29550C"/>
    <w:rsid w:val="2D2A1CF3"/>
    <w:rsid w:val="2D2A64E5"/>
    <w:rsid w:val="2D31F3C3"/>
    <w:rsid w:val="2D328DA0"/>
    <w:rsid w:val="2D3A7868"/>
    <w:rsid w:val="2D454328"/>
    <w:rsid w:val="2D460E50"/>
    <w:rsid w:val="2D4BC807"/>
    <w:rsid w:val="2D4D4AA4"/>
    <w:rsid w:val="2D4DF055"/>
    <w:rsid w:val="2D50503E"/>
    <w:rsid w:val="2D5AB28E"/>
    <w:rsid w:val="2D5BC2DE"/>
    <w:rsid w:val="2D629D12"/>
    <w:rsid w:val="2D6BA90F"/>
    <w:rsid w:val="2D6D173B"/>
    <w:rsid w:val="2D74C0B0"/>
    <w:rsid w:val="2D759147"/>
    <w:rsid w:val="2D7681C2"/>
    <w:rsid w:val="2D7F3AB1"/>
    <w:rsid w:val="2D85CF2D"/>
    <w:rsid w:val="2D88BDEC"/>
    <w:rsid w:val="2D956D9D"/>
    <w:rsid w:val="2D9EE7B4"/>
    <w:rsid w:val="2D9EF26A"/>
    <w:rsid w:val="2D9F09D0"/>
    <w:rsid w:val="2DA31301"/>
    <w:rsid w:val="2DA4DD3F"/>
    <w:rsid w:val="2DA96A1B"/>
    <w:rsid w:val="2DAA567D"/>
    <w:rsid w:val="2DAF5093"/>
    <w:rsid w:val="2DBB331F"/>
    <w:rsid w:val="2DC09B7F"/>
    <w:rsid w:val="2DC16CD4"/>
    <w:rsid w:val="2DC435ED"/>
    <w:rsid w:val="2DC60528"/>
    <w:rsid w:val="2DCB70E1"/>
    <w:rsid w:val="2DCD9631"/>
    <w:rsid w:val="2DD3AC88"/>
    <w:rsid w:val="2DD3DFC2"/>
    <w:rsid w:val="2DEA2CEB"/>
    <w:rsid w:val="2DEA3918"/>
    <w:rsid w:val="2DEC2351"/>
    <w:rsid w:val="2DEEF63B"/>
    <w:rsid w:val="2DF33439"/>
    <w:rsid w:val="2DFED8AE"/>
    <w:rsid w:val="2E047058"/>
    <w:rsid w:val="2E082DD3"/>
    <w:rsid w:val="2E0928D2"/>
    <w:rsid w:val="2E094BB8"/>
    <w:rsid w:val="2E0FA0B1"/>
    <w:rsid w:val="2E161748"/>
    <w:rsid w:val="2E16744D"/>
    <w:rsid w:val="2E19F921"/>
    <w:rsid w:val="2E2380B9"/>
    <w:rsid w:val="2E2483D9"/>
    <w:rsid w:val="2E253969"/>
    <w:rsid w:val="2E27174A"/>
    <w:rsid w:val="2E2E676D"/>
    <w:rsid w:val="2E36FCAA"/>
    <w:rsid w:val="2E3B0BAB"/>
    <w:rsid w:val="2E44DDB5"/>
    <w:rsid w:val="2E4C6169"/>
    <w:rsid w:val="2E509B0B"/>
    <w:rsid w:val="2E517CE2"/>
    <w:rsid w:val="2E54B182"/>
    <w:rsid w:val="2E54BFDE"/>
    <w:rsid w:val="2E56D474"/>
    <w:rsid w:val="2E5A6F47"/>
    <w:rsid w:val="2E5CE8EB"/>
    <w:rsid w:val="2E5CEDC7"/>
    <w:rsid w:val="2E60527F"/>
    <w:rsid w:val="2E6301C1"/>
    <w:rsid w:val="2E63A1CF"/>
    <w:rsid w:val="2E688B22"/>
    <w:rsid w:val="2E692006"/>
    <w:rsid w:val="2E6B79C4"/>
    <w:rsid w:val="2E6BC7D3"/>
    <w:rsid w:val="2E71ACE2"/>
    <w:rsid w:val="2E73B474"/>
    <w:rsid w:val="2E7B4FB8"/>
    <w:rsid w:val="2E7B6BC0"/>
    <w:rsid w:val="2E7DEC80"/>
    <w:rsid w:val="2E7ECB34"/>
    <w:rsid w:val="2E899537"/>
    <w:rsid w:val="2E89A48A"/>
    <w:rsid w:val="2E8AEE06"/>
    <w:rsid w:val="2E995E16"/>
    <w:rsid w:val="2E9997D0"/>
    <w:rsid w:val="2E9E7F1D"/>
    <w:rsid w:val="2EA9BD59"/>
    <w:rsid w:val="2EA9DF58"/>
    <w:rsid w:val="2EB5B8A7"/>
    <w:rsid w:val="2EB84D6A"/>
    <w:rsid w:val="2EC45386"/>
    <w:rsid w:val="2EC47BDE"/>
    <w:rsid w:val="2EE7850D"/>
    <w:rsid w:val="2EE7D7A4"/>
    <w:rsid w:val="2EE97173"/>
    <w:rsid w:val="2EEE9B04"/>
    <w:rsid w:val="2EF27699"/>
    <w:rsid w:val="2EF7BC63"/>
    <w:rsid w:val="2EFA6EE1"/>
    <w:rsid w:val="2F0A1BA6"/>
    <w:rsid w:val="2F0CD957"/>
    <w:rsid w:val="2F1356A8"/>
    <w:rsid w:val="2F18D6CE"/>
    <w:rsid w:val="2F2DF318"/>
    <w:rsid w:val="2F347555"/>
    <w:rsid w:val="2F408242"/>
    <w:rsid w:val="2F471081"/>
    <w:rsid w:val="2F4A54FC"/>
    <w:rsid w:val="2F4A60A0"/>
    <w:rsid w:val="2F4F723D"/>
    <w:rsid w:val="2F4FE979"/>
    <w:rsid w:val="2F4FFC7C"/>
    <w:rsid w:val="2F5E02B7"/>
    <w:rsid w:val="2F5E0A5A"/>
    <w:rsid w:val="2F5E43E1"/>
    <w:rsid w:val="2F5EB2BA"/>
    <w:rsid w:val="2F5EF502"/>
    <w:rsid w:val="2F616B1A"/>
    <w:rsid w:val="2F63E9D1"/>
    <w:rsid w:val="2F68FE35"/>
    <w:rsid w:val="2F69864D"/>
    <w:rsid w:val="2F6D870B"/>
    <w:rsid w:val="2F786A26"/>
    <w:rsid w:val="2F8AB286"/>
    <w:rsid w:val="2F8E641F"/>
    <w:rsid w:val="2F94566B"/>
    <w:rsid w:val="2FA449F0"/>
    <w:rsid w:val="2FB4C06D"/>
    <w:rsid w:val="2FBBE720"/>
    <w:rsid w:val="2FC088B1"/>
    <w:rsid w:val="2FC37126"/>
    <w:rsid w:val="2FC801F6"/>
    <w:rsid w:val="2FC87146"/>
    <w:rsid w:val="2FCEE7DE"/>
    <w:rsid w:val="2FD1DDB0"/>
    <w:rsid w:val="2FD50D6C"/>
    <w:rsid w:val="2FD5112D"/>
    <w:rsid w:val="2FD51980"/>
    <w:rsid w:val="2FD66F3A"/>
    <w:rsid w:val="2FD95E00"/>
    <w:rsid w:val="2FD9B5F4"/>
    <w:rsid w:val="2FE19C5D"/>
    <w:rsid w:val="2FE4C598"/>
    <w:rsid w:val="2FE88FB0"/>
    <w:rsid w:val="2FE9B5D2"/>
    <w:rsid w:val="2FEA7055"/>
    <w:rsid w:val="2FEAD1E0"/>
    <w:rsid w:val="2FEE72EA"/>
    <w:rsid w:val="30136ECA"/>
    <w:rsid w:val="3018F409"/>
    <w:rsid w:val="3020EC72"/>
    <w:rsid w:val="3023D45C"/>
    <w:rsid w:val="30291940"/>
    <w:rsid w:val="302D57D7"/>
    <w:rsid w:val="302EB169"/>
    <w:rsid w:val="303375FC"/>
    <w:rsid w:val="303B698F"/>
    <w:rsid w:val="303D8417"/>
    <w:rsid w:val="3055A24D"/>
    <w:rsid w:val="30577648"/>
    <w:rsid w:val="305B765A"/>
    <w:rsid w:val="305C45B7"/>
    <w:rsid w:val="3061DD5A"/>
    <w:rsid w:val="3070A613"/>
    <w:rsid w:val="30711FD6"/>
    <w:rsid w:val="3077DB59"/>
    <w:rsid w:val="307E83C4"/>
    <w:rsid w:val="30847C01"/>
    <w:rsid w:val="30888516"/>
    <w:rsid w:val="3088C862"/>
    <w:rsid w:val="308AA3FA"/>
    <w:rsid w:val="308BB305"/>
    <w:rsid w:val="308C8372"/>
    <w:rsid w:val="30900AA6"/>
    <w:rsid w:val="3091A296"/>
    <w:rsid w:val="30936C2E"/>
    <w:rsid w:val="3096C70A"/>
    <w:rsid w:val="309C66E6"/>
    <w:rsid w:val="309ECEAD"/>
    <w:rsid w:val="30A7BE3D"/>
    <w:rsid w:val="30A81868"/>
    <w:rsid w:val="30AA4A02"/>
    <w:rsid w:val="30B31B38"/>
    <w:rsid w:val="30BBCB5D"/>
    <w:rsid w:val="30C69F83"/>
    <w:rsid w:val="30C6E206"/>
    <w:rsid w:val="30CB9B1E"/>
    <w:rsid w:val="30CD5A9D"/>
    <w:rsid w:val="30D0F1DD"/>
    <w:rsid w:val="30D8C6CB"/>
    <w:rsid w:val="30EB8A57"/>
    <w:rsid w:val="30F07116"/>
    <w:rsid w:val="30F10288"/>
    <w:rsid w:val="30F66CB5"/>
    <w:rsid w:val="30FBE0E6"/>
    <w:rsid w:val="31081769"/>
    <w:rsid w:val="310FBB6D"/>
    <w:rsid w:val="311100DF"/>
    <w:rsid w:val="311566E4"/>
    <w:rsid w:val="3115E79B"/>
    <w:rsid w:val="31183D0D"/>
    <w:rsid w:val="3119014D"/>
    <w:rsid w:val="312300CF"/>
    <w:rsid w:val="313570FC"/>
    <w:rsid w:val="31394393"/>
    <w:rsid w:val="31397680"/>
    <w:rsid w:val="31406699"/>
    <w:rsid w:val="3141D5E0"/>
    <w:rsid w:val="31468293"/>
    <w:rsid w:val="3146F1D2"/>
    <w:rsid w:val="314ABD0F"/>
    <w:rsid w:val="31504D14"/>
    <w:rsid w:val="31525E19"/>
    <w:rsid w:val="31538432"/>
    <w:rsid w:val="315518C2"/>
    <w:rsid w:val="315A63CE"/>
    <w:rsid w:val="315AB269"/>
    <w:rsid w:val="3165C99D"/>
    <w:rsid w:val="3175B6C3"/>
    <w:rsid w:val="317717CE"/>
    <w:rsid w:val="31802804"/>
    <w:rsid w:val="318358A5"/>
    <w:rsid w:val="31861253"/>
    <w:rsid w:val="31867100"/>
    <w:rsid w:val="31882578"/>
    <w:rsid w:val="318F0877"/>
    <w:rsid w:val="318F32D7"/>
    <w:rsid w:val="3195A503"/>
    <w:rsid w:val="3197F521"/>
    <w:rsid w:val="31996E27"/>
    <w:rsid w:val="319CCDFA"/>
    <w:rsid w:val="31A559DC"/>
    <w:rsid w:val="31A6480D"/>
    <w:rsid w:val="31AB440F"/>
    <w:rsid w:val="31AE6920"/>
    <w:rsid w:val="31B7B12C"/>
    <w:rsid w:val="31BF8FE7"/>
    <w:rsid w:val="31C37741"/>
    <w:rsid w:val="31C40631"/>
    <w:rsid w:val="31C483E9"/>
    <w:rsid w:val="31CBAE33"/>
    <w:rsid w:val="31CCC84F"/>
    <w:rsid w:val="31CDD4A2"/>
    <w:rsid w:val="31CF3E2B"/>
    <w:rsid w:val="31D090FE"/>
    <w:rsid w:val="31D6D4EA"/>
    <w:rsid w:val="31DD3ABF"/>
    <w:rsid w:val="31DDFC06"/>
    <w:rsid w:val="31FFA8ED"/>
    <w:rsid w:val="320194D7"/>
    <w:rsid w:val="3202DAF6"/>
    <w:rsid w:val="3202FBCA"/>
    <w:rsid w:val="3204668C"/>
    <w:rsid w:val="3207AC45"/>
    <w:rsid w:val="320FE1CC"/>
    <w:rsid w:val="321384E9"/>
    <w:rsid w:val="3214797E"/>
    <w:rsid w:val="321504D4"/>
    <w:rsid w:val="3218E3D1"/>
    <w:rsid w:val="321A0B58"/>
    <w:rsid w:val="3223799B"/>
    <w:rsid w:val="322CDA0C"/>
    <w:rsid w:val="322FA192"/>
    <w:rsid w:val="3237F363"/>
    <w:rsid w:val="32388599"/>
    <w:rsid w:val="32391018"/>
    <w:rsid w:val="323C6738"/>
    <w:rsid w:val="32412B84"/>
    <w:rsid w:val="3241D45F"/>
    <w:rsid w:val="3243E8C9"/>
    <w:rsid w:val="32530841"/>
    <w:rsid w:val="325BF4D1"/>
    <w:rsid w:val="326498DA"/>
    <w:rsid w:val="3267F787"/>
    <w:rsid w:val="32687084"/>
    <w:rsid w:val="326BF203"/>
    <w:rsid w:val="326F7627"/>
    <w:rsid w:val="32725C1C"/>
    <w:rsid w:val="327315A1"/>
    <w:rsid w:val="32856EA1"/>
    <w:rsid w:val="328891A6"/>
    <w:rsid w:val="3288C622"/>
    <w:rsid w:val="328E37EF"/>
    <w:rsid w:val="3294D8FC"/>
    <w:rsid w:val="329638FD"/>
    <w:rsid w:val="329853BA"/>
    <w:rsid w:val="3299C417"/>
    <w:rsid w:val="329CFEC8"/>
    <w:rsid w:val="32B36437"/>
    <w:rsid w:val="32B609C0"/>
    <w:rsid w:val="32BA6BE7"/>
    <w:rsid w:val="32C522E1"/>
    <w:rsid w:val="32C6A2E6"/>
    <w:rsid w:val="32CAFB97"/>
    <w:rsid w:val="32CCA867"/>
    <w:rsid w:val="32CCFFF4"/>
    <w:rsid w:val="32D18E52"/>
    <w:rsid w:val="32D1C7E7"/>
    <w:rsid w:val="32D3F6CE"/>
    <w:rsid w:val="32E155DA"/>
    <w:rsid w:val="32E5B8D7"/>
    <w:rsid w:val="32E868CF"/>
    <w:rsid w:val="32ED0940"/>
    <w:rsid w:val="330A1E5D"/>
    <w:rsid w:val="330A2046"/>
    <w:rsid w:val="330B1837"/>
    <w:rsid w:val="330BDF13"/>
    <w:rsid w:val="3314D528"/>
    <w:rsid w:val="3317C39D"/>
    <w:rsid w:val="3319F14A"/>
    <w:rsid w:val="331BC521"/>
    <w:rsid w:val="331ED419"/>
    <w:rsid w:val="331FC8E4"/>
    <w:rsid w:val="3324DCF8"/>
    <w:rsid w:val="33287765"/>
    <w:rsid w:val="332F623C"/>
    <w:rsid w:val="332F92FE"/>
    <w:rsid w:val="3331FF4C"/>
    <w:rsid w:val="333C9959"/>
    <w:rsid w:val="333DED06"/>
    <w:rsid w:val="3343C5C1"/>
    <w:rsid w:val="334AF12B"/>
    <w:rsid w:val="334EBDDE"/>
    <w:rsid w:val="3356D0D7"/>
    <w:rsid w:val="335DE34B"/>
    <w:rsid w:val="335E2CF7"/>
    <w:rsid w:val="33670907"/>
    <w:rsid w:val="33670D21"/>
    <w:rsid w:val="33715FE2"/>
    <w:rsid w:val="3371D572"/>
    <w:rsid w:val="33726E95"/>
    <w:rsid w:val="33776518"/>
    <w:rsid w:val="3380FD88"/>
    <w:rsid w:val="33838DD5"/>
    <w:rsid w:val="3384A0C5"/>
    <w:rsid w:val="33872E57"/>
    <w:rsid w:val="33927728"/>
    <w:rsid w:val="339A5852"/>
    <w:rsid w:val="339B9696"/>
    <w:rsid w:val="33A053F9"/>
    <w:rsid w:val="33A13ECD"/>
    <w:rsid w:val="33A1462F"/>
    <w:rsid w:val="33B0C41A"/>
    <w:rsid w:val="33B14D74"/>
    <w:rsid w:val="33BBDF3B"/>
    <w:rsid w:val="33C2CA9D"/>
    <w:rsid w:val="33C7569A"/>
    <w:rsid w:val="33D079E7"/>
    <w:rsid w:val="33E0AA28"/>
    <w:rsid w:val="33E1F182"/>
    <w:rsid w:val="33E39B81"/>
    <w:rsid w:val="33EEEA15"/>
    <w:rsid w:val="33FE9E2E"/>
    <w:rsid w:val="33FF42DA"/>
    <w:rsid w:val="3404233C"/>
    <w:rsid w:val="3412F08E"/>
    <w:rsid w:val="341727CC"/>
    <w:rsid w:val="341972E4"/>
    <w:rsid w:val="3422099B"/>
    <w:rsid w:val="34282404"/>
    <w:rsid w:val="342EDD6D"/>
    <w:rsid w:val="343811C0"/>
    <w:rsid w:val="343B2E30"/>
    <w:rsid w:val="344A853F"/>
    <w:rsid w:val="34516A91"/>
    <w:rsid w:val="3451E01D"/>
    <w:rsid w:val="3454D7AD"/>
    <w:rsid w:val="3462DBFF"/>
    <w:rsid w:val="3467928E"/>
    <w:rsid w:val="346FFD36"/>
    <w:rsid w:val="3473D5B7"/>
    <w:rsid w:val="3476401D"/>
    <w:rsid w:val="34773168"/>
    <w:rsid w:val="34773F42"/>
    <w:rsid w:val="3478A561"/>
    <w:rsid w:val="347E3669"/>
    <w:rsid w:val="3480D3DA"/>
    <w:rsid w:val="3481D249"/>
    <w:rsid w:val="348436C8"/>
    <w:rsid w:val="34870B5C"/>
    <w:rsid w:val="348CD509"/>
    <w:rsid w:val="348EFDB5"/>
    <w:rsid w:val="3494B3BA"/>
    <w:rsid w:val="349FA6B3"/>
    <w:rsid w:val="34A6923F"/>
    <w:rsid w:val="34A97556"/>
    <w:rsid w:val="34AB6435"/>
    <w:rsid w:val="34AD62EB"/>
    <w:rsid w:val="34AFAEE3"/>
    <w:rsid w:val="34BC5099"/>
    <w:rsid w:val="34C41C58"/>
    <w:rsid w:val="34CE6B66"/>
    <w:rsid w:val="34D0C79C"/>
    <w:rsid w:val="34DA0B0E"/>
    <w:rsid w:val="34DA212F"/>
    <w:rsid w:val="34E1D64B"/>
    <w:rsid w:val="34E205AC"/>
    <w:rsid w:val="34E31253"/>
    <w:rsid w:val="34E5621C"/>
    <w:rsid w:val="34F8B899"/>
    <w:rsid w:val="34FB24BF"/>
    <w:rsid w:val="34FEDFF8"/>
    <w:rsid w:val="35057564"/>
    <w:rsid w:val="35098B6D"/>
    <w:rsid w:val="350D0BC4"/>
    <w:rsid w:val="3511B391"/>
    <w:rsid w:val="3515FCE1"/>
    <w:rsid w:val="3523FA5B"/>
    <w:rsid w:val="35281C35"/>
    <w:rsid w:val="353193F3"/>
    <w:rsid w:val="353203D1"/>
    <w:rsid w:val="353815D0"/>
    <w:rsid w:val="353DA2FA"/>
    <w:rsid w:val="354AAC56"/>
    <w:rsid w:val="3550FE93"/>
    <w:rsid w:val="355725EE"/>
    <w:rsid w:val="3557F319"/>
    <w:rsid w:val="356603CD"/>
    <w:rsid w:val="356FCF13"/>
    <w:rsid w:val="357360BE"/>
    <w:rsid w:val="35785417"/>
    <w:rsid w:val="357D94CD"/>
    <w:rsid w:val="35852CBB"/>
    <w:rsid w:val="358FE5E2"/>
    <w:rsid w:val="35959311"/>
    <w:rsid w:val="35982E50"/>
    <w:rsid w:val="359872DD"/>
    <w:rsid w:val="3599AB40"/>
    <w:rsid w:val="359C6C81"/>
    <w:rsid w:val="359D5E61"/>
    <w:rsid w:val="35A25FC8"/>
    <w:rsid w:val="35AA34EC"/>
    <w:rsid w:val="35ABFB6C"/>
    <w:rsid w:val="35B309A3"/>
    <w:rsid w:val="35B89863"/>
    <w:rsid w:val="35BB3931"/>
    <w:rsid w:val="35BC240B"/>
    <w:rsid w:val="35C754B2"/>
    <w:rsid w:val="35C80E12"/>
    <w:rsid w:val="35CA166B"/>
    <w:rsid w:val="35CDFB08"/>
    <w:rsid w:val="35CF8C36"/>
    <w:rsid w:val="35D079CD"/>
    <w:rsid w:val="35D22549"/>
    <w:rsid w:val="35DEC1BC"/>
    <w:rsid w:val="35E3424C"/>
    <w:rsid w:val="35E440EF"/>
    <w:rsid w:val="35E5ACF2"/>
    <w:rsid w:val="35E71DE8"/>
    <w:rsid w:val="35E7F0B4"/>
    <w:rsid w:val="35EB66A1"/>
    <w:rsid w:val="35ED9253"/>
    <w:rsid w:val="35FA7CD6"/>
    <w:rsid w:val="35FA8736"/>
    <w:rsid w:val="35FB346C"/>
    <w:rsid w:val="36000690"/>
    <w:rsid w:val="360373A2"/>
    <w:rsid w:val="360535D4"/>
    <w:rsid w:val="361B97CB"/>
    <w:rsid w:val="3626B726"/>
    <w:rsid w:val="362B6E4F"/>
    <w:rsid w:val="362BEAEE"/>
    <w:rsid w:val="3630D60C"/>
    <w:rsid w:val="3631C011"/>
    <w:rsid w:val="3633DE47"/>
    <w:rsid w:val="3637F524"/>
    <w:rsid w:val="363C142E"/>
    <w:rsid w:val="363F96B1"/>
    <w:rsid w:val="364797CF"/>
    <w:rsid w:val="364F3465"/>
    <w:rsid w:val="365274A2"/>
    <w:rsid w:val="3654E0C6"/>
    <w:rsid w:val="365A807F"/>
    <w:rsid w:val="365BC1A3"/>
    <w:rsid w:val="365CE755"/>
    <w:rsid w:val="3666F5D8"/>
    <w:rsid w:val="36756C4C"/>
    <w:rsid w:val="367D8B25"/>
    <w:rsid w:val="368178ED"/>
    <w:rsid w:val="3682611F"/>
    <w:rsid w:val="36831DB0"/>
    <w:rsid w:val="36881D68"/>
    <w:rsid w:val="3691D8F2"/>
    <w:rsid w:val="369A32A5"/>
    <w:rsid w:val="369C6E72"/>
    <w:rsid w:val="36A145C5"/>
    <w:rsid w:val="36A43B47"/>
    <w:rsid w:val="36C6FA17"/>
    <w:rsid w:val="36C83251"/>
    <w:rsid w:val="36C87549"/>
    <w:rsid w:val="36C8AC00"/>
    <w:rsid w:val="36CE3DF8"/>
    <w:rsid w:val="36D1D19E"/>
    <w:rsid w:val="36D3CAB9"/>
    <w:rsid w:val="36DDBD51"/>
    <w:rsid w:val="36EAF732"/>
    <w:rsid w:val="36ED8C24"/>
    <w:rsid w:val="36F21235"/>
    <w:rsid w:val="36FAC15E"/>
    <w:rsid w:val="36FF3429"/>
    <w:rsid w:val="36FF67AB"/>
    <w:rsid w:val="37056511"/>
    <w:rsid w:val="370ABF74"/>
    <w:rsid w:val="3716FFC1"/>
    <w:rsid w:val="3717D5DA"/>
    <w:rsid w:val="3718C4C4"/>
    <w:rsid w:val="372009F3"/>
    <w:rsid w:val="37242AD8"/>
    <w:rsid w:val="3734B1C1"/>
    <w:rsid w:val="373D0FF1"/>
    <w:rsid w:val="373FB60F"/>
    <w:rsid w:val="37463795"/>
    <w:rsid w:val="3748ECCA"/>
    <w:rsid w:val="3748ED1E"/>
    <w:rsid w:val="374E477C"/>
    <w:rsid w:val="375014C4"/>
    <w:rsid w:val="375171EB"/>
    <w:rsid w:val="375295C9"/>
    <w:rsid w:val="3755E31F"/>
    <w:rsid w:val="375C81AC"/>
    <w:rsid w:val="376E5F41"/>
    <w:rsid w:val="3772714C"/>
    <w:rsid w:val="377B1612"/>
    <w:rsid w:val="3782D3AF"/>
    <w:rsid w:val="3785929B"/>
    <w:rsid w:val="37865DC1"/>
    <w:rsid w:val="378774BF"/>
    <w:rsid w:val="378AB0CE"/>
    <w:rsid w:val="378C763B"/>
    <w:rsid w:val="37982035"/>
    <w:rsid w:val="37A04040"/>
    <w:rsid w:val="37A493EE"/>
    <w:rsid w:val="37A64A2C"/>
    <w:rsid w:val="37A718EF"/>
    <w:rsid w:val="37ABD93B"/>
    <w:rsid w:val="37AC1058"/>
    <w:rsid w:val="37AE8474"/>
    <w:rsid w:val="37BC82CB"/>
    <w:rsid w:val="37BDAE1D"/>
    <w:rsid w:val="37C18503"/>
    <w:rsid w:val="37C6D9CC"/>
    <w:rsid w:val="37C6E272"/>
    <w:rsid w:val="37C95730"/>
    <w:rsid w:val="37D0ECDC"/>
    <w:rsid w:val="37D3667F"/>
    <w:rsid w:val="37D4AF93"/>
    <w:rsid w:val="37DBC7F8"/>
    <w:rsid w:val="37E5DB43"/>
    <w:rsid w:val="37E64237"/>
    <w:rsid w:val="37ED74F7"/>
    <w:rsid w:val="37F51E70"/>
    <w:rsid w:val="37F65437"/>
    <w:rsid w:val="37F8FE6A"/>
    <w:rsid w:val="37FD7681"/>
    <w:rsid w:val="37FF3D1D"/>
    <w:rsid w:val="380093A9"/>
    <w:rsid w:val="3808FD56"/>
    <w:rsid w:val="3809C387"/>
    <w:rsid w:val="38125F5E"/>
    <w:rsid w:val="3818DF95"/>
    <w:rsid w:val="381991B3"/>
    <w:rsid w:val="381B69DA"/>
    <w:rsid w:val="381D302E"/>
    <w:rsid w:val="381FBF62"/>
    <w:rsid w:val="38281170"/>
    <w:rsid w:val="382A2BC2"/>
    <w:rsid w:val="382ABD72"/>
    <w:rsid w:val="382BB260"/>
    <w:rsid w:val="383856A6"/>
    <w:rsid w:val="383FB087"/>
    <w:rsid w:val="3840B982"/>
    <w:rsid w:val="3842779B"/>
    <w:rsid w:val="38432055"/>
    <w:rsid w:val="38493907"/>
    <w:rsid w:val="384C7627"/>
    <w:rsid w:val="385546D5"/>
    <w:rsid w:val="38593390"/>
    <w:rsid w:val="385B5160"/>
    <w:rsid w:val="385CE194"/>
    <w:rsid w:val="385D2E65"/>
    <w:rsid w:val="3860621B"/>
    <w:rsid w:val="3862E5FD"/>
    <w:rsid w:val="386A3C1C"/>
    <w:rsid w:val="3870D65B"/>
    <w:rsid w:val="3871B832"/>
    <w:rsid w:val="3874E11A"/>
    <w:rsid w:val="3875CC81"/>
    <w:rsid w:val="387D9C83"/>
    <w:rsid w:val="387F6B63"/>
    <w:rsid w:val="3882EAFA"/>
    <w:rsid w:val="3886C89D"/>
    <w:rsid w:val="3889D931"/>
    <w:rsid w:val="3894DDCC"/>
    <w:rsid w:val="3895BDE0"/>
    <w:rsid w:val="3898F045"/>
    <w:rsid w:val="389C0E2A"/>
    <w:rsid w:val="389C3096"/>
    <w:rsid w:val="389E0341"/>
    <w:rsid w:val="389FBD90"/>
    <w:rsid w:val="38A110AD"/>
    <w:rsid w:val="38A2572B"/>
    <w:rsid w:val="38A27F51"/>
    <w:rsid w:val="38C2060B"/>
    <w:rsid w:val="38CB6286"/>
    <w:rsid w:val="38CE4BB1"/>
    <w:rsid w:val="38E22D03"/>
    <w:rsid w:val="39031AAB"/>
    <w:rsid w:val="390B7FA1"/>
    <w:rsid w:val="391005AA"/>
    <w:rsid w:val="3911A6CA"/>
    <w:rsid w:val="3911E7B6"/>
    <w:rsid w:val="3913FDA6"/>
    <w:rsid w:val="391783C9"/>
    <w:rsid w:val="391828E9"/>
    <w:rsid w:val="391C5728"/>
    <w:rsid w:val="391C67AD"/>
    <w:rsid w:val="391C8BAB"/>
    <w:rsid w:val="391FAE46"/>
    <w:rsid w:val="3929335F"/>
    <w:rsid w:val="3935A7B6"/>
    <w:rsid w:val="393C9047"/>
    <w:rsid w:val="393C9CCB"/>
    <w:rsid w:val="393F4EFC"/>
    <w:rsid w:val="39415CA8"/>
    <w:rsid w:val="3943D771"/>
    <w:rsid w:val="394446B4"/>
    <w:rsid w:val="394483E7"/>
    <w:rsid w:val="39453EE8"/>
    <w:rsid w:val="39511B2C"/>
    <w:rsid w:val="39567901"/>
    <w:rsid w:val="3956C4DF"/>
    <w:rsid w:val="395DDA8E"/>
    <w:rsid w:val="3960766E"/>
    <w:rsid w:val="39799FA8"/>
    <w:rsid w:val="397CF3F5"/>
    <w:rsid w:val="39868A44"/>
    <w:rsid w:val="398A6CFF"/>
    <w:rsid w:val="39A5B7FF"/>
    <w:rsid w:val="39ADEC8D"/>
    <w:rsid w:val="39AEEF9A"/>
    <w:rsid w:val="39B29455"/>
    <w:rsid w:val="39BBF904"/>
    <w:rsid w:val="39BED419"/>
    <w:rsid w:val="39C2CD41"/>
    <w:rsid w:val="39C55B35"/>
    <w:rsid w:val="39C8C178"/>
    <w:rsid w:val="39C91C59"/>
    <w:rsid w:val="39D2553B"/>
    <w:rsid w:val="39D2D644"/>
    <w:rsid w:val="39D45EE7"/>
    <w:rsid w:val="39D47CAA"/>
    <w:rsid w:val="39D86659"/>
    <w:rsid w:val="39E3716C"/>
    <w:rsid w:val="39E942D5"/>
    <w:rsid w:val="39EA345C"/>
    <w:rsid w:val="39F8847E"/>
    <w:rsid w:val="39FA6691"/>
    <w:rsid w:val="39FAA5E5"/>
    <w:rsid w:val="39FBEE1E"/>
    <w:rsid w:val="39FC70B5"/>
    <w:rsid w:val="3A0020D3"/>
    <w:rsid w:val="3A077621"/>
    <w:rsid w:val="3A0858EB"/>
    <w:rsid w:val="3A09D74A"/>
    <w:rsid w:val="3A0BA09C"/>
    <w:rsid w:val="3A0E7130"/>
    <w:rsid w:val="3A1421AA"/>
    <w:rsid w:val="3A19A945"/>
    <w:rsid w:val="3A1B33FE"/>
    <w:rsid w:val="3A227A25"/>
    <w:rsid w:val="3A233EEB"/>
    <w:rsid w:val="3A267196"/>
    <w:rsid w:val="3A273F82"/>
    <w:rsid w:val="3A2A531A"/>
    <w:rsid w:val="3A2DA144"/>
    <w:rsid w:val="3A2EC65D"/>
    <w:rsid w:val="3A2F7A37"/>
    <w:rsid w:val="3A308C88"/>
    <w:rsid w:val="3A330A74"/>
    <w:rsid w:val="3A36FA43"/>
    <w:rsid w:val="3A374AA7"/>
    <w:rsid w:val="3A37A84D"/>
    <w:rsid w:val="3A37BCCA"/>
    <w:rsid w:val="3A380D68"/>
    <w:rsid w:val="3A3A85A1"/>
    <w:rsid w:val="3A473F4D"/>
    <w:rsid w:val="3A48211E"/>
    <w:rsid w:val="3A4A6681"/>
    <w:rsid w:val="3A4B034B"/>
    <w:rsid w:val="3A4E918E"/>
    <w:rsid w:val="3A56B32F"/>
    <w:rsid w:val="3A5AC027"/>
    <w:rsid w:val="3A63A1C9"/>
    <w:rsid w:val="3A6A3B14"/>
    <w:rsid w:val="3A6D4256"/>
    <w:rsid w:val="3A6E5980"/>
    <w:rsid w:val="3A7113E8"/>
    <w:rsid w:val="3A7388D7"/>
    <w:rsid w:val="3A753DB6"/>
    <w:rsid w:val="3A77BF68"/>
    <w:rsid w:val="3A7A53B0"/>
    <w:rsid w:val="3A7AE580"/>
    <w:rsid w:val="3A802039"/>
    <w:rsid w:val="3A806F8A"/>
    <w:rsid w:val="3A844EA4"/>
    <w:rsid w:val="3A8734D2"/>
    <w:rsid w:val="3A8DBF5E"/>
    <w:rsid w:val="3A8E9168"/>
    <w:rsid w:val="3A904F99"/>
    <w:rsid w:val="3A920FB4"/>
    <w:rsid w:val="3A971F68"/>
    <w:rsid w:val="3A98B49C"/>
    <w:rsid w:val="3AA12E31"/>
    <w:rsid w:val="3AA43BDC"/>
    <w:rsid w:val="3AB1109A"/>
    <w:rsid w:val="3AB64226"/>
    <w:rsid w:val="3AB72FAB"/>
    <w:rsid w:val="3AB7693F"/>
    <w:rsid w:val="3ABAB6A0"/>
    <w:rsid w:val="3ABD3294"/>
    <w:rsid w:val="3ABD4FFA"/>
    <w:rsid w:val="3AC0D3D5"/>
    <w:rsid w:val="3ACAD364"/>
    <w:rsid w:val="3ACB0FFF"/>
    <w:rsid w:val="3AD94063"/>
    <w:rsid w:val="3ADA6DA9"/>
    <w:rsid w:val="3ADD9560"/>
    <w:rsid w:val="3ADEA540"/>
    <w:rsid w:val="3ADEAD1D"/>
    <w:rsid w:val="3AEC0A2C"/>
    <w:rsid w:val="3AF61726"/>
    <w:rsid w:val="3AF938F3"/>
    <w:rsid w:val="3AF94716"/>
    <w:rsid w:val="3B012CAC"/>
    <w:rsid w:val="3B0275E6"/>
    <w:rsid w:val="3B0540FD"/>
    <w:rsid w:val="3B112A86"/>
    <w:rsid w:val="3B12116C"/>
    <w:rsid w:val="3B1249E4"/>
    <w:rsid w:val="3B1748D3"/>
    <w:rsid w:val="3B1787F4"/>
    <w:rsid w:val="3B1F6F3E"/>
    <w:rsid w:val="3B2CD806"/>
    <w:rsid w:val="3B3538F7"/>
    <w:rsid w:val="3B38DE15"/>
    <w:rsid w:val="3B3BDF3D"/>
    <w:rsid w:val="3B411FD1"/>
    <w:rsid w:val="3B46FF3A"/>
    <w:rsid w:val="3B49921B"/>
    <w:rsid w:val="3B55AC4C"/>
    <w:rsid w:val="3B56AE0C"/>
    <w:rsid w:val="3B5B014B"/>
    <w:rsid w:val="3B6265FB"/>
    <w:rsid w:val="3B72FC3D"/>
    <w:rsid w:val="3B76D740"/>
    <w:rsid w:val="3B87520D"/>
    <w:rsid w:val="3B8CB693"/>
    <w:rsid w:val="3B8F2C25"/>
    <w:rsid w:val="3B8FE961"/>
    <w:rsid w:val="3B90CCDC"/>
    <w:rsid w:val="3B9C1323"/>
    <w:rsid w:val="3B9D578B"/>
    <w:rsid w:val="3B9DFC3F"/>
    <w:rsid w:val="3BB1E88A"/>
    <w:rsid w:val="3BB201D3"/>
    <w:rsid w:val="3BB32FC3"/>
    <w:rsid w:val="3BB38A90"/>
    <w:rsid w:val="3BB412DF"/>
    <w:rsid w:val="3BB78D17"/>
    <w:rsid w:val="3BC2029A"/>
    <w:rsid w:val="3BC20D6D"/>
    <w:rsid w:val="3BC3350A"/>
    <w:rsid w:val="3BCA2A7E"/>
    <w:rsid w:val="3BCADFD5"/>
    <w:rsid w:val="3BD0DA14"/>
    <w:rsid w:val="3BD11461"/>
    <w:rsid w:val="3BD75E52"/>
    <w:rsid w:val="3BDD6A72"/>
    <w:rsid w:val="3BE1A8CA"/>
    <w:rsid w:val="3BE34A6F"/>
    <w:rsid w:val="3BEDADD3"/>
    <w:rsid w:val="3BF1A43E"/>
    <w:rsid w:val="3BF3F1C1"/>
    <w:rsid w:val="3BF44250"/>
    <w:rsid w:val="3BF6C359"/>
    <w:rsid w:val="3BFFF920"/>
    <w:rsid w:val="3C00188A"/>
    <w:rsid w:val="3C07A8CC"/>
    <w:rsid w:val="3C080283"/>
    <w:rsid w:val="3C09A225"/>
    <w:rsid w:val="3C09ABC7"/>
    <w:rsid w:val="3C127AEE"/>
    <w:rsid w:val="3C1CA8B4"/>
    <w:rsid w:val="3C228C6C"/>
    <w:rsid w:val="3C23763D"/>
    <w:rsid w:val="3C2D62C1"/>
    <w:rsid w:val="3C36F49C"/>
    <w:rsid w:val="3C3833DB"/>
    <w:rsid w:val="3C4AA514"/>
    <w:rsid w:val="3C5A4D00"/>
    <w:rsid w:val="3C5C5488"/>
    <w:rsid w:val="3C5CD8C6"/>
    <w:rsid w:val="3C6007DB"/>
    <w:rsid w:val="3C60BA32"/>
    <w:rsid w:val="3C61D7BB"/>
    <w:rsid w:val="3C679CCB"/>
    <w:rsid w:val="3C6956C8"/>
    <w:rsid w:val="3C6C182B"/>
    <w:rsid w:val="3C794F40"/>
    <w:rsid w:val="3C7E893B"/>
    <w:rsid w:val="3C8D4727"/>
    <w:rsid w:val="3C949A10"/>
    <w:rsid w:val="3C95E3EF"/>
    <w:rsid w:val="3C9A742B"/>
    <w:rsid w:val="3C9CF1F8"/>
    <w:rsid w:val="3CA1A583"/>
    <w:rsid w:val="3CA86F91"/>
    <w:rsid w:val="3CAC7B93"/>
    <w:rsid w:val="3CADFE6E"/>
    <w:rsid w:val="3CB24C09"/>
    <w:rsid w:val="3CBA8297"/>
    <w:rsid w:val="3CBEA5C8"/>
    <w:rsid w:val="3CC02154"/>
    <w:rsid w:val="3CC23826"/>
    <w:rsid w:val="3CC25807"/>
    <w:rsid w:val="3CC3E92D"/>
    <w:rsid w:val="3CC45508"/>
    <w:rsid w:val="3CC58C07"/>
    <w:rsid w:val="3CC84274"/>
    <w:rsid w:val="3CCD3CA4"/>
    <w:rsid w:val="3CCE99EC"/>
    <w:rsid w:val="3CCFB508"/>
    <w:rsid w:val="3CD42DFF"/>
    <w:rsid w:val="3CD5D86B"/>
    <w:rsid w:val="3CDA796A"/>
    <w:rsid w:val="3CDD8260"/>
    <w:rsid w:val="3CDD9C29"/>
    <w:rsid w:val="3CDF3459"/>
    <w:rsid w:val="3CE4C8D4"/>
    <w:rsid w:val="3CE53198"/>
    <w:rsid w:val="3CE5AF11"/>
    <w:rsid w:val="3CE9FFE7"/>
    <w:rsid w:val="3CF20D35"/>
    <w:rsid w:val="3CF764AD"/>
    <w:rsid w:val="3CF7A2D0"/>
    <w:rsid w:val="3CFFC55C"/>
    <w:rsid w:val="3D045CB4"/>
    <w:rsid w:val="3D14C685"/>
    <w:rsid w:val="3D15157E"/>
    <w:rsid w:val="3D182953"/>
    <w:rsid w:val="3D1D7AA7"/>
    <w:rsid w:val="3D1EF6D6"/>
    <w:rsid w:val="3D225B7C"/>
    <w:rsid w:val="3D2BC4B4"/>
    <w:rsid w:val="3D3130A3"/>
    <w:rsid w:val="3D3E98F0"/>
    <w:rsid w:val="3D465114"/>
    <w:rsid w:val="3D56294B"/>
    <w:rsid w:val="3D57BE77"/>
    <w:rsid w:val="3D62F580"/>
    <w:rsid w:val="3D68F1A3"/>
    <w:rsid w:val="3D6DD991"/>
    <w:rsid w:val="3D700469"/>
    <w:rsid w:val="3D70C4E9"/>
    <w:rsid w:val="3D7ADBAC"/>
    <w:rsid w:val="3D88BF09"/>
    <w:rsid w:val="3D8DE54C"/>
    <w:rsid w:val="3D90A195"/>
    <w:rsid w:val="3D965C29"/>
    <w:rsid w:val="3DA68DED"/>
    <w:rsid w:val="3DAC1173"/>
    <w:rsid w:val="3DB1B66D"/>
    <w:rsid w:val="3DBBED08"/>
    <w:rsid w:val="3DC0D453"/>
    <w:rsid w:val="3DC1E8D7"/>
    <w:rsid w:val="3DC5EFEA"/>
    <w:rsid w:val="3DC6AB0D"/>
    <w:rsid w:val="3DCC0143"/>
    <w:rsid w:val="3DCDAB8A"/>
    <w:rsid w:val="3DCF0D4B"/>
    <w:rsid w:val="3DD4F2F3"/>
    <w:rsid w:val="3DD5CA36"/>
    <w:rsid w:val="3DD7E539"/>
    <w:rsid w:val="3DD9A9E6"/>
    <w:rsid w:val="3DE2587E"/>
    <w:rsid w:val="3DE437C9"/>
    <w:rsid w:val="3DE5044A"/>
    <w:rsid w:val="3DE684A7"/>
    <w:rsid w:val="3DE9D8EA"/>
    <w:rsid w:val="3DEB7F55"/>
    <w:rsid w:val="3DEEC465"/>
    <w:rsid w:val="3DEF4245"/>
    <w:rsid w:val="3DF46F72"/>
    <w:rsid w:val="3DFBB60F"/>
    <w:rsid w:val="3E007ED3"/>
    <w:rsid w:val="3E00F129"/>
    <w:rsid w:val="3E0CEE0C"/>
    <w:rsid w:val="3E10016A"/>
    <w:rsid w:val="3E12318F"/>
    <w:rsid w:val="3E12A313"/>
    <w:rsid w:val="3E18FC68"/>
    <w:rsid w:val="3E1997F7"/>
    <w:rsid w:val="3E1D4C6B"/>
    <w:rsid w:val="3E235788"/>
    <w:rsid w:val="3E27C568"/>
    <w:rsid w:val="3E2B30F7"/>
    <w:rsid w:val="3E2D48C8"/>
    <w:rsid w:val="3E3079CD"/>
    <w:rsid w:val="3E32CDD6"/>
    <w:rsid w:val="3E389B55"/>
    <w:rsid w:val="3E3C392C"/>
    <w:rsid w:val="3E3E9E83"/>
    <w:rsid w:val="3E40F794"/>
    <w:rsid w:val="3E46F609"/>
    <w:rsid w:val="3E4AF8F7"/>
    <w:rsid w:val="3E4CD9DB"/>
    <w:rsid w:val="3E50BAA2"/>
    <w:rsid w:val="3E51A235"/>
    <w:rsid w:val="3E55F98E"/>
    <w:rsid w:val="3E572529"/>
    <w:rsid w:val="3E57CC6B"/>
    <w:rsid w:val="3E5AA83F"/>
    <w:rsid w:val="3E618F8C"/>
    <w:rsid w:val="3E61B052"/>
    <w:rsid w:val="3E62D7EE"/>
    <w:rsid w:val="3E6B9166"/>
    <w:rsid w:val="3E6ED274"/>
    <w:rsid w:val="3E6F6954"/>
    <w:rsid w:val="3E6FB507"/>
    <w:rsid w:val="3E74E2D8"/>
    <w:rsid w:val="3E76CCD2"/>
    <w:rsid w:val="3E77BB2A"/>
    <w:rsid w:val="3E8064A7"/>
    <w:rsid w:val="3E85BBDC"/>
    <w:rsid w:val="3E8C40E6"/>
    <w:rsid w:val="3E8C7C5D"/>
    <w:rsid w:val="3E8D5ACD"/>
    <w:rsid w:val="3E900AC6"/>
    <w:rsid w:val="3E94E935"/>
    <w:rsid w:val="3E9C1D63"/>
    <w:rsid w:val="3EA7E2F4"/>
    <w:rsid w:val="3EAFD375"/>
    <w:rsid w:val="3EB47F04"/>
    <w:rsid w:val="3EB8AE24"/>
    <w:rsid w:val="3EBB05A6"/>
    <w:rsid w:val="3EC39D0C"/>
    <w:rsid w:val="3ED50C4F"/>
    <w:rsid w:val="3ED62F4D"/>
    <w:rsid w:val="3ED6F74C"/>
    <w:rsid w:val="3ED9F144"/>
    <w:rsid w:val="3EDA96DA"/>
    <w:rsid w:val="3EE138F0"/>
    <w:rsid w:val="3EE3A156"/>
    <w:rsid w:val="3EEBE7DC"/>
    <w:rsid w:val="3EEC3304"/>
    <w:rsid w:val="3EF37ED1"/>
    <w:rsid w:val="3EF3B807"/>
    <w:rsid w:val="3EF96FC2"/>
    <w:rsid w:val="3EF98609"/>
    <w:rsid w:val="3EFA68C1"/>
    <w:rsid w:val="3EFE9EF0"/>
    <w:rsid w:val="3F013FAC"/>
    <w:rsid w:val="3F01660A"/>
    <w:rsid w:val="3F07CE2E"/>
    <w:rsid w:val="3F0832E1"/>
    <w:rsid w:val="3F09D38F"/>
    <w:rsid w:val="3F0A9EB2"/>
    <w:rsid w:val="3F104A14"/>
    <w:rsid w:val="3F11D6A1"/>
    <w:rsid w:val="3F1346C9"/>
    <w:rsid w:val="3F141A92"/>
    <w:rsid w:val="3F1747D1"/>
    <w:rsid w:val="3F20F9BA"/>
    <w:rsid w:val="3F2202B1"/>
    <w:rsid w:val="3F355FFE"/>
    <w:rsid w:val="3F4A13C6"/>
    <w:rsid w:val="3F4AFD23"/>
    <w:rsid w:val="3F4CF98F"/>
    <w:rsid w:val="3F50F2D7"/>
    <w:rsid w:val="3F57770C"/>
    <w:rsid w:val="3F57BFC7"/>
    <w:rsid w:val="3F63DE3C"/>
    <w:rsid w:val="3F65E6DF"/>
    <w:rsid w:val="3F6AD673"/>
    <w:rsid w:val="3F786398"/>
    <w:rsid w:val="3F7A2045"/>
    <w:rsid w:val="3F7B43DD"/>
    <w:rsid w:val="3F7D78C3"/>
    <w:rsid w:val="3F86D476"/>
    <w:rsid w:val="3F8B3C04"/>
    <w:rsid w:val="3F8B3F85"/>
    <w:rsid w:val="3F8E1225"/>
    <w:rsid w:val="3F94348B"/>
    <w:rsid w:val="3F9AA18C"/>
    <w:rsid w:val="3F9CDF97"/>
    <w:rsid w:val="3FA07770"/>
    <w:rsid w:val="3FA41AC9"/>
    <w:rsid w:val="3FA5BC50"/>
    <w:rsid w:val="3FA709B6"/>
    <w:rsid w:val="3FAA854B"/>
    <w:rsid w:val="3FACA154"/>
    <w:rsid w:val="3FADDECC"/>
    <w:rsid w:val="3FAEF2AB"/>
    <w:rsid w:val="3FB185CB"/>
    <w:rsid w:val="3FB2C8B5"/>
    <w:rsid w:val="3FB61984"/>
    <w:rsid w:val="3FB61998"/>
    <w:rsid w:val="3FBA9306"/>
    <w:rsid w:val="3FBAB4D3"/>
    <w:rsid w:val="3FBFE454"/>
    <w:rsid w:val="3FC6AAE5"/>
    <w:rsid w:val="3FC9C576"/>
    <w:rsid w:val="3FCBC3B0"/>
    <w:rsid w:val="3FD1C95B"/>
    <w:rsid w:val="3FD29851"/>
    <w:rsid w:val="3FD6B254"/>
    <w:rsid w:val="3FD6E1ED"/>
    <w:rsid w:val="3FD9391A"/>
    <w:rsid w:val="3FD9D164"/>
    <w:rsid w:val="3FDCF607"/>
    <w:rsid w:val="3FDEA5A3"/>
    <w:rsid w:val="3FE02F14"/>
    <w:rsid w:val="3FE2243A"/>
    <w:rsid w:val="3FE4B9C4"/>
    <w:rsid w:val="3FE54F7C"/>
    <w:rsid w:val="3FE678CD"/>
    <w:rsid w:val="3FED267A"/>
    <w:rsid w:val="3FEE42BD"/>
    <w:rsid w:val="3FF1A82E"/>
    <w:rsid w:val="3FFF122F"/>
    <w:rsid w:val="400107B8"/>
    <w:rsid w:val="4003CCC2"/>
    <w:rsid w:val="400457EE"/>
    <w:rsid w:val="4007F12A"/>
    <w:rsid w:val="4008DE18"/>
    <w:rsid w:val="400A53D0"/>
    <w:rsid w:val="400DA7B0"/>
    <w:rsid w:val="400E2739"/>
    <w:rsid w:val="401E1FE9"/>
    <w:rsid w:val="401FD95A"/>
    <w:rsid w:val="40261D7F"/>
    <w:rsid w:val="402DF7F2"/>
    <w:rsid w:val="4039F2C3"/>
    <w:rsid w:val="403BB284"/>
    <w:rsid w:val="403C0EF7"/>
    <w:rsid w:val="4048E880"/>
    <w:rsid w:val="4056C944"/>
    <w:rsid w:val="405855DF"/>
    <w:rsid w:val="406075DD"/>
    <w:rsid w:val="40636576"/>
    <w:rsid w:val="40682A48"/>
    <w:rsid w:val="406BABAD"/>
    <w:rsid w:val="4076AC2E"/>
    <w:rsid w:val="407B0435"/>
    <w:rsid w:val="40857CA4"/>
    <w:rsid w:val="408F9114"/>
    <w:rsid w:val="40904CA3"/>
    <w:rsid w:val="40925043"/>
    <w:rsid w:val="4096B760"/>
    <w:rsid w:val="4099568B"/>
    <w:rsid w:val="40A2468D"/>
    <w:rsid w:val="40A604D3"/>
    <w:rsid w:val="40A9D3DC"/>
    <w:rsid w:val="40AD60B9"/>
    <w:rsid w:val="40AE1554"/>
    <w:rsid w:val="40B35BA4"/>
    <w:rsid w:val="40B4F352"/>
    <w:rsid w:val="40C2396C"/>
    <w:rsid w:val="40C4A450"/>
    <w:rsid w:val="40C4EFD6"/>
    <w:rsid w:val="40EE37E7"/>
    <w:rsid w:val="40EFF9CF"/>
    <w:rsid w:val="40F2F180"/>
    <w:rsid w:val="40F638FA"/>
    <w:rsid w:val="40F6418C"/>
    <w:rsid w:val="40FAC0A9"/>
    <w:rsid w:val="40FC2AF2"/>
    <w:rsid w:val="40FCFC96"/>
    <w:rsid w:val="4104BD13"/>
    <w:rsid w:val="411021EC"/>
    <w:rsid w:val="41121E52"/>
    <w:rsid w:val="4114222B"/>
    <w:rsid w:val="41154CEB"/>
    <w:rsid w:val="412033F8"/>
    <w:rsid w:val="4133197D"/>
    <w:rsid w:val="41389492"/>
    <w:rsid w:val="413AF15F"/>
    <w:rsid w:val="413B6E8C"/>
    <w:rsid w:val="413C3FF2"/>
    <w:rsid w:val="413CED98"/>
    <w:rsid w:val="413E000C"/>
    <w:rsid w:val="4143EA08"/>
    <w:rsid w:val="4144D367"/>
    <w:rsid w:val="4149AF2D"/>
    <w:rsid w:val="414C4158"/>
    <w:rsid w:val="415227D0"/>
    <w:rsid w:val="41538DBF"/>
    <w:rsid w:val="4153C3D2"/>
    <w:rsid w:val="41541CC3"/>
    <w:rsid w:val="4156ED5E"/>
    <w:rsid w:val="4158CB3B"/>
    <w:rsid w:val="415F07A9"/>
    <w:rsid w:val="4165303C"/>
    <w:rsid w:val="417CDF12"/>
    <w:rsid w:val="41824958"/>
    <w:rsid w:val="41898B05"/>
    <w:rsid w:val="418E731A"/>
    <w:rsid w:val="4197ABE1"/>
    <w:rsid w:val="419D12E1"/>
    <w:rsid w:val="41A13F8A"/>
    <w:rsid w:val="41A1BEA3"/>
    <w:rsid w:val="41A4F1AD"/>
    <w:rsid w:val="41A63C77"/>
    <w:rsid w:val="41A8FF2B"/>
    <w:rsid w:val="41AA88C3"/>
    <w:rsid w:val="41B03B8D"/>
    <w:rsid w:val="41B0FBEC"/>
    <w:rsid w:val="41B2EFE3"/>
    <w:rsid w:val="41B32846"/>
    <w:rsid w:val="41B8B0A5"/>
    <w:rsid w:val="41BCF554"/>
    <w:rsid w:val="41C2344E"/>
    <w:rsid w:val="41C7A6F3"/>
    <w:rsid w:val="41C94B5C"/>
    <w:rsid w:val="41D2CDF4"/>
    <w:rsid w:val="41D3B61D"/>
    <w:rsid w:val="41D79E97"/>
    <w:rsid w:val="41D904E1"/>
    <w:rsid w:val="41DF39B4"/>
    <w:rsid w:val="41E050FA"/>
    <w:rsid w:val="41E3B168"/>
    <w:rsid w:val="41E74103"/>
    <w:rsid w:val="41E98DC0"/>
    <w:rsid w:val="41F242BD"/>
    <w:rsid w:val="41F5C370"/>
    <w:rsid w:val="41F5C4F0"/>
    <w:rsid w:val="41F8861D"/>
    <w:rsid w:val="41FB4436"/>
    <w:rsid w:val="41FE9044"/>
    <w:rsid w:val="4201C999"/>
    <w:rsid w:val="420ACD4B"/>
    <w:rsid w:val="420E98A7"/>
    <w:rsid w:val="42129C83"/>
    <w:rsid w:val="421CF563"/>
    <w:rsid w:val="4220A14E"/>
    <w:rsid w:val="4220BCFB"/>
    <w:rsid w:val="4223889E"/>
    <w:rsid w:val="4224CB27"/>
    <w:rsid w:val="422C8B27"/>
    <w:rsid w:val="4233FFAB"/>
    <w:rsid w:val="423471F0"/>
    <w:rsid w:val="423727BA"/>
    <w:rsid w:val="42376FF4"/>
    <w:rsid w:val="423E25B8"/>
    <w:rsid w:val="4241DA36"/>
    <w:rsid w:val="42441BBE"/>
    <w:rsid w:val="424C9C5D"/>
    <w:rsid w:val="424FCB8A"/>
    <w:rsid w:val="42508956"/>
    <w:rsid w:val="4250A5EA"/>
    <w:rsid w:val="42511258"/>
    <w:rsid w:val="4253FA48"/>
    <w:rsid w:val="425A74D1"/>
    <w:rsid w:val="425ABE53"/>
    <w:rsid w:val="425C9774"/>
    <w:rsid w:val="425E2073"/>
    <w:rsid w:val="426D15B9"/>
    <w:rsid w:val="426E2E5F"/>
    <w:rsid w:val="42702C1B"/>
    <w:rsid w:val="42728572"/>
    <w:rsid w:val="427A9349"/>
    <w:rsid w:val="427F207C"/>
    <w:rsid w:val="427FABC7"/>
    <w:rsid w:val="427FB566"/>
    <w:rsid w:val="428BD242"/>
    <w:rsid w:val="429839F7"/>
    <w:rsid w:val="429C9188"/>
    <w:rsid w:val="42A0A7E9"/>
    <w:rsid w:val="42A89054"/>
    <w:rsid w:val="42A8C02E"/>
    <w:rsid w:val="42A9A515"/>
    <w:rsid w:val="42B03984"/>
    <w:rsid w:val="42B47897"/>
    <w:rsid w:val="42B5532D"/>
    <w:rsid w:val="42B73E8A"/>
    <w:rsid w:val="42B7652D"/>
    <w:rsid w:val="42B7AD2E"/>
    <w:rsid w:val="42B91CB9"/>
    <w:rsid w:val="42B95DD9"/>
    <w:rsid w:val="42BFC2F2"/>
    <w:rsid w:val="42C3CA6B"/>
    <w:rsid w:val="42C41E01"/>
    <w:rsid w:val="42D6B558"/>
    <w:rsid w:val="42D6C6AB"/>
    <w:rsid w:val="42D8FC52"/>
    <w:rsid w:val="42DF3B33"/>
    <w:rsid w:val="42E2203B"/>
    <w:rsid w:val="42E3F818"/>
    <w:rsid w:val="42EFF570"/>
    <w:rsid w:val="42F30B37"/>
    <w:rsid w:val="42F7D382"/>
    <w:rsid w:val="42FB976D"/>
    <w:rsid w:val="42FBD5B7"/>
    <w:rsid w:val="42FF6576"/>
    <w:rsid w:val="430691EF"/>
    <w:rsid w:val="430B46F6"/>
    <w:rsid w:val="430FCE57"/>
    <w:rsid w:val="4317448A"/>
    <w:rsid w:val="4317CF4D"/>
    <w:rsid w:val="431D5415"/>
    <w:rsid w:val="431D5D61"/>
    <w:rsid w:val="431E6190"/>
    <w:rsid w:val="432727E0"/>
    <w:rsid w:val="432C9B5F"/>
    <w:rsid w:val="432FFCCC"/>
    <w:rsid w:val="433179AA"/>
    <w:rsid w:val="43337E4F"/>
    <w:rsid w:val="4334D2A4"/>
    <w:rsid w:val="434374D1"/>
    <w:rsid w:val="43465E5D"/>
    <w:rsid w:val="4346A321"/>
    <w:rsid w:val="4346A4D3"/>
    <w:rsid w:val="434998E1"/>
    <w:rsid w:val="434AA207"/>
    <w:rsid w:val="434BF136"/>
    <w:rsid w:val="435D014F"/>
    <w:rsid w:val="4364E5D5"/>
    <w:rsid w:val="4367EC8C"/>
    <w:rsid w:val="436AD943"/>
    <w:rsid w:val="436C58D1"/>
    <w:rsid w:val="436DD5F2"/>
    <w:rsid w:val="436EEEEA"/>
    <w:rsid w:val="4375EFA5"/>
    <w:rsid w:val="437CCA5F"/>
    <w:rsid w:val="43804A1A"/>
    <w:rsid w:val="4389DFC1"/>
    <w:rsid w:val="438A31D5"/>
    <w:rsid w:val="4395C63A"/>
    <w:rsid w:val="43974B07"/>
    <w:rsid w:val="4397C707"/>
    <w:rsid w:val="43A83C95"/>
    <w:rsid w:val="43B6A742"/>
    <w:rsid w:val="43B95315"/>
    <w:rsid w:val="43BDE0D0"/>
    <w:rsid w:val="43BDF761"/>
    <w:rsid w:val="43C6D8BA"/>
    <w:rsid w:val="43C928B8"/>
    <w:rsid w:val="43C9C149"/>
    <w:rsid w:val="43CE7593"/>
    <w:rsid w:val="43CF9FC0"/>
    <w:rsid w:val="43D04ADA"/>
    <w:rsid w:val="43D05390"/>
    <w:rsid w:val="43D4DDB1"/>
    <w:rsid w:val="43D66E02"/>
    <w:rsid w:val="43D68F24"/>
    <w:rsid w:val="43DA8836"/>
    <w:rsid w:val="43DB69A0"/>
    <w:rsid w:val="43DBC9B7"/>
    <w:rsid w:val="43DE131A"/>
    <w:rsid w:val="43E3232C"/>
    <w:rsid w:val="43EA0D0D"/>
    <w:rsid w:val="43ECD835"/>
    <w:rsid w:val="43F1A4D5"/>
    <w:rsid w:val="43F48187"/>
    <w:rsid w:val="43FD978D"/>
    <w:rsid w:val="441503DA"/>
    <w:rsid w:val="442105DF"/>
    <w:rsid w:val="44232B50"/>
    <w:rsid w:val="4429A8E6"/>
    <w:rsid w:val="4437A388"/>
    <w:rsid w:val="4438271B"/>
    <w:rsid w:val="443913F6"/>
    <w:rsid w:val="44399033"/>
    <w:rsid w:val="443CE59A"/>
    <w:rsid w:val="4448BBB9"/>
    <w:rsid w:val="4449CBA5"/>
    <w:rsid w:val="444D2FC6"/>
    <w:rsid w:val="444E0BB4"/>
    <w:rsid w:val="444E164C"/>
    <w:rsid w:val="444F5A3F"/>
    <w:rsid w:val="4450AED5"/>
    <w:rsid w:val="445303FB"/>
    <w:rsid w:val="445447D8"/>
    <w:rsid w:val="44582502"/>
    <w:rsid w:val="445B9E9C"/>
    <w:rsid w:val="44630F9F"/>
    <w:rsid w:val="4466FAA9"/>
    <w:rsid w:val="446838F0"/>
    <w:rsid w:val="4469B11A"/>
    <w:rsid w:val="4469BBDE"/>
    <w:rsid w:val="446C0EDE"/>
    <w:rsid w:val="446C3F67"/>
    <w:rsid w:val="447155C1"/>
    <w:rsid w:val="4475B9CF"/>
    <w:rsid w:val="4476E9EB"/>
    <w:rsid w:val="4477B7CB"/>
    <w:rsid w:val="447BB7C9"/>
    <w:rsid w:val="447D0231"/>
    <w:rsid w:val="447E8300"/>
    <w:rsid w:val="447EE0FF"/>
    <w:rsid w:val="44814FEF"/>
    <w:rsid w:val="44816B5F"/>
    <w:rsid w:val="448828FA"/>
    <w:rsid w:val="44911F3A"/>
    <w:rsid w:val="449280B7"/>
    <w:rsid w:val="4494314C"/>
    <w:rsid w:val="44965047"/>
    <w:rsid w:val="4497570B"/>
    <w:rsid w:val="449888B8"/>
    <w:rsid w:val="449B5DEC"/>
    <w:rsid w:val="44A2CA29"/>
    <w:rsid w:val="44A6ACC8"/>
    <w:rsid w:val="44AACE30"/>
    <w:rsid w:val="44AC6EA4"/>
    <w:rsid w:val="44AFE191"/>
    <w:rsid w:val="44B4D363"/>
    <w:rsid w:val="44B86FAB"/>
    <w:rsid w:val="44BEDE24"/>
    <w:rsid w:val="44C17C6C"/>
    <w:rsid w:val="44C2F8E7"/>
    <w:rsid w:val="44C4A17D"/>
    <w:rsid w:val="44D2561F"/>
    <w:rsid w:val="44D40B01"/>
    <w:rsid w:val="44D6283F"/>
    <w:rsid w:val="44D6332A"/>
    <w:rsid w:val="44D8D2FD"/>
    <w:rsid w:val="44DF0765"/>
    <w:rsid w:val="44E0AB10"/>
    <w:rsid w:val="44E2EFD3"/>
    <w:rsid w:val="44EC0063"/>
    <w:rsid w:val="44EEC54F"/>
    <w:rsid w:val="44F0478E"/>
    <w:rsid w:val="44F7D8A3"/>
    <w:rsid w:val="44FA11DD"/>
    <w:rsid w:val="44FBBDE1"/>
    <w:rsid w:val="44FEB918"/>
    <w:rsid w:val="450088D6"/>
    <w:rsid w:val="450C19DC"/>
    <w:rsid w:val="450EB887"/>
    <w:rsid w:val="4510A1EA"/>
    <w:rsid w:val="4511DC23"/>
    <w:rsid w:val="4512F3F3"/>
    <w:rsid w:val="451742BC"/>
    <w:rsid w:val="451EF91A"/>
    <w:rsid w:val="4520F57A"/>
    <w:rsid w:val="45252B5E"/>
    <w:rsid w:val="452652D8"/>
    <w:rsid w:val="452B2710"/>
    <w:rsid w:val="452B3EEF"/>
    <w:rsid w:val="4530E4AD"/>
    <w:rsid w:val="4537F8B9"/>
    <w:rsid w:val="45389AE6"/>
    <w:rsid w:val="454142C2"/>
    <w:rsid w:val="4544F311"/>
    <w:rsid w:val="454A9C96"/>
    <w:rsid w:val="454C43C6"/>
    <w:rsid w:val="454D02FB"/>
    <w:rsid w:val="454FB82B"/>
    <w:rsid w:val="45503CA6"/>
    <w:rsid w:val="4554D820"/>
    <w:rsid w:val="455B6F8E"/>
    <w:rsid w:val="455DBC67"/>
    <w:rsid w:val="456C0B02"/>
    <w:rsid w:val="456DFA85"/>
    <w:rsid w:val="45703E96"/>
    <w:rsid w:val="457BE439"/>
    <w:rsid w:val="458437E6"/>
    <w:rsid w:val="458823A9"/>
    <w:rsid w:val="458ABF58"/>
    <w:rsid w:val="459FA6F9"/>
    <w:rsid w:val="45A3DC67"/>
    <w:rsid w:val="45AC70C4"/>
    <w:rsid w:val="45B3E1C0"/>
    <w:rsid w:val="45B7226D"/>
    <w:rsid w:val="45BD733D"/>
    <w:rsid w:val="45C0CBBB"/>
    <w:rsid w:val="45C513D8"/>
    <w:rsid w:val="45C89D91"/>
    <w:rsid w:val="45C90CEC"/>
    <w:rsid w:val="45CB464C"/>
    <w:rsid w:val="45D3EF13"/>
    <w:rsid w:val="45D608DB"/>
    <w:rsid w:val="45D93871"/>
    <w:rsid w:val="45E15F4A"/>
    <w:rsid w:val="45EC69FD"/>
    <w:rsid w:val="45ECAE73"/>
    <w:rsid w:val="45F4F6AC"/>
    <w:rsid w:val="45F62A96"/>
    <w:rsid w:val="460036B4"/>
    <w:rsid w:val="4600BBAB"/>
    <w:rsid w:val="4607A28B"/>
    <w:rsid w:val="460D9E61"/>
    <w:rsid w:val="46116F59"/>
    <w:rsid w:val="4611B57F"/>
    <w:rsid w:val="46135C4D"/>
    <w:rsid w:val="46160B90"/>
    <w:rsid w:val="461687B0"/>
    <w:rsid w:val="461A05A7"/>
    <w:rsid w:val="461D00B5"/>
    <w:rsid w:val="46225A79"/>
    <w:rsid w:val="462C5EB6"/>
    <w:rsid w:val="462E02D3"/>
    <w:rsid w:val="462F76A9"/>
    <w:rsid w:val="46332139"/>
    <w:rsid w:val="4638640F"/>
    <w:rsid w:val="4639337D"/>
    <w:rsid w:val="463991E7"/>
    <w:rsid w:val="463BA258"/>
    <w:rsid w:val="463EA2FA"/>
    <w:rsid w:val="46497157"/>
    <w:rsid w:val="464B8B76"/>
    <w:rsid w:val="464C5F3E"/>
    <w:rsid w:val="464EDA6C"/>
    <w:rsid w:val="464F855A"/>
    <w:rsid w:val="464FC727"/>
    <w:rsid w:val="46530DF5"/>
    <w:rsid w:val="465456E7"/>
    <w:rsid w:val="465716E1"/>
    <w:rsid w:val="4658FBC4"/>
    <w:rsid w:val="46591DCF"/>
    <w:rsid w:val="46621325"/>
    <w:rsid w:val="46627ECD"/>
    <w:rsid w:val="4666B480"/>
    <w:rsid w:val="466893C0"/>
    <w:rsid w:val="466D4A85"/>
    <w:rsid w:val="4672EF31"/>
    <w:rsid w:val="4676E23A"/>
    <w:rsid w:val="46791540"/>
    <w:rsid w:val="4680317C"/>
    <w:rsid w:val="4683B9BA"/>
    <w:rsid w:val="46876762"/>
    <w:rsid w:val="468C7A55"/>
    <w:rsid w:val="468CFB3A"/>
    <w:rsid w:val="468FF2EB"/>
    <w:rsid w:val="4695219A"/>
    <w:rsid w:val="469A632D"/>
    <w:rsid w:val="46A51402"/>
    <w:rsid w:val="46AA4C3A"/>
    <w:rsid w:val="46AA9708"/>
    <w:rsid w:val="46B24E8A"/>
    <w:rsid w:val="46B574C0"/>
    <w:rsid w:val="46B70051"/>
    <w:rsid w:val="46B93923"/>
    <w:rsid w:val="46BAC43E"/>
    <w:rsid w:val="46BEB7FE"/>
    <w:rsid w:val="46C569A0"/>
    <w:rsid w:val="46CC0553"/>
    <w:rsid w:val="46D0AD97"/>
    <w:rsid w:val="46D2A6FA"/>
    <w:rsid w:val="46DBEDB9"/>
    <w:rsid w:val="46E20F55"/>
    <w:rsid w:val="46E5C007"/>
    <w:rsid w:val="46E66421"/>
    <w:rsid w:val="46E794BA"/>
    <w:rsid w:val="46E879FB"/>
    <w:rsid w:val="46F02FCA"/>
    <w:rsid w:val="46F911C9"/>
    <w:rsid w:val="46F96C4B"/>
    <w:rsid w:val="47071F37"/>
    <w:rsid w:val="470750FC"/>
    <w:rsid w:val="470D5C72"/>
    <w:rsid w:val="470D7ED3"/>
    <w:rsid w:val="4712B1CC"/>
    <w:rsid w:val="4713BD7B"/>
    <w:rsid w:val="4713C777"/>
    <w:rsid w:val="47141FE9"/>
    <w:rsid w:val="4720EB10"/>
    <w:rsid w:val="4728952F"/>
    <w:rsid w:val="4734A401"/>
    <w:rsid w:val="4742174D"/>
    <w:rsid w:val="4743604E"/>
    <w:rsid w:val="47462780"/>
    <w:rsid w:val="4749AB40"/>
    <w:rsid w:val="474B22BC"/>
    <w:rsid w:val="4753BE4D"/>
    <w:rsid w:val="47544941"/>
    <w:rsid w:val="47590BB5"/>
    <w:rsid w:val="475E3D85"/>
    <w:rsid w:val="475EAF6E"/>
    <w:rsid w:val="47640667"/>
    <w:rsid w:val="47698228"/>
    <w:rsid w:val="476ACC87"/>
    <w:rsid w:val="476B87D0"/>
    <w:rsid w:val="47717233"/>
    <w:rsid w:val="47765E20"/>
    <w:rsid w:val="4777170B"/>
    <w:rsid w:val="4778056D"/>
    <w:rsid w:val="4779A5BE"/>
    <w:rsid w:val="4779ED17"/>
    <w:rsid w:val="478986DD"/>
    <w:rsid w:val="4789F31F"/>
    <w:rsid w:val="478D57BB"/>
    <w:rsid w:val="4793C33C"/>
    <w:rsid w:val="479B3E6D"/>
    <w:rsid w:val="47A8A7F6"/>
    <w:rsid w:val="47ADF489"/>
    <w:rsid w:val="47B047C9"/>
    <w:rsid w:val="47B4D507"/>
    <w:rsid w:val="47C9A6D1"/>
    <w:rsid w:val="47CFF98B"/>
    <w:rsid w:val="47D12FC4"/>
    <w:rsid w:val="47D77279"/>
    <w:rsid w:val="47E59692"/>
    <w:rsid w:val="47E64F46"/>
    <w:rsid w:val="47EC1137"/>
    <w:rsid w:val="47F0E6F4"/>
    <w:rsid w:val="47F7BEE3"/>
    <w:rsid w:val="4800E7B4"/>
    <w:rsid w:val="480550C2"/>
    <w:rsid w:val="4805833F"/>
    <w:rsid w:val="481DA18D"/>
    <w:rsid w:val="481E9B7E"/>
    <w:rsid w:val="48246D2D"/>
    <w:rsid w:val="482564A6"/>
    <w:rsid w:val="48266447"/>
    <w:rsid w:val="482850AA"/>
    <w:rsid w:val="482D8713"/>
    <w:rsid w:val="482F2CB8"/>
    <w:rsid w:val="482FE454"/>
    <w:rsid w:val="483099E2"/>
    <w:rsid w:val="48352692"/>
    <w:rsid w:val="483D7986"/>
    <w:rsid w:val="483EAB95"/>
    <w:rsid w:val="48408898"/>
    <w:rsid w:val="48441914"/>
    <w:rsid w:val="484507B0"/>
    <w:rsid w:val="484A84DB"/>
    <w:rsid w:val="484B3C78"/>
    <w:rsid w:val="484BAF25"/>
    <w:rsid w:val="484FC348"/>
    <w:rsid w:val="4851D6B0"/>
    <w:rsid w:val="48528791"/>
    <w:rsid w:val="485821BB"/>
    <w:rsid w:val="4859C255"/>
    <w:rsid w:val="486CC546"/>
    <w:rsid w:val="48709FCF"/>
    <w:rsid w:val="487392AD"/>
    <w:rsid w:val="4877010E"/>
    <w:rsid w:val="48778561"/>
    <w:rsid w:val="487F5975"/>
    <w:rsid w:val="4880B2CE"/>
    <w:rsid w:val="48850AE2"/>
    <w:rsid w:val="488CCD42"/>
    <w:rsid w:val="48913860"/>
    <w:rsid w:val="4892FAC4"/>
    <w:rsid w:val="4896CF1B"/>
    <w:rsid w:val="489745D3"/>
    <w:rsid w:val="48977D71"/>
    <w:rsid w:val="489ED9B0"/>
    <w:rsid w:val="48B0ADC0"/>
    <w:rsid w:val="48B16343"/>
    <w:rsid w:val="48B69563"/>
    <w:rsid w:val="48B7D4CB"/>
    <w:rsid w:val="48BFE4B3"/>
    <w:rsid w:val="48C3B7F6"/>
    <w:rsid w:val="48CA3CB7"/>
    <w:rsid w:val="48CD9018"/>
    <w:rsid w:val="48D470D4"/>
    <w:rsid w:val="48DBD8CB"/>
    <w:rsid w:val="48DE0C89"/>
    <w:rsid w:val="48E15061"/>
    <w:rsid w:val="48E37F89"/>
    <w:rsid w:val="48E82F8D"/>
    <w:rsid w:val="48EAAE4E"/>
    <w:rsid w:val="48EB5A31"/>
    <w:rsid w:val="48EFA16F"/>
    <w:rsid w:val="48F3007B"/>
    <w:rsid w:val="48F8F799"/>
    <w:rsid w:val="48FDB086"/>
    <w:rsid w:val="48FDDBE6"/>
    <w:rsid w:val="490F0CB3"/>
    <w:rsid w:val="491034CF"/>
    <w:rsid w:val="491061B1"/>
    <w:rsid w:val="4916C93D"/>
    <w:rsid w:val="491C3A97"/>
    <w:rsid w:val="491CF46E"/>
    <w:rsid w:val="491F3410"/>
    <w:rsid w:val="49257052"/>
    <w:rsid w:val="4929C458"/>
    <w:rsid w:val="49334C15"/>
    <w:rsid w:val="4933D7B7"/>
    <w:rsid w:val="493BDE75"/>
    <w:rsid w:val="494917EA"/>
    <w:rsid w:val="49497B94"/>
    <w:rsid w:val="49586C30"/>
    <w:rsid w:val="495939B5"/>
    <w:rsid w:val="495D950E"/>
    <w:rsid w:val="49607B75"/>
    <w:rsid w:val="49657732"/>
    <w:rsid w:val="49675C18"/>
    <w:rsid w:val="496B61A4"/>
    <w:rsid w:val="496D84BE"/>
    <w:rsid w:val="496F2E18"/>
    <w:rsid w:val="4970509A"/>
    <w:rsid w:val="4970CF61"/>
    <w:rsid w:val="497285A0"/>
    <w:rsid w:val="49756BC2"/>
    <w:rsid w:val="497A2075"/>
    <w:rsid w:val="49841D27"/>
    <w:rsid w:val="498B997A"/>
    <w:rsid w:val="498EC76C"/>
    <w:rsid w:val="49912D53"/>
    <w:rsid w:val="49959C14"/>
    <w:rsid w:val="49969FFD"/>
    <w:rsid w:val="4999B70E"/>
    <w:rsid w:val="499A64D8"/>
    <w:rsid w:val="499AA008"/>
    <w:rsid w:val="499DAB4D"/>
    <w:rsid w:val="499E6CEF"/>
    <w:rsid w:val="49A0BB2E"/>
    <w:rsid w:val="49A0C400"/>
    <w:rsid w:val="49AD0B42"/>
    <w:rsid w:val="49AE2B28"/>
    <w:rsid w:val="49B2DF7F"/>
    <w:rsid w:val="49B35019"/>
    <w:rsid w:val="49BD024A"/>
    <w:rsid w:val="49BD5310"/>
    <w:rsid w:val="49BDC595"/>
    <w:rsid w:val="49BE472C"/>
    <w:rsid w:val="49CAB45C"/>
    <w:rsid w:val="49CB2B39"/>
    <w:rsid w:val="49CB7ACB"/>
    <w:rsid w:val="49D62864"/>
    <w:rsid w:val="49D6AA7B"/>
    <w:rsid w:val="49D83BDE"/>
    <w:rsid w:val="49E0111E"/>
    <w:rsid w:val="49E16D7E"/>
    <w:rsid w:val="49EC91CF"/>
    <w:rsid w:val="49EE6623"/>
    <w:rsid w:val="49EF0880"/>
    <w:rsid w:val="49EFFC02"/>
    <w:rsid w:val="49F164F4"/>
    <w:rsid w:val="4A007EDE"/>
    <w:rsid w:val="4A084E59"/>
    <w:rsid w:val="4A09EC97"/>
    <w:rsid w:val="4A1271B0"/>
    <w:rsid w:val="4A1B86B8"/>
    <w:rsid w:val="4A21C466"/>
    <w:rsid w:val="4A21DB5D"/>
    <w:rsid w:val="4A24F81E"/>
    <w:rsid w:val="4A2BC30A"/>
    <w:rsid w:val="4A2EACCF"/>
    <w:rsid w:val="4A3BEF8A"/>
    <w:rsid w:val="4A41D4C2"/>
    <w:rsid w:val="4A47AB77"/>
    <w:rsid w:val="4A48A431"/>
    <w:rsid w:val="4A49C673"/>
    <w:rsid w:val="4A5947CD"/>
    <w:rsid w:val="4A59542A"/>
    <w:rsid w:val="4A59940A"/>
    <w:rsid w:val="4A5B947A"/>
    <w:rsid w:val="4A5BE5FB"/>
    <w:rsid w:val="4A5CF28C"/>
    <w:rsid w:val="4A603A14"/>
    <w:rsid w:val="4A6C2129"/>
    <w:rsid w:val="4A74AFD9"/>
    <w:rsid w:val="4A760783"/>
    <w:rsid w:val="4A7CA0CB"/>
    <w:rsid w:val="4A82AE15"/>
    <w:rsid w:val="4A84FF81"/>
    <w:rsid w:val="4A9A52B2"/>
    <w:rsid w:val="4A9C4DDC"/>
    <w:rsid w:val="4AA291CA"/>
    <w:rsid w:val="4AACF167"/>
    <w:rsid w:val="4AB3DFBC"/>
    <w:rsid w:val="4AB6A4BA"/>
    <w:rsid w:val="4AB8D657"/>
    <w:rsid w:val="4ABB4266"/>
    <w:rsid w:val="4AC64D1E"/>
    <w:rsid w:val="4AC964AA"/>
    <w:rsid w:val="4AC9B183"/>
    <w:rsid w:val="4ADE1ABA"/>
    <w:rsid w:val="4AEE8F26"/>
    <w:rsid w:val="4AF37F1F"/>
    <w:rsid w:val="4AF44BFF"/>
    <w:rsid w:val="4AF65F67"/>
    <w:rsid w:val="4AFF7CC5"/>
    <w:rsid w:val="4B0AB957"/>
    <w:rsid w:val="4B0F9510"/>
    <w:rsid w:val="4B1AF7FB"/>
    <w:rsid w:val="4B2245A0"/>
    <w:rsid w:val="4B248DC8"/>
    <w:rsid w:val="4B27E2AC"/>
    <w:rsid w:val="4B297A76"/>
    <w:rsid w:val="4B2ACA79"/>
    <w:rsid w:val="4B2BC359"/>
    <w:rsid w:val="4B2CAD63"/>
    <w:rsid w:val="4B35E22B"/>
    <w:rsid w:val="4B37699D"/>
    <w:rsid w:val="4B413FD9"/>
    <w:rsid w:val="4B44F00A"/>
    <w:rsid w:val="4B4757D8"/>
    <w:rsid w:val="4B507CAA"/>
    <w:rsid w:val="4B5E6C95"/>
    <w:rsid w:val="4B62BC19"/>
    <w:rsid w:val="4B65DAC7"/>
    <w:rsid w:val="4B684245"/>
    <w:rsid w:val="4B6C030E"/>
    <w:rsid w:val="4B6FE50C"/>
    <w:rsid w:val="4B721C88"/>
    <w:rsid w:val="4B727D4E"/>
    <w:rsid w:val="4B72B92E"/>
    <w:rsid w:val="4B730996"/>
    <w:rsid w:val="4B7426CA"/>
    <w:rsid w:val="4B74E123"/>
    <w:rsid w:val="4B8001CD"/>
    <w:rsid w:val="4B81952F"/>
    <w:rsid w:val="4B834FE7"/>
    <w:rsid w:val="4B85286E"/>
    <w:rsid w:val="4B87D7EB"/>
    <w:rsid w:val="4B892D61"/>
    <w:rsid w:val="4B8A239A"/>
    <w:rsid w:val="4B8B9AED"/>
    <w:rsid w:val="4B92B4A1"/>
    <w:rsid w:val="4B941FB3"/>
    <w:rsid w:val="4BABA9CC"/>
    <w:rsid w:val="4BAC20BD"/>
    <w:rsid w:val="4BB2C9DB"/>
    <w:rsid w:val="4BB4C29F"/>
    <w:rsid w:val="4BBA11F8"/>
    <w:rsid w:val="4BC55478"/>
    <w:rsid w:val="4BC5B423"/>
    <w:rsid w:val="4BC6DAA5"/>
    <w:rsid w:val="4BC9D091"/>
    <w:rsid w:val="4BCA1CF0"/>
    <w:rsid w:val="4BCAD28E"/>
    <w:rsid w:val="4BCCAF6A"/>
    <w:rsid w:val="4BCE470D"/>
    <w:rsid w:val="4BCEDF7D"/>
    <w:rsid w:val="4BD9FF09"/>
    <w:rsid w:val="4BDD6F2F"/>
    <w:rsid w:val="4BEC19B1"/>
    <w:rsid w:val="4BEC40AC"/>
    <w:rsid w:val="4BF38289"/>
    <w:rsid w:val="4BF5E71C"/>
    <w:rsid w:val="4BF73D85"/>
    <w:rsid w:val="4BFE4208"/>
    <w:rsid w:val="4C0049FD"/>
    <w:rsid w:val="4C04C003"/>
    <w:rsid w:val="4C063559"/>
    <w:rsid w:val="4C0680F7"/>
    <w:rsid w:val="4C0CE539"/>
    <w:rsid w:val="4C113152"/>
    <w:rsid w:val="4C116AFA"/>
    <w:rsid w:val="4C147053"/>
    <w:rsid w:val="4C193101"/>
    <w:rsid w:val="4C1B1F30"/>
    <w:rsid w:val="4C200CE6"/>
    <w:rsid w:val="4C23EB56"/>
    <w:rsid w:val="4C2E545E"/>
    <w:rsid w:val="4C301C66"/>
    <w:rsid w:val="4C32B14E"/>
    <w:rsid w:val="4C3FC3AD"/>
    <w:rsid w:val="4C45030E"/>
    <w:rsid w:val="4C4899D5"/>
    <w:rsid w:val="4C4D1317"/>
    <w:rsid w:val="4C5757A5"/>
    <w:rsid w:val="4C60DC28"/>
    <w:rsid w:val="4C67D80D"/>
    <w:rsid w:val="4C7177E7"/>
    <w:rsid w:val="4C729F8C"/>
    <w:rsid w:val="4C73BD1D"/>
    <w:rsid w:val="4C756256"/>
    <w:rsid w:val="4C75F86A"/>
    <w:rsid w:val="4C7A5EBB"/>
    <w:rsid w:val="4C819F6F"/>
    <w:rsid w:val="4C863F5D"/>
    <w:rsid w:val="4C87CA33"/>
    <w:rsid w:val="4C8CFF9D"/>
    <w:rsid w:val="4C8E88F3"/>
    <w:rsid w:val="4C909CF8"/>
    <w:rsid w:val="4C96CBC9"/>
    <w:rsid w:val="4C9B2EAC"/>
    <w:rsid w:val="4C9BF60D"/>
    <w:rsid w:val="4C9FCB34"/>
    <w:rsid w:val="4CA69103"/>
    <w:rsid w:val="4CA913CB"/>
    <w:rsid w:val="4CA9E052"/>
    <w:rsid w:val="4CAA6AFE"/>
    <w:rsid w:val="4CB05563"/>
    <w:rsid w:val="4CB28125"/>
    <w:rsid w:val="4CBABFE4"/>
    <w:rsid w:val="4CC161BE"/>
    <w:rsid w:val="4CC81CB2"/>
    <w:rsid w:val="4CCB421E"/>
    <w:rsid w:val="4CCD168B"/>
    <w:rsid w:val="4CCE00CB"/>
    <w:rsid w:val="4CCE46CA"/>
    <w:rsid w:val="4CD8CC2A"/>
    <w:rsid w:val="4CEA43B7"/>
    <w:rsid w:val="4CEB06FA"/>
    <w:rsid w:val="4CF59B57"/>
    <w:rsid w:val="4CFCF165"/>
    <w:rsid w:val="4CFFFDA4"/>
    <w:rsid w:val="4D003EFB"/>
    <w:rsid w:val="4D041245"/>
    <w:rsid w:val="4D0CA32E"/>
    <w:rsid w:val="4D0F8FA6"/>
    <w:rsid w:val="4D0FF72B"/>
    <w:rsid w:val="4D10B184"/>
    <w:rsid w:val="4D10ED06"/>
    <w:rsid w:val="4D122E2A"/>
    <w:rsid w:val="4D12DAA2"/>
    <w:rsid w:val="4D1732EC"/>
    <w:rsid w:val="4D1A4857"/>
    <w:rsid w:val="4D1AE99D"/>
    <w:rsid w:val="4D1DAD2E"/>
    <w:rsid w:val="4D1F360B"/>
    <w:rsid w:val="4D24A7EF"/>
    <w:rsid w:val="4D25F35E"/>
    <w:rsid w:val="4D336D7E"/>
    <w:rsid w:val="4D371280"/>
    <w:rsid w:val="4D38E180"/>
    <w:rsid w:val="4D3C9828"/>
    <w:rsid w:val="4D3CE0D1"/>
    <w:rsid w:val="4D3DB157"/>
    <w:rsid w:val="4D40D608"/>
    <w:rsid w:val="4D415CEA"/>
    <w:rsid w:val="4D41A07C"/>
    <w:rsid w:val="4D46D9E5"/>
    <w:rsid w:val="4D4BEBD7"/>
    <w:rsid w:val="4D4C3A46"/>
    <w:rsid w:val="4D5346E2"/>
    <w:rsid w:val="4D54E5F4"/>
    <w:rsid w:val="4D701920"/>
    <w:rsid w:val="4D7051BA"/>
    <w:rsid w:val="4D769F90"/>
    <w:rsid w:val="4D7D42A5"/>
    <w:rsid w:val="4D812E4E"/>
    <w:rsid w:val="4D81B26C"/>
    <w:rsid w:val="4D83CB6A"/>
    <w:rsid w:val="4D857572"/>
    <w:rsid w:val="4D885179"/>
    <w:rsid w:val="4D8EC468"/>
    <w:rsid w:val="4D951598"/>
    <w:rsid w:val="4DA55317"/>
    <w:rsid w:val="4DA64CC4"/>
    <w:rsid w:val="4DA6926A"/>
    <w:rsid w:val="4DA6D932"/>
    <w:rsid w:val="4DA7231E"/>
    <w:rsid w:val="4DA7FFF2"/>
    <w:rsid w:val="4DB52B49"/>
    <w:rsid w:val="4DB6A09B"/>
    <w:rsid w:val="4DBB20E9"/>
    <w:rsid w:val="4DBD40F1"/>
    <w:rsid w:val="4DC4C76E"/>
    <w:rsid w:val="4DCCAF42"/>
    <w:rsid w:val="4DCF74AC"/>
    <w:rsid w:val="4DD4D875"/>
    <w:rsid w:val="4DD72361"/>
    <w:rsid w:val="4DD94859"/>
    <w:rsid w:val="4DD9E492"/>
    <w:rsid w:val="4DE91B16"/>
    <w:rsid w:val="4DF3B674"/>
    <w:rsid w:val="4DF6B24C"/>
    <w:rsid w:val="4DFA8782"/>
    <w:rsid w:val="4DFF908C"/>
    <w:rsid w:val="4E0887F4"/>
    <w:rsid w:val="4E0AB3C2"/>
    <w:rsid w:val="4E0F4D43"/>
    <w:rsid w:val="4E1661E3"/>
    <w:rsid w:val="4E16DC4D"/>
    <w:rsid w:val="4E207CF9"/>
    <w:rsid w:val="4E228D62"/>
    <w:rsid w:val="4E27B04A"/>
    <w:rsid w:val="4E27E760"/>
    <w:rsid w:val="4E2B118F"/>
    <w:rsid w:val="4E2FC943"/>
    <w:rsid w:val="4E398798"/>
    <w:rsid w:val="4E3D2D87"/>
    <w:rsid w:val="4E3FFFBA"/>
    <w:rsid w:val="4E53CEAB"/>
    <w:rsid w:val="4E54DD21"/>
    <w:rsid w:val="4E59ED63"/>
    <w:rsid w:val="4E5D8E21"/>
    <w:rsid w:val="4E660EE0"/>
    <w:rsid w:val="4E67B3E3"/>
    <w:rsid w:val="4E6E61B9"/>
    <w:rsid w:val="4E734F7B"/>
    <w:rsid w:val="4E7AF5AD"/>
    <w:rsid w:val="4E7B0965"/>
    <w:rsid w:val="4E7CE2FB"/>
    <w:rsid w:val="4E7D56C7"/>
    <w:rsid w:val="4E80311E"/>
    <w:rsid w:val="4E8E8DA9"/>
    <w:rsid w:val="4EA366F3"/>
    <w:rsid w:val="4EA66D96"/>
    <w:rsid w:val="4EABC3F5"/>
    <w:rsid w:val="4EABE4A2"/>
    <w:rsid w:val="4EAC800A"/>
    <w:rsid w:val="4EB1298E"/>
    <w:rsid w:val="4EB6B1AC"/>
    <w:rsid w:val="4EBB39E8"/>
    <w:rsid w:val="4EC072D8"/>
    <w:rsid w:val="4EC3A3D6"/>
    <w:rsid w:val="4EC49082"/>
    <w:rsid w:val="4ECB4247"/>
    <w:rsid w:val="4ECF75DF"/>
    <w:rsid w:val="4ED0E92C"/>
    <w:rsid w:val="4ED1A3EF"/>
    <w:rsid w:val="4ED659DB"/>
    <w:rsid w:val="4EDBEF23"/>
    <w:rsid w:val="4EE32869"/>
    <w:rsid w:val="4EE79009"/>
    <w:rsid w:val="4EE9CE55"/>
    <w:rsid w:val="4EEA602F"/>
    <w:rsid w:val="4EEAA51F"/>
    <w:rsid w:val="4EEFA6E7"/>
    <w:rsid w:val="4EF6ACD6"/>
    <w:rsid w:val="4EF7A2D9"/>
    <w:rsid w:val="4EFC5341"/>
    <w:rsid w:val="4F02260C"/>
    <w:rsid w:val="4F0BC80C"/>
    <w:rsid w:val="4F102169"/>
    <w:rsid w:val="4F10E791"/>
    <w:rsid w:val="4F135CA1"/>
    <w:rsid w:val="4F19A99C"/>
    <w:rsid w:val="4F1A0BAB"/>
    <w:rsid w:val="4F1B7C1C"/>
    <w:rsid w:val="4F1EFE1E"/>
    <w:rsid w:val="4F263F50"/>
    <w:rsid w:val="4F267B17"/>
    <w:rsid w:val="4F28DE4E"/>
    <w:rsid w:val="4F2AAA53"/>
    <w:rsid w:val="4F2BEFB9"/>
    <w:rsid w:val="4F2EB6E7"/>
    <w:rsid w:val="4F3390AF"/>
    <w:rsid w:val="4F4C5AB3"/>
    <w:rsid w:val="4F4C8506"/>
    <w:rsid w:val="4F4D4E0D"/>
    <w:rsid w:val="4F5A02AF"/>
    <w:rsid w:val="4F5AB8FF"/>
    <w:rsid w:val="4F603FF9"/>
    <w:rsid w:val="4F63ED1B"/>
    <w:rsid w:val="4F64BF53"/>
    <w:rsid w:val="4F692DB4"/>
    <w:rsid w:val="4F708D87"/>
    <w:rsid w:val="4F72C61A"/>
    <w:rsid w:val="4F739DDF"/>
    <w:rsid w:val="4F7D2E91"/>
    <w:rsid w:val="4F830E50"/>
    <w:rsid w:val="4F86307B"/>
    <w:rsid w:val="4F90E17C"/>
    <w:rsid w:val="4F9DEA51"/>
    <w:rsid w:val="4F9E8F42"/>
    <w:rsid w:val="4FA50DDF"/>
    <w:rsid w:val="4FA905F7"/>
    <w:rsid w:val="4FABA893"/>
    <w:rsid w:val="4FAE0FE1"/>
    <w:rsid w:val="4FAE97EC"/>
    <w:rsid w:val="4FAF5D26"/>
    <w:rsid w:val="4FB58239"/>
    <w:rsid w:val="4FB6C497"/>
    <w:rsid w:val="4FC682A8"/>
    <w:rsid w:val="4FCCAE8C"/>
    <w:rsid w:val="4FCE7025"/>
    <w:rsid w:val="4FD7E624"/>
    <w:rsid w:val="4FD855E9"/>
    <w:rsid w:val="4FDB76C6"/>
    <w:rsid w:val="4FE649C2"/>
    <w:rsid w:val="4FEFAD5B"/>
    <w:rsid w:val="50028580"/>
    <w:rsid w:val="5009DC4A"/>
    <w:rsid w:val="5016B45A"/>
    <w:rsid w:val="50180538"/>
    <w:rsid w:val="5018DDD3"/>
    <w:rsid w:val="501D2B89"/>
    <w:rsid w:val="50227A6E"/>
    <w:rsid w:val="50243753"/>
    <w:rsid w:val="502C2128"/>
    <w:rsid w:val="502C58CD"/>
    <w:rsid w:val="503181CA"/>
    <w:rsid w:val="5032E03C"/>
    <w:rsid w:val="5035A227"/>
    <w:rsid w:val="503ECD9D"/>
    <w:rsid w:val="504020EA"/>
    <w:rsid w:val="50430505"/>
    <w:rsid w:val="50448E11"/>
    <w:rsid w:val="504797ED"/>
    <w:rsid w:val="504AE45E"/>
    <w:rsid w:val="50564559"/>
    <w:rsid w:val="50589F9D"/>
    <w:rsid w:val="505A2C6C"/>
    <w:rsid w:val="505DD665"/>
    <w:rsid w:val="5061114E"/>
    <w:rsid w:val="506C4CD6"/>
    <w:rsid w:val="50701D60"/>
    <w:rsid w:val="507420D8"/>
    <w:rsid w:val="50745ADD"/>
    <w:rsid w:val="5078C9EB"/>
    <w:rsid w:val="507FC6B8"/>
    <w:rsid w:val="5081508F"/>
    <w:rsid w:val="5084BBEB"/>
    <w:rsid w:val="5091FC03"/>
    <w:rsid w:val="509C2AB9"/>
    <w:rsid w:val="509E9F33"/>
    <w:rsid w:val="509F5AEF"/>
    <w:rsid w:val="50AA69D8"/>
    <w:rsid w:val="50AB4F04"/>
    <w:rsid w:val="50ADCFC9"/>
    <w:rsid w:val="50B7DF08"/>
    <w:rsid w:val="50BFFDBF"/>
    <w:rsid w:val="50C067E0"/>
    <w:rsid w:val="50CDABAC"/>
    <w:rsid w:val="50CEAAED"/>
    <w:rsid w:val="50D1E8D9"/>
    <w:rsid w:val="50D4E027"/>
    <w:rsid w:val="50D6B9E1"/>
    <w:rsid w:val="50D7DB28"/>
    <w:rsid w:val="50DB92E0"/>
    <w:rsid w:val="50DCD16B"/>
    <w:rsid w:val="50F0521F"/>
    <w:rsid w:val="50F1D005"/>
    <w:rsid w:val="50F89EB6"/>
    <w:rsid w:val="51033890"/>
    <w:rsid w:val="510497B0"/>
    <w:rsid w:val="51073CAC"/>
    <w:rsid w:val="5107DE22"/>
    <w:rsid w:val="51105A0E"/>
    <w:rsid w:val="5117A4DA"/>
    <w:rsid w:val="5129AD27"/>
    <w:rsid w:val="51308A88"/>
    <w:rsid w:val="513389AC"/>
    <w:rsid w:val="5133E848"/>
    <w:rsid w:val="51345775"/>
    <w:rsid w:val="5139F259"/>
    <w:rsid w:val="513BD98F"/>
    <w:rsid w:val="513C0BE4"/>
    <w:rsid w:val="513F8AFC"/>
    <w:rsid w:val="514939A7"/>
    <w:rsid w:val="514CF3E0"/>
    <w:rsid w:val="514F5264"/>
    <w:rsid w:val="515740DF"/>
    <w:rsid w:val="515A5C41"/>
    <w:rsid w:val="515CFC79"/>
    <w:rsid w:val="5165F5FB"/>
    <w:rsid w:val="51688B66"/>
    <w:rsid w:val="516A1F5D"/>
    <w:rsid w:val="5171FC1A"/>
    <w:rsid w:val="51752269"/>
    <w:rsid w:val="51758B86"/>
    <w:rsid w:val="517F8B0C"/>
    <w:rsid w:val="517FCCBF"/>
    <w:rsid w:val="5180E7DF"/>
    <w:rsid w:val="518352DA"/>
    <w:rsid w:val="5197CE60"/>
    <w:rsid w:val="51A4BD1B"/>
    <w:rsid w:val="51A60110"/>
    <w:rsid w:val="51AF95A1"/>
    <w:rsid w:val="51B42848"/>
    <w:rsid w:val="51BE8EBD"/>
    <w:rsid w:val="51C43AF2"/>
    <w:rsid w:val="51C4F1D1"/>
    <w:rsid w:val="51D6C695"/>
    <w:rsid w:val="51DDC0DA"/>
    <w:rsid w:val="51E01179"/>
    <w:rsid w:val="51E3FD6B"/>
    <w:rsid w:val="51E72297"/>
    <w:rsid w:val="51E748C3"/>
    <w:rsid w:val="51E95904"/>
    <w:rsid w:val="51E98F61"/>
    <w:rsid w:val="51ED2D92"/>
    <w:rsid w:val="51EE3475"/>
    <w:rsid w:val="51EEE259"/>
    <w:rsid w:val="51F19A08"/>
    <w:rsid w:val="51F5EC1D"/>
    <w:rsid w:val="520C6CA8"/>
    <w:rsid w:val="520F2220"/>
    <w:rsid w:val="5213DE77"/>
    <w:rsid w:val="521455E2"/>
    <w:rsid w:val="5217F3C5"/>
    <w:rsid w:val="5218EB3B"/>
    <w:rsid w:val="5219B42A"/>
    <w:rsid w:val="521A6880"/>
    <w:rsid w:val="521A7255"/>
    <w:rsid w:val="521AFD14"/>
    <w:rsid w:val="521D3278"/>
    <w:rsid w:val="5220D4BC"/>
    <w:rsid w:val="522225D4"/>
    <w:rsid w:val="5223A517"/>
    <w:rsid w:val="5226A75E"/>
    <w:rsid w:val="522B6069"/>
    <w:rsid w:val="5232606C"/>
    <w:rsid w:val="523666A0"/>
    <w:rsid w:val="5236AD34"/>
    <w:rsid w:val="523B5F14"/>
    <w:rsid w:val="523D5ECB"/>
    <w:rsid w:val="524075DD"/>
    <w:rsid w:val="524EC4B4"/>
    <w:rsid w:val="524FA764"/>
    <w:rsid w:val="52510C20"/>
    <w:rsid w:val="525E354F"/>
    <w:rsid w:val="5260FA77"/>
    <w:rsid w:val="5269B49C"/>
    <w:rsid w:val="526AB7E9"/>
    <w:rsid w:val="52711380"/>
    <w:rsid w:val="5274DD60"/>
    <w:rsid w:val="52764A0D"/>
    <w:rsid w:val="527BFF1F"/>
    <w:rsid w:val="527C2A36"/>
    <w:rsid w:val="528328E5"/>
    <w:rsid w:val="5284A115"/>
    <w:rsid w:val="52889031"/>
    <w:rsid w:val="52892EFE"/>
    <w:rsid w:val="5289F454"/>
    <w:rsid w:val="528C21A9"/>
    <w:rsid w:val="528CFB73"/>
    <w:rsid w:val="52904F26"/>
    <w:rsid w:val="5299C00D"/>
    <w:rsid w:val="529C01FD"/>
    <w:rsid w:val="529C2F62"/>
    <w:rsid w:val="52A07921"/>
    <w:rsid w:val="52A1D230"/>
    <w:rsid w:val="52A42B41"/>
    <w:rsid w:val="52A46CB0"/>
    <w:rsid w:val="52AA0D56"/>
    <w:rsid w:val="52AC4A9D"/>
    <w:rsid w:val="52B13B41"/>
    <w:rsid w:val="52B2EA38"/>
    <w:rsid w:val="52B62785"/>
    <w:rsid w:val="52B6A431"/>
    <w:rsid w:val="52BA872F"/>
    <w:rsid w:val="52BFA415"/>
    <w:rsid w:val="52C2E5CC"/>
    <w:rsid w:val="52C79977"/>
    <w:rsid w:val="52CD0BFC"/>
    <w:rsid w:val="52CF3042"/>
    <w:rsid w:val="52CF79C4"/>
    <w:rsid w:val="52D0C6D6"/>
    <w:rsid w:val="52D1008C"/>
    <w:rsid w:val="52D39FAA"/>
    <w:rsid w:val="52D3C4C8"/>
    <w:rsid w:val="52DB227E"/>
    <w:rsid w:val="52DCC29F"/>
    <w:rsid w:val="52E64099"/>
    <w:rsid w:val="52E69B29"/>
    <w:rsid w:val="52E7C98E"/>
    <w:rsid w:val="52EC479F"/>
    <w:rsid w:val="52EDC000"/>
    <w:rsid w:val="52EFD5B9"/>
    <w:rsid w:val="52F49051"/>
    <w:rsid w:val="52F570B7"/>
    <w:rsid w:val="52F67192"/>
    <w:rsid w:val="530006B7"/>
    <w:rsid w:val="53024675"/>
    <w:rsid w:val="53029AA3"/>
    <w:rsid w:val="530A6B35"/>
    <w:rsid w:val="530DF66E"/>
    <w:rsid w:val="531370F6"/>
    <w:rsid w:val="53153C00"/>
    <w:rsid w:val="531930F8"/>
    <w:rsid w:val="531C9240"/>
    <w:rsid w:val="5321F055"/>
    <w:rsid w:val="5324B16A"/>
    <w:rsid w:val="532B7587"/>
    <w:rsid w:val="532C8AD4"/>
    <w:rsid w:val="532D49D0"/>
    <w:rsid w:val="533006C5"/>
    <w:rsid w:val="5330F3BA"/>
    <w:rsid w:val="533431BC"/>
    <w:rsid w:val="53378FE2"/>
    <w:rsid w:val="533C2B09"/>
    <w:rsid w:val="533EEF21"/>
    <w:rsid w:val="535268A6"/>
    <w:rsid w:val="5355B95D"/>
    <w:rsid w:val="535B8C24"/>
    <w:rsid w:val="5365724B"/>
    <w:rsid w:val="5366C4B7"/>
    <w:rsid w:val="537DFACA"/>
    <w:rsid w:val="537EEF1D"/>
    <w:rsid w:val="537F3AD5"/>
    <w:rsid w:val="5388A2CB"/>
    <w:rsid w:val="538A04AD"/>
    <w:rsid w:val="538B2DAA"/>
    <w:rsid w:val="538B9700"/>
    <w:rsid w:val="538CEE48"/>
    <w:rsid w:val="53929F3B"/>
    <w:rsid w:val="5397B6D6"/>
    <w:rsid w:val="539D9D64"/>
    <w:rsid w:val="539DFE9D"/>
    <w:rsid w:val="53AABE4D"/>
    <w:rsid w:val="53B0BFAD"/>
    <w:rsid w:val="53B145BF"/>
    <w:rsid w:val="53B352F6"/>
    <w:rsid w:val="53B3ED4F"/>
    <w:rsid w:val="53BACD4D"/>
    <w:rsid w:val="53BDD9BB"/>
    <w:rsid w:val="53BFF778"/>
    <w:rsid w:val="53CFFCA0"/>
    <w:rsid w:val="53D35BCC"/>
    <w:rsid w:val="53D8F1AE"/>
    <w:rsid w:val="53DD597A"/>
    <w:rsid w:val="53E05A1A"/>
    <w:rsid w:val="53E23E48"/>
    <w:rsid w:val="53E59064"/>
    <w:rsid w:val="53E7FA87"/>
    <w:rsid w:val="53E8E9D5"/>
    <w:rsid w:val="53F0F433"/>
    <w:rsid w:val="53F497C3"/>
    <w:rsid w:val="53F9FD49"/>
    <w:rsid w:val="53FEF8E4"/>
    <w:rsid w:val="54010612"/>
    <w:rsid w:val="5401301A"/>
    <w:rsid w:val="54086091"/>
    <w:rsid w:val="5414949B"/>
    <w:rsid w:val="5415697C"/>
    <w:rsid w:val="5415833E"/>
    <w:rsid w:val="5417BEF0"/>
    <w:rsid w:val="541CDCE1"/>
    <w:rsid w:val="54260BCF"/>
    <w:rsid w:val="5427101A"/>
    <w:rsid w:val="542917DB"/>
    <w:rsid w:val="54301ED4"/>
    <w:rsid w:val="54302A69"/>
    <w:rsid w:val="5432A851"/>
    <w:rsid w:val="5432FAE2"/>
    <w:rsid w:val="544E8C08"/>
    <w:rsid w:val="5454191F"/>
    <w:rsid w:val="5454E5B9"/>
    <w:rsid w:val="5457B9C1"/>
    <w:rsid w:val="5459BE6F"/>
    <w:rsid w:val="545D4B3A"/>
    <w:rsid w:val="54666525"/>
    <w:rsid w:val="546B1FB6"/>
    <w:rsid w:val="546C1EAC"/>
    <w:rsid w:val="547D1D21"/>
    <w:rsid w:val="547DA357"/>
    <w:rsid w:val="54811363"/>
    <w:rsid w:val="5485D3D5"/>
    <w:rsid w:val="54943246"/>
    <w:rsid w:val="549B696A"/>
    <w:rsid w:val="54A2D938"/>
    <w:rsid w:val="54A9EF99"/>
    <w:rsid w:val="54AC8F8E"/>
    <w:rsid w:val="54AD49FD"/>
    <w:rsid w:val="54AD5D87"/>
    <w:rsid w:val="54B63B67"/>
    <w:rsid w:val="54C20611"/>
    <w:rsid w:val="54C4D24E"/>
    <w:rsid w:val="54C4E9B2"/>
    <w:rsid w:val="54C920CF"/>
    <w:rsid w:val="54CFFF64"/>
    <w:rsid w:val="54D385A5"/>
    <w:rsid w:val="54D7F98B"/>
    <w:rsid w:val="54DC2D3F"/>
    <w:rsid w:val="54DC7AE9"/>
    <w:rsid w:val="54DD4449"/>
    <w:rsid w:val="54DF6323"/>
    <w:rsid w:val="54E7F89C"/>
    <w:rsid w:val="54ECB5F1"/>
    <w:rsid w:val="54EE1DC6"/>
    <w:rsid w:val="54F31A14"/>
    <w:rsid w:val="54FBF1C6"/>
    <w:rsid w:val="55044EEF"/>
    <w:rsid w:val="5516C39B"/>
    <w:rsid w:val="55199C04"/>
    <w:rsid w:val="5521B082"/>
    <w:rsid w:val="552B055D"/>
    <w:rsid w:val="552C59E6"/>
    <w:rsid w:val="553253A3"/>
    <w:rsid w:val="5538196F"/>
    <w:rsid w:val="553DD38C"/>
    <w:rsid w:val="553E7EBD"/>
    <w:rsid w:val="5543A98F"/>
    <w:rsid w:val="5544CE98"/>
    <w:rsid w:val="5544EFE0"/>
    <w:rsid w:val="55477554"/>
    <w:rsid w:val="554CF349"/>
    <w:rsid w:val="55506F07"/>
    <w:rsid w:val="55529DD6"/>
    <w:rsid w:val="5554974D"/>
    <w:rsid w:val="5555EFF5"/>
    <w:rsid w:val="55567F17"/>
    <w:rsid w:val="556575BA"/>
    <w:rsid w:val="5567D41E"/>
    <w:rsid w:val="556C4D86"/>
    <w:rsid w:val="556E114D"/>
    <w:rsid w:val="5571C234"/>
    <w:rsid w:val="55759015"/>
    <w:rsid w:val="5577539D"/>
    <w:rsid w:val="55775EFA"/>
    <w:rsid w:val="55791709"/>
    <w:rsid w:val="5579CAB2"/>
    <w:rsid w:val="557E7085"/>
    <w:rsid w:val="558342BC"/>
    <w:rsid w:val="55883F48"/>
    <w:rsid w:val="558C2833"/>
    <w:rsid w:val="5595D29A"/>
    <w:rsid w:val="559C6F90"/>
    <w:rsid w:val="55A0F86D"/>
    <w:rsid w:val="55A95E3B"/>
    <w:rsid w:val="55AD54F2"/>
    <w:rsid w:val="55B43ADC"/>
    <w:rsid w:val="55B7174F"/>
    <w:rsid w:val="55B9EF19"/>
    <w:rsid w:val="55BA7BBC"/>
    <w:rsid w:val="55C06F1B"/>
    <w:rsid w:val="55C83CDD"/>
    <w:rsid w:val="55D48F5D"/>
    <w:rsid w:val="55DCA2CF"/>
    <w:rsid w:val="55DF3A39"/>
    <w:rsid w:val="55E1A1C1"/>
    <w:rsid w:val="55F70358"/>
    <w:rsid w:val="55F98F9B"/>
    <w:rsid w:val="5603690E"/>
    <w:rsid w:val="56054592"/>
    <w:rsid w:val="560837CF"/>
    <w:rsid w:val="560CCD5C"/>
    <w:rsid w:val="560E0AF2"/>
    <w:rsid w:val="56130C3F"/>
    <w:rsid w:val="5619FC22"/>
    <w:rsid w:val="561B1FD2"/>
    <w:rsid w:val="562131DF"/>
    <w:rsid w:val="562A8B1D"/>
    <w:rsid w:val="5630229F"/>
    <w:rsid w:val="563C7957"/>
    <w:rsid w:val="56407026"/>
    <w:rsid w:val="56421D2F"/>
    <w:rsid w:val="564B9882"/>
    <w:rsid w:val="564BA4DF"/>
    <w:rsid w:val="5650599C"/>
    <w:rsid w:val="5651E7B4"/>
    <w:rsid w:val="56534C8E"/>
    <w:rsid w:val="56541E10"/>
    <w:rsid w:val="5654F3CE"/>
    <w:rsid w:val="565ABA5F"/>
    <w:rsid w:val="565D0029"/>
    <w:rsid w:val="5665E353"/>
    <w:rsid w:val="566DAD40"/>
    <w:rsid w:val="56750DCA"/>
    <w:rsid w:val="5676F108"/>
    <w:rsid w:val="5678B3FA"/>
    <w:rsid w:val="567A28CB"/>
    <w:rsid w:val="567FEB26"/>
    <w:rsid w:val="5680ADB6"/>
    <w:rsid w:val="56815FA3"/>
    <w:rsid w:val="56826CE0"/>
    <w:rsid w:val="56886EE3"/>
    <w:rsid w:val="568AE24C"/>
    <w:rsid w:val="568BB09E"/>
    <w:rsid w:val="568BDF09"/>
    <w:rsid w:val="56906909"/>
    <w:rsid w:val="56978D7C"/>
    <w:rsid w:val="569C3CC9"/>
    <w:rsid w:val="56A2807A"/>
    <w:rsid w:val="56A3C574"/>
    <w:rsid w:val="56A4DA62"/>
    <w:rsid w:val="56C21EC9"/>
    <w:rsid w:val="56C3F1E7"/>
    <w:rsid w:val="56CC0A6A"/>
    <w:rsid w:val="56CDDD66"/>
    <w:rsid w:val="56D1F0DC"/>
    <w:rsid w:val="56D86462"/>
    <w:rsid w:val="56DFEE63"/>
    <w:rsid w:val="56E10FE5"/>
    <w:rsid w:val="56E7B97F"/>
    <w:rsid w:val="56E9F38C"/>
    <w:rsid w:val="56F4BE4D"/>
    <w:rsid w:val="56F7D5B9"/>
    <w:rsid w:val="56FEEEFB"/>
    <w:rsid w:val="5706EF89"/>
    <w:rsid w:val="570AE81F"/>
    <w:rsid w:val="570C6780"/>
    <w:rsid w:val="57102381"/>
    <w:rsid w:val="5711AC0B"/>
    <w:rsid w:val="571B4C2F"/>
    <w:rsid w:val="57239120"/>
    <w:rsid w:val="57265938"/>
    <w:rsid w:val="573785FB"/>
    <w:rsid w:val="573A7612"/>
    <w:rsid w:val="573C8E47"/>
    <w:rsid w:val="57414CBC"/>
    <w:rsid w:val="57442FBE"/>
    <w:rsid w:val="57468790"/>
    <w:rsid w:val="5749BFCA"/>
    <w:rsid w:val="5755155E"/>
    <w:rsid w:val="5755CCB9"/>
    <w:rsid w:val="575BAADB"/>
    <w:rsid w:val="575FA042"/>
    <w:rsid w:val="57632BAA"/>
    <w:rsid w:val="5764476E"/>
    <w:rsid w:val="5764F93D"/>
    <w:rsid w:val="576B2AEC"/>
    <w:rsid w:val="57729C07"/>
    <w:rsid w:val="5774E803"/>
    <w:rsid w:val="577711B8"/>
    <w:rsid w:val="577EB172"/>
    <w:rsid w:val="5798148F"/>
    <w:rsid w:val="57A30909"/>
    <w:rsid w:val="57A3A658"/>
    <w:rsid w:val="57A7703A"/>
    <w:rsid w:val="57AE3968"/>
    <w:rsid w:val="57AECC80"/>
    <w:rsid w:val="57C933C6"/>
    <w:rsid w:val="57C95C05"/>
    <w:rsid w:val="57CD0C90"/>
    <w:rsid w:val="57CED23C"/>
    <w:rsid w:val="57D3DE17"/>
    <w:rsid w:val="57D70201"/>
    <w:rsid w:val="57DA8F00"/>
    <w:rsid w:val="57E66BC3"/>
    <w:rsid w:val="57E78937"/>
    <w:rsid w:val="57E7A9A6"/>
    <w:rsid w:val="57EB92A4"/>
    <w:rsid w:val="57F3753F"/>
    <w:rsid w:val="580235F5"/>
    <w:rsid w:val="5806DD2F"/>
    <w:rsid w:val="5809D3C0"/>
    <w:rsid w:val="5821185F"/>
    <w:rsid w:val="5824A047"/>
    <w:rsid w:val="582FA38F"/>
    <w:rsid w:val="5839939C"/>
    <w:rsid w:val="583E39CC"/>
    <w:rsid w:val="5853908E"/>
    <w:rsid w:val="585D60D4"/>
    <w:rsid w:val="585E95E5"/>
    <w:rsid w:val="5860CF49"/>
    <w:rsid w:val="58636E2A"/>
    <w:rsid w:val="586DC259"/>
    <w:rsid w:val="587032E5"/>
    <w:rsid w:val="58706DF3"/>
    <w:rsid w:val="5870F89C"/>
    <w:rsid w:val="587B91A9"/>
    <w:rsid w:val="587CA102"/>
    <w:rsid w:val="587DBBE5"/>
    <w:rsid w:val="588070A8"/>
    <w:rsid w:val="5884268C"/>
    <w:rsid w:val="588A3384"/>
    <w:rsid w:val="58909E4A"/>
    <w:rsid w:val="58912A48"/>
    <w:rsid w:val="5895BFE0"/>
    <w:rsid w:val="58A4F67D"/>
    <w:rsid w:val="58A6480B"/>
    <w:rsid w:val="58ABEA41"/>
    <w:rsid w:val="58AE3800"/>
    <w:rsid w:val="58B5B713"/>
    <w:rsid w:val="58BD8BC2"/>
    <w:rsid w:val="58BDC685"/>
    <w:rsid w:val="58BE5EBB"/>
    <w:rsid w:val="58C540E2"/>
    <w:rsid w:val="58CA6E7C"/>
    <w:rsid w:val="58CEF293"/>
    <w:rsid w:val="58D14AD7"/>
    <w:rsid w:val="58D3F5E9"/>
    <w:rsid w:val="58D60E09"/>
    <w:rsid w:val="58D7F9D7"/>
    <w:rsid w:val="58DD2355"/>
    <w:rsid w:val="58F6C142"/>
    <w:rsid w:val="58F817C6"/>
    <w:rsid w:val="58F87C27"/>
    <w:rsid w:val="58FE3D40"/>
    <w:rsid w:val="58FE868F"/>
    <w:rsid w:val="58FEC3AF"/>
    <w:rsid w:val="590246E1"/>
    <w:rsid w:val="590A0F25"/>
    <w:rsid w:val="590B4B4D"/>
    <w:rsid w:val="590E78E0"/>
    <w:rsid w:val="59108ED6"/>
    <w:rsid w:val="5910FF30"/>
    <w:rsid w:val="591C791A"/>
    <w:rsid w:val="592CC4B6"/>
    <w:rsid w:val="59395F66"/>
    <w:rsid w:val="594B6A09"/>
    <w:rsid w:val="595289AF"/>
    <w:rsid w:val="5952A7A7"/>
    <w:rsid w:val="59599BB2"/>
    <w:rsid w:val="595EA1ED"/>
    <w:rsid w:val="5960E846"/>
    <w:rsid w:val="596100C6"/>
    <w:rsid w:val="5963BEAA"/>
    <w:rsid w:val="59693230"/>
    <w:rsid w:val="596C10A2"/>
    <w:rsid w:val="5977DDCE"/>
    <w:rsid w:val="59804507"/>
    <w:rsid w:val="5983764A"/>
    <w:rsid w:val="5984C709"/>
    <w:rsid w:val="5987E2DC"/>
    <w:rsid w:val="59944561"/>
    <w:rsid w:val="5999B67D"/>
    <w:rsid w:val="599E33B3"/>
    <w:rsid w:val="59A58D73"/>
    <w:rsid w:val="59A97747"/>
    <w:rsid w:val="59A9EAF5"/>
    <w:rsid w:val="59B49532"/>
    <w:rsid w:val="59B78BE8"/>
    <w:rsid w:val="59B80D38"/>
    <w:rsid w:val="59BBEE76"/>
    <w:rsid w:val="59C9E3A1"/>
    <w:rsid w:val="59CAE505"/>
    <w:rsid w:val="59CCBB15"/>
    <w:rsid w:val="59CDF2DB"/>
    <w:rsid w:val="59D1E5D1"/>
    <w:rsid w:val="59D30290"/>
    <w:rsid w:val="59DB7454"/>
    <w:rsid w:val="59DB8A3A"/>
    <w:rsid w:val="59F334FD"/>
    <w:rsid w:val="59F3DC16"/>
    <w:rsid w:val="59F479E3"/>
    <w:rsid w:val="59F87E9F"/>
    <w:rsid w:val="59FBBCC1"/>
    <w:rsid w:val="59FE685F"/>
    <w:rsid w:val="5A06D07A"/>
    <w:rsid w:val="5A094083"/>
    <w:rsid w:val="5A195CE7"/>
    <w:rsid w:val="5A1A16EF"/>
    <w:rsid w:val="5A1FBCED"/>
    <w:rsid w:val="5A22178B"/>
    <w:rsid w:val="5A22580A"/>
    <w:rsid w:val="5A3698EF"/>
    <w:rsid w:val="5A380271"/>
    <w:rsid w:val="5A3B71D6"/>
    <w:rsid w:val="5A3BBB6F"/>
    <w:rsid w:val="5A42A3A1"/>
    <w:rsid w:val="5A47650B"/>
    <w:rsid w:val="5A527D8E"/>
    <w:rsid w:val="5A5908A0"/>
    <w:rsid w:val="5A59723B"/>
    <w:rsid w:val="5A5F5198"/>
    <w:rsid w:val="5A5F9956"/>
    <w:rsid w:val="5A62C688"/>
    <w:rsid w:val="5A62CA55"/>
    <w:rsid w:val="5A67DF16"/>
    <w:rsid w:val="5A68274A"/>
    <w:rsid w:val="5A760630"/>
    <w:rsid w:val="5A80352E"/>
    <w:rsid w:val="5A89A450"/>
    <w:rsid w:val="5A8D848E"/>
    <w:rsid w:val="5A90EC36"/>
    <w:rsid w:val="5A956499"/>
    <w:rsid w:val="5A96520A"/>
    <w:rsid w:val="5A96DACA"/>
    <w:rsid w:val="5A98A85E"/>
    <w:rsid w:val="5A9BB2B0"/>
    <w:rsid w:val="5A9F7D9D"/>
    <w:rsid w:val="5AA0D1D5"/>
    <w:rsid w:val="5AA26C64"/>
    <w:rsid w:val="5AA59C58"/>
    <w:rsid w:val="5AA7778B"/>
    <w:rsid w:val="5AAD19CA"/>
    <w:rsid w:val="5AAFD49E"/>
    <w:rsid w:val="5AB28F65"/>
    <w:rsid w:val="5AB96772"/>
    <w:rsid w:val="5ABB3571"/>
    <w:rsid w:val="5AC525CC"/>
    <w:rsid w:val="5AC967AD"/>
    <w:rsid w:val="5ACA0E75"/>
    <w:rsid w:val="5ACE66A1"/>
    <w:rsid w:val="5AD1283B"/>
    <w:rsid w:val="5AD13D30"/>
    <w:rsid w:val="5ADB2520"/>
    <w:rsid w:val="5ADB8DB9"/>
    <w:rsid w:val="5ADC38C5"/>
    <w:rsid w:val="5ADE41B6"/>
    <w:rsid w:val="5AE4C96D"/>
    <w:rsid w:val="5AE9E1F6"/>
    <w:rsid w:val="5AEC0EC1"/>
    <w:rsid w:val="5AFAA671"/>
    <w:rsid w:val="5AFAADEC"/>
    <w:rsid w:val="5B03BD76"/>
    <w:rsid w:val="5B03CFC7"/>
    <w:rsid w:val="5B0C2370"/>
    <w:rsid w:val="5B10E8F7"/>
    <w:rsid w:val="5B1594F1"/>
    <w:rsid w:val="5B23DF9E"/>
    <w:rsid w:val="5B292839"/>
    <w:rsid w:val="5B514831"/>
    <w:rsid w:val="5B549C6E"/>
    <w:rsid w:val="5B5573B8"/>
    <w:rsid w:val="5B5D1478"/>
    <w:rsid w:val="5B5FA395"/>
    <w:rsid w:val="5B60EACB"/>
    <w:rsid w:val="5B66D01B"/>
    <w:rsid w:val="5B735D1A"/>
    <w:rsid w:val="5B739B3E"/>
    <w:rsid w:val="5B7422C6"/>
    <w:rsid w:val="5B776508"/>
    <w:rsid w:val="5B89E50E"/>
    <w:rsid w:val="5B8D2236"/>
    <w:rsid w:val="5B9026E0"/>
    <w:rsid w:val="5BB15A26"/>
    <w:rsid w:val="5BB41309"/>
    <w:rsid w:val="5BB6B031"/>
    <w:rsid w:val="5BB728A8"/>
    <w:rsid w:val="5BB7858F"/>
    <w:rsid w:val="5BB8B5BF"/>
    <w:rsid w:val="5BC41615"/>
    <w:rsid w:val="5BCB0A73"/>
    <w:rsid w:val="5BD5E1FC"/>
    <w:rsid w:val="5BD720B3"/>
    <w:rsid w:val="5BDE7336"/>
    <w:rsid w:val="5BEA42C2"/>
    <w:rsid w:val="5BEED5AC"/>
    <w:rsid w:val="5BEF1F9C"/>
    <w:rsid w:val="5BF22855"/>
    <w:rsid w:val="5C016482"/>
    <w:rsid w:val="5C033B65"/>
    <w:rsid w:val="5C075D80"/>
    <w:rsid w:val="5C09B20E"/>
    <w:rsid w:val="5C27BA90"/>
    <w:rsid w:val="5C2B384B"/>
    <w:rsid w:val="5C3478BF"/>
    <w:rsid w:val="5C3EA19E"/>
    <w:rsid w:val="5C415570"/>
    <w:rsid w:val="5C44C08E"/>
    <w:rsid w:val="5C4A3AC1"/>
    <w:rsid w:val="5C4FC3CA"/>
    <w:rsid w:val="5C5098A0"/>
    <w:rsid w:val="5C589157"/>
    <w:rsid w:val="5C5A20CB"/>
    <w:rsid w:val="5C6774E2"/>
    <w:rsid w:val="5C69C528"/>
    <w:rsid w:val="5C6A5D78"/>
    <w:rsid w:val="5C734E76"/>
    <w:rsid w:val="5C799EA0"/>
    <w:rsid w:val="5C7AD1CD"/>
    <w:rsid w:val="5C7C3D37"/>
    <w:rsid w:val="5C841FCF"/>
    <w:rsid w:val="5C8BC7C3"/>
    <w:rsid w:val="5C8D5CE7"/>
    <w:rsid w:val="5C8F775F"/>
    <w:rsid w:val="5C902CD0"/>
    <w:rsid w:val="5C9EC403"/>
    <w:rsid w:val="5C9F521C"/>
    <w:rsid w:val="5CA20C74"/>
    <w:rsid w:val="5CA510B7"/>
    <w:rsid w:val="5CA63451"/>
    <w:rsid w:val="5CA7C35E"/>
    <w:rsid w:val="5CB3C706"/>
    <w:rsid w:val="5CB6DBC8"/>
    <w:rsid w:val="5CB7C302"/>
    <w:rsid w:val="5CBE15AE"/>
    <w:rsid w:val="5CC9BE3A"/>
    <w:rsid w:val="5CD16499"/>
    <w:rsid w:val="5CD91678"/>
    <w:rsid w:val="5CDC90FE"/>
    <w:rsid w:val="5CEF0BFE"/>
    <w:rsid w:val="5CF0BDC7"/>
    <w:rsid w:val="5CF247BF"/>
    <w:rsid w:val="5D05BE6D"/>
    <w:rsid w:val="5D07B689"/>
    <w:rsid w:val="5D09E4C9"/>
    <w:rsid w:val="5D0BFFB1"/>
    <w:rsid w:val="5D114FE0"/>
    <w:rsid w:val="5D136973"/>
    <w:rsid w:val="5D14FC9B"/>
    <w:rsid w:val="5D16D9D2"/>
    <w:rsid w:val="5D19A93B"/>
    <w:rsid w:val="5D1A1437"/>
    <w:rsid w:val="5D1BCB08"/>
    <w:rsid w:val="5D24132B"/>
    <w:rsid w:val="5D2A9BCF"/>
    <w:rsid w:val="5D316917"/>
    <w:rsid w:val="5D4060BA"/>
    <w:rsid w:val="5D439213"/>
    <w:rsid w:val="5D43A329"/>
    <w:rsid w:val="5D461EFE"/>
    <w:rsid w:val="5D4D0C24"/>
    <w:rsid w:val="5D4EEBD9"/>
    <w:rsid w:val="5D5A9E9D"/>
    <w:rsid w:val="5D5F6398"/>
    <w:rsid w:val="5D60CAA3"/>
    <w:rsid w:val="5D60EF32"/>
    <w:rsid w:val="5D6108D9"/>
    <w:rsid w:val="5D6D8B2F"/>
    <w:rsid w:val="5D6E1BC0"/>
    <w:rsid w:val="5D731877"/>
    <w:rsid w:val="5D735C31"/>
    <w:rsid w:val="5D772582"/>
    <w:rsid w:val="5D80188A"/>
    <w:rsid w:val="5D888839"/>
    <w:rsid w:val="5D8D0149"/>
    <w:rsid w:val="5D92B70B"/>
    <w:rsid w:val="5D93C8B2"/>
    <w:rsid w:val="5D94A473"/>
    <w:rsid w:val="5D95A5A4"/>
    <w:rsid w:val="5DA0E785"/>
    <w:rsid w:val="5DA3FA77"/>
    <w:rsid w:val="5DA8AE68"/>
    <w:rsid w:val="5DA9713B"/>
    <w:rsid w:val="5DAADD5C"/>
    <w:rsid w:val="5DAECA78"/>
    <w:rsid w:val="5DAF1FE2"/>
    <w:rsid w:val="5DB1E9BD"/>
    <w:rsid w:val="5DB27263"/>
    <w:rsid w:val="5DB4E2A0"/>
    <w:rsid w:val="5DB5D7E5"/>
    <w:rsid w:val="5DB8031F"/>
    <w:rsid w:val="5DBA4A61"/>
    <w:rsid w:val="5DBCF48D"/>
    <w:rsid w:val="5DBD20A3"/>
    <w:rsid w:val="5DC0B6DB"/>
    <w:rsid w:val="5DC3711D"/>
    <w:rsid w:val="5DCF2E73"/>
    <w:rsid w:val="5DD15B3B"/>
    <w:rsid w:val="5DD2DBFD"/>
    <w:rsid w:val="5DD89DDC"/>
    <w:rsid w:val="5DE26D14"/>
    <w:rsid w:val="5DE2B579"/>
    <w:rsid w:val="5DE42DA1"/>
    <w:rsid w:val="5DE4767C"/>
    <w:rsid w:val="5DE744CD"/>
    <w:rsid w:val="5DEC109B"/>
    <w:rsid w:val="5DED2A32"/>
    <w:rsid w:val="5DF1ABD4"/>
    <w:rsid w:val="5DF3CE77"/>
    <w:rsid w:val="5DFCB0E3"/>
    <w:rsid w:val="5DFECDA5"/>
    <w:rsid w:val="5E091B1E"/>
    <w:rsid w:val="5E0DD259"/>
    <w:rsid w:val="5E0E6D8E"/>
    <w:rsid w:val="5E106A7F"/>
    <w:rsid w:val="5E10EAAD"/>
    <w:rsid w:val="5E235725"/>
    <w:rsid w:val="5E2874FC"/>
    <w:rsid w:val="5E2A1A2F"/>
    <w:rsid w:val="5E2B6C56"/>
    <w:rsid w:val="5E2F16C0"/>
    <w:rsid w:val="5E383812"/>
    <w:rsid w:val="5E45540F"/>
    <w:rsid w:val="5E575430"/>
    <w:rsid w:val="5E5A86F6"/>
    <w:rsid w:val="5E5B1B47"/>
    <w:rsid w:val="5E5F8212"/>
    <w:rsid w:val="5E62614B"/>
    <w:rsid w:val="5E650710"/>
    <w:rsid w:val="5E65351B"/>
    <w:rsid w:val="5E66D1D4"/>
    <w:rsid w:val="5E674123"/>
    <w:rsid w:val="5E68D606"/>
    <w:rsid w:val="5E6BE86A"/>
    <w:rsid w:val="5E713B22"/>
    <w:rsid w:val="5E73A21A"/>
    <w:rsid w:val="5E790C0F"/>
    <w:rsid w:val="5E7D7BEF"/>
    <w:rsid w:val="5E9A19B5"/>
    <w:rsid w:val="5E9C8CEF"/>
    <w:rsid w:val="5EA4E369"/>
    <w:rsid w:val="5EAD8455"/>
    <w:rsid w:val="5EAFEF6E"/>
    <w:rsid w:val="5EB034BA"/>
    <w:rsid w:val="5EB751D1"/>
    <w:rsid w:val="5EBF4D5D"/>
    <w:rsid w:val="5EBF96A3"/>
    <w:rsid w:val="5EBFD99C"/>
    <w:rsid w:val="5EC05DD0"/>
    <w:rsid w:val="5ECE1842"/>
    <w:rsid w:val="5ED407F4"/>
    <w:rsid w:val="5EDA8561"/>
    <w:rsid w:val="5EDDCE14"/>
    <w:rsid w:val="5EE0DC76"/>
    <w:rsid w:val="5EE4BD4D"/>
    <w:rsid w:val="5EED343E"/>
    <w:rsid w:val="5EED579F"/>
    <w:rsid w:val="5EF75CC1"/>
    <w:rsid w:val="5EF8DE94"/>
    <w:rsid w:val="5F02A477"/>
    <w:rsid w:val="5F086E12"/>
    <w:rsid w:val="5F1111CC"/>
    <w:rsid w:val="5F1C7FAF"/>
    <w:rsid w:val="5F21CFA2"/>
    <w:rsid w:val="5F2ACEDD"/>
    <w:rsid w:val="5F2B7660"/>
    <w:rsid w:val="5F2BB0EF"/>
    <w:rsid w:val="5F2C2730"/>
    <w:rsid w:val="5F2C9819"/>
    <w:rsid w:val="5F352B95"/>
    <w:rsid w:val="5F545ADC"/>
    <w:rsid w:val="5F57AF10"/>
    <w:rsid w:val="5F5D96CA"/>
    <w:rsid w:val="5F66B618"/>
    <w:rsid w:val="5F690875"/>
    <w:rsid w:val="5F69F6C5"/>
    <w:rsid w:val="5F6AA290"/>
    <w:rsid w:val="5F6ED255"/>
    <w:rsid w:val="5F7174AF"/>
    <w:rsid w:val="5F76DE0C"/>
    <w:rsid w:val="5F77EB6A"/>
    <w:rsid w:val="5F77FDBC"/>
    <w:rsid w:val="5F7F103C"/>
    <w:rsid w:val="5F87989F"/>
    <w:rsid w:val="5F88478E"/>
    <w:rsid w:val="5F90C13E"/>
    <w:rsid w:val="5F96B807"/>
    <w:rsid w:val="5F989F56"/>
    <w:rsid w:val="5FA054F9"/>
    <w:rsid w:val="5FA0C4EC"/>
    <w:rsid w:val="5FAC3FCE"/>
    <w:rsid w:val="5FB15F11"/>
    <w:rsid w:val="5FB34F5D"/>
    <w:rsid w:val="5FB84936"/>
    <w:rsid w:val="5FBB3C44"/>
    <w:rsid w:val="5FC31F31"/>
    <w:rsid w:val="5FC3BF97"/>
    <w:rsid w:val="5FC991EB"/>
    <w:rsid w:val="5FD0D2D1"/>
    <w:rsid w:val="5FD7AE6A"/>
    <w:rsid w:val="5FD7D7DF"/>
    <w:rsid w:val="5FD959A8"/>
    <w:rsid w:val="5FDE3CC8"/>
    <w:rsid w:val="5FE57957"/>
    <w:rsid w:val="5FEDBDCD"/>
    <w:rsid w:val="5FF268DD"/>
    <w:rsid w:val="5FFC7EBD"/>
    <w:rsid w:val="5FFCF251"/>
    <w:rsid w:val="60087F55"/>
    <w:rsid w:val="6009575A"/>
    <w:rsid w:val="6013FB0E"/>
    <w:rsid w:val="6018F21C"/>
    <w:rsid w:val="6019713B"/>
    <w:rsid w:val="601A5402"/>
    <w:rsid w:val="601CB0DC"/>
    <w:rsid w:val="601EFA9F"/>
    <w:rsid w:val="60261B0B"/>
    <w:rsid w:val="6030A0E5"/>
    <w:rsid w:val="6030E156"/>
    <w:rsid w:val="6038B5F7"/>
    <w:rsid w:val="603B5E6F"/>
    <w:rsid w:val="6040E559"/>
    <w:rsid w:val="60438889"/>
    <w:rsid w:val="6048A6F0"/>
    <w:rsid w:val="604A1B42"/>
    <w:rsid w:val="604DD0C0"/>
    <w:rsid w:val="604ECF10"/>
    <w:rsid w:val="604F3FD0"/>
    <w:rsid w:val="60549452"/>
    <w:rsid w:val="60685335"/>
    <w:rsid w:val="60686EC2"/>
    <w:rsid w:val="607E5623"/>
    <w:rsid w:val="60815AD3"/>
    <w:rsid w:val="6083A133"/>
    <w:rsid w:val="6084271D"/>
    <w:rsid w:val="6087B8DF"/>
    <w:rsid w:val="608D7E14"/>
    <w:rsid w:val="60910643"/>
    <w:rsid w:val="609B3799"/>
    <w:rsid w:val="60A4C2BE"/>
    <w:rsid w:val="60A66B10"/>
    <w:rsid w:val="60ABE8AF"/>
    <w:rsid w:val="60B2A3A6"/>
    <w:rsid w:val="60B5DA49"/>
    <w:rsid w:val="60B6FCC8"/>
    <w:rsid w:val="60BD4614"/>
    <w:rsid w:val="60BD634D"/>
    <w:rsid w:val="60BF2207"/>
    <w:rsid w:val="60C9ED59"/>
    <w:rsid w:val="60CF720C"/>
    <w:rsid w:val="60CFE9DA"/>
    <w:rsid w:val="60D3FEE7"/>
    <w:rsid w:val="60EBD2E9"/>
    <w:rsid w:val="60F05F8A"/>
    <w:rsid w:val="60F0DC1A"/>
    <w:rsid w:val="60F12F77"/>
    <w:rsid w:val="60F43D70"/>
    <w:rsid w:val="60F631AC"/>
    <w:rsid w:val="60F80B10"/>
    <w:rsid w:val="61022352"/>
    <w:rsid w:val="61025AE2"/>
    <w:rsid w:val="6104FC40"/>
    <w:rsid w:val="610A6C99"/>
    <w:rsid w:val="610C1D92"/>
    <w:rsid w:val="611300C2"/>
    <w:rsid w:val="6113D183"/>
    <w:rsid w:val="6116F5F3"/>
    <w:rsid w:val="611908F5"/>
    <w:rsid w:val="611BE05F"/>
    <w:rsid w:val="611FDB28"/>
    <w:rsid w:val="612B4DE2"/>
    <w:rsid w:val="61346671"/>
    <w:rsid w:val="613D4304"/>
    <w:rsid w:val="6143B8F6"/>
    <w:rsid w:val="614654C9"/>
    <w:rsid w:val="614A3AF0"/>
    <w:rsid w:val="614B953B"/>
    <w:rsid w:val="61517FFF"/>
    <w:rsid w:val="61613A42"/>
    <w:rsid w:val="61689CE8"/>
    <w:rsid w:val="616944D9"/>
    <w:rsid w:val="616A5957"/>
    <w:rsid w:val="61742425"/>
    <w:rsid w:val="6180C3A1"/>
    <w:rsid w:val="61833612"/>
    <w:rsid w:val="61840E5D"/>
    <w:rsid w:val="61848E9E"/>
    <w:rsid w:val="61884F0B"/>
    <w:rsid w:val="6189BFE8"/>
    <w:rsid w:val="618CC766"/>
    <w:rsid w:val="61921763"/>
    <w:rsid w:val="6197A51D"/>
    <w:rsid w:val="61994854"/>
    <w:rsid w:val="619AD589"/>
    <w:rsid w:val="619D349C"/>
    <w:rsid w:val="61A0C764"/>
    <w:rsid w:val="61A9ED51"/>
    <w:rsid w:val="61ADB31E"/>
    <w:rsid w:val="61B47DCD"/>
    <w:rsid w:val="61B5C21A"/>
    <w:rsid w:val="61B7257E"/>
    <w:rsid w:val="61B74251"/>
    <w:rsid w:val="61B75918"/>
    <w:rsid w:val="61B94F3B"/>
    <w:rsid w:val="61BA408D"/>
    <w:rsid w:val="61C241D0"/>
    <w:rsid w:val="61C48F7C"/>
    <w:rsid w:val="61CF720D"/>
    <w:rsid w:val="61D73C56"/>
    <w:rsid w:val="61DBF82D"/>
    <w:rsid w:val="61DE02B4"/>
    <w:rsid w:val="61DEA49D"/>
    <w:rsid w:val="61E1422D"/>
    <w:rsid w:val="61E283F9"/>
    <w:rsid w:val="61E4F15E"/>
    <w:rsid w:val="61E8077D"/>
    <w:rsid w:val="61EBBDEA"/>
    <w:rsid w:val="61EC8234"/>
    <w:rsid w:val="61EEFFA9"/>
    <w:rsid w:val="61EF7F01"/>
    <w:rsid w:val="61F0AEFC"/>
    <w:rsid w:val="61FBBD4C"/>
    <w:rsid w:val="61FF6611"/>
    <w:rsid w:val="6203706D"/>
    <w:rsid w:val="621D05A1"/>
    <w:rsid w:val="6224E40E"/>
    <w:rsid w:val="622576E6"/>
    <w:rsid w:val="6231A43B"/>
    <w:rsid w:val="6234F5D7"/>
    <w:rsid w:val="6236DEC3"/>
    <w:rsid w:val="623C0081"/>
    <w:rsid w:val="62419622"/>
    <w:rsid w:val="6241CE8F"/>
    <w:rsid w:val="624471D2"/>
    <w:rsid w:val="6244EAC1"/>
    <w:rsid w:val="6245A7B1"/>
    <w:rsid w:val="624CF52A"/>
    <w:rsid w:val="6255C89C"/>
    <w:rsid w:val="62597064"/>
    <w:rsid w:val="625BA1F8"/>
    <w:rsid w:val="625F3D2D"/>
    <w:rsid w:val="62651005"/>
    <w:rsid w:val="626707A7"/>
    <w:rsid w:val="6267E9A5"/>
    <w:rsid w:val="626C0A09"/>
    <w:rsid w:val="626CEE0C"/>
    <w:rsid w:val="62703AD6"/>
    <w:rsid w:val="6279DEC1"/>
    <w:rsid w:val="627A6099"/>
    <w:rsid w:val="627EB007"/>
    <w:rsid w:val="627F9A31"/>
    <w:rsid w:val="628031C5"/>
    <w:rsid w:val="6282F503"/>
    <w:rsid w:val="62868365"/>
    <w:rsid w:val="6286B257"/>
    <w:rsid w:val="6287EF99"/>
    <w:rsid w:val="628A91E6"/>
    <w:rsid w:val="628D0334"/>
    <w:rsid w:val="6292AA0E"/>
    <w:rsid w:val="6296A9DE"/>
    <w:rsid w:val="629F5D03"/>
    <w:rsid w:val="62A3AD4D"/>
    <w:rsid w:val="62A91E80"/>
    <w:rsid w:val="62ABB313"/>
    <w:rsid w:val="62AF2E0D"/>
    <w:rsid w:val="62B58A74"/>
    <w:rsid w:val="62B9FB9D"/>
    <w:rsid w:val="62BC4560"/>
    <w:rsid w:val="62BEB2A5"/>
    <w:rsid w:val="62C428C4"/>
    <w:rsid w:val="62C6D528"/>
    <w:rsid w:val="62DF02D6"/>
    <w:rsid w:val="62DFBE04"/>
    <w:rsid w:val="62DFE850"/>
    <w:rsid w:val="62ECA2BD"/>
    <w:rsid w:val="62EE9D6D"/>
    <w:rsid w:val="62EFC92F"/>
    <w:rsid w:val="62FAD3A1"/>
    <w:rsid w:val="630319BC"/>
    <w:rsid w:val="6306DBB6"/>
    <w:rsid w:val="63082F9F"/>
    <w:rsid w:val="63143EB1"/>
    <w:rsid w:val="6317DFD8"/>
    <w:rsid w:val="631881DE"/>
    <w:rsid w:val="63199C4C"/>
    <w:rsid w:val="63280FB3"/>
    <w:rsid w:val="63287F8B"/>
    <w:rsid w:val="632B6EC3"/>
    <w:rsid w:val="632F8984"/>
    <w:rsid w:val="632FCBB1"/>
    <w:rsid w:val="6331AAEB"/>
    <w:rsid w:val="6332EFFF"/>
    <w:rsid w:val="633527CE"/>
    <w:rsid w:val="63423058"/>
    <w:rsid w:val="634B26F0"/>
    <w:rsid w:val="634E70E8"/>
    <w:rsid w:val="6352CEA1"/>
    <w:rsid w:val="635606B8"/>
    <w:rsid w:val="635CA84F"/>
    <w:rsid w:val="6360C6F9"/>
    <w:rsid w:val="6364BD36"/>
    <w:rsid w:val="636D793A"/>
    <w:rsid w:val="63728D27"/>
    <w:rsid w:val="63768F5A"/>
    <w:rsid w:val="637F9952"/>
    <w:rsid w:val="63813D82"/>
    <w:rsid w:val="63814510"/>
    <w:rsid w:val="63817502"/>
    <w:rsid w:val="6384DB27"/>
    <w:rsid w:val="638A14A1"/>
    <w:rsid w:val="6391201D"/>
    <w:rsid w:val="639CFEEB"/>
    <w:rsid w:val="639FD2F2"/>
    <w:rsid w:val="63A25ED5"/>
    <w:rsid w:val="63ACE5D9"/>
    <w:rsid w:val="63AF72C4"/>
    <w:rsid w:val="63B9066C"/>
    <w:rsid w:val="63B982AA"/>
    <w:rsid w:val="63C842B8"/>
    <w:rsid w:val="63CB88B2"/>
    <w:rsid w:val="63CDAFD2"/>
    <w:rsid w:val="63D01ACB"/>
    <w:rsid w:val="63D1AD4E"/>
    <w:rsid w:val="63D1EC23"/>
    <w:rsid w:val="63E1CF62"/>
    <w:rsid w:val="63E1F46C"/>
    <w:rsid w:val="63E2F566"/>
    <w:rsid w:val="63F4BA36"/>
    <w:rsid w:val="640055A3"/>
    <w:rsid w:val="64015C20"/>
    <w:rsid w:val="640321B3"/>
    <w:rsid w:val="640CD0C2"/>
    <w:rsid w:val="640D414E"/>
    <w:rsid w:val="64112C20"/>
    <w:rsid w:val="6426703E"/>
    <w:rsid w:val="64340B38"/>
    <w:rsid w:val="643CC7AA"/>
    <w:rsid w:val="644BAC99"/>
    <w:rsid w:val="6465BE4A"/>
    <w:rsid w:val="64664B55"/>
    <w:rsid w:val="646CA16B"/>
    <w:rsid w:val="6475EED8"/>
    <w:rsid w:val="64781DE6"/>
    <w:rsid w:val="647EF48A"/>
    <w:rsid w:val="64844BC9"/>
    <w:rsid w:val="6484E5B4"/>
    <w:rsid w:val="648BC9B4"/>
    <w:rsid w:val="648E0AD8"/>
    <w:rsid w:val="6496676C"/>
    <w:rsid w:val="64A1140D"/>
    <w:rsid w:val="64A57CB9"/>
    <w:rsid w:val="64A9B76A"/>
    <w:rsid w:val="64B82063"/>
    <w:rsid w:val="64BA68B1"/>
    <w:rsid w:val="64BC2BB5"/>
    <w:rsid w:val="64C83EC8"/>
    <w:rsid w:val="64CE1535"/>
    <w:rsid w:val="64D13C24"/>
    <w:rsid w:val="64D4DA0C"/>
    <w:rsid w:val="64D721BC"/>
    <w:rsid w:val="64D7E11D"/>
    <w:rsid w:val="64D892B8"/>
    <w:rsid w:val="64EC29EE"/>
    <w:rsid w:val="650986AB"/>
    <w:rsid w:val="650E7441"/>
    <w:rsid w:val="6516030F"/>
    <w:rsid w:val="65183CD5"/>
    <w:rsid w:val="651CF37B"/>
    <w:rsid w:val="65205062"/>
    <w:rsid w:val="65224909"/>
    <w:rsid w:val="6528A500"/>
    <w:rsid w:val="652BB244"/>
    <w:rsid w:val="652BB73F"/>
    <w:rsid w:val="652C61FB"/>
    <w:rsid w:val="652E3E8F"/>
    <w:rsid w:val="6532CBA8"/>
    <w:rsid w:val="65344D38"/>
    <w:rsid w:val="6536E354"/>
    <w:rsid w:val="65436D92"/>
    <w:rsid w:val="6545A437"/>
    <w:rsid w:val="654AFC5D"/>
    <w:rsid w:val="6558F068"/>
    <w:rsid w:val="6559FA1C"/>
    <w:rsid w:val="655F8BF5"/>
    <w:rsid w:val="65617602"/>
    <w:rsid w:val="6563B0BF"/>
    <w:rsid w:val="656CA414"/>
    <w:rsid w:val="656CF983"/>
    <w:rsid w:val="6570B2E7"/>
    <w:rsid w:val="6578DCDB"/>
    <w:rsid w:val="6578F022"/>
    <w:rsid w:val="657F17AD"/>
    <w:rsid w:val="6583A9B0"/>
    <w:rsid w:val="65887339"/>
    <w:rsid w:val="658EEFFC"/>
    <w:rsid w:val="65911126"/>
    <w:rsid w:val="659310B9"/>
    <w:rsid w:val="659505C2"/>
    <w:rsid w:val="6595704A"/>
    <w:rsid w:val="65979022"/>
    <w:rsid w:val="6598F845"/>
    <w:rsid w:val="6599131C"/>
    <w:rsid w:val="65A07ED7"/>
    <w:rsid w:val="65AB2C3A"/>
    <w:rsid w:val="65BC33F7"/>
    <w:rsid w:val="65BFA9AD"/>
    <w:rsid w:val="65C628EF"/>
    <w:rsid w:val="65CEB21E"/>
    <w:rsid w:val="65D077AD"/>
    <w:rsid w:val="65D5F385"/>
    <w:rsid w:val="65D66004"/>
    <w:rsid w:val="65D9DCF7"/>
    <w:rsid w:val="65F3E1B6"/>
    <w:rsid w:val="65F870FA"/>
    <w:rsid w:val="65FD5531"/>
    <w:rsid w:val="65FDDBE1"/>
    <w:rsid w:val="66068EF8"/>
    <w:rsid w:val="66070160"/>
    <w:rsid w:val="661039F4"/>
    <w:rsid w:val="6610A90B"/>
    <w:rsid w:val="66111F11"/>
    <w:rsid w:val="6613C1B4"/>
    <w:rsid w:val="661816A7"/>
    <w:rsid w:val="661FFC6C"/>
    <w:rsid w:val="6622DF38"/>
    <w:rsid w:val="66261AE8"/>
    <w:rsid w:val="66294843"/>
    <w:rsid w:val="662EA8A1"/>
    <w:rsid w:val="66330297"/>
    <w:rsid w:val="6644342B"/>
    <w:rsid w:val="66471354"/>
    <w:rsid w:val="6649FCC1"/>
    <w:rsid w:val="664E06B6"/>
    <w:rsid w:val="66526559"/>
    <w:rsid w:val="6653BF8B"/>
    <w:rsid w:val="6656DC5A"/>
    <w:rsid w:val="6656F8AB"/>
    <w:rsid w:val="6657F548"/>
    <w:rsid w:val="6658D14A"/>
    <w:rsid w:val="665D94CC"/>
    <w:rsid w:val="665ECBD9"/>
    <w:rsid w:val="6662031B"/>
    <w:rsid w:val="666A3F13"/>
    <w:rsid w:val="666A5E94"/>
    <w:rsid w:val="666B5FFA"/>
    <w:rsid w:val="666FD732"/>
    <w:rsid w:val="66739801"/>
    <w:rsid w:val="6676A47C"/>
    <w:rsid w:val="668563FE"/>
    <w:rsid w:val="66874058"/>
    <w:rsid w:val="66940B4C"/>
    <w:rsid w:val="669464CF"/>
    <w:rsid w:val="6699D319"/>
    <w:rsid w:val="6699FA56"/>
    <w:rsid w:val="669A3C2C"/>
    <w:rsid w:val="669F05F6"/>
    <w:rsid w:val="66A0F53E"/>
    <w:rsid w:val="66A7DB9C"/>
    <w:rsid w:val="66AB82CD"/>
    <w:rsid w:val="66ACFC77"/>
    <w:rsid w:val="66B1CB56"/>
    <w:rsid w:val="66B50E2D"/>
    <w:rsid w:val="66B7C2FA"/>
    <w:rsid w:val="66BCA1B6"/>
    <w:rsid w:val="66BE924A"/>
    <w:rsid w:val="66C1A2A4"/>
    <w:rsid w:val="66C56097"/>
    <w:rsid w:val="66C71425"/>
    <w:rsid w:val="66CA9ADB"/>
    <w:rsid w:val="66CC8464"/>
    <w:rsid w:val="66D37211"/>
    <w:rsid w:val="66D6556C"/>
    <w:rsid w:val="66DAF484"/>
    <w:rsid w:val="66DDD206"/>
    <w:rsid w:val="66DE45D4"/>
    <w:rsid w:val="66DFE054"/>
    <w:rsid w:val="66EAF106"/>
    <w:rsid w:val="66F5BE75"/>
    <w:rsid w:val="66FF6960"/>
    <w:rsid w:val="6701B40D"/>
    <w:rsid w:val="6704DAB3"/>
    <w:rsid w:val="6708FF83"/>
    <w:rsid w:val="670C94B3"/>
    <w:rsid w:val="670D8B89"/>
    <w:rsid w:val="670F0608"/>
    <w:rsid w:val="670F46CD"/>
    <w:rsid w:val="670F630C"/>
    <w:rsid w:val="670F8D5D"/>
    <w:rsid w:val="6712E90E"/>
    <w:rsid w:val="6713EC28"/>
    <w:rsid w:val="6715D3A8"/>
    <w:rsid w:val="6715D3C0"/>
    <w:rsid w:val="67223E48"/>
    <w:rsid w:val="6726C6AF"/>
    <w:rsid w:val="67293CA3"/>
    <w:rsid w:val="672B1859"/>
    <w:rsid w:val="67324B15"/>
    <w:rsid w:val="67343E41"/>
    <w:rsid w:val="673877B2"/>
    <w:rsid w:val="673A6F33"/>
    <w:rsid w:val="673DD328"/>
    <w:rsid w:val="67408BFB"/>
    <w:rsid w:val="6749EE1D"/>
    <w:rsid w:val="67536CEC"/>
    <w:rsid w:val="67627AC2"/>
    <w:rsid w:val="676464EF"/>
    <w:rsid w:val="6764B624"/>
    <w:rsid w:val="676E26C6"/>
    <w:rsid w:val="6772C422"/>
    <w:rsid w:val="6779FE50"/>
    <w:rsid w:val="677ECCB2"/>
    <w:rsid w:val="677FDBA6"/>
    <w:rsid w:val="6782E637"/>
    <w:rsid w:val="67831CF2"/>
    <w:rsid w:val="6786C3C4"/>
    <w:rsid w:val="6786EE27"/>
    <w:rsid w:val="678BF7DD"/>
    <w:rsid w:val="678C85F3"/>
    <w:rsid w:val="67AD10E2"/>
    <w:rsid w:val="67B3C69F"/>
    <w:rsid w:val="67B4CA22"/>
    <w:rsid w:val="67BB5E01"/>
    <w:rsid w:val="67BF1388"/>
    <w:rsid w:val="67C25432"/>
    <w:rsid w:val="67CE1F93"/>
    <w:rsid w:val="67D18B81"/>
    <w:rsid w:val="67D2EC04"/>
    <w:rsid w:val="67D3FD6E"/>
    <w:rsid w:val="67D40713"/>
    <w:rsid w:val="67DA1408"/>
    <w:rsid w:val="67DC0523"/>
    <w:rsid w:val="67E56928"/>
    <w:rsid w:val="67E74FE6"/>
    <w:rsid w:val="67EE37A3"/>
    <w:rsid w:val="67FFF57A"/>
    <w:rsid w:val="6800E2F4"/>
    <w:rsid w:val="6803D147"/>
    <w:rsid w:val="68069AD2"/>
    <w:rsid w:val="680A07F5"/>
    <w:rsid w:val="680ABFF4"/>
    <w:rsid w:val="6811843F"/>
    <w:rsid w:val="6812C6AE"/>
    <w:rsid w:val="681A68F3"/>
    <w:rsid w:val="681AA269"/>
    <w:rsid w:val="681D691D"/>
    <w:rsid w:val="6821938A"/>
    <w:rsid w:val="682535C6"/>
    <w:rsid w:val="683366CF"/>
    <w:rsid w:val="683E2199"/>
    <w:rsid w:val="683F5DE7"/>
    <w:rsid w:val="683F7855"/>
    <w:rsid w:val="684BC0FC"/>
    <w:rsid w:val="684C9103"/>
    <w:rsid w:val="684CF1D6"/>
    <w:rsid w:val="68571B60"/>
    <w:rsid w:val="68590F3E"/>
    <w:rsid w:val="685B7D2F"/>
    <w:rsid w:val="685E148E"/>
    <w:rsid w:val="68634793"/>
    <w:rsid w:val="68660E41"/>
    <w:rsid w:val="686F385E"/>
    <w:rsid w:val="68703FCF"/>
    <w:rsid w:val="68717886"/>
    <w:rsid w:val="6873F469"/>
    <w:rsid w:val="68790057"/>
    <w:rsid w:val="6879B20B"/>
    <w:rsid w:val="687D8AD0"/>
    <w:rsid w:val="688169B8"/>
    <w:rsid w:val="6883D977"/>
    <w:rsid w:val="68858593"/>
    <w:rsid w:val="6889673D"/>
    <w:rsid w:val="688B7201"/>
    <w:rsid w:val="6897E0BC"/>
    <w:rsid w:val="6897F917"/>
    <w:rsid w:val="68992097"/>
    <w:rsid w:val="689932DF"/>
    <w:rsid w:val="68A68AE3"/>
    <w:rsid w:val="68A75C9E"/>
    <w:rsid w:val="68A9C005"/>
    <w:rsid w:val="68AC52B0"/>
    <w:rsid w:val="68AE25D8"/>
    <w:rsid w:val="68B1773B"/>
    <w:rsid w:val="68B9C7C1"/>
    <w:rsid w:val="68BAD9E8"/>
    <w:rsid w:val="68BF6359"/>
    <w:rsid w:val="68C9013C"/>
    <w:rsid w:val="68D1D440"/>
    <w:rsid w:val="68DB64BC"/>
    <w:rsid w:val="68DD6E21"/>
    <w:rsid w:val="68E0E89F"/>
    <w:rsid w:val="68E23509"/>
    <w:rsid w:val="68EA5A9D"/>
    <w:rsid w:val="68ED60E3"/>
    <w:rsid w:val="68EE810F"/>
    <w:rsid w:val="68F3518D"/>
    <w:rsid w:val="68F3F757"/>
    <w:rsid w:val="68F5C106"/>
    <w:rsid w:val="68FBD85D"/>
    <w:rsid w:val="69032566"/>
    <w:rsid w:val="69058590"/>
    <w:rsid w:val="690D247E"/>
    <w:rsid w:val="690D2E32"/>
    <w:rsid w:val="690DD0F4"/>
    <w:rsid w:val="690EFA76"/>
    <w:rsid w:val="690F40CC"/>
    <w:rsid w:val="69164A33"/>
    <w:rsid w:val="6917BB5F"/>
    <w:rsid w:val="691CCE20"/>
    <w:rsid w:val="6920C185"/>
    <w:rsid w:val="69245A45"/>
    <w:rsid w:val="69259D7D"/>
    <w:rsid w:val="69283FE6"/>
    <w:rsid w:val="6928D345"/>
    <w:rsid w:val="692D088E"/>
    <w:rsid w:val="693037CE"/>
    <w:rsid w:val="693B972B"/>
    <w:rsid w:val="693BC83A"/>
    <w:rsid w:val="693D3569"/>
    <w:rsid w:val="693FD232"/>
    <w:rsid w:val="694419B2"/>
    <w:rsid w:val="694EA186"/>
    <w:rsid w:val="694F01CD"/>
    <w:rsid w:val="6951C055"/>
    <w:rsid w:val="69598A5D"/>
    <w:rsid w:val="695D4476"/>
    <w:rsid w:val="6964AF8F"/>
    <w:rsid w:val="69679798"/>
    <w:rsid w:val="696FCF91"/>
    <w:rsid w:val="6988D99D"/>
    <w:rsid w:val="69914761"/>
    <w:rsid w:val="69921E3A"/>
    <w:rsid w:val="69950C82"/>
    <w:rsid w:val="699C55BA"/>
    <w:rsid w:val="699E36B7"/>
    <w:rsid w:val="69A2A245"/>
    <w:rsid w:val="69B02AC2"/>
    <w:rsid w:val="69B37633"/>
    <w:rsid w:val="69B6DC17"/>
    <w:rsid w:val="69C0D3FF"/>
    <w:rsid w:val="69C1FFD9"/>
    <w:rsid w:val="69CAE736"/>
    <w:rsid w:val="69CBA6A4"/>
    <w:rsid w:val="69CEC8A4"/>
    <w:rsid w:val="69CFE4F6"/>
    <w:rsid w:val="69D00AFE"/>
    <w:rsid w:val="69D25BA4"/>
    <w:rsid w:val="69D8C41E"/>
    <w:rsid w:val="69E09508"/>
    <w:rsid w:val="69E12891"/>
    <w:rsid w:val="69E987F9"/>
    <w:rsid w:val="69E98AB2"/>
    <w:rsid w:val="69EA43D4"/>
    <w:rsid w:val="69EE0E96"/>
    <w:rsid w:val="69FBCD60"/>
    <w:rsid w:val="69FC6475"/>
    <w:rsid w:val="6A03BE44"/>
    <w:rsid w:val="6A04427D"/>
    <w:rsid w:val="6A04CA21"/>
    <w:rsid w:val="6A08A6BD"/>
    <w:rsid w:val="6A099F63"/>
    <w:rsid w:val="6A15BE3E"/>
    <w:rsid w:val="6A1E40EF"/>
    <w:rsid w:val="6A210B4E"/>
    <w:rsid w:val="6A2183A0"/>
    <w:rsid w:val="6A21E13E"/>
    <w:rsid w:val="6A267BC9"/>
    <w:rsid w:val="6A26CD40"/>
    <w:rsid w:val="6A2E4AFE"/>
    <w:rsid w:val="6A309A1E"/>
    <w:rsid w:val="6A33FEFB"/>
    <w:rsid w:val="6A36DD3B"/>
    <w:rsid w:val="6A3A1C51"/>
    <w:rsid w:val="6A3B1C40"/>
    <w:rsid w:val="6A3C0F1F"/>
    <w:rsid w:val="6A41AFE1"/>
    <w:rsid w:val="6A5110E6"/>
    <w:rsid w:val="6A58C19A"/>
    <w:rsid w:val="6A5F074B"/>
    <w:rsid w:val="6A607E11"/>
    <w:rsid w:val="6A61CC47"/>
    <w:rsid w:val="6A640939"/>
    <w:rsid w:val="6A697DCB"/>
    <w:rsid w:val="6A781D7F"/>
    <w:rsid w:val="6A86BA08"/>
    <w:rsid w:val="6A87BD2B"/>
    <w:rsid w:val="6A881C0F"/>
    <w:rsid w:val="6A8B37ED"/>
    <w:rsid w:val="6A8C6357"/>
    <w:rsid w:val="6A8CC318"/>
    <w:rsid w:val="6A8DD55F"/>
    <w:rsid w:val="6A8E543A"/>
    <w:rsid w:val="6A945EE2"/>
    <w:rsid w:val="6A9CC04E"/>
    <w:rsid w:val="6A9DDF95"/>
    <w:rsid w:val="6AA0B8A9"/>
    <w:rsid w:val="6AA3C074"/>
    <w:rsid w:val="6AA91BBF"/>
    <w:rsid w:val="6AABFC72"/>
    <w:rsid w:val="6AB5FBD2"/>
    <w:rsid w:val="6AB67A11"/>
    <w:rsid w:val="6ABD9AB6"/>
    <w:rsid w:val="6AC42685"/>
    <w:rsid w:val="6AC939B4"/>
    <w:rsid w:val="6AD51C02"/>
    <w:rsid w:val="6AD62329"/>
    <w:rsid w:val="6AD78AF1"/>
    <w:rsid w:val="6ADE5F2B"/>
    <w:rsid w:val="6AE543C5"/>
    <w:rsid w:val="6AE6C43A"/>
    <w:rsid w:val="6AE98F87"/>
    <w:rsid w:val="6AF00298"/>
    <w:rsid w:val="6AF3FD33"/>
    <w:rsid w:val="6AF8BBE4"/>
    <w:rsid w:val="6AFA1EC2"/>
    <w:rsid w:val="6AFB22C4"/>
    <w:rsid w:val="6B08A98D"/>
    <w:rsid w:val="6B0D8A92"/>
    <w:rsid w:val="6B145EA9"/>
    <w:rsid w:val="6B160A6D"/>
    <w:rsid w:val="6B17FDB1"/>
    <w:rsid w:val="6B1BE68D"/>
    <w:rsid w:val="6B240E9E"/>
    <w:rsid w:val="6B29CE71"/>
    <w:rsid w:val="6B32C716"/>
    <w:rsid w:val="6B35A772"/>
    <w:rsid w:val="6B35BBAD"/>
    <w:rsid w:val="6B3A6FEE"/>
    <w:rsid w:val="6B3D595E"/>
    <w:rsid w:val="6B3D6AA6"/>
    <w:rsid w:val="6B45AB53"/>
    <w:rsid w:val="6B47590E"/>
    <w:rsid w:val="6B49D1BD"/>
    <w:rsid w:val="6B4C3A83"/>
    <w:rsid w:val="6B4C6E9F"/>
    <w:rsid w:val="6B4DA496"/>
    <w:rsid w:val="6B5BB6C9"/>
    <w:rsid w:val="6B5E98F1"/>
    <w:rsid w:val="6B5F85D2"/>
    <w:rsid w:val="6B6044C8"/>
    <w:rsid w:val="6B6A35F3"/>
    <w:rsid w:val="6B72C67C"/>
    <w:rsid w:val="6B73DA85"/>
    <w:rsid w:val="6B856E36"/>
    <w:rsid w:val="6B8AA077"/>
    <w:rsid w:val="6B8D0F79"/>
    <w:rsid w:val="6B8DB28F"/>
    <w:rsid w:val="6B983BD4"/>
    <w:rsid w:val="6B98D021"/>
    <w:rsid w:val="6B9DD053"/>
    <w:rsid w:val="6BA85BE4"/>
    <w:rsid w:val="6BA9421E"/>
    <w:rsid w:val="6BB64F8F"/>
    <w:rsid w:val="6BB6FB99"/>
    <w:rsid w:val="6BBAF54E"/>
    <w:rsid w:val="6BBEB2D6"/>
    <w:rsid w:val="6BC1366C"/>
    <w:rsid w:val="6BCA9848"/>
    <w:rsid w:val="6BCB9A2D"/>
    <w:rsid w:val="6BCD8CA6"/>
    <w:rsid w:val="6BD1E4BE"/>
    <w:rsid w:val="6BD33B93"/>
    <w:rsid w:val="6BD91C39"/>
    <w:rsid w:val="6BD97AC4"/>
    <w:rsid w:val="6BDE2BA5"/>
    <w:rsid w:val="6BDF9932"/>
    <w:rsid w:val="6BE32A24"/>
    <w:rsid w:val="6BE6BC50"/>
    <w:rsid w:val="6BEA096A"/>
    <w:rsid w:val="6BEBD9D3"/>
    <w:rsid w:val="6BF068CD"/>
    <w:rsid w:val="6BF1E581"/>
    <w:rsid w:val="6BF39437"/>
    <w:rsid w:val="6BF76AC5"/>
    <w:rsid w:val="6BF8BD23"/>
    <w:rsid w:val="6BF95936"/>
    <w:rsid w:val="6C001BBF"/>
    <w:rsid w:val="6C10870E"/>
    <w:rsid w:val="6C1CA5AF"/>
    <w:rsid w:val="6C1E6B7C"/>
    <w:rsid w:val="6C27167C"/>
    <w:rsid w:val="6C33F8C4"/>
    <w:rsid w:val="6C385C34"/>
    <w:rsid w:val="6C3F605B"/>
    <w:rsid w:val="6C4731AE"/>
    <w:rsid w:val="6C4B7D1C"/>
    <w:rsid w:val="6C6277B8"/>
    <w:rsid w:val="6C655524"/>
    <w:rsid w:val="6C703BAF"/>
    <w:rsid w:val="6C7139A3"/>
    <w:rsid w:val="6C7577EE"/>
    <w:rsid w:val="6C784723"/>
    <w:rsid w:val="6C83EC1D"/>
    <w:rsid w:val="6C8488AC"/>
    <w:rsid w:val="6C8B09EC"/>
    <w:rsid w:val="6C95851F"/>
    <w:rsid w:val="6C97583F"/>
    <w:rsid w:val="6CA4C660"/>
    <w:rsid w:val="6CA9330B"/>
    <w:rsid w:val="6CAA5198"/>
    <w:rsid w:val="6CB58588"/>
    <w:rsid w:val="6CB74218"/>
    <w:rsid w:val="6CB824B1"/>
    <w:rsid w:val="6CB944D3"/>
    <w:rsid w:val="6CC1183F"/>
    <w:rsid w:val="6CD045B0"/>
    <w:rsid w:val="6CD18536"/>
    <w:rsid w:val="6CDA92D8"/>
    <w:rsid w:val="6CE13C3B"/>
    <w:rsid w:val="6CE22410"/>
    <w:rsid w:val="6CE4FC04"/>
    <w:rsid w:val="6CF8CF78"/>
    <w:rsid w:val="6CFDE108"/>
    <w:rsid w:val="6D035E9B"/>
    <w:rsid w:val="6D0422D0"/>
    <w:rsid w:val="6D048108"/>
    <w:rsid w:val="6D1CF499"/>
    <w:rsid w:val="6D231463"/>
    <w:rsid w:val="6D2529C4"/>
    <w:rsid w:val="6D298CBD"/>
    <w:rsid w:val="6D331BE7"/>
    <w:rsid w:val="6D39E51F"/>
    <w:rsid w:val="6D3A8466"/>
    <w:rsid w:val="6D3F7BEC"/>
    <w:rsid w:val="6D525FAA"/>
    <w:rsid w:val="6D5E80E9"/>
    <w:rsid w:val="6D611C35"/>
    <w:rsid w:val="6D613C26"/>
    <w:rsid w:val="6D72A0FE"/>
    <w:rsid w:val="6D74C28A"/>
    <w:rsid w:val="6D787B43"/>
    <w:rsid w:val="6D7A7108"/>
    <w:rsid w:val="6D7B72C6"/>
    <w:rsid w:val="6D8064A5"/>
    <w:rsid w:val="6D8494C3"/>
    <w:rsid w:val="6D866A86"/>
    <w:rsid w:val="6D96D4FF"/>
    <w:rsid w:val="6DA57DC4"/>
    <w:rsid w:val="6DA6FDF4"/>
    <w:rsid w:val="6DAC8FD7"/>
    <w:rsid w:val="6DAFB032"/>
    <w:rsid w:val="6DB11EFA"/>
    <w:rsid w:val="6DB2A05C"/>
    <w:rsid w:val="6DB4A0C1"/>
    <w:rsid w:val="6DB51851"/>
    <w:rsid w:val="6DB5ABDE"/>
    <w:rsid w:val="6DC1D9C6"/>
    <w:rsid w:val="6DC51001"/>
    <w:rsid w:val="6DC796AB"/>
    <w:rsid w:val="6DCD630B"/>
    <w:rsid w:val="6DCE0343"/>
    <w:rsid w:val="6DD02A86"/>
    <w:rsid w:val="6DE312C1"/>
    <w:rsid w:val="6DE6BDFF"/>
    <w:rsid w:val="6DE72BA0"/>
    <w:rsid w:val="6DEBF067"/>
    <w:rsid w:val="6DEDC240"/>
    <w:rsid w:val="6DF4C0DC"/>
    <w:rsid w:val="6DFC2B3B"/>
    <w:rsid w:val="6DFEECE3"/>
    <w:rsid w:val="6E03DA33"/>
    <w:rsid w:val="6E06EE7B"/>
    <w:rsid w:val="6E164C79"/>
    <w:rsid w:val="6E1C7204"/>
    <w:rsid w:val="6E22F6F7"/>
    <w:rsid w:val="6E240D45"/>
    <w:rsid w:val="6E250F33"/>
    <w:rsid w:val="6E258A87"/>
    <w:rsid w:val="6E2849E4"/>
    <w:rsid w:val="6E3103E2"/>
    <w:rsid w:val="6E31892B"/>
    <w:rsid w:val="6E31E40B"/>
    <w:rsid w:val="6E3417C9"/>
    <w:rsid w:val="6E34C864"/>
    <w:rsid w:val="6E352BF0"/>
    <w:rsid w:val="6E3EAD40"/>
    <w:rsid w:val="6E43274B"/>
    <w:rsid w:val="6E48A3F6"/>
    <w:rsid w:val="6E59CE09"/>
    <w:rsid w:val="6E621775"/>
    <w:rsid w:val="6E623FEB"/>
    <w:rsid w:val="6E6BA7FA"/>
    <w:rsid w:val="6E6C3A30"/>
    <w:rsid w:val="6E6F0454"/>
    <w:rsid w:val="6E71B180"/>
    <w:rsid w:val="6E726783"/>
    <w:rsid w:val="6E760DF6"/>
    <w:rsid w:val="6E7A621F"/>
    <w:rsid w:val="6E7BC173"/>
    <w:rsid w:val="6E7EF9D0"/>
    <w:rsid w:val="6E80F3A3"/>
    <w:rsid w:val="6E82A922"/>
    <w:rsid w:val="6E84D5D2"/>
    <w:rsid w:val="6E880C55"/>
    <w:rsid w:val="6E8E7591"/>
    <w:rsid w:val="6E90724A"/>
    <w:rsid w:val="6E92668D"/>
    <w:rsid w:val="6E947B71"/>
    <w:rsid w:val="6E950672"/>
    <w:rsid w:val="6E989DBD"/>
    <w:rsid w:val="6E98A0E0"/>
    <w:rsid w:val="6EA767A7"/>
    <w:rsid w:val="6EA925C7"/>
    <w:rsid w:val="6EAE4373"/>
    <w:rsid w:val="6EBE2D25"/>
    <w:rsid w:val="6EC4AAF2"/>
    <w:rsid w:val="6EC7F508"/>
    <w:rsid w:val="6ECCC30B"/>
    <w:rsid w:val="6ECCF3A9"/>
    <w:rsid w:val="6ECE8DF4"/>
    <w:rsid w:val="6ED4EF76"/>
    <w:rsid w:val="6ED991D1"/>
    <w:rsid w:val="6EDACC34"/>
    <w:rsid w:val="6EDE28E9"/>
    <w:rsid w:val="6EE924D4"/>
    <w:rsid w:val="6EF9875D"/>
    <w:rsid w:val="6F0302FA"/>
    <w:rsid w:val="6F0ECC64"/>
    <w:rsid w:val="6F18CDEC"/>
    <w:rsid w:val="6F18D8DA"/>
    <w:rsid w:val="6F1C38F0"/>
    <w:rsid w:val="6F216919"/>
    <w:rsid w:val="6F24CF61"/>
    <w:rsid w:val="6F278DE3"/>
    <w:rsid w:val="6F2C97F0"/>
    <w:rsid w:val="6F339ED2"/>
    <w:rsid w:val="6F378B18"/>
    <w:rsid w:val="6F38F609"/>
    <w:rsid w:val="6F3C32CD"/>
    <w:rsid w:val="6F3CB7AA"/>
    <w:rsid w:val="6F3F53A0"/>
    <w:rsid w:val="6F4050E4"/>
    <w:rsid w:val="6F430728"/>
    <w:rsid w:val="6F453D07"/>
    <w:rsid w:val="6F4620A5"/>
    <w:rsid w:val="6F4B381D"/>
    <w:rsid w:val="6F4E9936"/>
    <w:rsid w:val="6F514186"/>
    <w:rsid w:val="6F551EE8"/>
    <w:rsid w:val="6F55A7AE"/>
    <w:rsid w:val="6F5CC2CF"/>
    <w:rsid w:val="6F6010D7"/>
    <w:rsid w:val="6F65FA75"/>
    <w:rsid w:val="6F6F59C1"/>
    <w:rsid w:val="6F7171C3"/>
    <w:rsid w:val="6F74827C"/>
    <w:rsid w:val="6F801A8F"/>
    <w:rsid w:val="6F8762AC"/>
    <w:rsid w:val="6F94608D"/>
    <w:rsid w:val="6F953853"/>
    <w:rsid w:val="6F95B394"/>
    <w:rsid w:val="6F9D9B4F"/>
    <w:rsid w:val="6FA410E9"/>
    <w:rsid w:val="6FA63246"/>
    <w:rsid w:val="6FA6CAED"/>
    <w:rsid w:val="6FA873E5"/>
    <w:rsid w:val="6FAD3653"/>
    <w:rsid w:val="6FB484DA"/>
    <w:rsid w:val="6FB93B8C"/>
    <w:rsid w:val="6FBD1398"/>
    <w:rsid w:val="6FC02C7E"/>
    <w:rsid w:val="6FC12A02"/>
    <w:rsid w:val="6FC6CE98"/>
    <w:rsid w:val="6FD31014"/>
    <w:rsid w:val="6FD58453"/>
    <w:rsid w:val="6FD81B53"/>
    <w:rsid w:val="6FDFACCC"/>
    <w:rsid w:val="6FE17EB6"/>
    <w:rsid w:val="6FE2D477"/>
    <w:rsid w:val="6FE57562"/>
    <w:rsid w:val="6FE678A8"/>
    <w:rsid w:val="6FEE7387"/>
    <w:rsid w:val="6FF10A32"/>
    <w:rsid w:val="6FF72940"/>
    <w:rsid w:val="6FF8F272"/>
    <w:rsid w:val="6FFB5FEA"/>
    <w:rsid w:val="6FFE2DBF"/>
    <w:rsid w:val="70134774"/>
    <w:rsid w:val="7014E211"/>
    <w:rsid w:val="701B38B0"/>
    <w:rsid w:val="702C37BD"/>
    <w:rsid w:val="702F6B34"/>
    <w:rsid w:val="7035C574"/>
    <w:rsid w:val="703B8658"/>
    <w:rsid w:val="703FC56B"/>
    <w:rsid w:val="70434BFF"/>
    <w:rsid w:val="7045359F"/>
    <w:rsid w:val="70495089"/>
    <w:rsid w:val="704D5D29"/>
    <w:rsid w:val="70591F70"/>
    <w:rsid w:val="70629122"/>
    <w:rsid w:val="7065EFAB"/>
    <w:rsid w:val="7068900F"/>
    <w:rsid w:val="7070E7B6"/>
    <w:rsid w:val="7076D5C9"/>
    <w:rsid w:val="7079A23E"/>
    <w:rsid w:val="7083B09C"/>
    <w:rsid w:val="708B7697"/>
    <w:rsid w:val="708F0A47"/>
    <w:rsid w:val="70914817"/>
    <w:rsid w:val="7091CEA3"/>
    <w:rsid w:val="709E9878"/>
    <w:rsid w:val="70A61978"/>
    <w:rsid w:val="70AA79A4"/>
    <w:rsid w:val="70BEE412"/>
    <w:rsid w:val="70C61554"/>
    <w:rsid w:val="70D1EE3E"/>
    <w:rsid w:val="70D32C99"/>
    <w:rsid w:val="70DED789"/>
    <w:rsid w:val="70DF9B3E"/>
    <w:rsid w:val="70E0F760"/>
    <w:rsid w:val="70E2BDA7"/>
    <w:rsid w:val="70E8CCCF"/>
    <w:rsid w:val="70ECCC57"/>
    <w:rsid w:val="71000A23"/>
    <w:rsid w:val="71034C33"/>
    <w:rsid w:val="71089D13"/>
    <w:rsid w:val="710961E2"/>
    <w:rsid w:val="710A31B2"/>
    <w:rsid w:val="710C011B"/>
    <w:rsid w:val="71138B93"/>
    <w:rsid w:val="71139B61"/>
    <w:rsid w:val="711F39B8"/>
    <w:rsid w:val="712A06A9"/>
    <w:rsid w:val="712BCB1F"/>
    <w:rsid w:val="713059A8"/>
    <w:rsid w:val="7131F955"/>
    <w:rsid w:val="7135E9FA"/>
    <w:rsid w:val="714123BF"/>
    <w:rsid w:val="71413701"/>
    <w:rsid w:val="714AED8B"/>
    <w:rsid w:val="714CE114"/>
    <w:rsid w:val="714D627A"/>
    <w:rsid w:val="71500CE9"/>
    <w:rsid w:val="715A1460"/>
    <w:rsid w:val="715BEBD6"/>
    <w:rsid w:val="715C8C60"/>
    <w:rsid w:val="715F6AD5"/>
    <w:rsid w:val="7161F429"/>
    <w:rsid w:val="7162540C"/>
    <w:rsid w:val="7167C1A9"/>
    <w:rsid w:val="71700F59"/>
    <w:rsid w:val="7173E937"/>
    <w:rsid w:val="7174633A"/>
    <w:rsid w:val="7175B56D"/>
    <w:rsid w:val="717C3E0B"/>
    <w:rsid w:val="717E171B"/>
    <w:rsid w:val="71833AC3"/>
    <w:rsid w:val="7184CAB2"/>
    <w:rsid w:val="718DC316"/>
    <w:rsid w:val="71956C60"/>
    <w:rsid w:val="719884FD"/>
    <w:rsid w:val="71A3DAF2"/>
    <w:rsid w:val="71AF2E2F"/>
    <w:rsid w:val="71B0C925"/>
    <w:rsid w:val="71B6A6BF"/>
    <w:rsid w:val="71B79506"/>
    <w:rsid w:val="71B8B5F1"/>
    <w:rsid w:val="71BA49E4"/>
    <w:rsid w:val="71BD32F6"/>
    <w:rsid w:val="71C175DE"/>
    <w:rsid w:val="71C34233"/>
    <w:rsid w:val="71C99FEA"/>
    <w:rsid w:val="71CC5010"/>
    <w:rsid w:val="71CC9AC6"/>
    <w:rsid w:val="71CCD2CB"/>
    <w:rsid w:val="71CE8A66"/>
    <w:rsid w:val="71CFB732"/>
    <w:rsid w:val="71D316EE"/>
    <w:rsid w:val="71D36608"/>
    <w:rsid w:val="71D5A198"/>
    <w:rsid w:val="71DF78A9"/>
    <w:rsid w:val="71DF9B7F"/>
    <w:rsid w:val="71E0D166"/>
    <w:rsid w:val="71E908B6"/>
    <w:rsid w:val="71EC590C"/>
    <w:rsid w:val="71F346B5"/>
    <w:rsid w:val="71FC34D7"/>
    <w:rsid w:val="71FC507E"/>
    <w:rsid w:val="72046613"/>
    <w:rsid w:val="72068DB9"/>
    <w:rsid w:val="720AD1BC"/>
    <w:rsid w:val="720AE047"/>
    <w:rsid w:val="7214FA52"/>
    <w:rsid w:val="7217A24E"/>
    <w:rsid w:val="72198206"/>
    <w:rsid w:val="721B2E53"/>
    <w:rsid w:val="721FB208"/>
    <w:rsid w:val="7222DE26"/>
    <w:rsid w:val="72248048"/>
    <w:rsid w:val="72298852"/>
    <w:rsid w:val="7229F0C4"/>
    <w:rsid w:val="722B53CE"/>
    <w:rsid w:val="722D2CF4"/>
    <w:rsid w:val="722D4CA2"/>
    <w:rsid w:val="722E738E"/>
    <w:rsid w:val="7232E0F5"/>
    <w:rsid w:val="72375972"/>
    <w:rsid w:val="7240BBDB"/>
    <w:rsid w:val="7249CFE2"/>
    <w:rsid w:val="724A155E"/>
    <w:rsid w:val="725579D0"/>
    <w:rsid w:val="725673FA"/>
    <w:rsid w:val="7256A1BC"/>
    <w:rsid w:val="725CCE6A"/>
    <w:rsid w:val="725DC5D2"/>
    <w:rsid w:val="725F9669"/>
    <w:rsid w:val="725FA5B4"/>
    <w:rsid w:val="726003EC"/>
    <w:rsid w:val="72622807"/>
    <w:rsid w:val="7263BC91"/>
    <w:rsid w:val="72661789"/>
    <w:rsid w:val="7273BBAE"/>
    <w:rsid w:val="72750286"/>
    <w:rsid w:val="7279C3C2"/>
    <w:rsid w:val="727AA7EA"/>
    <w:rsid w:val="727F58C7"/>
    <w:rsid w:val="7280D060"/>
    <w:rsid w:val="72865F34"/>
    <w:rsid w:val="728BAC71"/>
    <w:rsid w:val="728F5424"/>
    <w:rsid w:val="729146CC"/>
    <w:rsid w:val="729B2201"/>
    <w:rsid w:val="729B6F06"/>
    <w:rsid w:val="729C167A"/>
    <w:rsid w:val="72A0CA8C"/>
    <w:rsid w:val="72A25239"/>
    <w:rsid w:val="72B36F6D"/>
    <w:rsid w:val="72B5739C"/>
    <w:rsid w:val="72BE19CA"/>
    <w:rsid w:val="72C256F2"/>
    <w:rsid w:val="72CF788B"/>
    <w:rsid w:val="72D1F9DB"/>
    <w:rsid w:val="72DB169C"/>
    <w:rsid w:val="72E306BE"/>
    <w:rsid w:val="72E7E8A6"/>
    <w:rsid w:val="72E8B62E"/>
    <w:rsid w:val="72E90025"/>
    <w:rsid w:val="72EE62A7"/>
    <w:rsid w:val="72F22540"/>
    <w:rsid w:val="72F87E64"/>
    <w:rsid w:val="7301C380"/>
    <w:rsid w:val="730378C4"/>
    <w:rsid w:val="7303D50F"/>
    <w:rsid w:val="73048565"/>
    <w:rsid w:val="730C33D4"/>
    <w:rsid w:val="730CA37F"/>
    <w:rsid w:val="730E3316"/>
    <w:rsid w:val="731196D7"/>
    <w:rsid w:val="731377AE"/>
    <w:rsid w:val="73167AA1"/>
    <w:rsid w:val="73168520"/>
    <w:rsid w:val="73197CEE"/>
    <w:rsid w:val="731E9D9B"/>
    <w:rsid w:val="7326C375"/>
    <w:rsid w:val="732CDA88"/>
    <w:rsid w:val="73399121"/>
    <w:rsid w:val="733A93CA"/>
    <w:rsid w:val="733D8DF2"/>
    <w:rsid w:val="733FBDF3"/>
    <w:rsid w:val="7345967D"/>
    <w:rsid w:val="7345B6C3"/>
    <w:rsid w:val="7349C5E7"/>
    <w:rsid w:val="734D7BCA"/>
    <w:rsid w:val="7351FEE5"/>
    <w:rsid w:val="735D9626"/>
    <w:rsid w:val="736126FD"/>
    <w:rsid w:val="7361374E"/>
    <w:rsid w:val="7362534D"/>
    <w:rsid w:val="7364910E"/>
    <w:rsid w:val="7364EEB1"/>
    <w:rsid w:val="7366173E"/>
    <w:rsid w:val="736F0BF7"/>
    <w:rsid w:val="73707755"/>
    <w:rsid w:val="7380757D"/>
    <w:rsid w:val="7389B25D"/>
    <w:rsid w:val="7391D3D1"/>
    <w:rsid w:val="7399E57A"/>
    <w:rsid w:val="739E8FA0"/>
    <w:rsid w:val="739F69B8"/>
    <w:rsid w:val="73A51FCC"/>
    <w:rsid w:val="73A7591F"/>
    <w:rsid w:val="73A874AB"/>
    <w:rsid w:val="73AAB49A"/>
    <w:rsid w:val="73B4D406"/>
    <w:rsid w:val="73B70F9F"/>
    <w:rsid w:val="73B9E3BE"/>
    <w:rsid w:val="73BE354C"/>
    <w:rsid w:val="73C363CB"/>
    <w:rsid w:val="73C3EEDA"/>
    <w:rsid w:val="73C7949C"/>
    <w:rsid w:val="73C951B7"/>
    <w:rsid w:val="73CA43D9"/>
    <w:rsid w:val="73CBC410"/>
    <w:rsid w:val="73CD68A4"/>
    <w:rsid w:val="73D293B4"/>
    <w:rsid w:val="73D4FBAC"/>
    <w:rsid w:val="73D59820"/>
    <w:rsid w:val="73D73965"/>
    <w:rsid w:val="73D9FC27"/>
    <w:rsid w:val="73E18926"/>
    <w:rsid w:val="73E76ACE"/>
    <w:rsid w:val="73E8EB34"/>
    <w:rsid w:val="73F365E1"/>
    <w:rsid w:val="73F75A47"/>
    <w:rsid w:val="73FA90B5"/>
    <w:rsid w:val="74028D81"/>
    <w:rsid w:val="740F8C0F"/>
    <w:rsid w:val="74120A16"/>
    <w:rsid w:val="7414C4B6"/>
    <w:rsid w:val="741D2AC5"/>
    <w:rsid w:val="7421A304"/>
    <w:rsid w:val="7421C6B8"/>
    <w:rsid w:val="74246075"/>
    <w:rsid w:val="74272BF4"/>
    <w:rsid w:val="742A1AEC"/>
    <w:rsid w:val="742DD623"/>
    <w:rsid w:val="743275AF"/>
    <w:rsid w:val="74352F7B"/>
    <w:rsid w:val="743ACD81"/>
    <w:rsid w:val="7446DAA5"/>
    <w:rsid w:val="744BBBEE"/>
    <w:rsid w:val="744D62FC"/>
    <w:rsid w:val="744F4D76"/>
    <w:rsid w:val="744F68BC"/>
    <w:rsid w:val="7456E6FD"/>
    <w:rsid w:val="74583398"/>
    <w:rsid w:val="74606E50"/>
    <w:rsid w:val="7461351F"/>
    <w:rsid w:val="74613C49"/>
    <w:rsid w:val="74638EA9"/>
    <w:rsid w:val="7463C692"/>
    <w:rsid w:val="7463CBB6"/>
    <w:rsid w:val="74661963"/>
    <w:rsid w:val="746761B2"/>
    <w:rsid w:val="746A5B9E"/>
    <w:rsid w:val="7477EDB4"/>
    <w:rsid w:val="7478C348"/>
    <w:rsid w:val="747B24FD"/>
    <w:rsid w:val="747C80ED"/>
    <w:rsid w:val="747DB4D1"/>
    <w:rsid w:val="74869963"/>
    <w:rsid w:val="74897AD6"/>
    <w:rsid w:val="748D4001"/>
    <w:rsid w:val="748E8847"/>
    <w:rsid w:val="7491C216"/>
    <w:rsid w:val="749658F4"/>
    <w:rsid w:val="749CF09E"/>
    <w:rsid w:val="74A37066"/>
    <w:rsid w:val="74A3CCE0"/>
    <w:rsid w:val="74A4595F"/>
    <w:rsid w:val="74A5118C"/>
    <w:rsid w:val="74A5917C"/>
    <w:rsid w:val="74A82BA0"/>
    <w:rsid w:val="74ABA051"/>
    <w:rsid w:val="74B14C33"/>
    <w:rsid w:val="74B71C1C"/>
    <w:rsid w:val="74C37422"/>
    <w:rsid w:val="74CCB519"/>
    <w:rsid w:val="74D0C1EF"/>
    <w:rsid w:val="74D8569C"/>
    <w:rsid w:val="74D8CB0D"/>
    <w:rsid w:val="74DB1952"/>
    <w:rsid w:val="74E0791B"/>
    <w:rsid w:val="74E1DD29"/>
    <w:rsid w:val="74F09584"/>
    <w:rsid w:val="74F23AB5"/>
    <w:rsid w:val="74F83A62"/>
    <w:rsid w:val="7501272E"/>
    <w:rsid w:val="7506EF5A"/>
    <w:rsid w:val="7507BF82"/>
    <w:rsid w:val="750B4F91"/>
    <w:rsid w:val="75141204"/>
    <w:rsid w:val="75188606"/>
    <w:rsid w:val="751F2A5A"/>
    <w:rsid w:val="7523AAF7"/>
    <w:rsid w:val="7524ED5E"/>
    <w:rsid w:val="7529BBA7"/>
    <w:rsid w:val="7531CFA5"/>
    <w:rsid w:val="7532D571"/>
    <w:rsid w:val="7535F19B"/>
    <w:rsid w:val="75380F6B"/>
    <w:rsid w:val="753DBAA7"/>
    <w:rsid w:val="7547A21D"/>
    <w:rsid w:val="754A6F1E"/>
    <w:rsid w:val="755495EA"/>
    <w:rsid w:val="7556E6BE"/>
    <w:rsid w:val="75576DBA"/>
    <w:rsid w:val="755ED171"/>
    <w:rsid w:val="7560ED96"/>
    <w:rsid w:val="7562DCE7"/>
    <w:rsid w:val="75679747"/>
    <w:rsid w:val="756874AF"/>
    <w:rsid w:val="756CD390"/>
    <w:rsid w:val="756D411F"/>
    <w:rsid w:val="756FDE8C"/>
    <w:rsid w:val="75710CDE"/>
    <w:rsid w:val="757F7138"/>
    <w:rsid w:val="75817E69"/>
    <w:rsid w:val="7581FC4F"/>
    <w:rsid w:val="75835967"/>
    <w:rsid w:val="75850FDE"/>
    <w:rsid w:val="758A38EA"/>
    <w:rsid w:val="758A6B3A"/>
    <w:rsid w:val="758B5652"/>
    <w:rsid w:val="758EAF7C"/>
    <w:rsid w:val="758F00A5"/>
    <w:rsid w:val="75A44117"/>
    <w:rsid w:val="75A896DA"/>
    <w:rsid w:val="75AB756C"/>
    <w:rsid w:val="75ABE656"/>
    <w:rsid w:val="75ADC733"/>
    <w:rsid w:val="75B9CB1F"/>
    <w:rsid w:val="75BCE106"/>
    <w:rsid w:val="75BE4F11"/>
    <w:rsid w:val="75C41ED2"/>
    <w:rsid w:val="75D2C8A4"/>
    <w:rsid w:val="75D550E9"/>
    <w:rsid w:val="75D68C11"/>
    <w:rsid w:val="75DB22E1"/>
    <w:rsid w:val="75EDED32"/>
    <w:rsid w:val="75F14BA8"/>
    <w:rsid w:val="75F23142"/>
    <w:rsid w:val="75F54C40"/>
    <w:rsid w:val="76049FE3"/>
    <w:rsid w:val="7607AF31"/>
    <w:rsid w:val="76093DB3"/>
    <w:rsid w:val="760A45D4"/>
    <w:rsid w:val="760BCA6D"/>
    <w:rsid w:val="760DB112"/>
    <w:rsid w:val="760F7344"/>
    <w:rsid w:val="760FC664"/>
    <w:rsid w:val="761494C4"/>
    <w:rsid w:val="7617C645"/>
    <w:rsid w:val="7623909F"/>
    <w:rsid w:val="7625B472"/>
    <w:rsid w:val="76267C67"/>
    <w:rsid w:val="76277709"/>
    <w:rsid w:val="762C2ACD"/>
    <w:rsid w:val="763238DC"/>
    <w:rsid w:val="763303B0"/>
    <w:rsid w:val="7634E08F"/>
    <w:rsid w:val="763ACB67"/>
    <w:rsid w:val="763F41C2"/>
    <w:rsid w:val="764F5AE7"/>
    <w:rsid w:val="76515226"/>
    <w:rsid w:val="7656F8CF"/>
    <w:rsid w:val="7657A9DA"/>
    <w:rsid w:val="7657ED4F"/>
    <w:rsid w:val="76585231"/>
    <w:rsid w:val="765A738B"/>
    <w:rsid w:val="765A8EC8"/>
    <w:rsid w:val="765F48D9"/>
    <w:rsid w:val="7665B289"/>
    <w:rsid w:val="766CD7CB"/>
    <w:rsid w:val="766DC6AB"/>
    <w:rsid w:val="767BDBC2"/>
    <w:rsid w:val="767E5ABC"/>
    <w:rsid w:val="768842C6"/>
    <w:rsid w:val="768AE425"/>
    <w:rsid w:val="768C3545"/>
    <w:rsid w:val="768C43BA"/>
    <w:rsid w:val="768D8BA0"/>
    <w:rsid w:val="769343B6"/>
    <w:rsid w:val="769752FF"/>
    <w:rsid w:val="769C17CA"/>
    <w:rsid w:val="769CD609"/>
    <w:rsid w:val="76A068DD"/>
    <w:rsid w:val="76A0E696"/>
    <w:rsid w:val="76A117CE"/>
    <w:rsid w:val="76A18E17"/>
    <w:rsid w:val="76A98C56"/>
    <w:rsid w:val="76B0B7F3"/>
    <w:rsid w:val="76BB1849"/>
    <w:rsid w:val="76BCC94F"/>
    <w:rsid w:val="76C146D0"/>
    <w:rsid w:val="76CBEDD6"/>
    <w:rsid w:val="76D0636A"/>
    <w:rsid w:val="76D843E4"/>
    <w:rsid w:val="76D97E54"/>
    <w:rsid w:val="76DB863F"/>
    <w:rsid w:val="76DE832C"/>
    <w:rsid w:val="76DF5139"/>
    <w:rsid w:val="76E5CDA3"/>
    <w:rsid w:val="76EA99B6"/>
    <w:rsid w:val="76EC0552"/>
    <w:rsid w:val="76EFD18D"/>
    <w:rsid w:val="76FB4BF1"/>
    <w:rsid w:val="76FCA54D"/>
    <w:rsid w:val="76FD5277"/>
    <w:rsid w:val="7704CC43"/>
    <w:rsid w:val="77058B7A"/>
    <w:rsid w:val="7709DDE2"/>
    <w:rsid w:val="770B0657"/>
    <w:rsid w:val="770D7848"/>
    <w:rsid w:val="771006B9"/>
    <w:rsid w:val="77113D3A"/>
    <w:rsid w:val="77179B9A"/>
    <w:rsid w:val="771844A4"/>
    <w:rsid w:val="77186A04"/>
    <w:rsid w:val="771B273E"/>
    <w:rsid w:val="77322BAA"/>
    <w:rsid w:val="773506A5"/>
    <w:rsid w:val="773C5D95"/>
    <w:rsid w:val="773C74ED"/>
    <w:rsid w:val="7740955C"/>
    <w:rsid w:val="7740CA09"/>
    <w:rsid w:val="77455A87"/>
    <w:rsid w:val="77457F19"/>
    <w:rsid w:val="77479F80"/>
    <w:rsid w:val="775F2FCA"/>
    <w:rsid w:val="7761392F"/>
    <w:rsid w:val="7762A332"/>
    <w:rsid w:val="7766BB05"/>
    <w:rsid w:val="77749BD4"/>
    <w:rsid w:val="777B3C94"/>
    <w:rsid w:val="777BC41D"/>
    <w:rsid w:val="7783F75B"/>
    <w:rsid w:val="7785FB60"/>
    <w:rsid w:val="778639E5"/>
    <w:rsid w:val="7789DF05"/>
    <w:rsid w:val="778A2B12"/>
    <w:rsid w:val="7792A3D8"/>
    <w:rsid w:val="77974AF5"/>
    <w:rsid w:val="779EE915"/>
    <w:rsid w:val="77AB6704"/>
    <w:rsid w:val="77AB8408"/>
    <w:rsid w:val="77AD777D"/>
    <w:rsid w:val="77B25573"/>
    <w:rsid w:val="77B77918"/>
    <w:rsid w:val="77C32129"/>
    <w:rsid w:val="77C8106C"/>
    <w:rsid w:val="77CF107A"/>
    <w:rsid w:val="77D095DA"/>
    <w:rsid w:val="77D0CBA1"/>
    <w:rsid w:val="77D32C53"/>
    <w:rsid w:val="77DA9A78"/>
    <w:rsid w:val="77DB0D80"/>
    <w:rsid w:val="77DE17E3"/>
    <w:rsid w:val="77E145D7"/>
    <w:rsid w:val="77E327B0"/>
    <w:rsid w:val="77EEC675"/>
    <w:rsid w:val="77F7E925"/>
    <w:rsid w:val="77FCA1C4"/>
    <w:rsid w:val="78080A60"/>
    <w:rsid w:val="780B36EA"/>
    <w:rsid w:val="780F3380"/>
    <w:rsid w:val="7811F4B6"/>
    <w:rsid w:val="78198F22"/>
    <w:rsid w:val="781BF628"/>
    <w:rsid w:val="782182F2"/>
    <w:rsid w:val="782D63D0"/>
    <w:rsid w:val="783D283C"/>
    <w:rsid w:val="7845F61C"/>
    <w:rsid w:val="784981F9"/>
    <w:rsid w:val="784C6024"/>
    <w:rsid w:val="784FC67A"/>
    <w:rsid w:val="7861CFE1"/>
    <w:rsid w:val="7862F6AD"/>
    <w:rsid w:val="786353CD"/>
    <w:rsid w:val="7865BE71"/>
    <w:rsid w:val="786CD86B"/>
    <w:rsid w:val="787CF849"/>
    <w:rsid w:val="7881E551"/>
    <w:rsid w:val="78848261"/>
    <w:rsid w:val="788CD00C"/>
    <w:rsid w:val="78914FCA"/>
    <w:rsid w:val="789F94F6"/>
    <w:rsid w:val="78A00304"/>
    <w:rsid w:val="78A0CD30"/>
    <w:rsid w:val="78A5A644"/>
    <w:rsid w:val="78ACAB00"/>
    <w:rsid w:val="78B59E7C"/>
    <w:rsid w:val="78C01405"/>
    <w:rsid w:val="78C24DF5"/>
    <w:rsid w:val="78C36B6B"/>
    <w:rsid w:val="78C3B79A"/>
    <w:rsid w:val="78C3D012"/>
    <w:rsid w:val="78CB5A54"/>
    <w:rsid w:val="78D197C6"/>
    <w:rsid w:val="78E2A515"/>
    <w:rsid w:val="78ED5773"/>
    <w:rsid w:val="78EF027E"/>
    <w:rsid w:val="78F1CAD8"/>
    <w:rsid w:val="78F69CD7"/>
    <w:rsid w:val="7903C157"/>
    <w:rsid w:val="7907DBD5"/>
    <w:rsid w:val="79094AAC"/>
    <w:rsid w:val="790A5C70"/>
    <w:rsid w:val="7910FDC1"/>
    <w:rsid w:val="7914E603"/>
    <w:rsid w:val="791730F5"/>
    <w:rsid w:val="7918C4A0"/>
    <w:rsid w:val="7918E197"/>
    <w:rsid w:val="791A7146"/>
    <w:rsid w:val="791B8921"/>
    <w:rsid w:val="791D05FE"/>
    <w:rsid w:val="791D0DC8"/>
    <w:rsid w:val="791E6E6E"/>
    <w:rsid w:val="792155B2"/>
    <w:rsid w:val="7921DFAE"/>
    <w:rsid w:val="79252B36"/>
    <w:rsid w:val="792E554F"/>
    <w:rsid w:val="7935C631"/>
    <w:rsid w:val="79411DC8"/>
    <w:rsid w:val="7946D167"/>
    <w:rsid w:val="7947703B"/>
    <w:rsid w:val="794878A9"/>
    <w:rsid w:val="794EA642"/>
    <w:rsid w:val="7956471F"/>
    <w:rsid w:val="7957E278"/>
    <w:rsid w:val="7962AEAA"/>
    <w:rsid w:val="79632344"/>
    <w:rsid w:val="79640C88"/>
    <w:rsid w:val="796D8157"/>
    <w:rsid w:val="796FB02F"/>
    <w:rsid w:val="79750D24"/>
    <w:rsid w:val="7975EC31"/>
    <w:rsid w:val="797E364D"/>
    <w:rsid w:val="79823F0F"/>
    <w:rsid w:val="798653D1"/>
    <w:rsid w:val="798C632B"/>
    <w:rsid w:val="7993D2E8"/>
    <w:rsid w:val="7998B089"/>
    <w:rsid w:val="799EEB2F"/>
    <w:rsid w:val="799F5267"/>
    <w:rsid w:val="79A5065E"/>
    <w:rsid w:val="79A858DD"/>
    <w:rsid w:val="79AF2666"/>
    <w:rsid w:val="79B11D81"/>
    <w:rsid w:val="79B8B5B1"/>
    <w:rsid w:val="79C3753D"/>
    <w:rsid w:val="79C8D948"/>
    <w:rsid w:val="79C9798D"/>
    <w:rsid w:val="79D002E5"/>
    <w:rsid w:val="79D44357"/>
    <w:rsid w:val="79D57E3B"/>
    <w:rsid w:val="79DB982D"/>
    <w:rsid w:val="79DD4F50"/>
    <w:rsid w:val="79DD76C4"/>
    <w:rsid w:val="79DFCBDD"/>
    <w:rsid w:val="79E7A65F"/>
    <w:rsid w:val="79E7E852"/>
    <w:rsid w:val="79EB09D3"/>
    <w:rsid w:val="79EED436"/>
    <w:rsid w:val="79FC6FC7"/>
    <w:rsid w:val="7A08DF88"/>
    <w:rsid w:val="7A0DF84F"/>
    <w:rsid w:val="7A125435"/>
    <w:rsid w:val="7A15A000"/>
    <w:rsid w:val="7A1B379D"/>
    <w:rsid w:val="7A1F806A"/>
    <w:rsid w:val="7A2325F8"/>
    <w:rsid w:val="7A2B2DF8"/>
    <w:rsid w:val="7A2B6B77"/>
    <w:rsid w:val="7A2C345D"/>
    <w:rsid w:val="7A2C5CBE"/>
    <w:rsid w:val="7A2FCBC4"/>
    <w:rsid w:val="7A351655"/>
    <w:rsid w:val="7A399FA3"/>
    <w:rsid w:val="7A3A9D6D"/>
    <w:rsid w:val="7A3F38C1"/>
    <w:rsid w:val="7A42A78A"/>
    <w:rsid w:val="7A45634D"/>
    <w:rsid w:val="7A488EA8"/>
    <w:rsid w:val="7A49FEED"/>
    <w:rsid w:val="7A4A0EF8"/>
    <w:rsid w:val="7A4D2F80"/>
    <w:rsid w:val="7A4E5645"/>
    <w:rsid w:val="7A4F3850"/>
    <w:rsid w:val="7A555F33"/>
    <w:rsid w:val="7A5E3579"/>
    <w:rsid w:val="7A60C13A"/>
    <w:rsid w:val="7A62420A"/>
    <w:rsid w:val="7A62A183"/>
    <w:rsid w:val="7A6ABBF7"/>
    <w:rsid w:val="7A703895"/>
    <w:rsid w:val="7A743AEB"/>
    <w:rsid w:val="7A760060"/>
    <w:rsid w:val="7A7CDE42"/>
    <w:rsid w:val="7A89B967"/>
    <w:rsid w:val="7A8CEB27"/>
    <w:rsid w:val="7A8E7543"/>
    <w:rsid w:val="7A8F3278"/>
    <w:rsid w:val="7A9437BA"/>
    <w:rsid w:val="7AA3DBA7"/>
    <w:rsid w:val="7AA98E57"/>
    <w:rsid w:val="7AAEF778"/>
    <w:rsid w:val="7AAF65B8"/>
    <w:rsid w:val="7AB1B023"/>
    <w:rsid w:val="7AB2E539"/>
    <w:rsid w:val="7AC7A072"/>
    <w:rsid w:val="7AC90038"/>
    <w:rsid w:val="7ACD5D1A"/>
    <w:rsid w:val="7AD64F94"/>
    <w:rsid w:val="7AD684BC"/>
    <w:rsid w:val="7AD8790E"/>
    <w:rsid w:val="7ADAA9A1"/>
    <w:rsid w:val="7ADCD8AF"/>
    <w:rsid w:val="7ADCE973"/>
    <w:rsid w:val="7ADF7A74"/>
    <w:rsid w:val="7AE233FC"/>
    <w:rsid w:val="7AEDB092"/>
    <w:rsid w:val="7AF35F28"/>
    <w:rsid w:val="7AF3D9F6"/>
    <w:rsid w:val="7AF4E79C"/>
    <w:rsid w:val="7AFEC5EA"/>
    <w:rsid w:val="7B01448E"/>
    <w:rsid w:val="7B036719"/>
    <w:rsid w:val="7B070DCC"/>
    <w:rsid w:val="7B0AF1CE"/>
    <w:rsid w:val="7B120D26"/>
    <w:rsid w:val="7B157B29"/>
    <w:rsid w:val="7B19E275"/>
    <w:rsid w:val="7B1A93DF"/>
    <w:rsid w:val="7B25FD5A"/>
    <w:rsid w:val="7B2717EC"/>
    <w:rsid w:val="7B29309A"/>
    <w:rsid w:val="7B2A6EBF"/>
    <w:rsid w:val="7B3299FF"/>
    <w:rsid w:val="7B39DEB5"/>
    <w:rsid w:val="7B3B5FCE"/>
    <w:rsid w:val="7B3D0C5E"/>
    <w:rsid w:val="7B55E18D"/>
    <w:rsid w:val="7B62AD4B"/>
    <w:rsid w:val="7B73C35E"/>
    <w:rsid w:val="7B748243"/>
    <w:rsid w:val="7B74FE7B"/>
    <w:rsid w:val="7B78C20B"/>
    <w:rsid w:val="7B7AC52E"/>
    <w:rsid w:val="7B7E3369"/>
    <w:rsid w:val="7B85AE34"/>
    <w:rsid w:val="7B86DC04"/>
    <w:rsid w:val="7B90F050"/>
    <w:rsid w:val="7B91683A"/>
    <w:rsid w:val="7B987E2B"/>
    <w:rsid w:val="7B9962E4"/>
    <w:rsid w:val="7B9AED8E"/>
    <w:rsid w:val="7B9D1B68"/>
    <w:rsid w:val="7B9F097B"/>
    <w:rsid w:val="7BA1DC25"/>
    <w:rsid w:val="7BA2CAC5"/>
    <w:rsid w:val="7BA2F163"/>
    <w:rsid w:val="7BA63D8B"/>
    <w:rsid w:val="7BA94C26"/>
    <w:rsid w:val="7BAA1239"/>
    <w:rsid w:val="7BAABB06"/>
    <w:rsid w:val="7BB33C0B"/>
    <w:rsid w:val="7BB7028F"/>
    <w:rsid w:val="7BB87E42"/>
    <w:rsid w:val="7BB92BB9"/>
    <w:rsid w:val="7BBE377E"/>
    <w:rsid w:val="7BC17B0C"/>
    <w:rsid w:val="7BC64267"/>
    <w:rsid w:val="7BCF343C"/>
    <w:rsid w:val="7BD615D4"/>
    <w:rsid w:val="7BE0E0D4"/>
    <w:rsid w:val="7BE6A1B1"/>
    <w:rsid w:val="7BE8E565"/>
    <w:rsid w:val="7BF1D574"/>
    <w:rsid w:val="7C030CB5"/>
    <w:rsid w:val="7C089C58"/>
    <w:rsid w:val="7C09CFAB"/>
    <w:rsid w:val="7C0A8197"/>
    <w:rsid w:val="7C1081E1"/>
    <w:rsid w:val="7C1694E2"/>
    <w:rsid w:val="7C16DBDF"/>
    <w:rsid w:val="7C17A33A"/>
    <w:rsid w:val="7C188DE3"/>
    <w:rsid w:val="7C199AFB"/>
    <w:rsid w:val="7C19D4C3"/>
    <w:rsid w:val="7C1A308B"/>
    <w:rsid w:val="7C1A62D6"/>
    <w:rsid w:val="7C1B7CD1"/>
    <w:rsid w:val="7C1D66CD"/>
    <w:rsid w:val="7C278AB7"/>
    <w:rsid w:val="7C2DB575"/>
    <w:rsid w:val="7C3362FA"/>
    <w:rsid w:val="7C3673B8"/>
    <w:rsid w:val="7C38D163"/>
    <w:rsid w:val="7C3F2F8D"/>
    <w:rsid w:val="7C459753"/>
    <w:rsid w:val="7C461D43"/>
    <w:rsid w:val="7C493BA1"/>
    <w:rsid w:val="7C4D62C0"/>
    <w:rsid w:val="7C5D96EE"/>
    <w:rsid w:val="7C63C6FE"/>
    <w:rsid w:val="7C6404E2"/>
    <w:rsid w:val="7C64239A"/>
    <w:rsid w:val="7C649888"/>
    <w:rsid w:val="7C6E3B94"/>
    <w:rsid w:val="7C746BE8"/>
    <w:rsid w:val="7C759C31"/>
    <w:rsid w:val="7C7F7A82"/>
    <w:rsid w:val="7C80AC40"/>
    <w:rsid w:val="7C832F86"/>
    <w:rsid w:val="7C84DE15"/>
    <w:rsid w:val="7C86E21C"/>
    <w:rsid w:val="7C8A7439"/>
    <w:rsid w:val="7C94CB50"/>
    <w:rsid w:val="7C97A87D"/>
    <w:rsid w:val="7C9E73BD"/>
    <w:rsid w:val="7CA79BCC"/>
    <w:rsid w:val="7CAD0C6B"/>
    <w:rsid w:val="7CAFC6CE"/>
    <w:rsid w:val="7CB328DB"/>
    <w:rsid w:val="7CB5B0E2"/>
    <w:rsid w:val="7CC494D8"/>
    <w:rsid w:val="7CC61EC7"/>
    <w:rsid w:val="7CCA4350"/>
    <w:rsid w:val="7CCA4962"/>
    <w:rsid w:val="7CCB1C0F"/>
    <w:rsid w:val="7CD8DCBF"/>
    <w:rsid w:val="7CD8F7AF"/>
    <w:rsid w:val="7CD8FACA"/>
    <w:rsid w:val="7CE21258"/>
    <w:rsid w:val="7CE24FC1"/>
    <w:rsid w:val="7CF0474A"/>
    <w:rsid w:val="7CF0DBFF"/>
    <w:rsid w:val="7CF0DEC2"/>
    <w:rsid w:val="7CFC24C6"/>
    <w:rsid w:val="7D05874C"/>
    <w:rsid w:val="7D095951"/>
    <w:rsid w:val="7D0FA39F"/>
    <w:rsid w:val="7D12F8E5"/>
    <w:rsid w:val="7D18D720"/>
    <w:rsid w:val="7D198D16"/>
    <w:rsid w:val="7D1AD000"/>
    <w:rsid w:val="7D26B82F"/>
    <w:rsid w:val="7D2A1DAC"/>
    <w:rsid w:val="7D2A2FF7"/>
    <w:rsid w:val="7D3375CA"/>
    <w:rsid w:val="7D35B536"/>
    <w:rsid w:val="7D4B2F32"/>
    <w:rsid w:val="7D58D8F4"/>
    <w:rsid w:val="7D59366B"/>
    <w:rsid w:val="7D5B1886"/>
    <w:rsid w:val="7D5B61F2"/>
    <w:rsid w:val="7D60B649"/>
    <w:rsid w:val="7D6650EF"/>
    <w:rsid w:val="7D74723E"/>
    <w:rsid w:val="7D76D614"/>
    <w:rsid w:val="7D78674A"/>
    <w:rsid w:val="7D7A6D8A"/>
    <w:rsid w:val="7D7CD6EC"/>
    <w:rsid w:val="7D87AFAC"/>
    <w:rsid w:val="7D9047F0"/>
    <w:rsid w:val="7D919B4F"/>
    <w:rsid w:val="7D94C011"/>
    <w:rsid w:val="7D979BB2"/>
    <w:rsid w:val="7DA465F9"/>
    <w:rsid w:val="7DC6B5C4"/>
    <w:rsid w:val="7DC81BB1"/>
    <w:rsid w:val="7DD085E7"/>
    <w:rsid w:val="7DD46B0C"/>
    <w:rsid w:val="7DDA508C"/>
    <w:rsid w:val="7DDEA621"/>
    <w:rsid w:val="7DDF4A0E"/>
    <w:rsid w:val="7DEBDDB2"/>
    <w:rsid w:val="7DEEFC86"/>
    <w:rsid w:val="7DEF94A0"/>
    <w:rsid w:val="7DEFFB02"/>
    <w:rsid w:val="7E08F13F"/>
    <w:rsid w:val="7E0A8436"/>
    <w:rsid w:val="7E0CFF13"/>
    <w:rsid w:val="7E0E9640"/>
    <w:rsid w:val="7E11DDC5"/>
    <w:rsid w:val="7E1FF3FD"/>
    <w:rsid w:val="7E23D5BA"/>
    <w:rsid w:val="7E276CE3"/>
    <w:rsid w:val="7E2B8FB7"/>
    <w:rsid w:val="7E2C670F"/>
    <w:rsid w:val="7E2DC366"/>
    <w:rsid w:val="7E3404DE"/>
    <w:rsid w:val="7E36F8D7"/>
    <w:rsid w:val="7E38E1B8"/>
    <w:rsid w:val="7E3B5861"/>
    <w:rsid w:val="7E3DE84C"/>
    <w:rsid w:val="7E3F6164"/>
    <w:rsid w:val="7E40B13C"/>
    <w:rsid w:val="7E41ED5A"/>
    <w:rsid w:val="7E446D8F"/>
    <w:rsid w:val="7E4CBB03"/>
    <w:rsid w:val="7E4EC8F3"/>
    <w:rsid w:val="7E5047F4"/>
    <w:rsid w:val="7E53A71C"/>
    <w:rsid w:val="7E5B89B1"/>
    <w:rsid w:val="7E5E9D5E"/>
    <w:rsid w:val="7E64179F"/>
    <w:rsid w:val="7E65A604"/>
    <w:rsid w:val="7E6675D1"/>
    <w:rsid w:val="7E673B1F"/>
    <w:rsid w:val="7E685F16"/>
    <w:rsid w:val="7E7E09F7"/>
    <w:rsid w:val="7E81818F"/>
    <w:rsid w:val="7E87E523"/>
    <w:rsid w:val="7E8E14B2"/>
    <w:rsid w:val="7E9327BE"/>
    <w:rsid w:val="7E976612"/>
    <w:rsid w:val="7E9A923C"/>
    <w:rsid w:val="7E9D2090"/>
    <w:rsid w:val="7E9D5A22"/>
    <w:rsid w:val="7EA00F9A"/>
    <w:rsid w:val="7EA997C8"/>
    <w:rsid w:val="7EAD45E4"/>
    <w:rsid w:val="7EAF6481"/>
    <w:rsid w:val="7EB274F2"/>
    <w:rsid w:val="7EB2D859"/>
    <w:rsid w:val="7EB41B91"/>
    <w:rsid w:val="7EB73952"/>
    <w:rsid w:val="7EBABA4C"/>
    <w:rsid w:val="7EC1FACC"/>
    <w:rsid w:val="7EC84469"/>
    <w:rsid w:val="7ECB2C5B"/>
    <w:rsid w:val="7ECCB87C"/>
    <w:rsid w:val="7ECE73FA"/>
    <w:rsid w:val="7ED58E2A"/>
    <w:rsid w:val="7ED94206"/>
    <w:rsid w:val="7EDA61F1"/>
    <w:rsid w:val="7EE13E5F"/>
    <w:rsid w:val="7EE154FE"/>
    <w:rsid w:val="7EE62CE3"/>
    <w:rsid w:val="7EE7F59B"/>
    <w:rsid w:val="7EECC247"/>
    <w:rsid w:val="7EED0326"/>
    <w:rsid w:val="7EEEA759"/>
    <w:rsid w:val="7EF25A45"/>
    <w:rsid w:val="7EF437F4"/>
    <w:rsid w:val="7EFD58F9"/>
    <w:rsid w:val="7EFE790B"/>
    <w:rsid w:val="7F042EC1"/>
    <w:rsid w:val="7F1623F8"/>
    <w:rsid w:val="7F17785D"/>
    <w:rsid w:val="7F185C22"/>
    <w:rsid w:val="7F1DFDAE"/>
    <w:rsid w:val="7F229156"/>
    <w:rsid w:val="7F2496C5"/>
    <w:rsid w:val="7F2733F2"/>
    <w:rsid w:val="7F345556"/>
    <w:rsid w:val="7F36A50B"/>
    <w:rsid w:val="7F3ED0D8"/>
    <w:rsid w:val="7F3F5297"/>
    <w:rsid w:val="7F443531"/>
    <w:rsid w:val="7F52C2FD"/>
    <w:rsid w:val="7F61556C"/>
    <w:rsid w:val="7F65B880"/>
    <w:rsid w:val="7F744C3D"/>
    <w:rsid w:val="7F7A37D2"/>
    <w:rsid w:val="7F7CB370"/>
    <w:rsid w:val="7F80275B"/>
    <w:rsid w:val="7F8415EB"/>
    <w:rsid w:val="7F848CB7"/>
    <w:rsid w:val="7F87B19D"/>
    <w:rsid w:val="7F8A4110"/>
    <w:rsid w:val="7F99C300"/>
    <w:rsid w:val="7F9B2D3B"/>
    <w:rsid w:val="7F9E41EC"/>
    <w:rsid w:val="7FA15323"/>
    <w:rsid w:val="7FA210F5"/>
    <w:rsid w:val="7FA81954"/>
    <w:rsid w:val="7FAB5F70"/>
    <w:rsid w:val="7FB4246A"/>
    <w:rsid w:val="7FBA583D"/>
    <w:rsid w:val="7FBB46FD"/>
    <w:rsid w:val="7FC13AB8"/>
    <w:rsid w:val="7FCCBFA7"/>
    <w:rsid w:val="7FCD522A"/>
    <w:rsid w:val="7FD5A734"/>
    <w:rsid w:val="7FD94666"/>
    <w:rsid w:val="7FDA94A8"/>
    <w:rsid w:val="7FDF1E32"/>
    <w:rsid w:val="7FDF9DA4"/>
    <w:rsid w:val="7FE01758"/>
    <w:rsid w:val="7FE0AAB8"/>
    <w:rsid w:val="7FE139A4"/>
    <w:rsid w:val="7FE79F15"/>
    <w:rsid w:val="7FE8056B"/>
    <w:rsid w:val="7FEA6CAA"/>
    <w:rsid w:val="7FEB071A"/>
    <w:rsid w:val="7FEF1223"/>
    <w:rsid w:val="7FF256AD"/>
    <w:rsid w:val="7FF593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C47C8"/>
  <w15:chartTrackingRefBased/>
  <w15:docId w15:val="{95FBB5BB-0739-4A80-BF0F-0B4C9CBA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16E"/>
    <w:pPr>
      <w:keepNext/>
      <w:spacing w:before="240" w:after="60" w:line="240" w:lineRule="auto"/>
      <w:outlineLvl w:val="0"/>
    </w:pPr>
    <w:rPr>
      <w:rFonts w:ascii="Arial" w:eastAsia="Times New Roman" w:hAnsi="Arial" w:cs="Times New Roman"/>
      <w:b/>
      <w:bCs/>
      <w:color w:val="009900"/>
      <w:kern w:val="32"/>
      <w:sz w:val="40"/>
      <w:szCs w:val="32"/>
      <w:lang w:val="en-US"/>
    </w:rPr>
  </w:style>
  <w:style w:type="paragraph" w:styleId="Heading2">
    <w:name w:val="heading 2"/>
    <w:basedOn w:val="Normal"/>
    <w:next w:val="Normal"/>
    <w:link w:val="Heading2Char"/>
    <w:uiPriority w:val="9"/>
    <w:unhideWhenUsed/>
    <w:qFormat/>
    <w:rsid w:val="00E377FE"/>
    <w:pPr>
      <w:keepNext/>
      <w:spacing w:before="240" w:after="60" w:line="240" w:lineRule="auto"/>
      <w:outlineLvl w:val="1"/>
    </w:pPr>
    <w:rPr>
      <w:rFonts w:ascii="Cambria" w:eastAsia="Times New Roman" w:hAnsi="Cambria" w:cs="Times New Roman"/>
      <w:b/>
      <w:bCs/>
      <w:i/>
      <w:iCs/>
      <w:sz w:val="28"/>
      <w:szCs w:val="28"/>
      <w:lang w:val="en-US"/>
    </w:rPr>
  </w:style>
  <w:style w:type="paragraph" w:styleId="Heading3">
    <w:name w:val="heading 3"/>
    <w:basedOn w:val="Normal"/>
    <w:next w:val="Normal"/>
    <w:link w:val="Heading3Char"/>
    <w:uiPriority w:val="9"/>
    <w:unhideWhenUsed/>
    <w:qFormat/>
    <w:rsid w:val="004472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377FE"/>
    <w:pPr>
      <w:keepNext/>
      <w:keepLines/>
      <w:spacing w:before="200" w:after="0" w:line="240" w:lineRule="auto"/>
      <w:outlineLvl w:val="3"/>
    </w:pPr>
    <w:rPr>
      <w:rFonts w:asciiTheme="majorHAnsi" w:eastAsiaTheme="majorEastAsia" w:hAnsiTheme="majorHAnsi" w:cstheme="majorBidi"/>
      <w:b/>
      <w:bCs/>
      <w:i/>
      <w:iCs/>
      <w:color w:val="4472C4" w:themeColor="accent1"/>
      <w:sz w:val="24"/>
      <w:szCs w:val="24"/>
      <w:lang w:val="en-US"/>
    </w:rPr>
  </w:style>
  <w:style w:type="paragraph" w:styleId="Heading5">
    <w:name w:val="heading 5"/>
    <w:basedOn w:val="Normal"/>
    <w:next w:val="Normal"/>
    <w:link w:val="Heading5Char"/>
    <w:uiPriority w:val="9"/>
    <w:unhideWhenUsed/>
    <w:qFormat/>
    <w:rsid w:val="00E377FE"/>
    <w:pPr>
      <w:keepNext/>
      <w:keepLines/>
      <w:spacing w:before="200" w:after="0" w:line="240" w:lineRule="auto"/>
      <w:outlineLvl w:val="4"/>
    </w:pPr>
    <w:rPr>
      <w:rFonts w:asciiTheme="majorHAnsi" w:eastAsiaTheme="majorEastAsia" w:hAnsiTheme="majorHAnsi" w:cstheme="majorBidi"/>
      <w:color w:val="1F3763" w:themeColor="accent1" w:themeShade="7F"/>
      <w:sz w:val="24"/>
      <w:szCs w:val="24"/>
      <w:lang w:val="en-US"/>
    </w:rPr>
  </w:style>
  <w:style w:type="paragraph" w:styleId="Heading8">
    <w:name w:val="heading 8"/>
    <w:basedOn w:val="Normal"/>
    <w:next w:val="Normal"/>
    <w:link w:val="Heading8Char"/>
    <w:uiPriority w:val="9"/>
    <w:semiHidden/>
    <w:unhideWhenUsed/>
    <w:qFormat/>
    <w:rsid w:val="00E377FE"/>
    <w:pPr>
      <w:keepNext/>
      <w:keepLines/>
      <w:spacing w:before="200" w:after="0" w:line="240"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16E"/>
    <w:rPr>
      <w:rFonts w:ascii="Arial" w:eastAsia="Times New Roman" w:hAnsi="Arial" w:cs="Times New Roman"/>
      <w:b/>
      <w:bCs/>
      <w:color w:val="009900"/>
      <w:kern w:val="32"/>
      <w:sz w:val="40"/>
      <w:szCs w:val="32"/>
      <w:lang w:val="en-US"/>
    </w:rPr>
  </w:style>
  <w:style w:type="character" w:customStyle="1" w:styleId="Heading2Char">
    <w:name w:val="Heading 2 Char"/>
    <w:basedOn w:val="DefaultParagraphFont"/>
    <w:link w:val="Heading2"/>
    <w:uiPriority w:val="9"/>
    <w:rsid w:val="00E377FE"/>
    <w:rPr>
      <w:rFonts w:ascii="Cambria" w:eastAsia="Times New Roman" w:hAnsi="Cambria" w:cs="Times New Roman"/>
      <w:b/>
      <w:bCs/>
      <w:i/>
      <w:iCs/>
      <w:sz w:val="28"/>
      <w:szCs w:val="28"/>
      <w:lang w:val="en-US"/>
    </w:rPr>
  </w:style>
  <w:style w:type="character" w:customStyle="1" w:styleId="Heading4Char">
    <w:name w:val="Heading 4 Char"/>
    <w:basedOn w:val="DefaultParagraphFont"/>
    <w:link w:val="Heading4"/>
    <w:uiPriority w:val="9"/>
    <w:semiHidden/>
    <w:rsid w:val="00E377FE"/>
    <w:rPr>
      <w:rFonts w:asciiTheme="majorHAnsi" w:eastAsiaTheme="majorEastAsia" w:hAnsiTheme="majorHAnsi" w:cstheme="majorBidi"/>
      <w:b/>
      <w:bCs/>
      <w:i/>
      <w:iCs/>
      <w:color w:val="4472C4" w:themeColor="accent1"/>
      <w:sz w:val="24"/>
      <w:szCs w:val="24"/>
      <w:lang w:val="en-US"/>
    </w:rPr>
  </w:style>
  <w:style w:type="character" w:customStyle="1" w:styleId="Heading5Char">
    <w:name w:val="Heading 5 Char"/>
    <w:basedOn w:val="DefaultParagraphFont"/>
    <w:link w:val="Heading5"/>
    <w:uiPriority w:val="9"/>
    <w:rsid w:val="00E377FE"/>
    <w:rPr>
      <w:rFonts w:asciiTheme="majorHAnsi" w:eastAsiaTheme="majorEastAsia" w:hAnsiTheme="majorHAnsi" w:cstheme="majorBidi"/>
      <w:color w:val="1F3763" w:themeColor="accent1" w:themeShade="7F"/>
      <w:sz w:val="24"/>
      <w:szCs w:val="24"/>
      <w:lang w:val="en-US"/>
    </w:rPr>
  </w:style>
  <w:style w:type="character" w:customStyle="1" w:styleId="Heading8Char">
    <w:name w:val="Heading 8 Char"/>
    <w:basedOn w:val="DefaultParagraphFont"/>
    <w:link w:val="Heading8"/>
    <w:uiPriority w:val="9"/>
    <w:semiHidden/>
    <w:rsid w:val="00E377FE"/>
    <w:rPr>
      <w:rFonts w:asciiTheme="majorHAnsi" w:eastAsiaTheme="majorEastAsia" w:hAnsiTheme="majorHAnsi" w:cstheme="majorBidi"/>
      <w:color w:val="404040" w:themeColor="text1" w:themeTint="BF"/>
      <w:sz w:val="20"/>
      <w:szCs w:val="20"/>
      <w:lang w:val="en-US"/>
    </w:rPr>
  </w:style>
  <w:style w:type="paragraph" w:styleId="Header">
    <w:name w:val="header"/>
    <w:basedOn w:val="Normal"/>
    <w:link w:val="HeaderChar"/>
    <w:uiPriority w:val="99"/>
    <w:unhideWhenUsed/>
    <w:rsid w:val="00E377FE"/>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E377F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377FE"/>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E377FE"/>
    <w:rPr>
      <w:rFonts w:ascii="Times New Roman" w:eastAsia="Times New Roman" w:hAnsi="Times New Roman" w:cs="Times New Roman"/>
      <w:sz w:val="24"/>
      <w:szCs w:val="24"/>
      <w:lang w:val="en-US"/>
    </w:rPr>
  </w:style>
  <w:style w:type="table" w:styleId="TableGrid">
    <w:name w:val="Table Grid"/>
    <w:basedOn w:val="TableNormal"/>
    <w:uiPriority w:val="39"/>
    <w:rsid w:val="00E377FE"/>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77FE"/>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semiHidden/>
    <w:rsid w:val="00E377FE"/>
    <w:rPr>
      <w:rFonts w:ascii="Tahoma" w:eastAsia="Times New Roman" w:hAnsi="Tahoma" w:cs="Tahoma"/>
      <w:sz w:val="16"/>
      <w:szCs w:val="16"/>
      <w:lang w:val="en-US"/>
    </w:rPr>
  </w:style>
  <w:style w:type="paragraph" w:styleId="NoSpacing">
    <w:name w:val="No Spacing"/>
    <w:uiPriority w:val="1"/>
    <w:qFormat/>
    <w:rsid w:val="00E377FE"/>
    <w:pPr>
      <w:spacing w:after="0"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qFormat/>
    <w:rsid w:val="00E377FE"/>
    <w:pPr>
      <w:spacing w:after="60" w:line="240" w:lineRule="auto"/>
      <w:jc w:val="center"/>
      <w:outlineLvl w:val="1"/>
    </w:pPr>
    <w:rPr>
      <w:rFonts w:ascii="Cambria" w:eastAsia="Times New Roman" w:hAnsi="Cambria" w:cs="Times New Roman"/>
      <w:sz w:val="24"/>
      <w:szCs w:val="24"/>
      <w:lang w:val="en-US"/>
    </w:rPr>
  </w:style>
  <w:style w:type="character" w:customStyle="1" w:styleId="SubtitleChar">
    <w:name w:val="Subtitle Char"/>
    <w:basedOn w:val="DefaultParagraphFont"/>
    <w:link w:val="Subtitle"/>
    <w:rsid w:val="00E377FE"/>
    <w:rPr>
      <w:rFonts w:ascii="Cambria" w:eastAsia="Times New Roman" w:hAnsi="Cambria" w:cs="Times New Roman"/>
      <w:sz w:val="24"/>
      <w:szCs w:val="24"/>
      <w:lang w:val="en-US"/>
    </w:rPr>
  </w:style>
  <w:style w:type="character" w:styleId="CommentReference">
    <w:name w:val="annotation reference"/>
    <w:basedOn w:val="DefaultParagraphFont"/>
    <w:uiPriority w:val="99"/>
    <w:semiHidden/>
    <w:unhideWhenUsed/>
    <w:rsid w:val="00E377FE"/>
    <w:rPr>
      <w:sz w:val="16"/>
      <w:szCs w:val="16"/>
    </w:rPr>
  </w:style>
  <w:style w:type="paragraph" w:styleId="CommentText">
    <w:name w:val="annotation text"/>
    <w:basedOn w:val="Normal"/>
    <w:link w:val="CommentTextChar"/>
    <w:uiPriority w:val="99"/>
    <w:unhideWhenUsed/>
    <w:rsid w:val="00E377FE"/>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E377F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377FE"/>
    <w:rPr>
      <w:b/>
      <w:bCs/>
    </w:rPr>
  </w:style>
  <w:style w:type="character" w:customStyle="1" w:styleId="CommentSubjectChar">
    <w:name w:val="Comment Subject Char"/>
    <w:basedOn w:val="CommentTextChar"/>
    <w:link w:val="CommentSubject"/>
    <w:uiPriority w:val="99"/>
    <w:semiHidden/>
    <w:rsid w:val="00E377FE"/>
    <w:rPr>
      <w:rFonts w:ascii="Times New Roman" w:eastAsia="Times New Roman" w:hAnsi="Times New Roman" w:cs="Times New Roman"/>
      <w:b/>
      <w:bCs/>
      <w:sz w:val="20"/>
      <w:szCs w:val="20"/>
      <w:lang w:val="en-US"/>
    </w:rPr>
  </w:style>
  <w:style w:type="paragraph" w:customStyle="1" w:styleId="Default">
    <w:name w:val="Default"/>
    <w:rsid w:val="00E377FE"/>
    <w:pPr>
      <w:autoSpaceDE w:val="0"/>
      <w:autoSpaceDN w:val="0"/>
      <w:adjustRightInd w:val="0"/>
      <w:spacing w:after="0" w:line="240" w:lineRule="auto"/>
    </w:pPr>
    <w:rPr>
      <w:rFonts w:ascii="Arial" w:eastAsia="Calibri" w:hAnsi="Arial" w:cs="Arial"/>
      <w:color w:val="000000"/>
      <w:sz w:val="24"/>
      <w:szCs w:val="24"/>
      <w:lang w:eastAsia="en-GB"/>
    </w:rPr>
  </w:style>
  <w:style w:type="paragraph" w:customStyle="1" w:styleId="bodycopy">
    <w:name w:val="body copy"/>
    <w:basedOn w:val="Default"/>
    <w:next w:val="Default"/>
    <w:uiPriority w:val="99"/>
    <w:rsid w:val="00E377FE"/>
    <w:rPr>
      <w:color w:val="auto"/>
    </w:rPr>
  </w:style>
  <w:style w:type="paragraph" w:customStyle="1" w:styleId="bodycopygreen">
    <w:name w:val="body copy green"/>
    <w:basedOn w:val="Default"/>
    <w:next w:val="Default"/>
    <w:uiPriority w:val="99"/>
    <w:rsid w:val="00E377FE"/>
    <w:rPr>
      <w:color w:val="auto"/>
    </w:rPr>
  </w:style>
  <w:style w:type="paragraph" w:customStyle="1" w:styleId="AgencyStdParagraph">
    <w:name w:val="Agency Std Paragraph"/>
    <w:autoRedefine/>
    <w:rsid w:val="009D3F1A"/>
    <w:pPr>
      <w:spacing w:after="0" w:line="240" w:lineRule="auto"/>
      <w:jc w:val="both"/>
    </w:pPr>
    <w:rPr>
      <w:rFonts w:ascii="Times New Roman" w:eastAsia="Times New Roman" w:hAnsi="Times New Roman" w:cs="Times New Roman"/>
      <w:sz w:val="24"/>
      <w:szCs w:val="20"/>
      <w:lang w:eastAsia="en-GB"/>
    </w:rPr>
  </w:style>
  <w:style w:type="paragraph" w:customStyle="1" w:styleId="AgencySubHeadings">
    <w:name w:val="Agency Sub Headings"/>
    <w:autoRedefine/>
    <w:rsid w:val="00E377FE"/>
    <w:pPr>
      <w:spacing w:after="0" w:line="240" w:lineRule="auto"/>
      <w:jc w:val="both"/>
    </w:pPr>
    <w:rPr>
      <w:rFonts w:ascii="Times New Roman" w:eastAsia="Times New Roman" w:hAnsi="Times New Roman" w:cs="Times New Roman"/>
      <w:b/>
      <w:sz w:val="24"/>
      <w:szCs w:val="20"/>
      <w:lang w:eastAsia="en-GB"/>
    </w:rPr>
  </w:style>
  <w:style w:type="character" w:styleId="PageNumber">
    <w:name w:val="page number"/>
    <w:basedOn w:val="DefaultParagraphFont"/>
    <w:semiHidden/>
    <w:rsid w:val="00E377FE"/>
  </w:style>
  <w:style w:type="paragraph" w:styleId="FootnoteText">
    <w:name w:val="footnote text"/>
    <w:basedOn w:val="Normal"/>
    <w:link w:val="FootnoteTextChar"/>
    <w:uiPriority w:val="99"/>
    <w:semiHidden/>
    <w:rsid w:val="00E377FE"/>
    <w:pPr>
      <w:spacing w:after="0" w:line="240" w:lineRule="auto"/>
      <w:jc w:val="both"/>
    </w:pPr>
    <w:rPr>
      <w:rFonts w:ascii="Times New Roman" w:eastAsia="Times New Roman" w:hAnsi="Times New Roman" w:cs="Times New Roman"/>
      <w:sz w:val="20"/>
      <w:szCs w:val="20"/>
      <w:lang w:eastAsia="en-GB"/>
    </w:rPr>
  </w:style>
  <w:style w:type="character" w:customStyle="1" w:styleId="FootnoteTextChar">
    <w:name w:val="Footnote Text Char"/>
    <w:basedOn w:val="DefaultParagraphFont"/>
    <w:link w:val="FootnoteText"/>
    <w:uiPriority w:val="99"/>
    <w:semiHidden/>
    <w:rsid w:val="00E377FE"/>
    <w:rPr>
      <w:rFonts w:ascii="Times New Roman" w:eastAsia="Times New Roman" w:hAnsi="Times New Roman" w:cs="Times New Roman"/>
      <w:sz w:val="20"/>
      <w:szCs w:val="20"/>
      <w:lang w:eastAsia="en-GB"/>
    </w:rPr>
  </w:style>
  <w:style w:type="paragraph" w:styleId="Title">
    <w:name w:val="Title"/>
    <w:basedOn w:val="Normal"/>
    <w:link w:val="TitleChar"/>
    <w:qFormat/>
    <w:rsid w:val="00E377FE"/>
    <w:pPr>
      <w:spacing w:after="0" w:line="240" w:lineRule="auto"/>
      <w:jc w:val="center"/>
    </w:pPr>
    <w:rPr>
      <w:rFonts w:ascii="Times New Roman" w:eastAsia="Times New Roman" w:hAnsi="Times New Roman" w:cs="Times New Roman"/>
      <w:b/>
      <w:sz w:val="32"/>
      <w:szCs w:val="20"/>
      <w:lang w:eastAsia="en-GB"/>
    </w:rPr>
  </w:style>
  <w:style w:type="character" w:customStyle="1" w:styleId="TitleChar">
    <w:name w:val="Title Char"/>
    <w:basedOn w:val="DefaultParagraphFont"/>
    <w:link w:val="Title"/>
    <w:rsid w:val="00E377FE"/>
    <w:rPr>
      <w:rFonts w:ascii="Times New Roman" w:eastAsia="Times New Roman" w:hAnsi="Times New Roman" w:cs="Times New Roman"/>
      <w:b/>
      <w:sz w:val="32"/>
      <w:szCs w:val="20"/>
      <w:lang w:eastAsia="en-GB"/>
    </w:rPr>
  </w:style>
  <w:style w:type="paragraph" w:customStyle="1" w:styleId="AgencySideHeadings">
    <w:name w:val="Agency Side Headings"/>
    <w:autoRedefine/>
    <w:rsid w:val="00EE6145"/>
    <w:pPr>
      <w:spacing w:before="240" w:after="0" w:line="240" w:lineRule="auto"/>
    </w:pPr>
    <w:rPr>
      <w:rFonts w:ascii="Arial" w:eastAsia="Times New Roman" w:hAnsi="Arial" w:cs="Arial"/>
      <w:sz w:val="24"/>
      <w:szCs w:val="24"/>
      <w:lang w:eastAsia="en-GB"/>
    </w:rPr>
  </w:style>
  <w:style w:type="character" w:styleId="FootnoteReference">
    <w:name w:val="footnote reference"/>
    <w:basedOn w:val="DefaultParagraphFont"/>
    <w:semiHidden/>
    <w:rsid w:val="00E377FE"/>
    <w:rPr>
      <w:vertAlign w:val="superscript"/>
    </w:rPr>
  </w:style>
  <w:style w:type="paragraph" w:styleId="BodyText">
    <w:name w:val="Body Text"/>
    <w:basedOn w:val="Normal"/>
    <w:link w:val="BodyTextChar"/>
    <w:semiHidden/>
    <w:rsid w:val="00E377FE"/>
    <w:pPr>
      <w:spacing w:after="0" w:line="240" w:lineRule="auto"/>
      <w:jc w:val="center"/>
    </w:pPr>
    <w:rPr>
      <w:rFonts w:ascii="Arial" w:eastAsia="Times New Roman" w:hAnsi="Arial" w:cs="Times New Roman"/>
      <w:sz w:val="24"/>
      <w:szCs w:val="20"/>
      <w:lang w:val="en-US" w:eastAsia="en-GB"/>
    </w:rPr>
  </w:style>
  <w:style w:type="character" w:customStyle="1" w:styleId="BodyTextChar">
    <w:name w:val="Body Text Char"/>
    <w:basedOn w:val="DefaultParagraphFont"/>
    <w:link w:val="BodyText"/>
    <w:semiHidden/>
    <w:rsid w:val="00E377FE"/>
    <w:rPr>
      <w:rFonts w:ascii="Arial" w:eastAsia="Times New Roman" w:hAnsi="Arial" w:cs="Times New Roman"/>
      <w:sz w:val="24"/>
      <w:szCs w:val="20"/>
      <w:lang w:val="en-US" w:eastAsia="en-GB"/>
    </w:rPr>
  </w:style>
  <w:style w:type="paragraph" w:styleId="BodyText3">
    <w:name w:val="Body Text 3"/>
    <w:basedOn w:val="Normal"/>
    <w:link w:val="BodyText3Char"/>
    <w:semiHidden/>
    <w:rsid w:val="00E377FE"/>
    <w:pPr>
      <w:spacing w:after="0" w:line="240" w:lineRule="auto"/>
      <w:jc w:val="center"/>
    </w:pPr>
    <w:rPr>
      <w:rFonts w:ascii="Arial" w:eastAsia="Times New Roman" w:hAnsi="Arial" w:cs="Times New Roman"/>
      <w:color w:val="000000"/>
      <w:sz w:val="24"/>
      <w:szCs w:val="20"/>
      <w:lang w:val="en-US" w:eastAsia="en-GB"/>
    </w:rPr>
  </w:style>
  <w:style w:type="character" w:customStyle="1" w:styleId="BodyText3Char">
    <w:name w:val="Body Text 3 Char"/>
    <w:basedOn w:val="DefaultParagraphFont"/>
    <w:link w:val="BodyText3"/>
    <w:semiHidden/>
    <w:rsid w:val="00E377FE"/>
    <w:rPr>
      <w:rFonts w:ascii="Arial" w:eastAsia="Times New Roman" w:hAnsi="Arial" w:cs="Times New Roman"/>
      <w:color w:val="000000"/>
      <w:sz w:val="24"/>
      <w:szCs w:val="20"/>
      <w:lang w:val="en-US" w:eastAsia="en-GB"/>
    </w:rPr>
  </w:style>
  <w:style w:type="paragraph" w:styleId="ListParagraph">
    <w:name w:val="List Paragraph"/>
    <w:basedOn w:val="Normal"/>
    <w:uiPriority w:val="34"/>
    <w:qFormat/>
    <w:rsid w:val="00E377FE"/>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377FE"/>
    <w:rPr>
      <w:color w:val="0563C1" w:themeColor="hyperlink"/>
      <w:u w:val="single"/>
    </w:rPr>
  </w:style>
  <w:style w:type="character" w:styleId="FollowedHyperlink">
    <w:name w:val="FollowedHyperlink"/>
    <w:basedOn w:val="DefaultParagraphFont"/>
    <w:uiPriority w:val="99"/>
    <w:semiHidden/>
    <w:unhideWhenUsed/>
    <w:rsid w:val="00E377FE"/>
    <w:rPr>
      <w:color w:val="954F72" w:themeColor="followedHyperlink"/>
      <w:u w:val="single"/>
    </w:rPr>
  </w:style>
  <w:style w:type="character" w:customStyle="1" w:styleId="apple-converted-space">
    <w:name w:val="apple-converted-space"/>
    <w:basedOn w:val="DefaultParagraphFont"/>
    <w:rsid w:val="00E377FE"/>
  </w:style>
  <w:style w:type="character" w:styleId="Strong">
    <w:name w:val="Strong"/>
    <w:basedOn w:val="DefaultParagraphFont"/>
    <w:uiPriority w:val="22"/>
    <w:qFormat/>
    <w:rsid w:val="00E377FE"/>
    <w:rPr>
      <w:b/>
      <w:bCs/>
    </w:rPr>
  </w:style>
  <w:style w:type="character" w:styleId="PlaceholderText">
    <w:name w:val="Placeholder Text"/>
    <w:basedOn w:val="DefaultParagraphFont"/>
    <w:uiPriority w:val="99"/>
    <w:semiHidden/>
    <w:rsid w:val="00E377FE"/>
    <w:rPr>
      <w:color w:val="808080"/>
    </w:rPr>
  </w:style>
  <w:style w:type="paragraph" w:styleId="Revision">
    <w:name w:val="Revision"/>
    <w:hidden/>
    <w:uiPriority w:val="99"/>
    <w:semiHidden/>
    <w:rsid w:val="00E377FE"/>
    <w:pPr>
      <w:spacing w:after="0" w:line="240" w:lineRule="auto"/>
    </w:pPr>
    <w:rPr>
      <w:rFonts w:ascii="Times New Roman" w:eastAsia="Times New Roman" w:hAnsi="Times New Roman" w:cs="Times New Roman"/>
      <w:sz w:val="24"/>
      <w:szCs w:val="24"/>
      <w:lang w:val="en-US"/>
    </w:rPr>
  </w:style>
  <w:style w:type="paragraph" w:customStyle="1" w:styleId="DefPara">
    <w:name w:val="Def Para"/>
    <w:basedOn w:val="Normal"/>
    <w:rsid w:val="00787102"/>
    <w:pPr>
      <w:spacing w:before="80" w:after="0" w:line="220" w:lineRule="atLeast"/>
      <w:ind w:left="340"/>
      <w:jc w:val="both"/>
    </w:pPr>
    <w:rPr>
      <w:rFonts w:ascii="Times New Roman" w:eastAsia="Times New Roman" w:hAnsi="Times New Roman" w:cs="Times New Roman"/>
      <w:sz w:val="21"/>
      <w:szCs w:val="20"/>
    </w:rPr>
  </w:style>
  <w:style w:type="paragraph" w:customStyle="1" w:styleId="N1">
    <w:name w:val="N1"/>
    <w:basedOn w:val="Normal"/>
    <w:rsid w:val="00787102"/>
    <w:pPr>
      <w:numPr>
        <w:numId w:val="2"/>
      </w:numPr>
      <w:spacing w:before="160" w:after="0" w:line="220" w:lineRule="atLeast"/>
      <w:jc w:val="both"/>
    </w:pPr>
    <w:rPr>
      <w:rFonts w:ascii="Times New Roman" w:eastAsia="Times New Roman" w:hAnsi="Times New Roman" w:cs="Times New Roman"/>
      <w:sz w:val="21"/>
      <w:szCs w:val="20"/>
    </w:rPr>
  </w:style>
  <w:style w:type="paragraph" w:customStyle="1" w:styleId="N2">
    <w:name w:val="N2"/>
    <w:basedOn w:val="N1"/>
    <w:rsid w:val="00787102"/>
    <w:pPr>
      <w:numPr>
        <w:ilvl w:val="1"/>
      </w:numPr>
      <w:spacing w:before="80"/>
    </w:pPr>
  </w:style>
  <w:style w:type="paragraph" w:customStyle="1" w:styleId="N3">
    <w:name w:val="N3"/>
    <w:basedOn w:val="N2"/>
    <w:rsid w:val="00787102"/>
    <w:pPr>
      <w:numPr>
        <w:ilvl w:val="0"/>
        <w:numId w:val="0"/>
      </w:numPr>
    </w:pPr>
  </w:style>
  <w:style w:type="paragraph" w:customStyle="1" w:styleId="N4">
    <w:name w:val="N4"/>
    <w:basedOn w:val="N3"/>
    <w:rsid w:val="00787102"/>
    <w:pPr>
      <w:numPr>
        <w:ilvl w:val="3"/>
      </w:numPr>
    </w:pPr>
  </w:style>
  <w:style w:type="paragraph" w:customStyle="1" w:styleId="N5">
    <w:name w:val="N5"/>
    <w:basedOn w:val="N4"/>
    <w:rsid w:val="00787102"/>
    <w:pPr>
      <w:numPr>
        <w:ilvl w:val="4"/>
      </w:numPr>
      <w:ind w:left="3600" w:hanging="360"/>
    </w:pPr>
  </w:style>
  <w:style w:type="character" w:customStyle="1" w:styleId="Heading3Char">
    <w:name w:val="Heading 3 Char"/>
    <w:basedOn w:val="DefaultParagraphFont"/>
    <w:link w:val="Heading3"/>
    <w:uiPriority w:val="9"/>
    <w:rsid w:val="0044728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472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unhideWhenUsed/>
    <w:rsid w:val="004B7DCA"/>
    <w:rPr>
      <w:color w:val="605E5C"/>
      <w:shd w:val="clear" w:color="auto" w:fill="E1DFDD"/>
    </w:rPr>
  </w:style>
  <w:style w:type="paragraph" w:customStyle="1" w:styleId="Toplevelheading">
    <w:name w:val="Top level heading"/>
    <w:basedOn w:val="Heading1"/>
    <w:next w:val="Normal"/>
    <w:autoRedefine/>
    <w:qFormat/>
    <w:rsid w:val="00D17E80"/>
    <w:pPr>
      <w:keepLines/>
      <w:spacing w:before="0" w:after="240" w:line="276" w:lineRule="auto"/>
    </w:pPr>
    <w:rPr>
      <w:rFonts w:eastAsiaTheme="majorEastAsia" w:cstheme="majorBidi"/>
      <w:b w:val="0"/>
      <w:color w:val="008631"/>
      <w:kern w:val="0"/>
      <w:sz w:val="48"/>
      <w:szCs w:val="48"/>
      <w:lang w:val="en-GB"/>
    </w:rPr>
  </w:style>
  <w:style w:type="character" w:customStyle="1" w:styleId="BulletText1Char">
    <w:name w:val="Bullet Text 1 Char"/>
    <w:link w:val="BulletText1"/>
    <w:locked/>
    <w:rsid w:val="00B44B37"/>
  </w:style>
  <w:style w:type="paragraph" w:customStyle="1" w:styleId="BulletText1">
    <w:name w:val="Bullet Text 1"/>
    <w:basedOn w:val="Normal"/>
    <w:link w:val="BulletText1Char"/>
    <w:qFormat/>
    <w:rsid w:val="00B44B37"/>
    <w:pPr>
      <w:numPr>
        <w:ilvl w:val="2"/>
        <w:numId w:val="2"/>
      </w:numPr>
      <w:spacing w:before="60" w:after="240"/>
      <w:contextualSpacing/>
    </w:pPr>
  </w:style>
  <w:style w:type="character" w:customStyle="1" w:styleId="hit">
    <w:name w:val="hit"/>
    <w:rsid w:val="00CB735B"/>
  </w:style>
  <w:style w:type="character" w:styleId="SmartLink">
    <w:name w:val="Smart Link"/>
    <w:basedOn w:val="DefaultParagraphFont"/>
    <w:uiPriority w:val="99"/>
    <w:semiHidden/>
    <w:unhideWhenUsed/>
    <w:rsid w:val="00DC23DC"/>
    <w:rPr>
      <w:color w:val="0000FF"/>
      <w:u w:val="single"/>
      <w:shd w:val="clear" w:color="auto" w:fill="F3F2F1"/>
    </w:rPr>
  </w:style>
  <w:style w:type="paragraph" w:customStyle="1" w:styleId="Reportsubtitle">
    <w:name w:val="Report subtitle"/>
    <w:uiPriority w:val="1"/>
    <w:qFormat/>
    <w:rsid w:val="00A45657"/>
    <w:pPr>
      <w:spacing w:after="200" w:line="240" w:lineRule="auto"/>
    </w:pPr>
    <w:rPr>
      <w:rFonts w:ascii="Arial" w:eastAsia="Arial" w:hAnsi="Arial" w:cs="Times New Roman"/>
      <w:color w:val="008938"/>
      <w:sz w:val="40"/>
      <w:szCs w:val="28"/>
    </w:rPr>
  </w:style>
  <w:style w:type="paragraph" w:customStyle="1" w:styleId="Reporttitledarkgreen">
    <w:name w:val="Report title dark green"/>
    <w:qFormat/>
    <w:rsid w:val="00A45657"/>
    <w:pPr>
      <w:spacing w:after="280" w:line="240" w:lineRule="auto"/>
    </w:pPr>
    <w:rPr>
      <w:rFonts w:ascii="Arial" w:eastAsia="Arial" w:hAnsi="Arial" w:cs="Times New Roman"/>
      <w:color w:val="008631"/>
      <w:sz w:val="56"/>
    </w:rPr>
  </w:style>
  <w:style w:type="paragraph" w:customStyle="1" w:styleId="Dateandversion">
    <w:name w:val="Date and version"/>
    <w:basedOn w:val="Normal"/>
    <w:uiPriority w:val="2"/>
    <w:qFormat/>
    <w:rsid w:val="00A45657"/>
    <w:pPr>
      <w:spacing w:before="240" w:after="120" w:line="276" w:lineRule="auto"/>
    </w:pPr>
    <w:rPr>
      <w:rFonts w:ascii="Arial" w:eastAsia="Arial" w:hAnsi="Arial" w:cs="Times New Roman"/>
      <w:sz w:val="28"/>
    </w:rPr>
  </w:style>
  <w:style w:type="paragraph" w:customStyle="1" w:styleId="H1">
    <w:name w:val="H1"/>
    <w:basedOn w:val="Normal"/>
    <w:next w:val="N1"/>
    <w:rsid w:val="00D8047D"/>
    <w:pPr>
      <w:keepNext/>
      <w:spacing w:before="320" w:after="0" w:line="220" w:lineRule="atLeast"/>
      <w:jc w:val="both"/>
    </w:pPr>
    <w:rPr>
      <w:rFonts w:ascii="Times New Roman" w:eastAsia="Times New Roman" w:hAnsi="Times New Roman" w:cs="Times New Roman"/>
      <w:b/>
      <w:sz w:val="21"/>
      <w:szCs w:val="20"/>
    </w:rPr>
  </w:style>
  <w:style w:type="character" w:customStyle="1" w:styleId="ui-provider">
    <w:name w:val="ui-provider"/>
    <w:basedOn w:val="DefaultParagraphFont"/>
    <w:rsid w:val="00F053C3"/>
  </w:style>
  <w:style w:type="table" w:styleId="GridTable5Dark-Accent6">
    <w:name w:val="Grid Table 5 Dark Accent 6"/>
    <w:basedOn w:val="TableNormal"/>
    <w:uiPriority w:val="50"/>
    <w:rsid w:val="001819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size-22">
    <w:name w:val="size-22"/>
    <w:basedOn w:val="Normal"/>
    <w:rsid w:val="0079622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Mention">
    <w:name w:val="Mention"/>
    <w:basedOn w:val="DefaultParagraphFont"/>
    <w:uiPriority w:val="99"/>
    <w:unhideWhenUsed/>
    <w:rsid w:val="001C0D4D"/>
    <w:rPr>
      <w:color w:val="2B579A"/>
      <w:shd w:val="clear" w:color="auto" w:fill="E6E6E6"/>
    </w:rPr>
  </w:style>
  <w:style w:type="character" w:customStyle="1" w:styleId="normaltextrun">
    <w:name w:val="normaltextrun"/>
    <w:basedOn w:val="DefaultParagraphFont"/>
    <w:rsid w:val="007046B4"/>
  </w:style>
  <w:style w:type="character" w:customStyle="1" w:styleId="eop">
    <w:name w:val="eop"/>
    <w:basedOn w:val="DefaultParagraphFont"/>
    <w:rsid w:val="007046B4"/>
  </w:style>
  <w:style w:type="character" w:customStyle="1" w:styleId="cf01">
    <w:name w:val="cf01"/>
    <w:basedOn w:val="DefaultParagraphFont"/>
    <w:rsid w:val="00424EC4"/>
    <w:rPr>
      <w:rFonts w:ascii="Segoe UI" w:hAnsi="Segoe UI" w:cs="Segoe UI" w:hint="default"/>
      <w:sz w:val="18"/>
      <w:szCs w:val="18"/>
    </w:rPr>
  </w:style>
  <w:style w:type="character" w:customStyle="1" w:styleId="cf11">
    <w:name w:val="cf11"/>
    <w:basedOn w:val="DefaultParagraphFont"/>
    <w:rsid w:val="00720392"/>
    <w:rPr>
      <w:rFonts w:ascii="Segoe UI" w:hAnsi="Segoe UI" w:cs="Segoe UI" w:hint="default"/>
      <w:sz w:val="18"/>
      <w:szCs w:val="18"/>
    </w:rPr>
  </w:style>
  <w:style w:type="paragraph" w:customStyle="1" w:styleId="pf0">
    <w:name w:val="pf0"/>
    <w:basedOn w:val="Normal"/>
    <w:rsid w:val="00705C6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400E3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customStyle="1" w:styleId="TableGrid1">
    <w:name w:val="Table Grid1"/>
    <w:basedOn w:val="TableNormal"/>
    <w:next w:val="TableGrid"/>
    <w:uiPriority w:val="39"/>
    <w:rsid w:val="004D5B7B"/>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949B2"/>
    <w:pPr>
      <w:keepLines/>
      <w:spacing w:after="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4949B2"/>
    <w:pPr>
      <w:spacing w:after="100"/>
    </w:pPr>
    <w:rPr>
      <w:kern w:val="2"/>
      <w14:ligatures w14:val="standardContextual"/>
    </w:rPr>
  </w:style>
  <w:style w:type="paragraph" w:styleId="TOC2">
    <w:name w:val="toc 2"/>
    <w:basedOn w:val="Normal"/>
    <w:next w:val="Normal"/>
    <w:autoRedefine/>
    <w:uiPriority w:val="39"/>
    <w:unhideWhenUsed/>
    <w:rsid w:val="004949B2"/>
    <w:pPr>
      <w:tabs>
        <w:tab w:val="right" w:leader="dot" w:pos="9016"/>
      </w:tabs>
      <w:spacing w:after="100"/>
      <w:ind w:left="440"/>
    </w:pPr>
    <w:rPr>
      <w:kern w:val="2"/>
      <w14:ligatures w14:val="standardContextual"/>
    </w:rPr>
  </w:style>
  <w:style w:type="paragraph" w:styleId="TOC3">
    <w:name w:val="toc 3"/>
    <w:basedOn w:val="Normal"/>
    <w:next w:val="Normal"/>
    <w:autoRedefine/>
    <w:uiPriority w:val="39"/>
    <w:unhideWhenUsed/>
    <w:rsid w:val="004949B2"/>
    <w:pPr>
      <w:tabs>
        <w:tab w:val="right" w:leader="dot" w:pos="9015"/>
      </w:tabs>
      <w:spacing w:after="100"/>
      <w:ind w:left="440"/>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256">
      <w:bodyDiv w:val="1"/>
      <w:marLeft w:val="0"/>
      <w:marRight w:val="0"/>
      <w:marTop w:val="0"/>
      <w:marBottom w:val="0"/>
      <w:divBdr>
        <w:top w:val="none" w:sz="0" w:space="0" w:color="auto"/>
        <w:left w:val="none" w:sz="0" w:space="0" w:color="auto"/>
        <w:bottom w:val="none" w:sz="0" w:space="0" w:color="auto"/>
        <w:right w:val="none" w:sz="0" w:space="0" w:color="auto"/>
      </w:divBdr>
    </w:div>
    <w:div w:id="11032217">
      <w:bodyDiv w:val="1"/>
      <w:marLeft w:val="0"/>
      <w:marRight w:val="0"/>
      <w:marTop w:val="0"/>
      <w:marBottom w:val="0"/>
      <w:divBdr>
        <w:top w:val="none" w:sz="0" w:space="0" w:color="auto"/>
        <w:left w:val="none" w:sz="0" w:space="0" w:color="auto"/>
        <w:bottom w:val="none" w:sz="0" w:space="0" w:color="auto"/>
        <w:right w:val="none" w:sz="0" w:space="0" w:color="auto"/>
      </w:divBdr>
      <w:divsChild>
        <w:div w:id="2094204645">
          <w:marLeft w:val="0"/>
          <w:marRight w:val="0"/>
          <w:marTop w:val="0"/>
          <w:marBottom w:val="0"/>
          <w:divBdr>
            <w:top w:val="none" w:sz="0" w:space="0" w:color="auto"/>
            <w:left w:val="none" w:sz="0" w:space="0" w:color="auto"/>
            <w:bottom w:val="none" w:sz="0" w:space="0" w:color="auto"/>
            <w:right w:val="none" w:sz="0" w:space="0" w:color="auto"/>
          </w:divBdr>
        </w:div>
      </w:divsChild>
    </w:div>
    <w:div w:id="20395980">
      <w:bodyDiv w:val="1"/>
      <w:marLeft w:val="0"/>
      <w:marRight w:val="0"/>
      <w:marTop w:val="0"/>
      <w:marBottom w:val="0"/>
      <w:divBdr>
        <w:top w:val="none" w:sz="0" w:space="0" w:color="auto"/>
        <w:left w:val="none" w:sz="0" w:space="0" w:color="auto"/>
        <w:bottom w:val="none" w:sz="0" w:space="0" w:color="auto"/>
        <w:right w:val="none" w:sz="0" w:space="0" w:color="auto"/>
      </w:divBdr>
      <w:divsChild>
        <w:div w:id="2106530411">
          <w:marLeft w:val="0"/>
          <w:marRight w:val="0"/>
          <w:marTop w:val="0"/>
          <w:marBottom w:val="0"/>
          <w:divBdr>
            <w:top w:val="none" w:sz="0" w:space="0" w:color="auto"/>
            <w:left w:val="none" w:sz="0" w:space="0" w:color="auto"/>
            <w:bottom w:val="none" w:sz="0" w:space="0" w:color="auto"/>
            <w:right w:val="none" w:sz="0" w:space="0" w:color="auto"/>
          </w:divBdr>
        </w:div>
      </w:divsChild>
    </w:div>
    <w:div w:id="77673247">
      <w:bodyDiv w:val="1"/>
      <w:marLeft w:val="0"/>
      <w:marRight w:val="0"/>
      <w:marTop w:val="0"/>
      <w:marBottom w:val="0"/>
      <w:divBdr>
        <w:top w:val="none" w:sz="0" w:space="0" w:color="auto"/>
        <w:left w:val="none" w:sz="0" w:space="0" w:color="auto"/>
        <w:bottom w:val="none" w:sz="0" w:space="0" w:color="auto"/>
        <w:right w:val="none" w:sz="0" w:space="0" w:color="auto"/>
      </w:divBdr>
      <w:divsChild>
        <w:div w:id="10886358">
          <w:marLeft w:val="0"/>
          <w:marRight w:val="0"/>
          <w:marTop w:val="0"/>
          <w:marBottom w:val="0"/>
          <w:divBdr>
            <w:top w:val="none" w:sz="0" w:space="0" w:color="auto"/>
            <w:left w:val="none" w:sz="0" w:space="0" w:color="auto"/>
            <w:bottom w:val="none" w:sz="0" w:space="0" w:color="auto"/>
            <w:right w:val="none" w:sz="0" w:space="0" w:color="auto"/>
          </w:divBdr>
        </w:div>
        <w:div w:id="26873847">
          <w:marLeft w:val="0"/>
          <w:marRight w:val="0"/>
          <w:marTop w:val="0"/>
          <w:marBottom w:val="0"/>
          <w:divBdr>
            <w:top w:val="none" w:sz="0" w:space="0" w:color="auto"/>
            <w:left w:val="none" w:sz="0" w:space="0" w:color="auto"/>
            <w:bottom w:val="none" w:sz="0" w:space="0" w:color="auto"/>
            <w:right w:val="none" w:sz="0" w:space="0" w:color="auto"/>
          </w:divBdr>
        </w:div>
        <w:div w:id="856426243">
          <w:marLeft w:val="0"/>
          <w:marRight w:val="0"/>
          <w:marTop w:val="0"/>
          <w:marBottom w:val="0"/>
          <w:divBdr>
            <w:top w:val="none" w:sz="0" w:space="0" w:color="auto"/>
            <w:left w:val="none" w:sz="0" w:space="0" w:color="auto"/>
            <w:bottom w:val="none" w:sz="0" w:space="0" w:color="auto"/>
            <w:right w:val="none" w:sz="0" w:space="0" w:color="auto"/>
          </w:divBdr>
        </w:div>
        <w:div w:id="1274677213">
          <w:marLeft w:val="0"/>
          <w:marRight w:val="0"/>
          <w:marTop w:val="0"/>
          <w:marBottom w:val="0"/>
          <w:divBdr>
            <w:top w:val="none" w:sz="0" w:space="0" w:color="auto"/>
            <w:left w:val="none" w:sz="0" w:space="0" w:color="auto"/>
            <w:bottom w:val="none" w:sz="0" w:space="0" w:color="auto"/>
            <w:right w:val="none" w:sz="0" w:space="0" w:color="auto"/>
          </w:divBdr>
        </w:div>
      </w:divsChild>
    </w:div>
    <w:div w:id="83036535">
      <w:bodyDiv w:val="1"/>
      <w:marLeft w:val="0"/>
      <w:marRight w:val="0"/>
      <w:marTop w:val="0"/>
      <w:marBottom w:val="0"/>
      <w:divBdr>
        <w:top w:val="none" w:sz="0" w:space="0" w:color="auto"/>
        <w:left w:val="none" w:sz="0" w:space="0" w:color="auto"/>
        <w:bottom w:val="none" w:sz="0" w:space="0" w:color="auto"/>
        <w:right w:val="none" w:sz="0" w:space="0" w:color="auto"/>
      </w:divBdr>
    </w:div>
    <w:div w:id="96605842">
      <w:bodyDiv w:val="1"/>
      <w:marLeft w:val="0"/>
      <w:marRight w:val="0"/>
      <w:marTop w:val="0"/>
      <w:marBottom w:val="0"/>
      <w:divBdr>
        <w:top w:val="none" w:sz="0" w:space="0" w:color="auto"/>
        <w:left w:val="none" w:sz="0" w:space="0" w:color="auto"/>
        <w:bottom w:val="none" w:sz="0" w:space="0" w:color="auto"/>
        <w:right w:val="none" w:sz="0" w:space="0" w:color="auto"/>
      </w:divBdr>
    </w:div>
    <w:div w:id="108669150">
      <w:bodyDiv w:val="1"/>
      <w:marLeft w:val="0"/>
      <w:marRight w:val="0"/>
      <w:marTop w:val="0"/>
      <w:marBottom w:val="0"/>
      <w:divBdr>
        <w:top w:val="none" w:sz="0" w:space="0" w:color="auto"/>
        <w:left w:val="none" w:sz="0" w:space="0" w:color="auto"/>
        <w:bottom w:val="none" w:sz="0" w:space="0" w:color="auto"/>
        <w:right w:val="none" w:sz="0" w:space="0" w:color="auto"/>
      </w:divBdr>
    </w:div>
    <w:div w:id="133372578">
      <w:bodyDiv w:val="1"/>
      <w:marLeft w:val="0"/>
      <w:marRight w:val="0"/>
      <w:marTop w:val="0"/>
      <w:marBottom w:val="0"/>
      <w:divBdr>
        <w:top w:val="none" w:sz="0" w:space="0" w:color="auto"/>
        <w:left w:val="none" w:sz="0" w:space="0" w:color="auto"/>
        <w:bottom w:val="none" w:sz="0" w:space="0" w:color="auto"/>
        <w:right w:val="none" w:sz="0" w:space="0" w:color="auto"/>
      </w:divBdr>
    </w:div>
    <w:div w:id="137265039">
      <w:bodyDiv w:val="1"/>
      <w:marLeft w:val="0"/>
      <w:marRight w:val="0"/>
      <w:marTop w:val="0"/>
      <w:marBottom w:val="0"/>
      <w:divBdr>
        <w:top w:val="none" w:sz="0" w:space="0" w:color="auto"/>
        <w:left w:val="none" w:sz="0" w:space="0" w:color="auto"/>
        <w:bottom w:val="none" w:sz="0" w:space="0" w:color="auto"/>
        <w:right w:val="none" w:sz="0" w:space="0" w:color="auto"/>
      </w:divBdr>
    </w:div>
    <w:div w:id="170996275">
      <w:bodyDiv w:val="1"/>
      <w:marLeft w:val="0"/>
      <w:marRight w:val="0"/>
      <w:marTop w:val="0"/>
      <w:marBottom w:val="0"/>
      <w:divBdr>
        <w:top w:val="none" w:sz="0" w:space="0" w:color="auto"/>
        <w:left w:val="none" w:sz="0" w:space="0" w:color="auto"/>
        <w:bottom w:val="none" w:sz="0" w:space="0" w:color="auto"/>
        <w:right w:val="none" w:sz="0" w:space="0" w:color="auto"/>
      </w:divBdr>
      <w:divsChild>
        <w:div w:id="308897756">
          <w:marLeft w:val="547"/>
          <w:marRight w:val="0"/>
          <w:marTop w:val="0"/>
          <w:marBottom w:val="160"/>
          <w:divBdr>
            <w:top w:val="none" w:sz="0" w:space="0" w:color="auto"/>
            <w:left w:val="none" w:sz="0" w:space="0" w:color="auto"/>
            <w:bottom w:val="none" w:sz="0" w:space="0" w:color="auto"/>
            <w:right w:val="none" w:sz="0" w:space="0" w:color="auto"/>
          </w:divBdr>
        </w:div>
      </w:divsChild>
    </w:div>
    <w:div w:id="172648180">
      <w:bodyDiv w:val="1"/>
      <w:marLeft w:val="0"/>
      <w:marRight w:val="0"/>
      <w:marTop w:val="0"/>
      <w:marBottom w:val="0"/>
      <w:divBdr>
        <w:top w:val="none" w:sz="0" w:space="0" w:color="auto"/>
        <w:left w:val="none" w:sz="0" w:space="0" w:color="auto"/>
        <w:bottom w:val="none" w:sz="0" w:space="0" w:color="auto"/>
        <w:right w:val="none" w:sz="0" w:space="0" w:color="auto"/>
      </w:divBdr>
    </w:div>
    <w:div w:id="222300984">
      <w:bodyDiv w:val="1"/>
      <w:marLeft w:val="0"/>
      <w:marRight w:val="0"/>
      <w:marTop w:val="0"/>
      <w:marBottom w:val="0"/>
      <w:divBdr>
        <w:top w:val="none" w:sz="0" w:space="0" w:color="auto"/>
        <w:left w:val="none" w:sz="0" w:space="0" w:color="auto"/>
        <w:bottom w:val="none" w:sz="0" w:space="0" w:color="auto"/>
        <w:right w:val="none" w:sz="0" w:space="0" w:color="auto"/>
      </w:divBdr>
      <w:divsChild>
        <w:div w:id="298340011">
          <w:marLeft w:val="0"/>
          <w:marRight w:val="0"/>
          <w:marTop w:val="0"/>
          <w:marBottom w:val="0"/>
          <w:divBdr>
            <w:top w:val="none" w:sz="0" w:space="0" w:color="auto"/>
            <w:left w:val="none" w:sz="0" w:space="0" w:color="auto"/>
            <w:bottom w:val="none" w:sz="0" w:space="0" w:color="auto"/>
            <w:right w:val="none" w:sz="0" w:space="0" w:color="auto"/>
          </w:divBdr>
        </w:div>
      </w:divsChild>
    </w:div>
    <w:div w:id="227350369">
      <w:bodyDiv w:val="1"/>
      <w:marLeft w:val="0"/>
      <w:marRight w:val="0"/>
      <w:marTop w:val="0"/>
      <w:marBottom w:val="0"/>
      <w:divBdr>
        <w:top w:val="none" w:sz="0" w:space="0" w:color="auto"/>
        <w:left w:val="none" w:sz="0" w:space="0" w:color="auto"/>
        <w:bottom w:val="none" w:sz="0" w:space="0" w:color="auto"/>
        <w:right w:val="none" w:sz="0" w:space="0" w:color="auto"/>
      </w:divBdr>
    </w:div>
    <w:div w:id="255596619">
      <w:bodyDiv w:val="1"/>
      <w:marLeft w:val="0"/>
      <w:marRight w:val="0"/>
      <w:marTop w:val="0"/>
      <w:marBottom w:val="0"/>
      <w:divBdr>
        <w:top w:val="none" w:sz="0" w:space="0" w:color="auto"/>
        <w:left w:val="none" w:sz="0" w:space="0" w:color="auto"/>
        <w:bottom w:val="none" w:sz="0" w:space="0" w:color="auto"/>
        <w:right w:val="none" w:sz="0" w:space="0" w:color="auto"/>
      </w:divBdr>
    </w:div>
    <w:div w:id="256862796">
      <w:bodyDiv w:val="1"/>
      <w:marLeft w:val="0"/>
      <w:marRight w:val="0"/>
      <w:marTop w:val="0"/>
      <w:marBottom w:val="0"/>
      <w:divBdr>
        <w:top w:val="none" w:sz="0" w:space="0" w:color="auto"/>
        <w:left w:val="none" w:sz="0" w:space="0" w:color="auto"/>
        <w:bottom w:val="none" w:sz="0" w:space="0" w:color="auto"/>
        <w:right w:val="none" w:sz="0" w:space="0" w:color="auto"/>
      </w:divBdr>
      <w:divsChild>
        <w:div w:id="893931015">
          <w:marLeft w:val="0"/>
          <w:marRight w:val="0"/>
          <w:marTop w:val="0"/>
          <w:marBottom w:val="0"/>
          <w:divBdr>
            <w:top w:val="none" w:sz="0" w:space="0" w:color="auto"/>
            <w:left w:val="none" w:sz="0" w:space="0" w:color="auto"/>
            <w:bottom w:val="none" w:sz="0" w:space="0" w:color="auto"/>
            <w:right w:val="none" w:sz="0" w:space="0" w:color="auto"/>
          </w:divBdr>
        </w:div>
      </w:divsChild>
    </w:div>
    <w:div w:id="259534732">
      <w:bodyDiv w:val="1"/>
      <w:marLeft w:val="0"/>
      <w:marRight w:val="0"/>
      <w:marTop w:val="0"/>
      <w:marBottom w:val="0"/>
      <w:divBdr>
        <w:top w:val="none" w:sz="0" w:space="0" w:color="auto"/>
        <w:left w:val="none" w:sz="0" w:space="0" w:color="auto"/>
        <w:bottom w:val="none" w:sz="0" w:space="0" w:color="auto"/>
        <w:right w:val="none" w:sz="0" w:space="0" w:color="auto"/>
      </w:divBdr>
    </w:div>
    <w:div w:id="265503377">
      <w:bodyDiv w:val="1"/>
      <w:marLeft w:val="0"/>
      <w:marRight w:val="0"/>
      <w:marTop w:val="0"/>
      <w:marBottom w:val="0"/>
      <w:divBdr>
        <w:top w:val="none" w:sz="0" w:space="0" w:color="auto"/>
        <w:left w:val="none" w:sz="0" w:space="0" w:color="auto"/>
        <w:bottom w:val="none" w:sz="0" w:space="0" w:color="auto"/>
        <w:right w:val="none" w:sz="0" w:space="0" w:color="auto"/>
      </w:divBdr>
    </w:div>
    <w:div w:id="270355264">
      <w:bodyDiv w:val="1"/>
      <w:marLeft w:val="0"/>
      <w:marRight w:val="0"/>
      <w:marTop w:val="0"/>
      <w:marBottom w:val="0"/>
      <w:divBdr>
        <w:top w:val="none" w:sz="0" w:space="0" w:color="auto"/>
        <w:left w:val="none" w:sz="0" w:space="0" w:color="auto"/>
        <w:bottom w:val="none" w:sz="0" w:space="0" w:color="auto"/>
        <w:right w:val="none" w:sz="0" w:space="0" w:color="auto"/>
      </w:divBdr>
    </w:div>
    <w:div w:id="270820148">
      <w:bodyDiv w:val="1"/>
      <w:marLeft w:val="0"/>
      <w:marRight w:val="0"/>
      <w:marTop w:val="0"/>
      <w:marBottom w:val="0"/>
      <w:divBdr>
        <w:top w:val="none" w:sz="0" w:space="0" w:color="auto"/>
        <w:left w:val="none" w:sz="0" w:space="0" w:color="auto"/>
        <w:bottom w:val="none" w:sz="0" w:space="0" w:color="auto"/>
        <w:right w:val="none" w:sz="0" w:space="0" w:color="auto"/>
      </w:divBdr>
      <w:divsChild>
        <w:div w:id="784159567">
          <w:marLeft w:val="0"/>
          <w:marRight w:val="0"/>
          <w:marTop w:val="0"/>
          <w:marBottom w:val="0"/>
          <w:divBdr>
            <w:top w:val="none" w:sz="0" w:space="0" w:color="auto"/>
            <w:left w:val="none" w:sz="0" w:space="0" w:color="auto"/>
            <w:bottom w:val="none" w:sz="0" w:space="0" w:color="auto"/>
            <w:right w:val="none" w:sz="0" w:space="0" w:color="auto"/>
          </w:divBdr>
        </w:div>
      </w:divsChild>
    </w:div>
    <w:div w:id="270821772">
      <w:bodyDiv w:val="1"/>
      <w:marLeft w:val="0"/>
      <w:marRight w:val="0"/>
      <w:marTop w:val="0"/>
      <w:marBottom w:val="0"/>
      <w:divBdr>
        <w:top w:val="none" w:sz="0" w:space="0" w:color="auto"/>
        <w:left w:val="none" w:sz="0" w:space="0" w:color="auto"/>
        <w:bottom w:val="none" w:sz="0" w:space="0" w:color="auto"/>
        <w:right w:val="none" w:sz="0" w:space="0" w:color="auto"/>
      </w:divBdr>
    </w:div>
    <w:div w:id="281769241">
      <w:bodyDiv w:val="1"/>
      <w:marLeft w:val="0"/>
      <w:marRight w:val="0"/>
      <w:marTop w:val="0"/>
      <w:marBottom w:val="0"/>
      <w:divBdr>
        <w:top w:val="none" w:sz="0" w:space="0" w:color="auto"/>
        <w:left w:val="none" w:sz="0" w:space="0" w:color="auto"/>
        <w:bottom w:val="none" w:sz="0" w:space="0" w:color="auto"/>
        <w:right w:val="none" w:sz="0" w:space="0" w:color="auto"/>
      </w:divBdr>
    </w:div>
    <w:div w:id="286861395">
      <w:bodyDiv w:val="1"/>
      <w:marLeft w:val="0"/>
      <w:marRight w:val="0"/>
      <w:marTop w:val="0"/>
      <w:marBottom w:val="0"/>
      <w:divBdr>
        <w:top w:val="none" w:sz="0" w:space="0" w:color="auto"/>
        <w:left w:val="none" w:sz="0" w:space="0" w:color="auto"/>
        <w:bottom w:val="none" w:sz="0" w:space="0" w:color="auto"/>
        <w:right w:val="none" w:sz="0" w:space="0" w:color="auto"/>
      </w:divBdr>
    </w:div>
    <w:div w:id="288821113">
      <w:bodyDiv w:val="1"/>
      <w:marLeft w:val="0"/>
      <w:marRight w:val="0"/>
      <w:marTop w:val="0"/>
      <w:marBottom w:val="0"/>
      <w:divBdr>
        <w:top w:val="none" w:sz="0" w:space="0" w:color="auto"/>
        <w:left w:val="none" w:sz="0" w:space="0" w:color="auto"/>
        <w:bottom w:val="none" w:sz="0" w:space="0" w:color="auto"/>
        <w:right w:val="none" w:sz="0" w:space="0" w:color="auto"/>
      </w:divBdr>
      <w:divsChild>
        <w:div w:id="489255087">
          <w:marLeft w:val="0"/>
          <w:marRight w:val="0"/>
          <w:marTop w:val="0"/>
          <w:marBottom w:val="0"/>
          <w:divBdr>
            <w:top w:val="none" w:sz="0" w:space="0" w:color="auto"/>
            <w:left w:val="none" w:sz="0" w:space="0" w:color="auto"/>
            <w:bottom w:val="none" w:sz="0" w:space="0" w:color="auto"/>
            <w:right w:val="none" w:sz="0" w:space="0" w:color="auto"/>
          </w:divBdr>
        </w:div>
      </w:divsChild>
    </w:div>
    <w:div w:id="306514496">
      <w:bodyDiv w:val="1"/>
      <w:marLeft w:val="0"/>
      <w:marRight w:val="0"/>
      <w:marTop w:val="0"/>
      <w:marBottom w:val="0"/>
      <w:divBdr>
        <w:top w:val="none" w:sz="0" w:space="0" w:color="auto"/>
        <w:left w:val="none" w:sz="0" w:space="0" w:color="auto"/>
        <w:bottom w:val="none" w:sz="0" w:space="0" w:color="auto"/>
        <w:right w:val="none" w:sz="0" w:space="0" w:color="auto"/>
      </w:divBdr>
    </w:div>
    <w:div w:id="315761592">
      <w:bodyDiv w:val="1"/>
      <w:marLeft w:val="0"/>
      <w:marRight w:val="0"/>
      <w:marTop w:val="0"/>
      <w:marBottom w:val="0"/>
      <w:divBdr>
        <w:top w:val="none" w:sz="0" w:space="0" w:color="auto"/>
        <w:left w:val="none" w:sz="0" w:space="0" w:color="auto"/>
        <w:bottom w:val="none" w:sz="0" w:space="0" w:color="auto"/>
        <w:right w:val="none" w:sz="0" w:space="0" w:color="auto"/>
      </w:divBdr>
    </w:div>
    <w:div w:id="316419334">
      <w:bodyDiv w:val="1"/>
      <w:marLeft w:val="0"/>
      <w:marRight w:val="0"/>
      <w:marTop w:val="0"/>
      <w:marBottom w:val="0"/>
      <w:divBdr>
        <w:top w:val="none" w:sz="0" w:space="0" w:color="auto"/>
        <w:left w:val="none" w:sz="0" w:space="0" w:color="auto"/>
        <w:bottom w:val="none" w:sz="0" w:space="0" w:color="auto"/>
        <w:right w:val="none" w:sz="0" w:space="0" w:color="auto"/>
      </w:divBdr>
    </w:div>
    <w:div w:id="323314964">
      <w:bodyDiv w:val="1"/>
      <w:marLeft w:val="0"/>
      <w:marRight w:val="0"/>
      <w:marTop w:val="0"/>
      <w:marBottom w:val="0"/>
      <w:divBdr>
        <w:top w:val="none" w:sz="0" w:space="0" w:color="auto"/>
        <w:left w:val="none" w:sz="0" w:space="0" w:color="auto"/>
        <w:bottom w:val="none" w:sz="0" w:space="0" w:color="auto"/>
        <w:right w:val="none" w:sz="0" w:space="0" w:color="auto"/>
      </w:divBdr>
      <w:divsChild>
        <w:div w:id="397243481">
          <w:marLeft w:val="0"/>
          <w:marRight w:val="0"/>
          <w:marTop w:val="0"/>
          <w:marBottom w:val="0"/>
          <w:divBdr>
            <w:top w:val="none" w:sz="0" w:space="0" w:color="auto"/>
            <w:left w:val="none" w:sz="0" w:space="0" w:color="auto"/>
            <w:bottom w:val="none" w:sz="0" w:space="0" w:color="auto"/>
            <w:right w:val="none" w:sz="0" w:space="0" w:color="auto"/>
          </w:divBdr>
        </w:div>
      </w:divsChild>
    </w:div>
    <w:div w:id="325475525">
      <w:bodyDiv w:val="1"/>
      <w:marLeft w:val="0"/>
      <w:marRight w:val="0"/>
      <w:marTop w:val="0"/>
      <w:marBottom w:val="0"/>
      <w:divBdr>
        <w:top w:val="none" w:sz="0" w:space="0" w:color="auto"/>
        <w:left w:val="none" w:sz="0" w:space="0" w:color="auto"/>
        <w:bottom w:val="none" w:sz="0" w:space="0" w:color="auto"/>
        <w:right w:val="none" w:sz="0" w:space="0" w:color="auto"/>
      </w:divBdr>
    </w:div>
    <w:div w:id="332876306">
      <w:bodyDiv w:val="1"/>
      <w:marLeft w:val="0"/>
      <w:marRight w:val="0"/>
      <w:marTop w:val="0"/>
      <w:marBottom w:val="0"/>
      <w:divBdr>
        <w:top w:val="none" w:sz="0" w:space="0" w:color="auto"/>
        <w:left w:val="none" w:sz="0" w:space="0" w:color="auto"/>
        <w:bottom w:val="none" w:sz="0" w:space="0" w:color="auto"/>
        <w:right w:val="none" w:sz="0" w:space="0" w:color="auto"/>
      </w:divBdr>
    </w:div>
    <w:div w:id="340282150">
      <w:bodyDiv w:val="1"/>
      <w:marLeft w:val="0"/>
      <w:marRight w:val="0"/>
      <w:marTop w:val="0"/>
      <w:marBottom w:val="0"/>
      <w:divBdr>
        <w:top w:val="none" w:sz="0" w:space="0" w:color="auto"/>
        <w:left w:val="none" w:sz="0" w:space="0" w:color="auto"/>
        <w:bottom w:val="none" w:sz="0" w:space="0" w:color="auto"/>
        <w:right w:val="none" w:sz="0" w:space="0" w:color="auto"/>
      </w:divBdr>
      <w:divsChild>
        <w:div w:id="1184904356">
          <w:marLeft w:val="0"/>
          <w:marRight w:val="0"/>
          <w:marTop w:val="0"/>
          <w:marBottom w:val="0"/>
          <w:divBdr>
            <w:top w:val="none" w:sz="0" w:space="0" w:color="auto"/>
            <w:left w:val="none" w:sz="0" w:space="0" w:color="auto"/>
            <w:bottom w:val="none" w:sz="0" w:space="0" w:color="auto"/>
            <w:right w:val="none" w:sz="0" w:space="0" w:color="auto"/>
          </w:divBdr>
        </w:div>
      </w:divsChild>
    </w:div>
    <w:div w:id="348218766">
      <w:bodyDiv w:val="1"/>
      <w:marLeft w:val="0"/>
      <w:marRight w:val="0"/>
      <w:marTop w:val="0"/>
      <w:marBottom w:val="0"/>
      <w:divBdr>
        <w:top w:val="none" w:sz="0" w:space="0" w:color="auto"/>
        <w:left w:val="none" w:sz="0" w:space="0" w:color="auto"/>
        <w:bottom w:val="none" w:sz="0" w:space="0" w:color="auto"/>
        <w:right w:val="none" w:sz="0" w:space="0" w:color="auto"/>
      </w:divBdr>
    </w:div>
    <w:div w:id="357580696">
      <w:bodyDiv w:val="1"/>
      <w:marLeft w:val="0"/>
      <w:marRight w:val="0"/>
      <w:marTop w:val="0"/>
      <w:marBottom w:val="0"/>
      <w:divBdr>
        <w:top w:val="none" w:sz="0" w:space="0" w:color="auto"/>
        <w:left w:val="none" w:sz="0" w:space="0" w:color="auto"/>
        <w:bottom w:val="none" w:sz="0" w:space="0" w:color="auto"/>
        <w:right w:val="none" w:sz="0" w:space="0" w:color="auto"/>
      </w:divBdr>
    </w:div>
    <w:div w:id="358893529">
      <w:bodyDiv w:val="1"/>
      <w:marLeft w:val="0"/>
      <w:marRight w:val="0"/>
      <w:marTop w:val="0"/>
      <w:marBottom w:val="0"/>
      <w:divBdr>
        <w:top w:val="none" w:sz="0" w:space="0" w:color="auto"/>
        <w:left w:val="none" w:sz="0" w:space="0" w:color="auto"/>
        <w:bottom w:val="none" w:sz="0" w:space="0" w:color="auto"/>
        <w:right w:val="none" w:sz="0" w:space="0" w:color="auto"/>
      </w:divBdr>
    </w:div>
    <w:div w:id="360937686">
      <w:bodyDiv w:val="1"/>
      <w:marLeft w:val="0"/>
      <w:marRight w:val="0"/>
      <w:marTop w:val="0"/>
      <w:marBottom w:val="0"/>
      <w:divBdr>
        <w:top w:val="none" w:sz="0" w:space="0" w:color="auto"/>
        <w:left w:val="none" w:sz="0" w:space="0" w:color="auto"/>
        <w:bottom w:val="none" w:sz="0" w:space="0" w:color="auto"/>
        <w:right w:val="none" w:sz="0" w:space="0" w:color="auto"/>
      </w:divBdr>
    </w:div>
    <w:div w:id="365563025">
      <w:bodyDiv w:val="1"/>
      <w:marLeft w:val="0"/>
      <w:marRight w:val="0"/>
      <w:marTop w:val="0"/>
      <w:marBottom w:val="0"/>
      <w:divBdr>
        <w:top w:val="none" w:sz="0" w:space="0" w:color="auto"/>
        <w:left w:val="none" w:sz="0" w:space="0" w:color="auto"/>
        <w:bottom w:val="none" w:sz="0" w:space="0" w:color="auto"/>
        <w:right w:val="none" w:sz="0" w:space="0" w:color="auto"/>
      </w:divBdr>
    </w:div>
    <w:div w:id="370764580">
      <w:bodyDiv w:val="1"/>
      <w:marLeft w:val="0"/>
      <w:marRight w:val="0"/>
      <w:marTop w:val="0"/>
      <w:marBottom w:val="0"/>
      <w:divBdr>
        <w:top w:val="none" w:sz="0" w:space="0" w:color="auto"/>
        <w:left w:val="none" w:sz="0" w:space="0" w:color="auto"/>
        <w:bottom w:val="none" w:sz="0" w:space="0" w:color="auto"/>
        <w:right w:val="none" w:sz="0" w:space="0" w:color="auto"/>
      </w:divBdr>
    </w:div>
    <w:div w:id="377164350">
      <w:bodyDiv w:val="1"/>
      <w:marLeft w:val="0"/>
      <w:marRight w:val="0"/>
      <w:marTop w:val="0"/>
      <w:marBottom w:val="0"/>
      <w:divBdr>
        <w:top w:val="none" w:sz="0" w:space="0" w:color="auto"/>
        <w:left w:val="none" w:sz="0" w:space="0" w:color="auto"/>
        <w:bottom w:val="none" w:sz="0" w:space="0" w:color="auto"/>
        <w:right w:val="none" w:sz="0" w:space="0" w:color="auto"/>
      </w:divBdr>
    </w:div>
    <w:div w:id="380054106">
      <w:bodyDiv w:val="1"/>
      <w:marLeft w:val="0"/>
      <w:marRight w:val="0"/>
      <w:marTop w:val="0"/>
      <w:marBottom w:val="0"/>
      <w:divBdr>
        <w:top w:val="none" w:sz="0" w:space="0" w:color="auto"/>
        <w:left w:val="none" w:sz="0" w:space="0" w:color="auto"/>
        <w:bottom w:val="none" w:sz="0" w:space="0" w:color="auto"/>
        <w:right w:val="none" w:sz="0" w:space="0" w:color="auto"/>
      </w:divBdr>
    </w:div>
    <w:div w:id="391927752">
      <w:bodyDiv w:val="1"/>
      <w:marLeft w:val="0"/>
      <w:marRight w:val="0"/>
      <w:marTop w:val="0"/>
      <w:marBottom w:val="0"/>
      <w:divBdr>
        <w:top w:val="none" w:sz="0" w:space="0" w:color="auto"/>
        <w:left w:val="none" w:sz="0" w:space="0" w:color="auto"/>
        <w:bottom w:val="none" w:sz="0" w:space="0" w:color="auto"/>
        <w:right w:val="none" w:sz="0" w:space="0" w:color="auto"/>
      </w:divBdr>
      <w:divsChild>
        <w:div w:id="10035410">
          <w:marLeft w:val="0"/>
          <w:marRight w:val="0"/>
          <w:marTop w:val="0"/>
          <w:marBottom w:val="0"/>
          <w:divBdr>
            <w:top w:val="none" w:sz="0" w:space="0" w:color="auto"/>
            <w:left w:val="none" w:sz="0" w:space="0" w:color="auto"/>
            <w:bottom w:val="none" w:sz="0" w:space="0" w:color="auto"/>
            <w:right w:val="none" w:sz="0" w:space="0" w:color="auto"/>
          </w:divBdr>
        </w:div>
      </w:divsChild>
    </w:div>
    <w:div w:id="395324253">
      <w:bodyDiv w:val="1"/>
      <w:marLeft w:val="0"/>
      <w:marRight w:val="0"/>
      <w:marTop w:val="0"/>
      <w:marBottom w:val="0"/>
      <w:divBdr>
        <w:top w:val="none" w:sz="0" w:space="0" w:color="auto"/>
        <w:left w:val="none" w:sz="0" w:space="0" w:color="auto"/>
        <w:bottom w:val="none" w:sz="0" w:space="0" w:color="auto"/>
        <w:right w:val="none" w:sz="0" w:space="0" w:color="auto"/>
      </w:divBdr>
    </w:div>
    <w:div w:id="396514529">
      <w:bodyDiv w:val="1"/>
      <w:marLeft w:val="0"/>
      <w:marRight w:val="0"/>
      <w:marTop w:val="0"/>
      <w:marBottom w:val="0"/>
      <w:divBdr>
        <w:top w:val="none" w:sz="0" w:space="0" w:color="auto"/>
        <w:left w:val="none" w:sz="0" w:space="0" w:color="auto"/>
        <w:bottom w:val="none" w:sz="0" w:space="0" w:color="auto"/>
        <w:right w:val="none" w:sz="0" w:space="0" w:color="auto"/>
      </w:divBdr>
    </w:div>
    <w:div w:id="397824161">
      <w:bodyDiv w:val="1"/>
      <w:marLeft w:val="0"/>
      <w:marRight w:val="0"/>
      <w:marTop w:val="0"/>
      <w:marBottom w:val="0"/>
      <w:divBdr>
        <w:top w:val="none" w:sz="0" w:space="0" w:color="auto"/>
        <w:left w:val="none" w:sz="0" w:space="0" w:color="auto"/>
        <w:bottom w:val="none" w:sz="0" w:space="0" w:color="auto"/>
        <w:right w:val="none" w:sz="0" w:space="0" w:color="auto"/>
      </w:divBdr>
    </w:div>
    <w:div w:id="401484853">
      <w:bodyDiv w:val="1"/>
      <w:marLeft w:val="0"/>
      <w:marRight w:val="0"/>
      <w:marTop w:val="0"/>
      <w:marBottom w:val="0"/>
      <w:divBdr>
        <w:top w:val="none" w:sz="0" w:space="0" w:color="auto"/>
        <w:left w:val="none" w:sz="0" w:space="0" w:color="auto"/>
        <w:bottom w:val="none" w:sz="0" w:space="0" w:color="auto"/>
        <w:right w:val="none" w:sz="0" w:space="0" w:color="auto"/>
      </w:divBdr>
      <w:divsChild>
        <w:div w:id="1700886417">
          <w:marLeft w:val="0"/>
          <w:marRight w:val="0"/>
          <w:marTop w:val="0"/>
          <w:marBottom w:val="0"/>
          <w:divBdr>
            <w:top w:val="none" w:sz="0" w:space="0" w:color="auto"/>
            <w:left w:val="none" w:sz="0" w:space="0" w:color="auto"/>
            <w:bottom w:val="none" w:sz="0" w:space="0" w:color="auto"/>
            <w:right w:val="none" w:sz="0" w:space="0" w:color="auto"/>
          </w:divBdr>
        </w:div>
      </w:divsChild>
    </w:div>
    <w:div w:id="407070559">
      <w:bodyDiv w:val="1"/>
      <w:marLeft w:val="0"/>
      <w:marRight w:val="0"/>
      <w:marTop w:val="0"/>
      <w:marBottom w:val="0"/>
      <w:divBdr>
        <w:top w:val="none" w:sz="0" w:space="0" w:color="auto"/>
        <w:left w:val="none" w:sz="0" w:space="0" w:color="auto"/>
        <w:bottom w:val="none" w:sz="0" w:space="0" w:color="auto"/>
        <w:right w:val="none" w:sz="0" w:space="0" w:color="auto"/>
      </w:divBdr>
    </w:div>
    <w:div w:id="411513972">
      <w:bodyDiv w:val="1"/>
      <w:marLeft w:val="0"/>
      <w:marRight w:val="0"/>
      <w:marTop w:val="0"/>
      <w:marBottom w:val="0"/>
      <w:divBdr>
        <w:top w:val="none" w:sz="0" w:space="0" w:color="auto"/>
        <w:left w:val="none" w:sz="0" w:space="0" w:color="auto"/>
        <w:bottom w:val="none" w:sz="0" w:space="0" w:color="auto"/>
        <w:right w:val="none" w:sz="0" w:space="0" w:color="auto"/>
      </w:divBdr>
    </w:div>
    <w:div w:id="417020216">
      <w:bodyDiv w:val="1"/>
      <w:marLeft w:val="0"/>
      <w:marRight w:val="0"/>
      <w:marTop w:val="0"/>
      <w:marBottom w:val="0"/>
      <w:divBdr>
        <w:top w:val="none" w:sz="0" w:space="0" w:color="auto"/>
        <w:left w:val="none" w:sz="0" w:space="0" w:color="auto"/>
        <w:bottom w:val="none" w:sz="0" w:space="0" w:color="auto"/>
        <w:right w:val="none" w:sz="0" w:space="0" w:color="auto"/>
      </w:divBdr>
    </w:div>
    <w:div w:id="438986033">
      <w:bodyDiv w:val="1"/>
      <w:marLeft w:val="0"/>
      <w:marRight w:val="0"/>
      <w:marTop w:val="0"/>
      <w:marBottom w:val="0"/>
      <w:divBdr>
        <w:top w:val="none" w:sz="0" w:space="0" w:color="auto"/>
        <w:left w:val="none" w:sz="0" w:space="0" w:color="auto"/>
        <w:bottom w:val="none" w:sz="0" w:space="0" w:color="auto"/>
        <w:right w:val="none" w:sz="0" w:space="0" w:color="auto"/>
      </w:divBdr>
    </w:div>
    <w:div w:id="446194364">
      <w:bodyDiv w:val="1"/>
      <w:marLeft w:val="0"/>
      <w:marRight w:val="0"/>
      <w:marTop w:val="0"/>
      <w:marBottom w:val="0"/>
      <w:divBdr>
        <w:top w:val="none" w:sz="0" w:space="0" w:color="auto"/>
        <w:left w:val="none" w:sz="0" w:space="0" w:color="auto"/>
        <w:bottom w:val="none" w:sz="0" w:space="0" w:color="auto"/>
        <w:right w:val="none" w:sz="0" w:space="0" w:color="auto"/>
      </w:divBdr>
    </w:div>
    <w:div w:id="452527746">
      <w:bodyDiv w:val="1"/>
      <w:marLeft w:val="0"/>
      <w:marRight w:val="0"/>
      <w:marTop w:val="0"/>
      <w:marBottom w:val="0"/>
      <w:divBdr>
        <w:top w:val="none" w:sz="0" w:space="0" w:color="auto"/>
        <w:left w:val="none" w:sz="0" w:space="0" w:color="auto"/>
        <w:bottom w:val="none" w:sz="0" w:space="0" w:color="auto"/>
        <w:right w:val="none" w:sz="0" w:space="0" w:color="auto"/>
      </w:divBdr>
    </w:div>
    <w:div w:id="454909014">
      <w:bodyDiv w:val="1"/>
      <w:marLeft w:val="0"/>
      <w:marRight w:val="0"/>
      <w:marTop w:val="0"/>
      <w:marBottom w:val="0"/>
      <w:divBdr>
        <w:top w:val="none" w:sz="0" w:space="0" w:color="auto"/>
        <w:left w:val="none" w:sz="0" w:space="0" w:color="auto"/>
        <w:bottom w:val="none" w:sz="0" w:space="0" w:color="auto"/>
        <w:right w:val="none" w:sz="0" w:space="0" w:color="auto"/>
      </w:divBdr>
      <w:divsChild>
        <w:div w:id="1912108875">
          <w:marLeft w:val="0"/>
          <w:marRight w:val="0"/>
          <w:marTop w:val="0"/>
          <w:marBottom w:val="0"/>
          <w:divBdr>
            <w:top w:val="none" w:sz="0" w:space="0" w:color="auto"/>
            <w:left w:val="none" w:sz="0" w:space="0" w:color="auto"/>
            <w:bottom w:val="none" w:sz="0" w:space="0" w:color="auto"/>
            <w:right w:val="none" w:sz="0" w:space="0" w:color="auto"/>
          </w:divBdr>
        </w:div>
      </w:divsChild>
    </w:div>
    <w:div w:id="458652139">
      <w:bodyDiv w:val="1"/>
      <w:marLeft w:val="0"/>
      <w:marRight w:val="0"/>
      <w:marTop w:val="0"/>
      <w:marBottom w:val="0"/>
      <w:divBdr>
        <w:top w:val="none" w:sz="0" w:space="0" w:color="auto"/>
        <w:left w:val="none" w:sz="0" w:space="0" w:color="auto"/>
        <w:bottom w:val="none" w:sz="0" w:space="0" w:color="auto"/>
        <w:right w:val="none" w:sz="0" w:space="0" w:color="auto"/>
      </w:divBdr>
    </w:div>
    <w:div w:id="461732701">
      <w:bodyDiv w:val="1"/>
      <w:marLeft w:val="0"/>
      <w:marRight w:val="0"/>
      <w:marTop w:val="0"/>
      <w:marBottom w:val="0"/>
      <w:divBdr>
        <w:top w:val="none" w:sz="0" w:space="0" w:color="auto"/>
        <w:left w:val="none" w:sz="0" w:space="0" w:color="auto"/>
        <w:bottom w:val="none" w:sz="0" w:space="0" w:color="auto"/>
        <w:right w:val="none" w:sz="0" w:space="0" w:color="auto"/>
      </w:divBdr>
    </w:div>
    <w:div w:id="466169802">
      <w:bodyDiv w:val="1"/>
      <w:marLeft w:val="0"/>
      <w:marRight w:val="0"/>
      <w:marTop w:val="0"/>
      <w:marBottom w:val="0"/>
      <w:divBdr>
        <w:top w:val="none" w:sz="0" w:space="0" w:color="auto"/>
        <w:left w:val="none" w:sz="0" w:space="0" w:color="auto"/>
        <w:bottom w:val="none" w:sz="0" w:space="0" w:color="auto"/>
        <w:right w:val="none" w:sz="0" w:space="0" w:color="auto"/>
      </w:divBdr>
      <w:divsChild>
        <w:div w:id="757991058">
          <w:marLeft w:val="0"/>
          <w:marRight w:val="0"/>
          <w:marTop w:val="0"/>
          <w:marBottom w:val="0"/>
          <w:divBdr>
            <w:top w:val="none" w:sz="0" w:space="0" w:color="auto"/>
            <w:left w:val="none" w:sz="0" w:space="0" w:color="auto"/>
            <w:bottom w:val="none" w:sz="0" w:space="0" w:color="auto"/>
            <w:right w:val="none" w:sz="0" w:space="0" w:color="auto"/>
          </w:divBdr>
        </w:div>
      </w:divsChild>
    </w:div>
    <w:div w:id="466970299">
      <w:bodyDiv w:val="1"/>
      <w:marLeft w:val="0"/>
      <w:marRight w:val="0"/>
      <w:marTop w:val="0"/>
      <w:marBottom w:val="0"/>
      <w:divBdr>
        <w:top w:val="none" w:sz="0" w:space="0" w:color="auto"/>
        <w:left w:val="none" w:sz="0" w:space="0" w:color="auto"/>
        <w:bottom w:val="none" w:sz="0" w:space="0" w:color="auto"/>
        <w:right w:val="none" w:sz="0" w:space="0" w:color="auto"/>
      </w:divBdr>
    </w:div>
    <w:div w:id="487477687">
      <w:bodyDiv w:val="1"/>
      <w:marLeft w:val="0"/>
      <w:marRight w:val="0"/>
      <w:marTop w:val="0"/>
      <w:marBottom w:val="0"/>
      <w:divBdr>
        <w:top w:val="none" w:sz="0" w:space="0" w:color="auto"/>
        <w:left w:val="none" w:sz="0" w:space="0" w:color="auto"/>
        <w:bottom w:val="none" w:sz="0" w:space="0" w:color="auto"/>
        <w:right w:val="none" w:sz="0" w:space="0" w:color="auto"/>
      </w:divBdr>
      <w:divsChild>
        <w:div w:id="170098454">
          <w:marLeft w:val="0"/>
          <w:marRight w:val="0"/>
          <w:marTop w:val="0"/>
          <w:marBottom w:val="0"/>
          <w:divBdr>
            <w:top w:val="none" w:sz="0" w:space="0" w:color="auto"/>
            <w:left w:val="none" w:sz="0" w:space="0" w:color="auto"/>
            <w:bottom w:val="none" w:sz="0" w:space="0" w:color="auto"/>
            <w:right w:val="none" w:sz="0" w:space="0" w:color="auto"/>
          </w:divBdr>
        </w:div>
      </w:divsChild>
    </w:div>
    <w:div w:id="497771391">
      <w:bodyDiv w:val="1"/>
      <w:marLeft w:val="0"/>
      <w:marRight w:val="0"/>
      <w:marTop w:val="0"/>
      <w:marBottom w:val="0"/>
      <w:divBdr>
        <w:top w:val="none" w:sz="0" w:space="0" w:color="auto"/>
        <w:left w:val="none" w:sz="0" w:space="0" w:color="auto"/>
        <w:bottom w:val="none" w:sz="0" w:space="0" w:color="auto"/>
        <w:right w:val="none" w:sz="0" w:space="0" w:color="auto"/>
      </w:divBdr>
      <w:divsChild>
        <w:div w:id="2000763418">
          <w:marLeft w:val="0"/>
          <w:marRight w:val="0"/>
          <w:marTop w:val="0"/>
          <w:marBottom w:val="0"/>
          <w:divBdr>
            <w:top w:val="none" w:sz="0" w:space="0" w:color="auto"/>
            <w:left w:val="none" w:sz="0" w:space="0" w:color="auto"/>
            <w:bottom w:val="none" w:sz="0" w:space="0" w:color="auto"/>
            <w:right w:val="none" w:sz="0" w:space="0" w:color="auto"/>
          </w:divBdr>
        </w:div>
      </w:divsChild>
    </w:div>
    <w:div w:id="504901437">
      <w:bodyDiv w:val="1"/>
      <w:marLeft w:val="0"/>
      <w:marRight w:val="0"/>
      <w:marTop w:val="0"/>
      <w:marBottom w:val="0"/>
      <w:divBdr>
        <w:top w:val="none" w:sz="0" w:space="0" w:color="auto"/>
        <w:left w:val="none" w:sz="0" w:space="0" w:color="auto"/>
        <w:bottom w:val="none" w:sz="0" w:space="0" w:color="auto"/>
        <w:right w:val="none" w:sz="0" w:space="0" w:color="auto"/>
      </w:divBdr>
    </w:div>
    <w:div w:id="505681121">
      <w:bodyDiv w:val="1"/>
      <w:marLeft w:val="0"/>
      <w:marRight w:val="0"/>
      <w:marTop w:val="0"/>
      <w:marBottom w:val="0"/>
      <w:divBdr>
        <w:top w:val="none" w:sz="0" w:space="0" w:color="auto"/>
        <w:left w:val="none" w:sz="0" w:space="0" w:color="auto"/>
        <w:bottom w:val="none" w:sz="0" w:space="0" w:color="auto"/>
        <w:right w:val="none" w:sz="0" w:space="0" w:color="auto"/>
      </w:divBdr>
    </w:div>
    <w:div w:id="515004423">
      <w:bodyDiv w:val="1"/>
      <w:marLeft w:val="0"/>
      <w:marRight w:val="0"/>
      <w:marTop w:val="0"/>
      <w:marBottom w:val="0"/>
      <w:divBdr>
        <w:top w:val="none" w:sz="0" w:space="0" w:color="auto"/>
        <w:left w:val="none" w:sz="0" w:space="0" w:color="auto"/>
        <w:bottom w:val="none" w:sz="0" w:space="0" w:color="auto"/>
        <w:right w:val="none" w:sz="0" w:space="0" w:color="auto"/>
      </w:divBdr>
    </w:div>
    <w:div w:id="539519056">
      <w:bodyDiv w:val="1"/>
      <w:marLeft w:val="0"/>
      <w:marRight w:val="0"/>
      <w:marTop w:val="0"/>
      <w:marBottom w:val="0"/>
      <w:divBdr>
        <w:top w:val="none" w:sz="0" w:space="0" w:color="auto"/>
        <w:left w:val="none" w:sz="0" w:space="0" w:color="auto"/>
        <w:bottom w:val="none" w:sz="0" w:space="0" w:color="auto"/>
        <w:right w:val="none" w:sz="0" w:space="0" w:color="auto"/>
      </w:divBdr>
    </w:div>
    <w:div w:id="573319030">
      <w:bodyDiv w:val="1"/>
      <w:marLeft w:val="0"/>
      <w:marRight w:val="0"/>
      <w:marTop w:val="0"/>
      <w:marBottom w:val="0"/>
      <w:divBdr>
        <w:top w:val="none" w:sz="0" w:space="0" w:color="auto"/>
        <w:left w:val="none" w:sz="0" w:space="0" w:color="auto"/>
        <w:bottom w:val="none" w:sz="0" w:space="0" w:color="auto"/>
        <w:right w:val="none" w:sz="0" w:space="0" w:color="auto"/>
      </w:divBdr>
    </w:div>
    <w:div w:id="576595390">
      <w:bodyDiv w:val="1"/>
      <w:marLeft w:val="0"/>
      <w:marRight w:val="0"/>
      <w:marTop w:val="0"/>
      <w:marBottom w:val="0"/>
      <w:divBdr>
        <w:top w:val="none" w:sz="0" w:space="0" w:color="auto"/>
        <w:left w:val="none" w:sz="0" w:space="0" w:color="auto"/>
        <w:bottom w:val="none" w:sz="0" w:space="0" w:color="auto"/>
        <w:right w:val="none" w:sz="0" w:space="0" w:color="auto"/>
      </w:divBdr>
    </w:div>
    <w:div w:id="581109597">
      <w:bodyDiv w:val="1"/>
      <w:marLeft w:val="0"/>
      <w:marRight w:val="0"/>
      <w:marTop w:val="0"/>
      <w:marBottom w:val="0"/>
      <w:divBdr>
        <w:top w:val="none" w:sz="0" w:space="0" w:color="auto"/>
        <w:left w:val="none" w:sz="0" w:space="0" w:color="auto"/>
        <w:bottom w:val="none" w:sz="0" w:space="0" w:color="auto"/>
        <w:right w:val="none" w:sz="0" w:space="0" w:color="auto"/>
      </w:divBdr>
    </w:div>
    <w:div w:id="582224152">
      <w:bodyDiv w:val="1"/>
      <w:marLeft w:val="0"/>
      <w:marRight w:val="0"/>
      <w:marTop w:val="0"/>
      <w:marBottom w:val="0"/>
      <w:divBdr>
        <w:top w:val="none" w:sz="0" w:space="0" w:color="auto"/>
        <w:left w:val="none" w:sz="0" w:space="0" w:color="auto"/>
        <w:bottom w:val="none" w:sz="0" w:space="0" w:color="auto"/>
        <w:right w:val="none" w:sz="0" w:space="0" w:color="auto"/>
      </w:divBdr>
    </w:div>
    <w:div w:id="607850898">
      <w:bodyDiv w:val="1"/>
      <w:marLeft w:val="0"/>
      <w:marRight w:val="0"/>
      <w:marTop w:val="0"/>
      <w:marBottom w:val="0"/>
      <w:divBdr>
        <w:top w:val="none" w:sz="0" w:space="0" w:color="auto"/>
        <w:left w:val="none" w:sz="0" w:space="0" w:color="auto"/>
        <w:bottom w:val="none" w:sz="0" w:space="0" w:color="auto"/>
        <w:right w:val="none" w:sz="0" w:space="0" w:color="auto"/>
      </w:divBdr>
    </w:div>
    <w:div w:id="618070150">
      <w:bodyDiv w:val="1"/>
      <w:marLeft w:val="0"/>
      <w:marRight w:val="0"/>
      <w:marTop w:val="0"/>
      <w:marBottom w:val="0"/>
      <w:divBdr>
        <w:top w:val="none" w:sz="0" w:space="0" w:color="auto"/>
        <w:left w:val="none" w:sz="0" w:space="0" w:color="auto"/>
        <w:bottom w:val="none" w:sz="0" w:space="0" w:color="auto"/>
        <w:right w:val="none" w:sz="0" w:space="0" w:color="auto"/>
      </w:divBdr>
    </w:div>
    <w:div w:id="618295866">
      <w:bodyDiv w:val="1"/>
      <w:marLeft w:val="0"/>
      <w:marRight w:val="0"/>
      <w:marTop w:val="0"/>
      <w:marBottom w:val="0"/>
      <w:divBdr>
        <w:top w:val="none" w:sz="0" w:space="0" w:color="auto"/>
        <w:left w:val="none" w:sz="0" w:space="0" w:color="auto"/>
        <w:bottom w:val="none" w:sz="0" w:space="0" w:color="auto"/>
        <w:right w:val="none" w:sz="0" w:space="0" w:color="auto"/>
      </w:divBdr>
      <w:divsChild>
        <w:div w:id="164516617">
          <w:marLeft w:val="0"/>
          <w:marRight w:val="0"/>
          <w:marTop w:val="0"/>
          <w:marBottom w:val="0"/>
          <w:divBdr>
            <w:top w:val="none" w:sz="0" w:space="0" w:color="auto"/>
            <w:left w:val="none" w:sz="0" w:space="0" w:color="auto"/>
            <w:bottom w:val="none" w:sz="0" w:space="0" w:color="auto"/>
            <w:right w:val="none" w:sz="0" w:space="0" w:color="auto"/>
          </w:divBdr>
        </w:div>
      </w:divsChild>
    </w:div>
    <w:div w:id="624576956">
      <w:bodyDiv w:val="1"/>
      <w:marLeft w:val="0"/>
      <w:marRight w:val="0"/>
      <w:marTop w:val="0"/>
      <w:marBottom w:val="0"/>
      <w:divBdr>
        <w:top w:val="none" w:sz="0" w:space="0" w:color="auto"/>
        <w:left w:val="none" w:sz="0" w:space="0" w:color="auto"/>
        <w:bottom w:val="none" w:sz="0" w:space="0" w:color="auto"/>
        <w:right w:val="none" w:sz="0" w:space="0" w:color="auto"/>
      </w:divBdr>
    </w:div>
    <w:div w:id="632368713">
      <w:bodyDiv w:val="1"/>
      <w:marLeft w:val="0"/>
      <w:marRight w:val="0"/>
      <w:marTop w:val="0"/>
      <w:marBottom w:val="0"/>
      <w:divBdr>
        <w:top w:val="none" w:sz="0" w:space="0" w:color="auto"/>
        <w:left w:val="none" w:sz="0" w:space="0" w:color="auto"/>
        <w:bottom w:val="none" w:sz="0" w:space="0" w:color="auto"/>
        <w:right w:val="none" w:sz="0" w:space="0" w:color="auto"/>
      </w:divBdr>
      <w:divsChild>
        <w:div w:id="2017264444">
          <w:marLeft w:val="0"/>
          <w:marRight w:val="0"/>
          <w:marTop w:val="0"/>
          <w:marBottom w:val="0"/>
          <w:divBdr>
            <w:top w:val="none" w:sz="0" w:space="0" w:color="auto"/>
            <w:left w:val="none" w:sz="0" w:space="0" w:color="auto"/>
            <w:bottom w:val="none" w:sz="0" w:space="0" w:color="auto"/>
            <w:right w:val="none" w:sz="0" w:space="0" w:color="auto"/>
          </w:divBdr>
        </w:div>
      </w:divsChild>
    </w:div>
    <w:div w:id="638539544">
      <w:bodyDiv w:val="1"/>
      <w:marLeft w:val="0"/>
      <w:marRight w:val="0"/>
      <w:marTop w:val="0"/>
      <w:marBottom w:val="0"/>
      <w:divBdr>
        <w:top w:val="none" w:sz="0" w:space="0" w:color="auto"/>
        <w:left w:val="none" w:sz="0" w:space="0" w:color="auto"/>
        <w:bottom w:val="none" w:sz="0" w:space="0" w:color="auto"/>
        <w:right w:val="none" w:sz="0" w:space="0" w:color="auto"/>
      </w:divBdr>
    </w:div>
    <w:div w:id="650721767">
      <w:bodyDiv w:val="1"/>
      <w:marLeft w:val="0"/>
      <w:marRight w:val="0"/>
      <w:marTop w:val="0"/>
      <w:marBottom w:val="0"/>
      <w:divBdr>
        <w:top w:val="none" w:sz="0" w:space="0" w:color="auto"/>
        <w:left w:val="none" w:sz="0" w:space="0" w:color="auto"/>
        <w:bottom w:val="none" w:sz="0" w:space="0" w:color="auto"/>
        <w:right w:val="none" w:sz="0" w:space="0" w:color="auto"/>
      </w:divBdr>
    </w:div>
    <w:div w:id="652955399">
      <w:bodyDiv w:val="1"/>
      <w:marLeft w:val="0"/>
      <w:marRight w:val="0"/>
      <w:marTop w:val="0"/>
      <w:marBottom w:val="0"/>
      <w:divBdr>
        <w:top w:val="none" w:sz="0" w:space="0" w:color="auto"/>
        <w:left w:val="none" w:sz="0" w:space="0" w:color="auto"/>
        <w:bottom w:val="none" w:sz="0" w:space="0" w:color="auto"/>
        <w:right w:val="none" w:sz="0" w:space="0" w:color="auto"/>
      </w:divBdr>
      <w:divsChild>
        <w:div w:id="1203708484">
          <w:marLeft w:val="0"/>
          <w:marRight w:val="0"/>
          <w:marTop w:val="0"/>
          <w:marBottom w:val="0"/>
          <w:divBdr>
            <w:top w:val="none" w:sz="0" w:space="0" w:color="auto"/>
            <w:left w:val="none" w:sz="0" w:space="0" w:color="auto"/>
            <w:bottom w:val="none" w:sz="0" w:space="0" w:color="auto"/>
            <w:right w:val="none" w:sz="0" w:space="0" w:color="auto"/>
          </w:divBdr>
        </w:div>
      </w:divsChild>
    </w:div>
    <w:div w:id="661158967">
      <w:bodyDiv w:val="1"/>
      <w:marLeft w:val="0"/>
      <w:marRight w:val="0"/>
      <w:marTop w:val="0"/>
      <w:marBottom w:val="0"/>
      <w:divBdr>
        <w:top w:val="none" w:sz="0" w:space="0" w:color="auto"/>
        <w:left w:val="none" w:sz="0" w:space="0" w:color="auto"/>
        <w:bottom w:val="none" w:sz="0" w:space="0" w:color="auto"/>
        <w:right w:val="none" w:sz="0" w:space="0" w:color="auto"/>
      </w:divBdr>
      <w:divsChild>
        <w:div w:id="1430585638">
          <w:marLeft w:val="0"/>
          <w:marRight w:val="0"/>
          <w:marTop w:val="0"/>
          <w:marBottom w:val="0"/>
          <w:divBdr>
            <w:top w:val="none" w:sz="0" w:space="0" w:color="auto"/>
            <w:left w:val="none" w:sz="0" w:space="0" w:color="auto"/>
            <w:bottom w:val="none" w:sz="0" w:space="0" w:color="auto"/>
            <w:right w:val="none" w:sz="0" w:space="0" w:color="auto"/>
          </w:divBdr>
        </w:div>
      </w:divsChild>
    </w:div>
    <w:div w:id="661783170">
      <w:bodyDiv w:val="1"/>
      <w:marLeft w:val="0"/>
      <w:marRight w:val="0"/>
      <w:marTop w:val="0"/>
      <w:marBottom w:val="0"/>
      <w:divBdr>
        <w:top w:val="none" w:sz="0" w:space="0" w:color="auto"/>
        <w:left w:val="none" w:sz="0" w:space="0" w:color="auto"/>
        <w:bottom w:val="none" w:sz="0" w:space="0" w:color="auto"/>
        <w:right w:val="none" w:sz="0" w:space="0" w:color="auto"/>
      </w:divBdr>
    </w:div>
    <w:div w:id="663119932">
      <w:bodyDiv w:val="1"/>
      <w:marLeft w:val="0"/>
      <w:marRight w:val="0"/>
      <w:marTop w:val="0"/>
      <w:marBottom w:val="0"/>
      <w:divBdr>
        <w:top w:val="none" w:sz="0" w:space="0" w:color="auto"/>
        <w:left w:val="none" w:sz="0" w:space="0" w:color="auto"/>
        <w:bottom w:val="none" w:sz="0" w:space="0" w:color="auto"/>
        <w:right w:val="none" w:sz="0" w:space="0" w:color="auto"/>
      </w:divBdr>
    </w:div>
    <w:div w:id="680350271">
      <w:bodyDiv w:val="1"/>
      <w:marLeft w:val="0"/>
      <w:marRight w:val="0"/>
      <w:marTop w:val="0"/>
      <w:marBottom w:val="0"/>
      <w:divBdr>
        <w:top w:val="none" w:sz="0" w:space="0" w:color="auto"/>
        <w:left w:val="none" w:sz="0" w:space="0" w:color="auto"/>
        <w:bottom w:val="none" w:sz="0" w:space="0" w:color="auto"/>
        <w:right w:val="none" w:sz="0" w:space="0" w:color="auto"/>
      </w:divBdr>
    </w:div>
    <w:div w:id="683943788">
      <w:bodyDiv w:val="1"/>
      <w:marLeft w:val="0"/>
      <w:marRight w:val="0"/>
      <w:marTop w:val="0"/>
      <w:marBottom w:val="0"/>
      <w:divBdr>
        <w:top w:val="none" w:sz="0" w:space="0" w:color="auto"/>
        <w:left w:val="none" w:sz="0" w:space="0" w:color="auto"/>
        <w:bottom w:val="none" w:sz="0" w:space="0" w:color="auto"/>
        <w:right w:val="none" w:sz="0" w:space="0" w:color="auto"/>
      </w:divBdr>
    </w:div>
    <w:div w:id="693188857">
      <w:bodyDiv w:val="1"/>
      <w:marLeft w:val="0"/>
      <w:marRight w:val="0"/>
      <w:marTop w:val="0"/>
      <w:marBottom w:val="0"/>
      <w:divBdr>
        <w:top w:val="none" w:sz="0" w:space="0" w:color="auto"/>
        <w:left w:val="none" w:sz="0" w:space="0" w:color="auto"/>
        <w:bottom w:val="none" w:sz="0" w:space="0" w:color="auto"/>
        <w:right w:val="none" w:sz="0" w:space="0" w:color="auto"/>
      </w:divBdr>
      <w:divsChild>
        <w:div w:id="1793089297">
          <w:marLeft w:val="0"/>
          <w:marRight w:val="0"/>
          <w:marTop w:val="0"/>
          <w:marBottom w:val="0"/>
          <w:divBdr>
            <w:top w:val="none" w:sz="0" w:space="0" w:color="auto"/>
            <w:left w:val="none" w:sz="0" w:space="0" w:color="auto"/>
            <w:bottom w:val="none" w:sz="0" w:space="0" w:color="auto"/>
            <w:right w:val="none" w:sz="0" w:space="0" w:color="auto"/>
          </w:divBdr>
        </w:div>
      </w:divsChild>
    </w:div>
    <w:div w:id="697857036">
      <w:bodyDiv w:val="1"/>
      <w:marLeft w:val="0"/>
      <w:marRight w:val="0"/>
      <w:marTop w:val="0"/>
      <w:marBottom w:val="0"/>
      <w:divBdr>
        <w:top w:val="none" w:sz="0" w:space="0" w:color="auto"/>
        <w:left w:val="none" w:sz="0" w:space="0" w:color="auto"/>
        <w:bottom w:val="none" w:sz="0" w:space="0" w:color="auto"/>
        <w:right w:val="none" w:sz="0" w:space="0" w:color="auto"/>
      </w:divBdr>
    </w:div>
    <w:div w:id="699742766">
      <w:bodyDiv w:val="1"/>
      <w:marLeft w:val="0"/>
      <w:marRight w:val="0"/>
      <w:marTop w:val="0"/>
      <w:marBottom w:val="0"/>
      <w:divBdr>
        <w:top w:val="none" w:sz="0" w:space="0" w:color="auto"/>
        <w:left w:val="none" w:sz="0" w:space="0" w:color="auto"/>
        <w:bottom w:val="none" w:sz="0" w:space="0" w:color="auto"/>
        <w:right w:val="none" w:sz="0" w:space="0" w:color="auto"/>
      </w:divBdr>
    </w:div>
    <w:div w:id="700203709">
      <w:bodyDiv w:val="1"/>
      <w:marLeft w:val="0"/>
      <w:marRight w:val="0"/>
      <w:marTop w:val="0"/>
      <w:marBottom w:val="0"/>
      <w:divBdr>
        <w:top w:val="none" w:sz="0" w:space="0" w:color="auto"/>
        <w:left w:val="none" w:sz="0" w:space="0" w:color="auto"/>
        <w:bottom w:val="none" w:sz="0" w:space="0" w:color="auto"/>
        <w:right w:val="none" w:sz="0" w:space="0" w:color="auto"/>
      </w:divBdr>
    </w:div>
    <w:div w:id="700595810">
      <w:bodyDiv w:val="1"/>
      <w:marLeft w:val="0"/>
      <w:marRight w:val="0"/>
      <w:marTop w:val="0"/>
      <w:marBottom w:val="0"/>
      <w:divBdr>
        <w:top w:val="none" w:sz="0" w:space="0" w:color="auto"/>
        <w:left w:val="none" w:sz="0" w:space="0" w:color="auto"/>
        <w:bottom w:val="none" w:sz="0" w:space="0" w:color="auto"/>
        <w:right w:val="none" w:sz="0" w:space="0" w:color="auto"/>
      </w:divBdr>
      <w:divsChild>
        <w:div w:id="2006007360">
          <w:marLeft w:val="0"/>
          <w:marRight w:val="0"/>
          <w:marTop w:val="0"/>
          <w:marBottom w:val="0"/>
          <w:divBdr>
            <w:top w:val="none" w:sz="0" w:space="0" w:color="auto"/>
            <w:left w:val="none" w:sz="0" w:space="0" w:color="auto"/>
            <w:bottom w:val="none" w:sz="0" w:space="0" w:color="auto"/>
            <w:right w:val="none" w:sz="0" w:space="0" w:color="auto"/>
          </w:divBdr>
        </w:div>
      </w:divsChild>
    </w:div>
    <w:div w:id="702901781">
      <w:bodyDiv w:val="1"/>
      <w:marLeft w:val="0"/>
      <w:marRight w:val="0"/>
      <w:marTop w:val="0"/>
      <w:marBottom w:val="0"/>
      <w:divBdr>
        <w:top w:val="none" w:sz="0" w:space="0" w:color="auto"/>
        <w:left w:val="none" w:sz="0" w:space="0" w:color="auto"/>
        <w:bottom w:val="none" w:sz="0" w:space="0" w:color="auto"/>
        <w:right w:val="none" w:sz="0" w:space="0" w:color="auto"/>
      </w:divBdr>
    </w:div>
    <w:div w:id="713390710">
      <w:bodyDiv w:val="1"/>
      <w:marLeft w:val="0"/>
      <w:marRight w:val="0"/>
      <w:marTop w:val="0"/>
      <w:marBottom w:val="0"/>
      <w:divBdr>
        <w:top w:val="none" w:sz="0" w:space="0" w:color="auto"/>
        <w:left w:val="none" w:sz="0" w:space="0" w:color="auto"/>
        <w:bottom w:val="none" w:sz="0" w:space="0" w:color="auto"/>
        <w:right w:val="none" w:sz="0" w:space="0" w:color="auto"/>
      </w:divBdr>
    </w:div>
    <w:div w:id="718825538">
      <w:bodyDiv w:val="1"/>
      <w:marLeft w:val="0"/>
      <w:marRight w:val="0"/>
      <w:marTop w:val="0"/>
      <w:marBottom w:val="0"/>
      <w:divBdr>
        <w:top w:val="none" w:sz="0" w:space="0" w:color="auto"/>
        <w:left w:val="none" w:sz="0" w:space="0" w:color="auto"/>
        <w:bottom w:val="none" w:sz="0" w:space="0" w:color="auto"/>
        <w:right w:val="none" w:sz="0" w:space="0" w:color="auto"/>
      </w:divBdr>
      <w:divsChild>
        <w:div w:id="15349938">
          <w:marLeft w:val="0"/>
          <w:marRight w:val="0"/>
          <w:marTop w:val="0"/>
          <w:marBottom w:val="0"/>
          <w:divBdr>
            <w:top w:val="none" w:sz="0" w:space="0" w:color="auto"/>
            <w:left w:val="none" w:sz="0" w:space="0" w:color="auto"/>
            <w:bottom w:val="none" w:sz="0" w:space="0" w:color="auto"/>
            <w:right w:val="none" w:sz="0" w:space="0" w:color="auto"/>
          </w:divBdr>
        </w:div>
        <w:div w:id="571350520">
          <w:marLeft w:val="0"/>
          <w:marRight w:val="0"/>
          <w:marTop w:val="0"/>
          <w:marBottom w:val="0"/>
          <w:divBdr>
            <w:top w:val="none" w:sz="0" w:space="0" w:color="auto"/>
            <w:left w:val="none" w:sz="0" w:space="0" w:color="auto"/>
            <w:bottom w:val="none" w:sz="0" w:space="0" w:color="auto"/>
            <w:right w:val="none" w:sz="0" w:space="0" w:color="auto"/>
          </w:divBdr>
        </w:div>
        <w:div w:id="610941607">
          <w:marLeft w:val="0"/>
          <w:marRight w:val="0"/>
          <w:marTop w:val="0"/>
          <w:marBottom w:val="0"/>
          <w:divBdr>
            <w:top w:val="none" w:sz="0" w:space="0" w:color="auto"/>
            <w:left w:val="none" w:sz="0" w:space="0" w:color="auto"/>
            <w:bottom w:val="none" w:sz="0" w:space="0" w:color="auto"/>
            <w:right w:val="none" w:sz="0" w:space="0" w:color="auto"/>
          </w:divBdr>
        </w:div>
        <w:div w:id="1355110159">
          <w:marLeft w:val="0"/>
          <w:marRight w:val="0"/>
          <w:marTop w:val="0"/>
          <w:marBottom w:val="0"/>
          <w:divBdr>
            <w:top w:val="none" w:sz="0" w:space="0" w:color="auto"/>
            <w:left w:val="none" w:sz="0" w:space="0" w:color="auto"/>
            <w:bottom w:val="none" w:sz="0" w:space="0" w:color="auto"/>
            <w:right w:val="none" w:sz="0" w:space="0" w:color="auto"/>
          </w:divBdr>
        </w:div>
        <w:div w:id="1439176853">
          <w:marLeft w:val="0"/>
          <w:marRight w:val="0"/>
          <w:marTop w:val="0"/>
          <w:marBottom w:val="0"/>
          <w:divBdr>
            <w:top w:val="none" w:sz="0" w:space="0" w:color="auto"/>
            <w:left w:val="none" w:sz="0" w:space="0" w:color="auto"/>
            <w:bottom w:val="none" w:sz="0" w:space="0" w:color="auto"/>
            <w:right w:val="none" w:sz="0" w:space="0" w:color="auto"/>
          </w:divBdr>
        </w:div>
        <w:div w:id="1442261260">
          <w:marLeft w:val="0"/>
          <w:marRight w:val="0"/>
          <w:marTop w:val="0"/>
          <w:marBottom w:val="0"/>
          <w:divBdr>
            <w:top w:val="none" w:sz="0" w:space="0" w:color="auto"/>
            <w:left w:val="none" w:sz="0" w:space="0" w:color="auto"/>
            <w:bottom w:val="none" w:sz="0" w:space="0" w:color="auto"/>
            <w:right w:val="none" w:sz="0" w:space="0" w:color="auto"/>
          </w:divBdr>
        </w:div>
        <w:div w:id="1540706979">
          <w:marLeft w:val="0"/>
          <w:marRight w:val="0"/>
          <w:marTop w:val="0"/>
          <w:marBottom w:val="0"/>
          <w:divBdr>
            <w:top w:val="none" w:sz="0" w:space="0" w:color="auto"/>
            <w:left w:val="none" w:sz="0" w:space="0" w:color="auto"/>
            <w:bottom w:val="none" w:sz="0" w:space="0" w:color="auto"/>
            <w:right w:val="none" w:sz="0" w:space="0" w:color="auto"/>
          </w:divBdr>
        </w:div>
      </w:divsChild>
    </w:div>
    <w:div w:id="723336469">
      <w:bodyDiv w:val="1"/>
      <w:marLeft w:val="0"/>
      <w:marRight w:val="0"/>
      <w:marTop w:val="0"/>
      <w:marBottom w:val="0"/>
      <w:divBdr>
        <w:top w:val="none" w:sz="0" w:space="0" w:color="auto"/>
        <w:left w:val="none" w:sz="0" w:space="0" w:color="auto"/>
        <w:bottom w:val="none" w:sz="0" w:space="0" w:color="auto"/>
        <w:right w:val="none" w:sz="0" w:space="0" w:color="auto"/>
      </w:divBdr>
    </w:div>
    <w:div w:id="724568352">
      <w:bodyDiv w:val="1"/>
      <w:marLeft w:val="0"/>
      <w:marRight w:val="0"/>
      <w:marTop w:val="0"/>
      <w:marBottom w:val="0"/>
      <w:divBdr>
        <w:top w:val="none" w:sz="0" w:space="0" w:color="auto"/>
        <w:left w:val="none" w:sz="0" w:space="0" w:color="auto"/>
        <w:bottom w:val="none" w:sz="0" w:space="0" w:color="auto"/>
        <w:right w:val="none" w:sz="0" w:space="0" w:color="auto"/>
      </w:divBdr>
    </w:div>
    <w:div w:id="725565740">
      <w:bodyDiv w:val="1"/>
      <w:marLeft w:val="0"/>
      <w:marRight w:val="0"/>
      <w:marTop w:val="0"/>
      <w:marBottom w:val="0"/>
      <w:divBdr>
        <w:top w:val="none" w:sz="0" w:space="0" w:color="auto"/>
        <w:left w:val="none" w:sz="0" w:space="0" w:color="auto"/>
        <w:bottom w:val="none" w:sz="0" w:space="0" w:color="auto"/>
        <w:right w:val="none" w:sz="0" w:space="0" w:color="auto"/>
      </w:divBdr>
    </w:div>
    <w:div w:id="733817975">
      <w:bodyDiv w:val="1"/>
      <w:marLeft w:val="0"/>
      <w:marRight w:val="0"/>
      <w:marTop w:val="0"/>
      <w:marBottom w:val="0"/>
      <w:divBdr>
        <w:top w:val="none" w:sz="0" w:space="0" w:color="auto"/>
        <w:left w:val="none" w:sz="0" w:space="0" w:color="auto"/>
        <w:bottom w:val="none" w:sz="0" w:space="0" w:color="auto"/>
        <w:right w:val="none" w:sz="0" w:space="0" w:color="auto"/>
      </w:divBdr>
    </w:div>
    <w:div w:id="740981222">
      <w:bodyDiv w:val="1"/>
      <w:marLeft w:val="0"/>
      <w:marRight w:val="0"/>
      <w:marTop w:val="0"/>
      <w:marBottom w:val="0"/>
      <w:divBdr>
        <w:top w:val="none" w:sz="0" w:space="0" w:color="auto"/>
        <w:left w:val="none" w:sz="0" w:space="0" w:color="auto"/>
        <w:bottom w:val="none" w:sz="0" w:space="0" w:color="auto"/>
        <w:right w:val="none" w:sz="0" w:space="0" w:color="auto"/>
      </w:divBdr>
    </w:div>
    <w:div w:id="796485153">
      <w:bodyDiv w:val="1"/>
      <w:marLeft w:val="0"/>
      <w:marRight w:val="0"/>
      <w:marTop w:val="0"/>
      <w:marBottom w:val="0"/>
      <w:divBdr>
        <w:top w:val="none" w:sz="0" w:space="0" w:color="auto"/>
        <w:left w:val="none" w:sz="0" w:space="0" w:color="auto"/>
        <w:bottom w:val="none" w:sz="0" w:space="0" w:color="auto"/>
        <w:right w:val="none" w:sz="0" w:space="0" w:color="auto"/>
      </w:divBdr>
    </w:div>
    <w:div w:id="802312769">
      <w:bodyDiv w:val="1"/>
      <w:marLeft w:val="0"/>
      <w:marRight w:val="0"/>
      <w:marTop w:val="0"/>
      <w:marBottom w:val="0"/>
      <w:divBdr>
        <w:top w:val="none" w:sz="0" w:space="0" w:color="auto"/>
        <w:left w:val="none" w:sz="0" w:space="0" w:color="auto"/>
        <w:bottom w:val="none" w:sz="0" w:space="0" w:color="auto"/>
        <w:right w:val="none" w:sz="0" w:space="0" w:color="auto"/>
      </w:divBdr>
    </w:div>
    <w:div w:id="848719809">
      <w:bodyDiv w:val="1"/>
      <w:marLeft w:val="0"/>
      <w:marRight w:val="0"/>
      <w:marTop w:val="0"/>
      <w:marBottom w:val="0"/>
      <w:divBdr>
        <w:top w:val="none" w:sz="0" w:space="0" w:color="auto"/>
        <w:left w:val="none" w:sz="0" w:space="0" w:color="auto"/>
        <w:bottom w:val="none" w:sz="0" w:space="0" w:color="auto"/>
        <w:right w:val="none" w:sz="0" w:space="0" w:color="auto"/>
      </w:divBdr>
    </w:div>
    <w:div w:id="870384136">
      <w:bodyDiv w:val="1"/>
      <w:marLeft w:val="0"/>
      <w:marRight w:val="0"/>
      <w:marTop w:val="0"/>
      <w:marBottom w:val="0"/>
      <w:divBdr>
        <w:top w:val="none" w:sz="0" w:space="0" w:color="auto"/>
        <w:left w:val="none" w:sz="0" w:space="0" w:color="auto"/>
        <w:bottom w:val="none" w:sz="0" w:space="0" w:color="auto"/>
        <w:right w:val="none" w:sz="0" w:space="0" w:color="auto"/>
      </w:divBdr>
      <w:divsChild>
        <w:div w:id="568884117">
          <w:marLeft w:val="0"/>
          <w:marRight w:val="0"/>
          <w:marTop w:val="0"/>
          <w:marBottom w:val="0"/>
          <w:divBdr>
            <w:top w:val="none" w:sz="0" w:space="0" w:color="auto"/>
            <w:left w:val="none" w:sz="0" w:space="0" w:color="auto"/>
            <w:bottom w:val="none" w:sz="0" w:space="0" w:color="auto"/>
            <w:right w:val="none" w:sz="0" w:space="0" w:color="auto"/>
          </w:divBdr>
        </w:div>
      </w:divsChild>
    </w:div>
    <w:div w:id="884684031">
      <w:bodyDiv w:val="1"/>
      <w:marLeft w:val="0"/>
      <w:marRight w:val="0"/>
      <w:marTop w:val="0"/>
      <w:marBottom w:val="0"/>
      <w:divBdr>
        <w:top w:val="none" w:sz="0" w:space="0" w:color="auto"/>
        <w:left w:val="none" w:sz="0" w:space="0" w:color="auto"/>
        <w:bottom w:val="none" w:sz="0" w:space="0" w:color="auto"/>
        <w:right w:val="none" w:sz="0" w:space="0" w:color="auto"/>
      </w:divBdr>
      <w:divsChild>
        <w:div w:id="1407999010">
          <w:marLeft w:val="0"/>
          <w:marRight w:val="0"/>
          <w:marTop w:val="0"/>
          <w:marBottom w:val="0"/>
          <w:divBdr>
            <w:top w:val="none" w:sz="0" w:space="0" w:color="auto"/>
            <w:left w:val="none" w:sz="0" w:space="0" w:color="auto"/>
            <w:bottom w:val="none" w:sz="0" w:space="0" w:color="auto"/>
            <w:right w:val="none" w:sz="0" w:space="0" w:color="auto"/>
          </w:divBdr>
        </w:div>
      </w:divsChild>
    </w:div>
    <w:div w:id="891424269">
      <w:bodyDiv w:val="1"/>
      <w:marLeft w:val="0"/>
      <w:marRight w:val="0"/>
      <w:marTop w:val="0"/>
      <w:marBottom w:val="0"/>
      <w:divBdr>
        <w:top w:val="none" w:sz="0" w:space="0" w:color="auto"/>
        <w:left w:val="none" w:sz="0" w:space="0" w:color="auto"/>
        <w:bottom w:val="none" w:sz="0" w:space="0" w:color="auto"/>
        <w:right w:val="none" w:sz="0" w:space="0" w:color="auto"/>
      </w:divBdr>
    </w:div>
    <w:div w:id="900093601">
      <w:bodyDiv w:val="1"/>
      <w:marLeft w:val="0"/>
      <w:marRight w:val="0"/>
      <w:marTop w:val="0"/>
      <w:marBottom w:val="0"/>
      <w:divBdr>
        <w:top w:val="none" w:sz="0" w:space="0" w:color="auto"/>
        <w:left w:val="none" w:sz="0" w:space="0" w:color="auto"/>
        <w:bottom w:val="none" w:sz="0" w:space="0" w:color="auto"/>
        <w:right w:val="none" w:sz="0" w:space="0" w:color="auto"/>
      </w:divBdr>
    </w:div>
    <w:div w:id="901672986">
      <w:bodyDiv w:val="1"/>
      <w:marLeft w:val="0"/>
      <w:marRight w:val="0"/>
      <w:marTop w:val="0"/>
      <w:marBottom w:val="0"/>
      <w:divBdr>
        <w:top w:val="none" w:sz="0" w:space="0" w:color="auto"/>
        <w:left w:val="none" w:sz="0" w:space="0" w:color="auto"/>
        <w:bottom w:val="none" w:sz="0" w:space="0" w:color="auto"/>
        <w:right w:val="none" w:sz="0" w:space="0" w:color="auto"/>
      </w:divBdr>
    </w:div>
    <w:div w:id="916477777">
      <w:bodyDiv w:val="1"/>
      <w:marLeft w:val="0"/>
      <w:marRight w:val="0"/>
      <w:marTop w:val="0"/>
      <w:marBottom w:val="0"/>
      <w:divBdr>
        <w:top w:val="none" w:sz="0" w:space="0" w:color="auto"/>
        <w:left w:val="none" w:sz="0" w:space="0" w:color="auto"/>
        <w:bottom w:val="none" w:sz="0" w:space="0" w:color="auto"/>
        <w:right w:val="none" w:sz="0" w:space="0" w:color="auto"/>
      </w:divBdr>
      <w:divsChild>
        <w:div w:id="1624341764">
          <w:marLeft w:val="0"/>
          <w:marRight w:val="0"/>
          <w:marTop w:val="0"/>
          <w:marBottom w:val="0"/>
          <w:divBdr>
            <w:top w:val="none" w:sz="0" w:space="0" w:color="auto"/>
            <w:left w:val="none" w:sz="0" w:space="0" w:color="auto"/>
            <w:bottom w:val="none" w:sz="0" w:space="0" w:color="auto"/>
            <w:right w:val="none" w:sz="0" w:space="0" w:color="auto"/>
          </w:divBdr>
        </w:div>
      </w:divsChild>
    </w:div>
    <w:div w:id="936444694">
      <w:bodyDiv w:val="1"/>
      <w:marLeft w:val="0"/>
      <w:marRight w:val="0"/>
      <w:marTop w:val="0"/>
      <w:marBottom w:val="0"/>
      <w:divBdr>
        <w:top w:val="none" w:sz="0" w:space="0" w:color="auto"/>
        <w:left w:val="none" w:sz="0" w:space="0" w:color="auto"/>
        <w:bottom w:val="none" w:sz="0" w:space="0" w:color="auto"/>
        <w:right w:val="none" w:sz="0" w:space="0" w:color="auto"/>
      </w:divBdr>
    </w:div>
    <w:div w:id="946276244">
      <w:bodyDiv w:val="1"/>
      <w:marLeft w:val="0"/>
      <w:marRight w:val="0"/>
      <w:marTop w:val="0"/>
      <w:marBottom w:val="0"/>
      <w:divBdr>
        <w:top w:val="none" w:sz="0" w:space="0" w:color="auto"/>
        <w:left w:val="none" w:sz="0" w:space="0" w:color="auto"/>
        <w:bottom w:val="none" w:sz="0" w:space="0" w:color="auto"/>
        <w:right w:val="none" w:sz="0" w:space="0" w:color="auto"/>
      </w:divBdr>
      <w:divsChild>
        <w:div w:id="582104843">
          <w:marLeft w:val="0"/>
          <w:marRight w:val="0"/>
          <w:marTop w:val="0"/>
          <w:marBottom w:val="0"/>
          <w:divBdr>
            <w:top w:val="none" w:sz="0" w:space="0" w:color="auto"/>
            <w:left w:val="none" w:sz="0" w:space="0" w:color="auto"/>
            <w:bottom w:val="none" w:sz="0" w:space="0" w:color="auto"/>
            <w:right w:val="none" w:sz="0" w:space="0" w:color="auto"/>
          </w:divBdr>
        </w:div>
      </w:divsChild>
    </w:div>
    <w:div w:id="976910363">
      <w:bodyDiv w:val="1"/>
      <w:marLeft w:val="0"/>
      <w:marRight w:val="0"/>
      <w:marTop w:val="0"/>
      <w:marBottom w:val="0"/>
      <w:divBdr>
        <w:top w:val="none" w:sz="0" w:space="0" w:color="auto"/>
        <w:left w:val="none" w:sz="0" w:space="0" w:color="auto"/>
        <w:bottom w:val="none" w:sz="0" w:space="0" w:color="auto"/>
        <w:right w:val="none" w:sz="0" w:space="0" w:color="auto"/>
      </w:divBdr>
    </w:div>
    <w:div w:id="1003162612">
      <w:bodyDiv w:val="1"/>
      <w:marLeft w:val="0"/>
      <w:marRight w:val="0"/>
      <w:marTop w:val="0"/>
      <w:marBottom w:val="0"/>
      <w:divBdr>
        <w:top w:val="none" w:sz="0" w:space="0" w:color="auto"/>
        <w:left w:val="none" w:sz="0" w:space="0" w:color="auto"/>
        <w:bottom w:val="none" w:sz="0" w:space="0" w:color="auto"/>
        <w:right w:val="none" w:sz="0" w:space="0" w:color="auto"/>
      </w:divBdr>
    </w:div>
    <w:div w:id="1005938842">
      <w:bodyDiv w:val="1"/>
      <w:marLeft w:val="0"/>
      <w:marRight w:val="0"/>
      <w:marTop w:val="0"/>
      <w:marBottom w:val="0"/>
      <w:divBdr>
        <w:top w:val="none" w:sz="0" w:space="0" w:color="auto"/>
        <w:left w:val="none" w:sz="0" w:space="0" w:color="auto"/>
        <w:bottom w:val="none" w:sz="0" w:space="0" w:color="auto"/>
        <w:right w:val="none" w:sz="0" w:space="0" w:color="auto"/>
      </w:divBdr>
    </w:div>
    <w:div w:id="1018383846">
      <w:bodyDiv w:val="1"/>
      <w:marLeft w:val="0"/>
      <w:marRight w:val="0"/>
      <w:marTop w:val="0"/>
      <w:marBottom w:val="0"/>
      <w:divBdr>
        <w:top w:val="none" w:sz="0" w:space="0" w:color="auto"/>
        <w:left w:val="none" w:sz="0" w:space="0" w:color="auto"/>
        <w:bottom w:val="none" w:sz="0" w:space="0" w:color="auto"/>
        <w:right w:val="none" w:sz="0" w:space="0" w:color="auto"/>
      </w:divBdr>
    </w:div>
    <w:div w:id="1018583457">
      <w:bodyDiv w:val="1"/>
      <w:marLeft w:val="0"/>
      <w:marRight w:val="0"/>
      <w:marTop w:val="0"/>
      <w:marBottom w:val="0"/>
      <w:divBdr>
        <w:top w:val="none" w:sz="0" w:space="0" w:color="auto"/>
        <w:left w:val="none" w:sz="0" w:space="0" w:color="auto"/>
        <w:bottom w:val="none" w:sz="0" w:space="0" w:color="auto"/>
        <w:right w:val="none" w:sz="0" w:space="0" w:color="auto"/>
      </w:divBdr>
    </w:div>
    <w:div w:id="1018972409">
      <w:bodyDiv w:val="1"/>
      <w:marLeft w:val="0"/>
      <w:marRight w:val="0"/>
      <w:marTop w:val="0"/>
      <w:marBottom w:val="0"/>
      <w:divBdr>
        <w:top w:val="none" w:sz="0" w:space="0" w:color="auto"/>
        <w:left w:val="none" w:sz="0" w:space="0" w:color="auto"/>
        <w:bottom w:val="none" w:sz="0" w:space="0" w:color="auto"/>
        <w:right w:val="none" w:sz="0" w:space="0" w:color="auto"/>
      </w:divBdr>
      <w:divsChild>
        <w:div w:id="1597250917">
          <w:marLeft w:val="0"/>
          <w:marRight w:val="0"/>
          <w:marTop w:val="0"/>
          <w:marBottom w:val="0"/>
          <w:divBdr>
            <w:top w:val="none" w:sz="0" w:space="0" w:color="auto"/>
            <w:left w:val="none" w:sz="0" w:space="0" w:color="auto"/>
            <w:bottom w:val="none" w:sz="0" w:space="0" w:color="auto"/>
            <w:right w:val="none" w:sz="0" w:space="0" w:color="auto"/>
          </w:divBdr>
        </w:div>
      </w:divsChild>
    </w:div>
    <w:div w:id="1021009223">
      <w:bodyDiv w:val="1"/>
      <w:marLeft w:val="0"/>
      <w:marRight w:val="0"/>
      <w:marTop w:val="0"/>
      <w:marBottom w:val="0"/>
      <w:divBdr>
        <w:top w:val="none" w:sz="0" w:space="0" w:color="auto"/>
        <w:left w:val="none" w:sz="0" w:space="0" w:color="auto"/>
        <w:bottom w:val="none" w:sz="0" w:space="0" w:color="auto"/>
        <w:right w:val="none" w:sz="0" w:space="0" w:color="auto"/>
      </w:divBdr>
      <w:divsChild>
        <w:div w:id="406659916">
          <w:marLeft w:val="0"/>
          <w:marRight w:val="0"/>
          <w:marTop w:val="0"/>
          <w:marBottom w:val="0"/>
          <w:divBdr>
            <w:top w:val="none" w:sz="0" w:space="0" w:color="auto"/>
            <w:left w:val="none" w:sz="0" w:space="0" w:color="auto"/>
            <w:bottom w:val="none" w:sz="0" w:space="0" w:color="auto"/>
            <w:right w:val="none" w:sz="0" w:space="0" w:color="auto"/>
          </w:divBdr>
        </w:div>
      </w:divsChild>
    </w:div>
    <w:div w:id="1023095708">
      <w:bodyDiv w:val="1"/>
      <w:marLeft w:val="0"/>
      <w:marRight w:val="0"/>
      <w:marTop w:val="0"/>
      <w:marBottom w:val="0"/>
      <w:divBdr>
        <w:top w:val="none" w:sz="0" w:space="0" w:color="auto"/>
        <w:left w:val="none" w:sz="0" w:space="0" w:color="auto"/>
        <w:bottom w:val="none" w:sz="0" w:space="0" w:color="auto"/>
        <w:right w:val="none" w:sz="0" w:space="0" w:color="auto"/>
      </w:divBdr>
    </w:div>
    <w:div w:id="1024986463">
      <w:bodyDiv w:val="1"/>
      <w:marLeft w:val="0"/>
      <w:marRight w:val="0"/>
      <w:marTop w:val="0"/>
      <w:marBottom w:val="0"/>
      <w:divBdr>
        <w:top w:val="none" w:sz="0" w:space="0" w:color="auto"/>
        <w:left w:val="none" w:sz="0" w:space="0" w:color="auto"/>
        <w:bottom w:val="none" w:sz="0" w:space="0" w:color="auto"/>
        <w:right w:val="none" w:sz="0" w:space="0" w:color="auto"/>
      </w:divBdr>
    </w:div>
    <w:div w:id="1042940265">
      <w:bodyDiv w:val="1"/>
      <w:marLeft w:val="0"/>
      <w:marRight w:val="0"/>
      <w:marTop w:val="0"/>
      <w:marBottom w:val="0"/>
      <w:divBdr>
        <w:top w:val="none" w:sz="0" w:space="0" w:color="auto"/>
        <w:left w:val="none" w:sz="0" w:space="0" w:color="auto"/>
        <w:bottom w:val="none" w:sz="0" w:space="0" w:color="auto"/>
        <w:right w:val="none" w:sz="0" w:space="0" w:color="auto"/>
      </w:divBdr>
      <w:divsChild>
        <w:div w:id="1519469838">
          <w:marLeft w:val="0"/>
          <w:marRight w:val="0"/>
          <w:marTop w:val="0"/>
          <w:marBottom w:val="0"/>
          <w:divBdr>
            <w:top w:val="none" w:sz="0" w:space="0" w:color="auto"/>
            <w:left w:val="none" w:sz="0" w:space="0" w:color="auto"/>
            <w:bottom w:val="none" w:sz="0" w:space="0" w:color="auto"/>
            <w:right w:val="none" w:sz="0" w:space="0" w:color="auto"/>
          </w:divBdr>
        </w:div>
      </w:divsChild>
    </w:div>
    <w:div w:id="1047802575">
      <w:bodyDiv w:val="1"/>
      <w:marLeft w:val="0"/>
      <w:marRight w:val="0"/>
      <w:marTop w:val="0"/>
      <w:marBottom w:val="0"/>
      <w:divBdr>
        <w:top w:val="none" w:sz="0" w:space="0" w:color="auto"/>
        <w:left w:val="none" w:sz="0" w:space="0" w:color="auto"/>
        <w:bottom w:val="none" w:sz="0" w:space="0" w:color="auto"/>
        <w:right w:val="none" w:sz="0" w:space="0" w:color="auto"/>
      </w:divBdr>
    </w:div>
    <w:div w:id="1056441216">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sChild>
        <w:div w:id="1252738375">
          <w:marLeft w:val="0"/>
          <w:marRight w:val="0"/>
          <w:marTop w:val="0"/>
          <w:marBottom w:val="0"/>
          <w:divBdr>
            <w:top w:val="none" w:sz="0" w:space="0" w:color="auto"/>
            <w:left w:val="none" w:sz="0" w:space="0" w:color="auto"/>
            <w:bottom w:val="none" w:sz="0" w:space="0" w:color="auto"/>
            <w:right w:val="none" w:sz="0" w:space="0" w:color="auto"/>
          </w:divBdr>
        </w:div>
      </w:divsChild>
    </w:div>
    <w:div w:id="1071654162">
      <w:bodyDiv w:val="1"/>
      <w:marLeft w:val="0"/>
      <w:marRight w:val="0"/>
      <w:marTop w:val="0"/>
      <w:marBottom w:val="0"/>
      <w:divBdr>
        <w:top w:val="none" w:sz="0" w:space="0" w:color="auto"/>
        <w:left w:val="none" w:sz="0" w:space="0" w:color="auto"/>
        <w:bottom w:val="none" w:sz="0" w:space="0" w:color="auto"/>
        <w:right w:val="none" w:sz="0" w:space="0" w:color="auto"/>
      </w:divBdr>
    </w:div>
    <w:div w:id="1093209031">
      <w:bodyDiv w:val="1"/>
      <w:marLeft w:val="0"/>
      <w:marRight w:val="0"/>
      <w:marTop w:val="0"/>
      <w:marBottom w:val="0"/>
      <w:divBdr>
        <w:top w:val="none" w:sz="0" w:space="0" w:color="auto"/>
        <w:left w:val="none" w:sz="0" w:space="0" w:color="auto"/>
        <w:bottom w:val="none" w:sz="0" w:space="0" w:color="auto"/>
        <w:right w:val="none" w:sz="0" w:space="0" w:color="auto"/>
      </w:divBdr>
    </w:div>
    <w:div w:id="1106467487">
      <w:bodyDiv w:val="1"/>
      <w:marLeft w:val="0"/>
      <w:marRight w:val="0"/>
      <w:marTop w:val="0"/>
      <w:marBottom w:val="0"/>
      <w:divBdr>
        <w:top w:val="none" w:sz="0" w:space="0" w:color="auto"/>
        <w:left w:val="none" w:sz="0" w:space="0" w:color="auto"/>
        <w:bottom w:val="none" w:sz="0" w:space="0" w:color="auto"/>
        <w:right w:val="none" w:sz="0" w:space="0" w:color="auto"/>
      </w:divBdr>
      <w:divsChild>
        <w:div w:id="1085102925">
          <w:marLeft w:val="0"/>
          <w:marRight w:val="0"/>
          <w:marTop w:val="0"/>
          <w:marBottom w:val="0"/>
          <w:divBdr>
            <w:top w:val="none" w:sz="0" w:space="0" w:color="auto"/>
            <w:left w:val="none" w:sz="0" w:space="0" w:color="auto"/>
            <w:bottom w:val="none" w:sz="0" w:space="0" w:color="auto"/>
            <w:right w:val="none" w:sz="0" w:space="0" w:color="auto"/>
          </w:divBdr>
        </w:div>
      </w:divsChild>
    </w:div>
    <w:div w:id="1108744651">
      <w:bodyDiv w:val="1"/>
      <w:marLeft w:val="0"/>
      <w:marRight w:val="0"/>
      <w:marTop w:val="0"/>
      <w:marBottom w:val="0"/>
      <w:divBdr>
        <w:top w:val="none" w:sz="0" w:space="0" w:color="auto"/>
        <w:left w:val="none" w:sz="0" w:space="0" w:color="auto"/>
        <w:bottom w:val="none" w:sz="0" w:space="0" w:color="auto"/>
        <w:right w:val="none" w:sz="0" w:space="0" w:color="auto"/>
      </w:divBdr>
      <w:divsChild>
        <w:div w:id="1467894224">
          <w:marLeft w:val="0"/>
          <w:marRight w:val="0"/>
          <w:marTop w:val="0"/>
          <w:marBottom w:val="0"/>
          <w:divBdr>
            <w:top w:val="none" w:sz="0" w:space="0" w:color="auto"/>
            <w:left w:val="none" w:sz="0" w:space="0" w:color="auto"/>
            <w:bottom w:val="none" w:sz="0" w:space="0" w:color="auto"/>
            <w:right w:val="none" w:sz="0" w:space="0" w:color="auto"/>
          </w:divBdr>
        </w:div>
      </w:divsChild>
    </w:div>
    <w:div w:id="1110977829">
      <w:bodyDiv w:val="1"/>
      <w:marLeft w:val="0"/>
      <w:marRight w:val="0"/>
      <w:marTop w:val="0"/>
      <w:marBottom w:val="0"/>
      <w:divBdr>
        <w:top w:val="none" w:sz="0" w:space="0" w:color="auto"/>
        <w:left w:val="none" w:sz="0" w:space="0" w:color="auto"/>
        <w:bottom w:val="none" w:sz="0" w:space="0" w:color="auto"/>
        <w:right w:val="none" w:sz="0" w:space="0" w:color="auto"/>
      </w:divBdr>
      <w:divsChild>
        <w:div w:id="212889122">
          <w:marLeft w:val="0"/>
          <w:marRight w:val="0"/>
          <w:marTop w:val="0"/>
          <w:marBottom w:val="0"/>
          <w:divBdr>
            <w:top w:val="none" w:sz="0" w:space="0" w:color="auto"/>
            <w:left w:val="none" w:sz="0" w:space="0" w:color="auto"/>
            <w:bottom w:val="none" w:sz="0" w:space="0" w:color="auto"/>
            <w:right w:val="none" w:sz="0" w:space="0" w:color="auto"/>
          </w:divBdr>
        </w:div>
        <w:div w:id="1012951190">
          <w:marLeft w:val="0"/>
          <w:marRight w:val="0"/>
          <w:marTop w:val="0"/>
          <w:marBottom w:val="0"/>
          <w:divBdr>
            <w:top w:val="none" w:sz="0" w:space="0" w:color="auto"/>
            <w:left w:val="none" w:sz="0" w:space="0" w:color="auto"/>
            <w:bottom w:val="none" w:sz="0" w:space="0" w:color="auto"/>
            <w:right w:val="none" w:sz="0" w:space="0" w:color="auto"/>
          </w:divBdr>
        </w:div>
        <w:div w:id="1585259052">
          <w:marLeft w:val="0"/>
          <w:marRight w:val="0"/>
          <w:marTop w:val="0"/>
          <w:marBottom w:val="0"/>
          <w:divBdr>
            <w:top w:val="none" w:sz="0" w:space="0" w:color="auto"/>
            <w:left w:val="none" w:sz="0" w:space="0" w:color="auto"/>
            <w:bottom w:val="none" w:sz="0" w:space="0" w:color="auto"/>
            <w:right w:val="none" w:sz="0" w:space="0" w:color="auto"/>
          </w:divBdr>
        </w:div>
        <w:div w:id="2108958076">
          <w:marLeft w:val="0"/>
          <w:marRight w:val="0"/>
          <w:marTop w:val="0"/>
          <w:marBottom w:val="0"/>
          <w:divBdr>
            <w:top w:val="none" w:sz="0" w:space="0" w:color="auto"/>
            <w:left w:val="none" w:sz="0" w:space="0" w:color="auto"/>
            <w:bottom w:val="none" w:sz="0" w:space="0" w:color="auto"/>
            <w:right w:val="none" w:sz="0" w:space="0" w:color="auto"/>
          </w:divBdr>
        </w:div>
      </w:divsChild>
    </w:div>
    <w:div w:id="1114399350">
      <w:bodyDiv w:val="1"/>
      <w:marLeft w:val="0"/>
      <w:marRight w:val="0"/>
      <w:marTop w:val="0"/>
      <w:marBottom w:val="0"/>
      <w:divBdr>
        <w:top w:val="none" w:sz="0" w:space="0" w:color="auto"/>
        <w:left w:val="none" w:sz="0" w:space="0" w:color="auto"/>
        <w:bottom w:val="none" w:sz="0" w:space="0" w:color="auto"/>
        <w:right w:val="none" w:sz="0" w:space="0" w:color="auto"/>
      </w:divBdr>
      <w:divsChild>
        <w:div w:id="841432443">
          <w:marLeft w:val="0"/>
          <w:marRight w:val="0"/>
          <w:marTop w:val="0"/>
          <w:marBottom w:val="0"/>
          <w:divBdr>
            <w:top w:val="none" w:sz="0" w:space="0" w:color="auto"/>
            <w:left w:val="none" w:sz="0" w:space="0" w:color="auto"/>
            <w:bottom w:val="none" w:sz="0" w:space="0" w:color="auto"/>
            <w:right w:val="none" w:sz="0" w:space="0" w:color="auto"/>
          </w:divBdr>
        </w:div>
      </w:divsChild>
    </w:div>
    <w:div w:id="1125545918">
      <w:bodyDiv w:val="1"/>
      <w:marLeft w:val="0"/>
      <w:marRight w:val="0"/>
      <w:marTop w:val="0"/>
      <w:marBottom w:val="0"/>
      <w:divBdr>
        <w:top w:val="none" w:sz="0" w:space="0" w:color="auto"/>
        <w:left w:val="none" w:sz="0" w:space="0" w:color="auto"/>
        <w:bottom w:val="none" w:sz="0" w:space="0" w:color="auto"/>
        <w:right w:val="none" w:sz="0" w:space="0" w:color="auto"/>
      </w:divBdr>
    </w:div>
    <w:div w:id="1132019957">
      <w:bodyDiv w:val="1"/>
      <w:marLeft w:val="0"/>
      <w:marRight w:val="0"/>
      <w:marTop w:val="0"/>
      <w:marBottom w:val="0"/>
      <w:divBdr>
        <w:top w:val="none" w:sz="0" w:space="0" w:color="auto"/>
        <w:left w:val="none" w:sz="0" w:space="0" w:color="auto"/>
        <w:bottom w:val="none" w:sz="0" w:space="0" w:color="auto"/>
        <w:right w:val="none" w:sz="0" w:space="0" w:color="auto"/>
      </w:divBdr>
    </w:div>
    <w:div w:id="1137794796">
      <w:bodyDiv w:val="1"/>
      <w:marLeft w:val="0"/>
      <w:marRight w:val="0"/>
      <w:marTop w:val="0"/>
      <w:marBottom w:val="0"/>
      <w:divBdr>
        <w:top w:val="none" w:sz="0" w:space="0" w:color="auto"/>
        <w:left w:val="none" w:sz="0" w:space="0" w:color="auto"/>
        <w:bottom w:val="none" w:sz="0" w:space="0" w:color="auto"/>
        <w:right w:val="none" w:sz="0" w:space="0" w:color="auto"/>
      </w:divBdr>
      <w:divsChild>
        <w:div w:id="333916601">
          <w:marLeft w:val="547"/>
          <w:marRight w:val="0"/>
          <w:marTop w:val="0"/>
          <w:marBottom w:val="160"/>
          <w:divBdr>
            <w:top w:val="none" w:sz="0" w:space="0" w:color="auto"/>
            <w:left w:val="none" w:sz="0" w:space="0" w:color="auto"/>
            <w:bottom w:val="none" w:sz="0" w:space="0" w:color="auto"/>
            <w:right w:val="none" w:sz="0" w:space="0" w:color="auto"/>
          </w:divBdr>
        </w:div>
      </w:divsChild>
    </w:div>
    <w:div w:id="1140658855">
      <w:bodyDiv w:val="1"/>
      <w:marLeft w:val="0"/>
      <w:marRight w:val="0"/>
      <w:marTop w:val="0"/>
      <w:marBottom w:val="0"/>
      <w:divBdr>
        <w:top w:val="none" w:sz="0" w:space="0" w:color="auto"/>
        <w:left w:val="none" w:sz="0" w:space="0" w:color="auto"/>
        <w:bottom w:val="none" w:sz="0" w:space="0" w:color="auto"/>
        <w:right w:val="none" w:sz="0" w:space="0" w:color="auto"/>
      </w:divBdr>
    </w:div>
    <w:div w:id="1148128010">
      <w:bodyDiv w:val="1"/>
      <w:marLeft w:val="0"/>
      <w:marRight w:val="0"/>
      <w:marTop w:val="0"/>
      <w:marBottom w:val="0"/>
      <w:divBdr>
        <w:top w:val="none" w:sz="0" w:space="0" w:color="auto"/>
        <w:left w:val="none" w:sz="0" w:space="0" w:color="auto"/>
        <w:bottom w:val="none" w:sz="0" w:space="0" w:color="auto"/>
        <w:right w:val="none" w:sz="0" w:space="0" w:color="auto"/>
      </w:divBdr>
    </w:div>
    <w:div w:id="1160147952">
      <w:bodyDiv w:val="1"/>
      <w:marLeft w:val="0"/>
      <w:marRight w:val="0"/>
      <w:marTop w:val="0"/>
      <w:marBottom w:val="0"/>
      <w:divBdr>
        <w:top w:val="none" w:sz="0" w:space="0" w:color="auto"/>
        <w:left w:val="none" w:sz="0" w:space="0" w:color="auto"/>
        <w:bottom w:val="none" w:sz="0" w:space="0" w:color="auto"/>
        <w:right w:val="none" w:sz="0" w:space="0" w:color="auto"/>
      </w:divBdr>
    </w:div>
    <w:div w:id="1163012302">
      <w:bodyDiv w:val="1"/>
      <w:marLeft w:val="0"/>
      <w:marRight w:val="0"/>
      <w:marTop w:val="0"/>
      <w:marBottom w:val="0"/>
      <w:divBdr>
        <w:top w:val="none" w:sz="0" w:space="0" w:color="auto"/>
        <w:left w:val="none" w:sz="0" w:space="0" w:color="auto"/>
        <w:bottom w:val="none" w:sz="0" w:space="0" w:color="auto"/>
        <w:right w:val="none" w:sz="0" w:space="0" w:color="auto"/>
      </w:divBdr>
    </w:div>
    <w:div w:id="1173764319">
      <w:bodyDiv w:val="1"/>
      <w:marLeft w:val="0"/>
      <w:marRight w:val="0"/>
      <w:marTop w:val="0"/>
      <w:marBottom w:val="0"/>
      <w:divBdr>
        <w:top w:val="none" w:sz="0" w:space="0" w:color="auto"/>
        <w:left w:val="none" w:sz="0" w:space="0" w:color="auto"/>
        <w:bottom w:val="none" w:sz="0" w:space="0" w:color="auto"/>
        <w:right w:val="none" w:sz="0" w:space="0" w:color="auto"/>
      </w:divBdr>
    </w:div>
    <w:div w:id="1175265618">
      <w:bodyDiv w:val="1"/>
      <w:marLeft w:val="0"/>
      <w:marRight w:val="0"/>
      <w:marTop w:val="0"/>
      <w:marBottom w:val="0"/>
      <w:divBdr>
        <w:top w:val="none" w:sz="0" w:space="0" w:color="auto"/>
        <w:left w:val="none" w:sz="0" w:space="0" w:color="auto"/>
        <w:bottom w:val="none" w:sz="0" w:space="0" w:color="auto"/>
        <w:right w:val="none" w:sz="0" w:space="0" w:color="auto"/>
      </w:divBdr>
    </w:div>
    <w:div w:id="1215775065">
      <w:bodyDiv w:val="1"/>
      <w:marLeft w:val="0"/>
      <w:marRight w:val="0"/>
      <w:marTop w:val="0"/>
      <w:marBottom w:val="0"/>
      <w:divBdr>
        <w:top w:val="none" w:sz="0" w:space="0" w:color="auto"/>
        <w:left w:val="none" w:sz="0" w:space="0" w:color="auto"/>
        <w:bottom w:val="none" w:sz="0" w:space="0" w:color="auto"/>
        <w:right w:val="none" w:sz="0" w:space="0" w:color="auto"/>
      </w:divBdr>
      <w:divsChild>
        <w:div w:id="315379472">
          <w:marLeft w:val="0"/>
          <w:marRight w:val="0"/>
          <w:marTop w:val="0"/>
          <w:marBottom w:val="0"/>
          <w:divBdr>
            <w:top w:val="none" w:sz="0" w:space="0" w:color="auto"/>
            <w:left w:val="none" w:sz="0" w:space="0" w:color="auto"/>
            <w:bottom w:val="none" w:sz="0" w:space="0" w:color="auto"/>
            <w:right w:val="none" w:sz="0" w:space="0" w:color="auto"/>
          </w:divBdr>
        </w:div>
      </w:divsChild>
    </w:div>
    <w:div w:id="1218859335">
      <w:bodyDiv w:val="1"/>
      <w:marLeft w:val="0"/>
      <w:marRight w:val="0"/>
      <w:marTop w:val="0"/>
      <w:marBottom w:val="0"/>
      <w:divBdr>
        <w:top w:val="none" w:sz="0" w:space="0" w:color="auto"/>
        <w:left w:val="none" w:sz="0" w:space="0" w:color="auto"/>
        <w:bottom w:val="none" w:sz="0" w:space="0" w:color="auto"/>
        <w:right w:val="none" w:sz="0" w:space="0" w:color="auto"/>
      </w:divBdr>
      <w:divsChild>
        <w:div w:id="41104052">
          <w:marLeft w:val="0"/>
          <w:marRight w:val="0"/>
          <w:marTop w:val="0"/>
          <w:marBottom w:val="0"/>
          <w:divBdr>
            <w:top w:val="none" w:sz="0" w:space="0" w:color="auto"/>
            <w:left w:val="none" w:sz="0" w:space="0" w:color="auto"/>
            <w:bottom w:val="none" w:sz="0" w:space="0" w:color="auto"/>
            <w:right w:val="none" w:sz="0" w:space="0" w:color="auto"/>
          </w:divBdr>
        </w:div>
      </w:divsChild>
    </w:div>
    <w:div w:id="1223827145">
      <w:bodyDiv w:val="1"/>
      <w:marLeft w:val="0"/>
      <w:marRight w:val="0"/>
      <w:marTop w:val="0"/>
      <w:marBottom w:val="0"/>
      <w:divBdr>
        <w:top w:val="none" w:sz="0" w:space="0" w:color="auto"/>
        <w:left w:val="none" w:sz="0" w:space="0" w:color="auto"/>
        <w:bottom w:val="none" w:sz="0" w:space="0" w:color="auto"/>
        <w:right w:val="none" w:sz="0" w:space="0" w:color="auto"/>
      </w:divBdr>
    </w:div>
    <w:div w:id="1242714602">
      <w:bodyDiv w:val="1"/>
      <w:marLeft w:val="0"/>
      <w:marRight w:val="0"/>
      <w:marTop w:val="0"/>
      <w:marBottom w:val="0"/>
      <w:divBdr>
        <w:top w:val="none" w:sz="0" w:space="0" w:color="auto"/>
        <w:left w:val="none" w:sz="0" w:space="0" w:color="auto"/>
        <w:bottom w:val="none" w:sz="0" w:space="0" w:color="auto"/>
        <w:right w:val="none" w:sz="0" w:space="0" w:color="auto"/>
      </w:divBdr>
    </w:div>
    <w:div w:id="1261529276">
      <w:bodyDiv w:val="1"/>
      <w:marLeft w:val="0"/>
      <w:marRight w:val="0"/>
      <w:marTop w:val="0"/>
      <w:marBottom w:val="0"/>
      <w:divBdr>
        <w:top w:val="none" w:sz="0" w:space="0" w:color="auto"/>
        <w:left w:val="none" w:sz="0" w:space="0" w:color="auto"/>
        <w:bottom w:val="none" w:sz="0" w:space="0" w:color="auto"/>
        <w:right w:val="none" w:sz="0" w:space="0" w:color="auto"/>
      </w:divBdr>
    </w:div>
    <w:div w:id="1269704340">
      <w:bodyDiv w:val="1"/>
      <w:marLeft w:val="0"/>
      <w:marRight w:val="0"/>
      <w:marTop w:val="0"/>
      <w:marBottom w:val="0"/>
      <w:divBdr>
        <w:top w:val="none" w:sz="0" w:space="0" w:color="auto"/>
        <w:left w:val="none" w:sz="0" w:space="0" w:color="auto"/>
        <w:bottom w:val="none" w:sz="0" w:space="0" w:color="auto"/>
        <w:right w:val="none" w:sz="0" w:space="0" w:color="auto"/>
      </w:divBdr>
      <w:divsChild>
        <w:div w:id="535125401">
          <w:marLeft w:val="0"/>
          <w:marRight w:val="0"/>
          <w:marTop w:val="0"/>
          <w:marBottom w:val="0"/>
          <w:divBdr>
            <w:top w:val="none" w:sz="0" w:space="0" w:color="auto"/>
            <w:left w:val="none" w:sz="0" w:space="0" w:color="auto"/>
            <w:bottom w:val="none" w:sz="0" w:space="0" w:color="auto"/>
            <w:right w:val="none" w:sz="0" w:space="0" w:color="auto"/>
          </w:divBdr>
        </w:div>
      </w:divsChild>
    </w:div>
    <w:div w:id="1278022821">
      <w:bodyDiv w:val="1"/>
      <w:marLeft w:val="0"/>
      <w:marRight w:val="0"/>
      <w:marTop w:val="0"/>
      <w:marBottom w:val="0"/>
      <w:divBdr>
        <w:top w:val="none" w:sz="0" w:space="0" w:color="auto"/>
        <w:left w:val="none" w:sz="0" w:space="0" w:color="auto"/>
        <w:bottom w:val="none" w:sz="0" w:space="0" w:color="auto"/>
        <w:right w:val="none" w:sz="0" w:space="0" w:color="auto"/>
      </w:divBdr>
    </w:div>
    <w:div w:id="1279870573">
      <w:bodyDiv w:val="1"/>
      <w:marLeft w:val="0"/>
      <w:marRight w:val="0"/>
      <w:marTop w:val="0"/>
      <w:marBottom w:val="0"/>
      <w:divBdr>
        <w:top w:val="none" w:sz="0" w:space="0" w:color="auto"/>
        <w:left w:val="none" w:sz="0" w:space="0" w:color="auto"/>
        <w:bottom w:val="none" w:sz="0" w:space="0" w:color="auto"/>
        <w:right w:val="none" w:sz="0" w:space="0" w:color="auto"/>
      </w:divBdr>
      <w:divsChild>
        <w:div w:id="2127002765">
          <w:marLeft w:val="0"/>
          <w:marRight w:val="0"/>
          <w:marTop w:val="0"/>
          <w:marBottom w:val="0"/>
          <w:divBdr>
            <w:top w:val="none" w:sz="0" w:space="0" w:color="auto"/>
            <w:left w:val="none" w:sz="0" w:space="0" w:color="auto"/>
            <w:bottom w:val="none" w:sz="0" w:space="0" w:color="auto"/>
            <w:right w:val="none" w:sz="0" w:space="0" w:color="auto"/>
          </w:divBdr>
        </w:div>
      </w:divsChild>
    </w:div>
    <w:div w:id="1297568765">
      <w:bodyDiv w:val="1"/>
      <w:marLeft w:val="0"/>
      <w:marRight w:val="0"/>
      <w:marTop w:val="0"/>
      <w:marBottom w:val="0"/>
      <w:divBdr>
        <w:top w:val="none" w:sz="0" w:space="0" w:color="auto"/>
        <w:left w:val="none" w:sz="0" w:space="0" w:color="auto"/>
        <w:bottom w:val="none" w:sz="0" w:space="0" w:color="auto"/>
        <w:right w:val="none" w:sz="0" w:space="0" w:color="auto"/>
      </w:divBdr>
      <w:divsChild>
        <w:div w:id="669798797">
          <w:marLeft w:val="547"/>
          <w:marRight w:val="0"/>
          <w:marTop w:val="0"/>
          <w:marBottom w:val="0"/>
          <w:divBdr>
            <w:top w:val="none" w:sz="0" w:space="0" w:color="auto"/>
            <w:left w:val="none" w:sz="0" w:space="0" w:color="auto"/>
            <w:bottom w:val="none" w:sz="0" w:space="0" w:color="auto"/>
            <w:right w:val="none" w:sz="0" w:space="0" w:color="auto"/>
          </w:divBdr>
        </w:div>
        <w:div w:id="1682199336">
          <w:marLeft w:val="547"/>
          <w:marRight w:val="0"/>
          <w:marTop w:val="0"/>
          <w:marBottom w:val="160"/>
          <w:divBdr>
            <w:top w:val="none" w:sz="0" w:space="0" w:color="auto"/>
            <w:left w:val="none" w:sz="0" w:space="0" w:color="auto"/>
            <w:bottom w:val="none" w:sz="0" w:space="0" w:color="auto"/>
            <w:right w:val="none" w:sz="0" w:space="0" w:color="auto"/>
          </w:divBdr>
        </w:div>
        <w:div w:id="2121140852">
          <w:marLeft w:val="547"/>
          <w:marRight w:val="0"/>
          <w:marTop w:val="0"/>
          <w:marBottom w:val="0"/>
          <w:divBdr>
            <w:top w:val="none" w:sz="0" w:space="0" w:color="auto"/>
            <w:left w:val="none" w:sz="0" w:space="0" w:color="auto"/>
            <w:bottom w:val="none" w:sz="0" w:space="0" w:color="auto"/>
            <w:right w:val="none" w:sz="0" w:space="0" w:color="auto"/>
          </w:divBdr>
        </w:div>
      </w:divsChild>
    </w:div>
    <w:div w:id="1305312953">
      <w:bodyDiv w:val="1"/>
      <w:marLeft w:val="0"/>
      <w:marRight w:val="0"/>
      <w:marTop w:val="0"/>
      <w:marBottom w:val="0"/>
      <w:divBdr>
        <w:top w:val="none" w:sz="0" w:space="0" w:color="auto"/>
        <w:left w:val="none" w:sz="0" w:space="0" w:color="auto"/>
        <w:bottom w:val="none" w:sz="0" w:space="0" w:color="auto"/>
        <w:right w:val="none" w:sz="0" w:space="0" w:color="auto"/>
      </w:divBdr>
    </w:div>
    <w:div w:id="1306858597">
      <w:bodyDiv w:val="1"/>
      <w:marLeft w:val="0"/>
      <w:marRight w:val="0"/>
      <w:marTop w:val="0"/>
      <w:marBottom w:val="0"/>
      <w:divBdr>
        <w:top w:val="none" w:sz="0" w:space="0" w:color="auto"/>
        <w:left w:val="none" w:sz="0" w:space="0" w:color="auto"/>
        <w:bottom w:val="none" w:sz="0" w:space="0" w:color="auto"/>
        <w:right w:val="none" w:sz="0" w:space="0" w:color="auto"/>
      </w:divBdr>
    </w:div>
    <w:div w:id="1308166874">
      <w:bodyDiv w:val="1"/>
      <w:marLeft w:val="0"/>
      <w:marRight w:val="0"/>
      <w:marTop w:val="0"/>
      <w:marBottom w:val="0"/>
      <w:divBdr>
        <w:top w:val="none" w:sz="0" w:space="0" w:color="auto"/>
        <w:left w:val="none" w:sz="0" w:space="0" w:color="auto"/>
        <w:bottom w:val="none" w:sz="0" w:space="0" w:color="auto"/>
        <w:right w:val="none" w:sz="0" w:space="0" w:color="auto"/>
      </w:divBdr>
    </w:div>
    <w:div w:id="1309165061">
      <w:bodyDiv w:val="1"/>
      <w:marLeft w:val="0"/>
      <w:marRight w:val="0"/>
      <w:marTop w:val="0"/>
      <w:marBottom w:val="0"/>
      <w:divBdr>
        <w:top w:val="none" w:sz="0" w:space="0" w:color="auto"/>
        <w:left w:val="none" w:sz="0" w:space="0" w:color="auto"/>
        <w:bottom w:val="none" w:sz="0" w:space="0" w:color="auto"/>
        <w:right w:val="none" w:sz="0" w:space="0" w:color="auto"/>
      </w:divBdr>
    </w:div>
    <w:div w:id="1311903743">
      <w:bodyDiv w:val="1"/>
      <w:marLeft w:val="0"/>
      <w:marRight w:val="0"/>
      <w:marTop w:val="0"/>
      <w:marBottom w:val="0"/>
      <w:divBdr>
        <w:top w:val="none" w:sz="0" w:space="0" w:color="auto"/>
        <w:left w:val="none" w:sz="0" w:space="0" w:color="auto"/>
        <w:bottom w:val="none" w:sz="0" w:space="0" w:color="auto"/>
        <w:right w:val="none" w:sz="0" w:space="0" w:color="auto"/>
      </w:divBdr>
      <w:divsChild>
        <w:div w:id="350763971">
          <w:marLeft w:val="0"/>
          <w:marRight w:val="0"/>
          <w:marTop w:val="0"/>
          <w:marBottom w:val="0"/>
          <w:divBdr>
            <w:top w:val="none" w:sz="0" w:space="0" w:color="auto"/>
            <w:left w:val="none" w:sz="0" w:space="0" w:color="auto"/>
            <w:bottom w:val="none" w:sz="0" w:space="0" w:color="auto"/>
            <w:right w:val="none" w:sz="0" w:space="0" w:color="auto"/>
          </w:divBdr>
        </w:div>
      </w:divsChild>
    </w:div>
    <w:div w:id="1334725109">
      <w:bodyDiv w:val="1"/>
      <w:marLeft w:val="0"/>
      <w:marRight w:val="0"/>
      <w:marTop w:val="0"/>
      <w:marBottom w:val="0"/>
      <w:divBdr>
        <w:top w:val="none" w:sz="0" w:space="0" w:color="auto"/>
        <w:left w:val="none" w:sz="0" w:space="0" w:color="auto"/>
        <w:bottom w:val="none" w:sz="0" w:space="0" w:color="auto"/>
        <w:right w:val="none" w:sz="0" w:space="0" w:color="auto"/>
      </w:divBdr>
      <w:divsChild>
        <w:div w:id="801968078">
          <w:marLeft w:val="0"/>
          <w:marRight w:val="0"/>
          <w:marTop w:val="0"/>
          <w:marBottom w:val="0"/>
          <w:divBdr>
            <w:top w:val="none" w:sz="0" w:space="0" w:color="auto"/>
            <w:left w:val="none" w:sz="0" w:space="0" w:color="auto"/>
            <w:bottom w:val="none" w:sz="0" w:space="0" w:color="auto"/>
            <w:right w:val="none" w:sz="0" w:space="0" w:color="auto"/>
          </w:divBdr>
        </w:div>
      </w:divsChild>
    </w:div>
    <w:div w:id="1340699079">
      <w:bodyDiv w:val="1"/>
      <w:marLeft w:val="0"/>
      <w:marRight w:val="0"/>
      <w:marTop w:val="0"/>
      <w:marBottom w:val="0"/>
      <w:divBdr>
        <w:top w:val="none" w:sz="0" w:space="0" w:color="auto"/>
        <w:left w:val="none" w:sz="0" w:space="0" w:color="auto"/>
        <w:bottom w:val="none" w:sz="0" w:space="0" w:color="auto"/>
        <w:right w:val="none" w:sz="0" w:space="0" w:color="auto"/>
      </w:divBdr>
      <w:divsChild>
        <w:div w:id="562374340">
          <w:marLeft w:val="0"/>
          <w:marRight w:val="0"/>
          <w:marTop w:val="0"/>
          <w:marBottom w:val="0"/>
          <w:divBdr>
            <w:top w:val="none" w:sz="0" w:space="0" w:color="auto"/>
            <w:left w:val="none" w:sz="0" w:space="0" w:color="auto"/>
            <w:bottom w:val="none" w:sz="0" w:space="0" w:color="auto"/>
            <w:right w:val="none" w:sz="0" w:space="0" w:color="auto"/>
          </w:divBdr>
        </w:div>
      </w:divsChild>
    </w:div>
    <w:div w:id="1343168430">
      <w:bodyDiv w:val="1"/>
      <w:marLeft w:val="0"/>
      <w:marRight w:val="0"/>
      <w:marTop w:val="0"/>
      <w:marBottom w:val="0"/>
      <w:divBdr>
        <w:top w:val="none" w:sz="0" w:space="0" w:color="auto"/>
        <w:left w:val="none" w:sz="0" w:space="0" w:color="auto"/>
        <w:bottom w:val="none" w:sz="0" w:space="0" w:color="auto"/>
        <w:right w:val="none" w:sz="0" w:space="0" w:color="auto"/>
      </w:divBdr>
    </w:div>
    <w:div w:id="1343556722">
      <w:bodyDiv w:val="1"/>
      <w:marLeft w:val="0"/>
      <w:marRight w:val="0"/>
      <w:marTop w:val="0"/>
      <w:marBottom w:val="0"/>
      <w:divBdr>
        <w:top w:val="none" w:sz="0" w:space="0" w:color="auto"/>
        <w:left w:val="none" w:sz="0" w:space="0" w:color="auto"/>
        <w:bottom w:val="none" w:sz="0" w:space="0" w:color="auto"/>
        <w:right w:val="none" w:sz="0" w:space="0" w:color="auto"/>
      </w:divBdr>
      <w:divsChild>
        <w:div w:id="1288508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75332">
      <w:bodyDiv w:val="1"/>
      <w:marLeft w:val="0"/>
      <w:marRight w:val="0"/>
      <w:marTop w:val="0"/>
      <w:marBottom w:val="0"/>
      <w:divBdr>
        <w:top w:val="none" w:sz="0" w:space="0" w:color="auto"/>
        <w:left w:val="none" w:sz="0" w:space="0" w:color="auto"/>
        <w:bottom w:val="none" w:sz="0" w:space="0" w:color="auto"/>
        <w:right w:val="none" w:sz="0" w:space="0" w:color="auto"/>
      </w:divBdr>
    </w:div>
    <w:div w:id="1352292427">
      <w:bodyDiv w:val="1"/>
      <w:marLeft w:val="0"/>
      <w:marRight w:val="0"/>
      <w:marTop w:val="0"/>
      <w:marBottom w:val="0"/>
      <w:divBdr>
        <w:top w:val="none" w:sz="0" w:space="0" w:color="auto"/>
        <w:left w:val="none" w:sz="0" w:space="0" w:color="auto"/>
        <w:bottom w:val="none" w:sz="0" w:space="0" w:color="auto"/>
        <w:right w:val="none" w:sz="0" w:space="0" w:color="auto"/>
      </w:divBdr>
    </w:div>
    <w:div w:id="1373071730">
      <w:bodyDiv w:val="1"/>
      <w:marLeft w:val="0"/>
      <w:marRight w:val="0"/>
      <w:marTop w:val="0"/>
      <w:marBottom w:val="0"/>
      <w:divBdr>
        <w:top w:val="none" w:sz="0" w:space="0" w:color="auto"/>
        <w:left w:val="none" w:sz="0" w:space="0" w:color="auto"/>
        <w:bottom w:val="none" w:sz="0" w:space="0" w:color="auto"/>
        <w:right w:val="none" w:sz="0" w:space="0" w:color="auto"/>
      </w:divBdr>
    </w:div>
    <w:div w:id="1378044026">
      <w:bodyDiv w:val="1"/>
      <w:marLeft w:val="0"/>
      <w:marRight w:val="0"/>
      <w:marTop w:val="0"/>
      <w:marBottom w:val="0"/>
      <w:divBdr>
        <w:top w:val="none" w:sz="0" w:space="0" w:color="auto"/>
        <w:left w:val="none" w:sz="0" w:space="0" w:color="auto"/>
        <w:bottom w:val="none" w:sz="0" w:space="0" w:color="auto"/>
        <w:right w:val="none" w:sz="0" w:space="0" w:color="auto"/>
      </w:divBdr>
    </w:div>
    <w:div w:id="1380742555">
      <w:bodyDiv w:val="1"/>
      <w:marLeft w:val="0"/>
      <w:marRight w:val="0"/>
      <w:marTop w:val="0"/>
      <w:marBottom w:val="0"/>
      <w:divBdr>
        <w:top w:val="none" w:sz="0" w:space="0" w:color="auto"/>
        <w:left w:val="none" w:sz="0" w:space="0" w:color="auto"/>
        <w:bottom w:val="none" w:sz="0" w:space="0" w:color="auto"/>
        <w:right w:val="none" w:sz="0" w:space="0" w:color="auto"/>
      </w:divBdr>
    </w:div>
    <w:div w:id="1390616663">
      <w:bodyDiv w:val="1"/>
      <w:marLeft w:val="0"/>
      <w:marRight w:val="0"/>
      <w:marTop w:val="0"/>
      <w:marBottom w:val="0"/>
      <w:divBdr>
        <w:top w:val="none" w:sz="0" w:space="0" w:color="auto"/>
        <w:left w:val="none" w:sz="0" w:space="0" w:color="auto"/>
        <w:bottom w:val="none" w:sz="0" w:space="0" w:color="auto"/>
        <w:right w:val="none" w:sz="0" w:space="0" w:color="auto"/>
      </w:divBdr>
      <w:divsChild>
        <w:div w:id="214007270">
          <w:marLeft w:val="0"/>
          <w:marRight w:val="0"/>
          <w:marTop w:val="0"/>
          <w:marBottom w:val="0"/>
          <w:divBdr>
            <w:top w:val="none" w:sz="0" w:space="0" w:color="auto"/>
            <w:left w:val="none" w:sz="0" w:space="0" w:color="auto"/>
            <w:bottom w:val="none" w:sz="0" w:space="0" w:color="auto"/>
            <w:right w:val="none" w:sz="0" w:space="0" w:color="auto"/>
          </w:divBdr>
          <w:divsChild>
            <w:div w:id="953831717">
              <w:marLeft w:val="0"/>
              <w:marRight w:val="0"/>
              <w:marTop w:val="60"/>
              <w:marBottom w:val="30"/>
              <w:divBdr>
                <w:top w:val="none" w:sz="0" w:space="0" w:color="auto"/>
                <w:left w:val="none" w:sz="0" w:space="0" w:color="auto"/>
                <w:bottom w:val="none" w:sz="0" w:space="0" w:color="auto"/>
                <w:right w:val="none" w:sz="0" w:space="0" w:color="auto"/>
              </w:divBdr>
            </w:div>
          </w:divsChild>
        </w:div>
        <w:div w:id="490604296">
          <w:marLeft w:val="60"/>
          <w:marRight w:val="0"/>
          <w:marTop w:val="75"/>
          <w:marBottom w:val="0"/>
          <w:divBdr>
            <w:top w:val="none" w:sz="0" w:space="0" w:color="auto"/>
            <w:left w:val="none" w:sz="0" w:space="0" w:color="auto"/>
            <w:bottom w:val="none" w:sz="0" w:space="0" w:color="auto"/>
            <w:right w:val="none" w:sz="0" w:space="0" w:color="auto"/>
          </w:divBdr>
        </w:div>
      </w:divsChild>
    </w:div>
    <w:div w:id="1411467492">
      <w:bodyDiv w:val="1"/>
      <w:marLeft w:val="0"/>
      <w:marRight w:val="0"/>
      <w:marTop w:val="0"/>
      <w:marBottom w:val="0"/>
      <w:divBdr>
        <w:top w:val="none" w:sz="0" w:space="0" w:color="auto"/>
        <w:left w:val="none" w:sz="0" w:space="0" w:color="auto"/>
        <w:bottom w:val="none" w:sz="0" w:space="0" w:color="auto"/>
        <w:right w:val="none" w:sz="0" w:space="0" w:color="auto"/>
      </w:divBdr>
    </w:div>
    <w:div w:id="1438285739">
      <w:bodyDiv w:val="1"/>
      <w:marLeft w:val="0"/>
      <w:marRight w:val="0"/>
      <w:marTop w:val="0"/>
      <w:marBottom w:val="0"/>
      <w:divBdr>
        <w:top w:val="none" w:sz="0" w:space="0" w:color="auto"/>
        <w:left w:val="none" w:sz="0" w:space="0" w:color="auto"/>
        <w:bottom w:val="none" w:sz="0" w:space="0" w:color="auto"/>
        <w:right w:val="none" w:sz="0" w:space="0" w:color="auto"/>
      </w:divBdr>
    </w:div>
    <w:div w:id="1441097683">
      <w:bodyDiv w:val="1"/>
      <w:marLeft w:val="0"/>
      <w:marRight w:val="0"/>
      <w:marTop w:val="0"/>
      <w:marBottom w:val="0"/>
      <w:divBdr>
        <w:top w:val="none" w:sz="0" w:space="0" w:color="auto"/>
        <w:left w:val="none" w:sz="0" w:space="0" w:color="auto"/>
        <w:bottom w:val="none" w:sz="0" w:space="0" w:color="auto"/>
        <w:right w:val="none" w:sz="0" w:space="0" w:color="auto"/>
      </w:divBdr>
      <w:divsChild>
        <w:div w:id="1913352112">
          <w:marLeft w:val="0"/>
          <w:marRight w:val="0"/>
          <w:marTop w:val="0"/>
          <w:marBottom w:val="0"/>
          <w:divBdr>
            <w:top w:val="none" w:sz="0" w:space="0" w:color="auto"/>
            <w:left w:val="none" w:sz="0" w:space="0" w:color="auto"/>
            <w:bottom w:val="none" w:sz="0" w:space="0" w:color="auto"/>
            <w:right w:val="none" w:sz="0" w:space="0" w:color="auto"/>
          </w:divBdr>
        </w:div>
      </w:divsChild>
    </w:div>
    <w:div w:id="1443914616">
      <w:bodyDiv w:val="1"/>
      <w:marLeft w:val="0"/>
      <w:marRight w:val="0"/>
      <w:marTop w:val="0"/>
      <w:marBottom w:val="0"/>
      <w:divBdr>
        <w:top w:val="none" w:sz="0" w:space="0" w:color="auto"/>
        <w:left w:val="none" w:sz="0" w:space="0" w:color="auto"/>
        <w:bottom w:val="none" w:sz="0" w:space="0" w:color="auto"/>
        <w:right w:val="none" w:sz="0" w:space="0" w:color="auto"/>
      </w:divBdr>
      <w:divsChild>
        <w:div w:id="1849061239">
          <w:marLeft w:val="0"/>
          <w:marRight w:val="0"/>
          <w:marTop w:val="0"/>
          <w:marBottom w:val="0"/>
          <w:divBdr>
            <w:top w:val="none" w:sz="0" w:space="0" w:color="auto"/>
            <w:left w:val="none" w:sz="0" w:space="0" w:color="auto"/>
            <w:bottom w:val="none" w:sz="0" w:space="0" w:color="auto"/>
            <w:right w:val="none" w:sz="0" w:space="0" w:color="auto"/>
          </w:divBdr>
        </w:div>
      </w:divsChild>
    </w:div>
    <w:div w:id="1448308172">
      <w:bodyDiv w:val="1"/>
      <w:marLeft w:val="0"/>
      <w:marRight w:val="0"/>
      <w:marTop w:val="0"/>
      <w:marBottom w:val="0"/>
      <w:divBdr>
        <w:top w:val="none" w:sz="0" w:space="0" w:color="auto"/>
        <w:left w:val="none" w:sz="0" w:space="0" w:color="auto"/>
        <w:bottom w:val="none" w:sz="0" w:space="0" w:color="auto"/>
        <w:right w:val="none" w:sz="0" w:space="0" w:color="auto"/>
      </w:divBdr>
    </w:div>
    <w:div w:id="1450196210">
      <w:bodyDiv w:val="1"/>
      <w:marLeft w:val="0"/>
      <w:marRight w:val="0"/>
      <w:marTop w:val="0"/>
      <w:marBottom w:val="0"/>
      <w:divBdr>
        <w:top w:val="none" w:sz="0" w:space="0" w:color="auto"/>
        <w:left w:val="none" w:sz="0" w:space="0" w:color="auto"/>
        <w:bottom w:val="none" w:sz="0" w:space="0" w:color="auto"/>
        <w:right w:val="none" w:sz="0" w:space="0" w:color="auto"/>
      </w:divBdr>
      <w:divsChild>
        <w:div w:id="1073158585">
          <w:marLeft w:val="0"/>
          <w:marRight w:val="0"/>
          <w:marTop w:val="0"/>
          <w:marBottom w:val="0"/>
          <w:divBdr>
            <w:top w:val="none" w:sz="0" w:space="0" w:color="auto"/>
            <w:left w:val="none" w:sz="0" w:space="0" w:color="auto"/>
            <w:bottom w:val="none" w:sz="0" w:space="0" w:color="auto"/>
            <w:right w:val="none" w:sz="0" w:space="0" w:color="auto"/>
          </w:divBdr>
        </w:div>
      </w:divsChild>
    </w:div>
    <w:div w:id="1453089958">
      <w:bodyDiv w:val="1"/>
      <w:marLeft w:val="0"/>
      <w:marRight w:val="0"/>
      <w:marTop w:val="0"/>
      <w:marBottom w:val="0"/>
      <w:divBdr>
        <w:top w:val="none" w:sz="0" w:space="0" w:color="auto"/>
        <w:left w:val="none" w:sz="0" w:space="0" w:color="auto"/>
        <w:bottom w:val="none" w:sz="0" w:space="0" w:color="auto"/>
        <w:right w:val="none" w:sz="0" w:space="0" w:color="auto"/>
      </w:divBdr>
    </w:div>
    <w:div w:id="1456944938">
      <w:bodyDiv w:val="1"/>
      <w:marLeft w:val="0"/>
      <w:marRight w:val="0"/>
      <w:marTop w:val="0"/>
      <w:marBottom w:val="0"/>
      <w:divBdr>
        <w:top w:val="none" w:sz="0" w:space="0" w:color="auto"/>
        <w:left w:val="none" w:sz="0" w:space="0" w:color="auto"/>
        <w:bottom w:val="none" w:sz="0" w:space="0" w:color="auto"/>
        <w:right w:val="none" w:sz="0" w:space="0" w:color="auto"/>
      </w:divBdr>
    </w:div>
    <w:div w:id="1459225877">
      <w:bodyDiv w:val="1"/>
      <w:marLeft w:val="0"/>
      <w:marRight w:val="0"/>
      <w:marTop w:val="0"/>
      <w:marBottom w:val="0"/>
      <w:divBdr>
        <w:top w:val="none" w:sz="0" w:space="0" w:color="auto"/>
        <w:left w:val="none" w:sz="0" w:space="0" w:color="auto"/>
        <w:bottom w:val="none" w:sz="0" w:space="0" w:color="auto"/>
        <w:right w:val="none" w:sz="0" w:space="0" w:color="auto"/>
      </w:divBdr>
    </w:div>
    <w:div w:id="1462336667">
      <w:bodyDiv w:val="1"/>
      <w:marLeft w:val="0"/>
      <w:marRight w:val="0"/>
      <w:marTop w:val="0"/>
      <w:marBottom w:val="0"/>
      <w:divBdr>
        <w:top w:val="none" w:sz="0" w:space="0" w:color="auto"/>
        <w:left w:val="none" w:sz="0" w:space="0" w:color="auto"/>
        <w:bottom w:val="none" w:sz="0" w:space="0" w:color="auto"/>
        <w:right w:val="none" w:sz="0" w:space="0" w:color="auto"/>
      </w:divBdr>
    </w:div>
    <w:div w:id="1465394175">
      <w:bodyDiv w:val="1"/>
      <w:marLeft w:val="0"/>
      <w:marRight w:val="0"/>
      <w:marTop w:val="0"/>
      <w:marBottom w:val="0"/>
      <w:divBdr>
        <w:top w:val="none" w:sz="0" w:space="0" w:color="auto"/>
        <w:left w:val="none" w:sz="0" w:space="0" w:color="auto"/>
        <w:bottom w:val="none" w:sz="0" w:space="0" w:color="auto"/>
        <w:right w:val="none" w:sz="0" w:space="0" w:color="auto"/>
      </w:divBdr>
    </w:div>
    <w:div w:id="1467508905">
      <w:bodyDiv w:val="1"/>
      <w:marLeft w:val="0"/>
      <w:marRight w:val="0"/>
      <w:marTop w:val="0"/>
      <w:marBottom w:val="0"/>
      <w:divBdr>
        <w:top w:val="none" w:sz="0" w:space="0" w:color="auto"/>
        <w:left w:val="none" w:sz="0" w:space="0" w:color="auto"/>
        <w:bottom w:val="none" w:sz="0" w:space="0" w:color="auto"/>
        <w:right w:val="none" w:sz="0" w:space="0" w:color="auto"/>
      </w:divBdr>
    </w:div>
    <w:div w:id="1490749776">
      <w:bodyDiv w:val="1"/>
      <w:marLeft w:val="0"/>
      <w:marRight w:val="0"/>
      <w:marTop w:val="0"/>
      <w:marBottom w:val="0"/>
      <w:divBdr>
        <w:top w:val="none" w:sz="0" w:space="0" w:color="auto"/>
        <w:left w:val="none" w:sz="0" w:space="0" w:color="auto"/>
        <w:bottom w:val="none" w:sz="0" w:space="0" w:color="auto"/>
        <w:right w:val="none" w:sz="0" w:space="0" w:color="auto"/>
      </w:divBdr>
      <w:divsChild>
        <w:div w:id="252396828">
          <w:marLeft w:val="0"/>
          <w:marRight w:val="0"/>
          <w:marTop w:val="0"/>
          <w:marBottom w:val="0"/>
          <w:divBdr>
            <w:top w:val="none" w:sz="0" w:space="0" w:color="auto"/>
            <w:left w:val="none" w:sz="0" w:space="0" w:color="auto"/>
            <w:bottom w:val="none" w:sz="0" w:space="0" w:color="auto"/>
            <w:right w:val="none" w:sz="0" w:space="0" w:color="auto"/>
          </w:divBdr>
        </w:div>
      </w:divsChild>
    </w:div>
    <w:div w:id="1496188394">
      <w:bodyDiv w:val="1"/>
      <w:marLeft w:val="0"/>
      <w:marRight w:val="0"/>
      <w:marTop w:val="0"/>
      <w:marBottom w:val="0"/>
      <w:divBdr>
        <w:top w:val="none" w:sz="0" w:space="0" w:color="auto"/>
        <w:left w:val="none" w:sz="0" w:space="0" w:color="auto"/>
        <w:bottom w:val="none" w:sz="0" w:space="0" w:color="auto"/>
        <w:right w:val="none" w:sz="0" w:space="0" w:color="auto"/>
      </w:divBdr>
      <w:divsChild>
        <w:div w:id="22098796">
          <w:marLeft w:val="0"/>
          <w:marRight w:val="0"/>
          <w:marTop w:val="0"/>
          <w:marBottom w:val="0"/>
          <w:divBdr>
            <w:top w:val="none" w:sz="0" w:space="0" w:color="auto"/>
            <w:left w:val="none" w:sz="0" w:space="0" w:color="auto"/>
            <w:bottom w:val="none" w:sz="0" w:space="0" w:color="auto"/>
            <w:right w:val="none" w:sz="0" w:space="0" w:color="auto"/>
          </w:divBdr>
        </w:div>
      </w:divsChild>
    </w:div>
    <w:div w:id="1498108689">
      <w:bodyDiv w:val="1"/>
      <w:marLeft w:val="0"/>
      <w:marRight w:val="0"/>
      <w:marTop w:val="0"/>
      <w:marBottom w:val="0"/>
      <w:divBdr>
        <w:top w:val="none" w:sz="0" w:space="0" w:color="auto"/>
        <w:left w:val="none" w:sz="0" w:space="0" w:color="auto"/>
        <w:bottom w:val="none" w:sz="0" w:space="0" w:color="auto"/>
        <w:right w:val="none" w:sz="0" w:space="0" w:color="auto"/>
      </w:divBdr>
      <w:divsChild>
        <w:div w:id="1637564436">
          <w:marLeft w:val="0"/>
          <w:marRight w:val="0"/>
          <w:marTop w:val="0"/>
          <w:marBottom w:val="0"/>
          <w:divBdr>
            <w:top w:val="none" w:sz="0" w:space="0" w:color="auto"/>
            <w:left w:val="none" w:sz="0" w:space="0" w:color="auto"/>
            <w:bottom w:val="none" w:sz="0" w:space="0" w:color="auto"/>
            <w:right w:val="none" w:sz="0" w:space="0" w:color="auto"/>
          </w:divBdr>
        </w:div>
      </w:divsChild>
    </w:div>
    <w:div w:id="1507355641">
      <w:bodyDiv w:val="1"/>
      <w:marLeft w:val="0"/>
      <w:marRight w:val="0"/>
      <w:marTop w:val="0"/>
      <w:marBottom w:val="0"/>
      <w:divBdr>
        <w:top w:val="none" w:sz="0" w:space="0" w:color="auto"/>
        <w:left w:val="none" w:sz="0" w:space="0" w:color="auto"/>
        <w:bottom w:val="none" w:sz="0" w:space="0" w:color="auto"/>
        <w:right w:val="none" w:sz="0" w:space="0" w:color="auto"/>
      </w:divBdr>
      <w:divsChild>
        <w:div w:id="919750967">
          <w:marLeft w:val="0"/>
          <w:marRight w:val="0"/>
          <w:marTop w:val="0"/>
          <w:marBottom w:val="0"/>
          <w:divBdr>
            <w:top w:val="none" w:sz="0" w:space="0" w:color="auto"/>
            <w:left w:val="none" w:sz="0" w:space="0" w:color="auto"/>
            <w:bottom w:val="none" w:sz="0" w:space="0" w:color="auto"/>
            <w:right w:val="none" w:sz="0" w:space="0" w:color="auto"/>
          </w:divBdr>
        </w:div>
      </w:divsChild>
    </w:div>
    <w:div w:id="1525709636">
      <w:bodyDiv w:val="1"/>
      <w:marLeft w:val="0"/>
      <w:marRight w:val="0"/>
      <w:marTop w:val="0"/>
      <w:marBottom w:val="0"/>
      <w:divBdr>
        <w:top w:val="none" w:sz="0" w:space="0" w:color="auto"/>
        <w:left w:val="none" w:sz="0" w:space="0" w:color="auto"/>
        <w:bottom w:val="none" w:sz="0" w:space="0" w:color="auto"/>
        <w:right w:val="none" w:sz="0" w:space="0" w:color="auto"/>
      </w:divBdr>
      <w:divsChild>
        <w:div w:id="1419869332">
          <w:marLeft w:val="60"/>
          <w:marRight w:val="0"/>
          <w:marTop w:val="75"/>
          <w:marBottom w:val="0"/>
          <w:divBdr>
            <w:top w:val="none" w:sz="0" w:space="0" w:color="auto"/>
            <w:left w:val="none" w:sz="0" w:space="0" w:color="auto"/>
            <w:bottom w:val="none" w:sz="0" w:space="0" w:color="auto"/>
            <w:right w:val="none" w:sz="0" w:space="0" w:color="auto"/>
          </w:divBdr>
        </w:div>
        <w:div w:id="1567258091">
          <w:marLeft w:val="0"/>
          <w:marRight w:val="0"/>
          <w:marTop w:val="0"/>
          <w:marBottom w:val="0"/>
          <w:divBdr>
            <w:top w:val="none" w:sz="0" w:space="0" w:color="auto"/>
            <w:left w:val="none" w:sz="0" w:space="0" w:color="auto"/>
            <w:bottom w:val="none" w:sz="0" w:space="0" w:color="auto"/>
            <w:right w:val="none" w:sz="0" w:space="0" w:color="auto"/>
          </w:divBdr>
          <w:divsChild>
            <w:div w:id="15401266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1546216985">
      <w:bodyDiv w:val="1"/>
      <w:marLeft w:val="0"/>
      <w:marRight w:val="0"/>
      <w:marTop w:val="0"/>
      <w:marBottom w:val="0"/>
      <w:divBdr>
        <w:top w:val="none" w:sz="0" w:space="0" w:color="auto"/>
        <w:left w:val="none" w:sz="0" w:space="0" w:color="auto"/>
        <w:bottom w:val="none" w:sz="0" w:space="0" w:color="auto"/>
        <w:right w:val="none" w:sz="0" w:space="0" w:color="auto"/>
      </w:divBdr>
      <w:divsChild>
        <w:div w:id="102044225">
          <w:marLeft w:val="0"/>
          <w:marRight w:val="0"/>
          <w:marTop w:val="0"/>
          <w:marBottom w:val="0"/>
          <w:divBdr>
            <w:top w:val="none" w:sz="0" w:space="0" w:color="auto"/>
            <w:left w:val="none" w:sz="0" w:space="0" w:color="auto"/>
            <w:bottom w:val="none" w:sz="0" w:space="0" w:color="auto"/>
            <w:right w:val="none" w:sz="0" w:space="0" w:color="auto"/>
          </w:divBdr>
        </w:div>
      </w:divsChild>
    </w:div>
    <w:div w:id="1560826049">
      <w:bodyDiv w:val="1"/>
      <w:marLeft w:val="0"/>
      <w:marRight w:val="0"/>
      <w:marTop w:val="0"/>
      <w:marBottom w:val="0"/>
      <w:divBdr>
        <w:top w:val="none" w:sz="0" w:space="0" w:color="auto"/>
        <w:left w:val="none" w:sz="0" w:space="0" w:color="auto"/>
        <w:bottom w:val="none" w:sz="0" w:space="0" w:color="auto"/>
        <w:right w:val="none" w:sz="0" w:space="0" w:color="auto"/>
      </w:divBdr>
    </w:div>
    <w:div w:id="1595699814">
      <w:bodyDiv w:val="1"/>
      <w:marLeft w:val="0"/>
      <w:marRight w:val="0"/>
      <w:marTop w:val="0"/>
      <w:marBottom w:val="0"/>
      <w:divBdr>
        <w:top w:val="none" w:sz="0" w:space="0" w:color="auto"/>
        <w:left w:val="none" w:sz="0" w:space="0" w:color="auto"/>
        <w:bottom w:val="none" w:sz="0" w:space="0" w:color="auto"/>
        <w:right w:val="none" w:sz="0" w:space="0" w:color="auto"/>
      </w:divBdr>
      <w:divsChild>
        <w:div w:id="763109948">
          <w:marLeft w:val="0"/>
          <w:marRight w:val="0"/>
          <w:marTop w:val="0"/>
          <w:marBottom w:val="0"/>
          <w:divBdr>
            <w:top w:val="none" w:sz="0" w:space="0" w:color="auto"/>
            <w:left w:val="none" w:sz="0" w:space="0" w:color="auto"/>
            <w:bottom w:val="none" w:sz="0" w:space="0" w:color="auto"/>
            <w:right w:val="none" w:sz="0" w:space="0" w:color="auto"/>
          </w:divBdr>
        </w:div>
      </w:divsChild>
    </w:div>
    <w:div w:id="1602952961">
      <w:bodyDiv w:val="1"/>
      <w:marLeft w:val="0"/>
      <w:marRight w:val="0"/>
      <w:marTop w:val="0"/>
      <w:marBottom w:val="0"/>
      <w:divBdr>
        <w:top w:val="none" w:sz="0" w:space="0" w:color="auto"/>
        <w:left w:val="none" w:sz="0" w:space="0" w:color="auto"/>
        <w:bottom w:val="none" w:sz="0" w:space="0" w:color="auto"/>
        <w:right w:val="none" w:sz="0" w:space="0" w:color="auto"/>
      </w:divBdr>
    </w:div>
    <w:div w:id="1631016366">
      <w:bodyDiv w:val="1"/>
      <w:marLeft w:val="0"/>
      <w:marRight w:val="0"/>
      <w:marTop w:val="0"/>
      <w:marBottom w:val="0"/>
      <w:divBdr>
        <w:top w:val="none" w:sz="0" w:space="0" w:color="auto"/>
        <w:left w:val="none" w:sz="0" w:space="0" w:color="auto"/>
        <w:bottom w:val="none" w:sz="0" w:space="0" w:color="auto"/>
        <w:right w:val="none" w:sz="0" w:space="0" w:color="auto"/>
      </w:divBdr>
    </w:div>
    <w:div w:id="1641303052">
      <w:bodyDiv w:val="1"/>
      <w:marLeft w:val="0"/>
      <w:marRight w:val="0"/>
      <w:marTop w:val="0"/>
      <w:marBottom w:val="0"/>
      <w:divBdr>
        <w:top w:val="none" w:sz="0" w:space="0" w:color="auto"/>
        <w:left w:val="none" w:sz="0" w:space="0" w:color="auto"/>
        <w:bottom w:val="none" w:sz="0" w:space="0" w:color="auto"/>
        <w:right w:val="none" w:sz="0" w:space="0" w:color="auto"/>
      </w:divBdr>
    </w:div>
    <w:div w:id="1644121556">
      <w:bodyDiv w:val="1"/>
      <w:marLeft w:val="0"/>
      <w:marRight w:val="0"/>
      <w:marTop w:val="0"/>
      <w:marBottom w:val="0"/>
      <w:divBdr>
        <w:top w:val="none" w:sz="0" w:space="0" w:color="auto"/>
        <w:left w:val="none" w:sz="0" w:space="0" w:color="auto"/>
        <w:bottom w:val="none" w:sz="0" w:space="0" w:color="auto"/>
        <w:right w:val="none" w:sz="0" w:space="0" w:color="auto"/>
      </w:divBdr>
      <w:divsChild>
        <w:div w:id="1072897512">
          <w:marLeft w:val="0"/>
          <w:marRight w:val="0"/>
          <w:marTop w:val="0"/>
          <w:marBottom w:val="0"/>
          <w:divBdr>
            <w:top w:val="none" w:sz="0" w:space="0" w:color="auto"/>
            <w:left w:val="none" w:sz="0" w:space="0" w:color="auto"/>
            <w:bottom w:val="none" w:sz="0" w:space="0" w:color="auto"/>
            <w:right w:val="none" w:sz="0" w:space="0" w:color="auto"/>
          </w:divBdr>
        </w:div>
      </w:divsChild>
    </w:div>
    <w:div w:id="1651985005">
      <w:bodyDiv w:val="1"/>
      <w:marLeft w:val="0"/>
      <w:marRight w:val="0"/>
      <w:marTop w:val="0"/>
      <w:marBottom w:val="0"/>
      <w:divBdr>
        <w:top w:val="none" w:sz="0" w:space="0" w:color="auto"/>
        <w:left w:val="none" w:sz="0" w:space="0" w:color="auto"/>
        <w:bottom w:val="none" w:sz="0" w:space="0" w:color="auto"/>
        <w:right w:val="none" w:sz="0" w:space="0" w:color="auto"/>
      </w:divBdr>
    </w:div>
    <w:div w:id="1656638392">
      <w:bodyDiv w:val="1"/>
      <w:marLeft w:val="0"/>
      <w:marRight w:val="0"/>
      <w:marTop w:val="0"/>
      <w:marBottom w:val="0"/>
      <w:divBdr>
        <w:top w:val="none" w:sz="0" w:space="0" w:color="auto"/>
        <w:left w:val="none" w:sz="0" w:space="0" w:color="auto"/>
        <w:bottom w:val="none" w:sz="0" w:space="0" w:color="auto"/>
        <w:right w:val="none" w:sz="0" w:space="0" w:color="auto"/>
      </w:divBdr>
      <w:divsChild>
        <w:div w:id="637225188">
          <w:marLeft w:val="0"/>
          <w:marRight w:val="0"/>
          <w:marTop w:val="0"/>
          <w:marBottom w:val="0"/>
          <w:divBdr>
            <w:top w:val="none" w:sz="0" w:space="0" w:color="auto"/>
            <w:left w:val="none" w:sz="0" w:space="0" w:color="auto"/>
            <w:bottom w:val="none" w:sz="0" w:space="0" w:color="auto"/>
            <w:right w:val="none" w:sz="0" w:space="0" w:color="auto"/>
          </w:divBdr>
        </w:div>
      </w:divsChild>
    </w:div>
    <w:div w:id="1659846409">
      <w:bodyDiv w:val="1"/>
      <w:marLeft w:val="0"/>
      <w:marRight w:val="0"/>
      <w:marTop w:val="0"/>
      <w:marBottom w:val="0"/>
      <w:divBdr>
        <w:top w:val="none" w:sz="0" w:space="0" w:color="auto"/>
        <w:left w:val="none" w:sz="0" w:space="0" w:color="auto"/>
        <w:bottom w:val="none" w:sz="0" w:space="0" w:color="auto"/>
        <w:right w:val="none" w:sz="0" w:space="0" w:color="auto"/>
      </w:divBdr>
    </w:div>
    <w:div w:id="1688361002">
      <w:bodyDiv w:val="1"/>
      <w:marLeft w:val="0"/>
      <w:marRight w:val="0"/>
      <w:marTop w:val="0"/>
      <w:marBottom w:val="0"/>
      <w:divBdr>
        <w:top w:val="none" w:sz="0" w:space="0" w:color="auto"/>
        <w:left w:val="none" w:sz="0" w:space="0" w:color="auto"/>
        <w:bottom w:val="none" w:sz="0" w:space="0" w:color="auto"/>
        <w:right w:val="none" w:sz="0" w:space="0" w:color="auto"/>
      </w:divBdr>
      <w:divsChild>
        <w:div w:id="1711566008">
          <w:marLeft w:val="0"/>
          <w:marRight w:val="0"/>
          <w:marTop w:val="0"/>
          <w:marBottom w:val="0"/>
          <w:divBdr>
            <w:top w:val="none" w:sz="0" w:space="0" w:color="auto"/>
            <w:left w:val="none" w:sz="0" w:space="0" w:color="auto"/>
            <w:bottom w:val="none" w:sz="0" w:space="0" w:color="auto"/>
            <w:right w:val="none" w:sz="0" w:space="0" w:color="auto"/>
          </w:divBdr>
        </w:div>
      </w:divsChild>
    </w:div>
    <w:div w:id="1696618828">
      <w:bodyDiv w:val="1"/>
      <w:marLeft w:val="0"/>
      <w:marRight w:val="0"/>
      <w:marTop w:val="0"/>
      <w:marBottom w:val="0"/>
      <w:divBdr>
        <w:top w:val="none" w:sz="0" w:space="0" w:color="auto"/>
        <w:left w:val="none" w:sz="0" w:space="0" w:color="auto"/>
        <w:bottom w:val="none" w:sz="0" w:space="0" w:color="auto"/>
        <w:right w:val="none" w:sz="0" w:space="0" w:color="auto"/>
      </w:divBdr>
    </w:div>
    <w:div w:id="1699161780">
      <w:bodyDiv w:val="1"/>
      <w:marLeft w:val="0"/>
      <w:marRight w:val="0"/>
      <w:marTop w:val="0"/>
      <w:marBottom w:val="0"/>
      <w:divBdr>
        <w:top w:val="none" w:sz="0" w:space="0" w:color="auto"/>
        <w:left w:val="none" w:sz="0" w:space="0" w:color="auto"/>
        <w:bottom w:val="none" w:sz="0" w:space="0" w:color="auto"/>
        <w:right w:val="none" w:sz="0" w:space="0" w:color="auto"/>
      </w:divBdr>
    </w:div>
    <w:div w:id="1702050905">
      <w:bodyDiv w:val="1"/>
      <w:marLeft w:val="0"/>
      <w:marRight w:val="0"/>
      <w:marTop w:val="0"/>
      <w:marBottom w:val="0"/>
      <w:divBdr>
        <w:top w:val="none" w:sz="0" w:space="0" w:color="auto"/>
        <w:left w:val="none" w:sz="0" w:space="0" w:color="auto"/>
        <w:bottom w:val="none" w:sz="0" w:space="0" w:color="auto"/>
        <w:right w:val="none" w:sz="0" w:space="0" w:color="auto"/>
      </w:divBdr>
    </w:div>
    <w:div w:id="1702511573">
      <w:bodyDiv w:val="1"/>
      <w:marLeft w:val="0"/>
      <w:marRight w:val="0"/>
      <w:marTop w:val="0"/>
      <w:marBottom w:val="0"/>
      <w:divBdr>
        <w:top w:val="none" w:sz="0" w:space="0" w:color="auto"/>
        <w:left w:val="none" w:sz="0" w:space="0" w:color="auto"/>
        <w:bottom w:val="none" w:sz="0" w:space="0" w:color="auto"/>
        <w:right w:val="none" w:sz="0" w:space="0" w:color="auto"/>
      </w:divBdr>
    </w:div>
    <w:div w:id="1722821947">
      <w:bodyDiv w:val="1"/>
      <w:marLeft w:val="0"/>
      <w:marRight w:val="0"/>
      <w:marTop w:val="0"/>
      <w:marBottom w:val="0"/>
      <w:divBdr>
        <w:top w:val="none" w:sz="0" w:space="0" w:color="auto"/>
        <w:left w:val="none" w:sz="0" w:space="0" w:color="auto"/>
        <w:bottom w:val="none" w:sz="0" w:space="0" w:color="auto"/>
        <w:right w:val="none" w:sz="0" w:space="0" w:color="auto"/>
      </w:divBdr>
    </w:div>
    <w:div w:id="1723559042">
      <w:bodyDiv w:val="1"/>
      <w:marLeft w:val="0"/>
      <w:marRight w:val="0"/>
      <w:marTop w:val="0"/>
      <w:marBottom w:val="0"/>
      <w:divBdr>
        <w:top w:val="none" w:sz="0" w:space="0" w:color="auto"/>
        <w:left w:val="none" w:sz="0" w:space="0" w:color="auto"/>
        <w:bottom w:val="none" w:sz="0" w:space="0" w:color="auto"/>
        <w:right w:val="none" w:sz="0" w:space="0" w:color="auto"/>
      </w:divBdr>
      <w:divsChild>
        <w:div w:id="1476409107">
          <w:marLeft w:val="0"/>
          <w:marRight w:val="0"/>
          <w:marTop w:val="0"/>
          <w:marBottom w:val="0"/>
          <w:divBdr>
            <w:top w:val="none" w:sz="0" w:space="0" w:color="auto"/>
            <w:left w:val="none" w:sz="0" w:space="0" w:color="auto"/>
            <w:bottom w:val="none" w:sz="0" w:space="0" w:color="auto"/>
            <w:right w:val="none" w:sz="0" w:space="0" w:color="auto"/>
          </w:divBdr>
        </w:div>
      </w:divsChild>
    </w:div>
    <w:div w:id="1736197648">
      <w:bodyDiv w:val="1"/>
      <w:marLeft w:val="0"/>
      <w:marRight w:val="0"/>
      <w:marTop w:val="0"/>
      <w:marBottom w:val="0"/>
      <w:divBdr>
        <w:top w:val="none" w:sz="0" w:space="0" w:color="auto"/>
        <w:left w:val="none" w:sz="0" w:space="0" w:color="auto"/>
        <w:bottom w:val="none" w:sz="0" w:space="0" w:color="auto"/>
        <w:right w:val="none" w:sz="0" w:space="0" w:color="auto"/>
      </w:divBdr>
    </w:div>
    <w:div w:id="1736199857">
      <w:bodyDiv w:val="1"/>
      <w:marLeft w:val="0"/>
      <w:marRight w:val="0"/>
      <w:marTop w:val="0"/>
      <w:marBottom w:val="0"/>
      <w:divBdr>
        <w:top w:val="none" w:sz="0" w:space="0" w:color="auto"/>
        <w:left w:val="none" w:sz="0" w:space="0" w:color="auto"/>
        <w:bottom w:val="none" w:sz="0" w:space="0" w:color="auto"/>
        <w:right w:val="none" w:sz="0" w:space="0" w:color="auto"/>
      </w:divBdr>
    </w:div>
    <w:div w:id="1740981812">
      <w:bodyDiv w:val="1"/>
      <w:marLeft w:val="0"/>
      <w:marRight w:val="0"/>
      <w:marTop w:val="0"/>
      <w:marBottom w:val="0"/>
      <w:divBdr>
        <w:top w:val="none" w:sz="0" w:space="0" w:color="auto"/>
        <w:left w:val="none" w:sz="0" w:space="0" w:color="auto"/>
        <w:bottom w:val="none" w:sz="0" w:space="0" w:color="auto"/>
        <w:right w:val="none" w:sz="0" w:space="0" w:color="auto"/>
      </w:divBdr>
      <w:divsChild>
        <w:div w:id="500320204">
          <w:marLeft w:val="0"/>
          <w:marRight w:val="0"/>
          <w:marTop w:val="0"/>
          <w:marBottom w:val="0"/>
          <w:divBdr>
            <w:top w:val="none" w:sz="0" w:space="0" w:color="auto"/>
            <w:left w:val="none" w:sz="0" w:space="0" w:color="auto"/>
            <w:bottom w:val="none" w:sz="0" w:space="0" w:color="auto"/>
            <w:right w:val="none" w:sz="0" w:space="0" w:color="auto"/>
          </w:divBdr>
        </w:div>
      </w:divsChild>
    </w:div>
    <w:div w:id="1758554965">
      <w:bodyDiv w:val="1"/>
      <w:marLeft w:val="0"/>
      <w:marRight w:val="0"/>
      <w:marTop w:val="0"/>
      <w:marBottom w:val="0"/>
      <w:divBdr>
        <w:top w:val="none" w:sz="0" w:space="0" w:color="auto"/>
        <w:left w:val="none" w:sz="0" w:space="0" w:color="auto"/>
        <w:bottom w:val="none" w:sz="0" w:space="0" w:color="auto"/>
        <w:right w:val="none" w:sz="0" w:space="0" w:color="auto"/>
      </w:divBdr>
      <w:divsChild>
        <w:div w:id="267127261">
          <w:marLeft w:val="0"/>
          <w:marRight w:val="0"/>
          <w:marTop w:val="0"/>
          <w:marBottom w:val="0"/>
          <w:divBdr>
            <w:top w:val="none" w:sz="0" w:space="0" w:color="auto"/>
            <w:left w:val="none" w:sz="0" w:space="0" w:color="auto"/>
            <w:bottom w:val="none" w:sz="0" w:space="0" w:color="auto"/>
            <w:right w:val="none" w:sz="0" w:space="0" w:color="auto"/>
          </w:divBdr>
        </w:div>
      </w:divsChild>
    </w:div>
    <w:div w:id="1766421700">
      <w:bodyDiv w:val="1"/>
      <w:marLeft w:val="0"/>
      <w:marRight w:val="0"/>
      <w:marTop w:val="0"/>
      <w:marBottom w:val="0"/>
      <w:divBdr>
        <w:top w:val="none" w:sz="0" w:space="0" w:color="auto"/>
        <w:left w:val="none" w:sz="0" w:space="0" w:color="auto"/>
        <w:bottom w:val="none" w:sz="0" w:space="0" w:color="auto"/>
        <w:right w:val="none" w:sz="0" w:space="0" w:color="auto"/>
      </w:divBdr>
    </w:div>
    <w:div w:id="1769037644">
      <w:bodyDiv w:val="1"/>
      <w:marLeft w:val="0"/>
      <w:marRight w:val="0"/>
      <w:marTop w:val="0"/>
      <w:marBottom w:val="0"/>
      <w:divBdr>
        <w:top w:val="none" w:sz="0" w:space="0" w:color="auto"/>
        <w:left w:val="none" w:sz="0" w:space="0" w:color="auto"/>
        <w:bottom w:val="none" w:sz="0" w:space="0" w:color="auto"/>
        <w:right w:val="none" w:sz="0" w:space="0" w:color="auto"/>
      </w:divBdr>
      <w:divsChild>
        <w:div w:id="313460789">
          <w:marLeft w:val="0"/>
          <w:marRight w:val="0"/>
          <w:marTop w:val="0"/>
          <w:marBottom w:val="0"/>
          <w:divBdr>
            <w:top w:val="none" w:sz="0" w:space="0" w:color="auto"/>
            <w:left w:val="none" w:sz="0" w:space="0" w:color="auto"/>
            <w:bottom w:val="none" w:sz="0" w:space="0" w:color="auto"/>
            <w:right w:val="none" w:sz="0" w:space="0" w:color="auto"/>
          </w:divBdr>
        </w:div>
      </w:divsChild>
    </w:div>
    <w:div w:id="1779329993">
      <w:bodyDiv w:val="1"/>
      <w:marLeft w:val="0"/>
      <w:marRight w:val="0"/>
      <w:marTop w:val="0"/>
      <w:marBottom w:val="0"/>
      <w:divBdr>
        <w:top w:val="none" w:sz="0" w:space="0" w:color="auto"/>
        <w:left w:val="none" w:sz="0" w:space="0" w:color="auto"/>
        <w:bottom w:val="none" w:sz="0" w:space="0" w:color="auto"/>
        <w:right w:val="none" w:sz="0" w:space="0" w:color="auto"/>
      </w:divBdr>
    </w:div>
    <w:div w:id="1787040863">
      <w:bodyDiv w:val="1"/>
      <w:marLeft w:val="0"/>
      <w:marRight w:val="0"/>
      <w:marTop w:val="0"/>
      <w:marBottom w:val="0"/>
      <w:divBdr>
        <w:top w:val="none" w:sz="0" w:space="0" w:color="auto"/>
        <w:left w:val="none" w:sz="0" w:space="0" w:color="auto"/>
        <w:bottom w:val="none" w:sz="0" w:space="0" w:color="auto"/>
        <w:right w:val="none" w:sz="0" w:space="0" w:color="auto"/>
      </w:divBdr>
      <w:divsChild>
        <w:div w:id="1314796113">
          <w:marLeft w:val="0"/>
          <w:marRight w:val="0"/>
          <w:marTop w:val="0"/>
          <w:marBottom w:val="0"/>
          <w:divBdr>
            <w:top w:val="none" w:sz="0" w:space="0" w:color="auto"/>
            <w:left w:val="none" w:sz="0" w:space="0" w:color="auto"/>
            <w:bottom w:val="none" w:sz="0" w:space="0" w:color="auto"/>
            <w:right w:val="none" w:sz="0" w:space="0" w:color="auto"/>
          </w:divBdr>
        </w:div>
      </w:divsChild>
    </w:div>
    <w:div w:id="1797068429">
      <w:bodyDiv w:val="1"/>
      <w:marLeft w:val="0"/>
      <w:marRight w:val="0"/>
      <w:marTop w:val="0"/>
      <w:marBottom w:val="0"/>
      <w:divBdr>
        <w:top w:val="none" w:sz="0" w:space="0" w:color="auto"/>
        <w:left w:val="none" w:sz="0" w:space="0" w:color="auto"/>
        <w:bottom w:val="none" w:sz="0" w:space="0" w:color="auto"/>
        <w:right w:val="none" w:sz="0" w:space="0" w:color="auto"/>
      </w:divBdr>
      <w:divsChild>
        <w:div w:id="1109010521">
          <w:marLeft w:val="0"/>
          <w:marRight w:val="0"/>
          <w:marTop w:val="0"/>
          <w:marBottom w:val="0"/>
          <w:divBdr>
            <w:top w:val="none" w:sz="0" w:space="0" w:color="auto"/>
            <w:left w:val="none" w:sz="0" w:space="0" w:color="auto"/>
            <w:bottom w:val="none" w:sz="0" w:space="0" w:color="auto"/>
            <w:right w:val="none" w:sz="0" w:space="0" w:color="auto"/>
          </w:divBdr>
        </w:div>
      </w:divsChild>
    </w:div>
    <w:div w:id="1800606272">
      <w:bodyDiv w:val="1"/>
      <w:marLeft w:val="0"/>
      <w:marRight w:val="0"/>
      <w:marTop w:val="0"/>
      <w:marBottom w:val="0"/>
      <w:divBdr>
        <w:top w:val="none" w:sz="0" w:space="0" w:color="auto"/>
        <w:left w:val="none" w:sz="0" w:space="0" w:color="auto"/>
        <w:bottom w:val="none" w:sz="0" w:space="0" w:color="auto"/>
        <w:right w:val="none" w:sz="0" w:space="0" w:color="auto"/>
      </w:divBdr>
    </w:div>
    <w:div w:id="1805276158">
      <w:bodyDiv w:val="1"/>
      <w:marLeft w:val="0"/>
      <w:marRight w:val="0"/>
      <w:marTop w:val="0"/>
      <w:marBottom w:val="0"/>
      <w:divBdr>
        <w:top w:val="none" w:sz="0" w:space="0" w:color="auto"/>
        <w:left w:val="none" w:sz="0" w:space="0" w:color="auto"/>
        <w:bottom w:val="none" w:sz="0" w:space="0" w:color="auto"/>
        <w:right w:val="none" w:sz="0" w:space="0" w:color="auto"/>
      </w:divBdr>
    </w:div>
    <w:div w:id="1810323345">
      <w:bodyDiv w:val="1"/>
      <w:marLeft w:val="0"/>
      <w:marRight w:val="0"/>
      <w:marTop w:val="0"/>
      <w:marBottom w:val="0"/>
      <w:divBdr>
        <w:top w:val="none" w:sz="0" w:space="0" w:color="auto"/>
        <w:left w:val="none" w:sz="0" w:space="0" w:color="auto"/>
        <w:bottom w:val="none" w:sz="0" w:space="0" w:color="auto"/>
        <w:right w:val="none" w:sz="0" w:space="0" w:color="auto"/>
      </w:divBdr>
    </w:div>
    <w:div w:id="1818910770">
      <w:bodyDiv w:val="1"/>
      <w:marLeft w:val="0"/>
      <w:marRight w:val="0"/>
      <w:marTop w:val="0"/>
      <w:marBottom w:val="0"/>
      <w:divBdr>
        <w:top w:val="none" w:sz="0" w:space="0" w:color="auto"/>
        <w:left w:val="none" w:sz="0" w:space="0" w:color="auto"/>
        <w:bottom w:val="none" w:sz="0" w:space="0" w:color="auto"/>
        <w:right w:val="none" w:sz="0" w:space="0" w:color="auto"/>
      </w:divBdr>
    </w:div>
    <w:div w:id="1819564912">
      <w:bodyDiv w:val="1"/>
      <w:marLeft w:val="0"/>
      <w:marRight w:val="0"/>
      <w:marTop w:val="0"/>
      <w:marBottom w:val="0"/>
      <w:divBdr>
        <w:top w:val="none" w:sz="0" w:space="0" w:color="auto"/>
        <w:left w:val="none" w:sz="0" w:space="0" w:color="auto"/>
        <w:bottom w:val="none" w:sz="0" w:space="0" w:color="auto"/>
        <w:right w:val="none" w:sz="0" w:space="0" w:color="auto"/>
      </w:divBdr>
    </w:div>
    <w:div w:id="1823112898">
      <w:bodyDiv w:val="1"/>
      <w:marLeft w:val="0"/>
      <w:marRight w:val="0"/>
      <w:marTop w:val="0"/>
      <w:marBottom w:val="0"/>
      <w:divBdr>
        <w:top w:val="none" w:sz="0" w:space="0" w:color="auto"/>
        <w:left w:val="none" w:sz="0" w:space="0" w:color="auto"/>
        <w:bottom w:val="none" w:sz="0" w:space="0" w:color="auto"/>
        <w:right w:val="none" w:sz="0" w:space="0" w:color="auto"/>
      </w:divBdr>
    </w:div>
    <w:div w:id="1831478342">
      <w:bodyDiv w:val="1"/>
      <w:marLeft w:val="0"/>
      <w:marRight w:val="0"/>
      <w:marTop w:val="0"/>
      <w:marBottom w:val="0"/>
      <w:divBdr>
        <w:top w:val="none" w:sz="0" w:space="0" w:color="auto"/>
        <w:left w:val="none" w:sz="0" w:space="0" w:color="auto"/>
        <w:bottom w:val="none" w:sz="0" w:space="0" w:color="auto"/>
        <w:right w:val="none" w:sz="0" w:space="0" w:color="auto"/>
      </w:divBdr>
    </w:div>
    <w:div w:id="1845507592">
      <w:bodyDiv w:val="1"/>
      <w:marLeft w:val="0"/>
      <w:marRight w:val="0"/>
      <w:marTop w:val="0"/>
      <w:marBottom w:val="0"/>
      <w:divBdr>
        <w:top w:val="none" w:sz="0" w:space="0" w:color="auto"/>
        <w:left w:val="none" w:sz="0" w:space="0" w:color="auto"/>
        <w:bottom w:val="none" w:sz="0" w:space="0" w:color="auto"/>
        <w:right w:val="none" w:sz="0" w:space="0" w:color="auto"/>
      </w:divBdr>
      <w:divsChild>
        <w:div w:id="897742739">
          <w:marLeft w:val="0"/>
          <w:marRight w:val="0"/>
          <w:marTop w:val="0"/>
          <w:marBottom w:val="0"/>
          <w:divBdr>
            <w:top w:val="none" w:sz="0" w:space="0" w:color="auto"/>
            <w:left w:val="none" w:sz="0" w:space="0" w:color="auto"/>
            <w:bottom w:val="none" w:sz="0" w:space="0" w:color="auto"/>
            <w:right w:val="none" w:sz="0" w:space="0" w:color="auto"/>
          </w:divBdr>
        </w:div>
      </w:divsChild>
    </w:div>
    <w:div w:id="1864129646">
      <w:bodyDiv w:val="1"/>
      <w:marLeft w:val="0"/>
      <w:marRight w:val="0"/>
      <w:marTop w:val="0"/>
      <w:marBottom w:val="0"/>
      <w:divBdr>
        <w:top w:val="none" w:sz="0" w:space="0" w:color="auto"/>
        <w:left w:val="none" w:sz="0" w:space="0" w:color="auto"/>
        <w:bottom w:val="none" w:sz="0" w:space="0" w:color="auto"/>
        <w:right w:val="none" w:sz="0" w:space="0" w:color="auto"/>
      </w:divBdr>
    </w:div>
    <w:div w:id="1880311621">
      <w:bodyDiv w:val="1"/>
      <w:marLeft w:val="0"/>
      <w:marRight w:val="0"/>
      <w:marTop w:val="0"/>
      <w:marBottom w:val="0"/>
      <w:divBdr>
        <w:top w:val="none" w:sz="0" w:space="0" w:color="auto"/>
        <w:left w:val="none" w:sz="0" w:space="0" w:color="auto"/>
        <w:bottom w:val="none" w:sz="0" w:space="0" w:color="auto"/>
        <w:right w:val="none" w:sz="0" w:space="0" w:color="auto"/>
      </w:divBdr>
      <w:divsChild>
        <w:div w:id="433329964">
          <w:marLeft w:val="0"/>
          <w:marRight w:val="0"/>
          <w:marTop w:val="0"/>
          <w:marBottom w:val="0"/>
          <w:divBdr>
            <w:top w:val="none" w:sz="0" w:space="0" w:color="auto"/>
            <w:left w:val="none" w:sz="0" w:space="0" w:color="auto"/>
            <w:bottom w:val="none" w:sz="0" w:space="0" w:color="auto"/>
            <w:right w:val="none" w:sz="0" w:space="0" w:color="auto"/>
          </w:divBdr>
        </w:div>
      </w:divsChild>
    </w:div>
    <w:div w:id="1890267563">
      <w:bodyDiv w:val="1"/>
      <w:marLeft w:val="0"/>
      <w:marRight w:val="0"/>
      <w:marTop w:val="0"/>
      <w:marBottom w:val="0"/>
      <w:divBdr>
        <w:top w:val="none" w:sz="0" w:space="0" w:color="auto"/>
        <w:left w:val="none" w:sz="0" w:space="0" w:color="auto"/>
        <w:bottom w:val="none" w:sz="0" w:space="0" w:color="auto"/>
        <w:right w:val="none" w:sz="0" w:space="0" w:color="auto"/>
      </w:divBdr>
      <w:divsChild>
        <w:div w:id="1375234942">
          <w:marLeft w:val="0"/>
          <w:marRight w:val="0"/>
          <w:marTop w:val="0"/>
          <w:marBottom w:val="0"/>
          <w:divBdr>
            <w:top w:val="none" w:sz="0" w:space="0" w:color="auto"/>
            <w:left w:val="none" w:sz="0" w:space="0" w:color="auto"/>
            <w:bottom w:val="none" w:sz="0" w:space="0" w:color="auto"/>
            <w:right w:val="none" w:sz="0" w:space="0" w:color="auto"/>
          </w:divBdr>
        </w:div>
      </w:divsChild>
    </w:div>
    <w:div w:id="1894654846">
      <w:bodyDiv w:val="1"/>
      <w:marLeft w:val="0"/>
      <w:marRight w:val="0"/>
      <w:marTop w:val="0"/>
      <w:marBottom w:val="0"/>
      <w:divBdr>
        <w:top w:val="none" w:sz="0" w:space="0" w:color="auto"/>
        <w:left w:val="none" w:sz="0" w:space="0" w:color="auto"/>
        <w:bottom w:val="none" w:sz="0" w:space="0" w:color="auto"/>
        <w:right w:val="none" w:sz="0" w:space="0" w:color="auto"/>
      </w:divBdr>
    </w:div>
    <w:div w:id="1910573463">
      <w:bodyDiv w:val="1"/>
      <w:marLeft w:val="0"/>
      <w:marRight w:val="0"/>
      <w:marTop w:val="0"/>
      <w:marBottom w:val="0"/>
      <w:divBdr>
        <w:top w:val="none" w:sz="0" w:space="0" w:color="auto"/>
        <w:left w:val="none" w:sz="0" w:space="0" w:color="auto"/>
        <w:bottom w:val="none" w:sz="0" w:space="0" w:color="auto"/>
        <w:right w:val="none" w:sz="0" w:space="0" w:color="auto"/>
      </w:divBdr>
    </w:div>
    <w:div w:id="1924533517">
      <w:bodyDiv w:val="1"/>
      <w:marLeft w:val="0"/>
      <w:marRight w:val="0"/>
      <w:marTop w:val="0"/>
      <w:marBottom w:val="0"/>
      <w:divBdr>
        <w:top w:val="none" w:sz="0" w:space="0" w:color="auto"/>
        <w:left w:val="none" w:sz="0" w:space="0" w:color="auto"/>
        <w:bottom w:val="none" w:sz="0" w:space="0" w:color="auto"/>
        <w:right w:val="none" w:sz="0" w:space="0" w:color="auto"/>
      </w:divBdr>
    </w:div>
    <w:div w:id="1925719533">
      <w:bodyDiv w:val="1"/>
      <w:marLeft w:val="0"/>
      <w:marRight w:val="0"/>
      <w:marTop w:val="0"/>
      <w:marBottom w:val="0"/>
      <w:divBdr>
        <w:top w:val="none" w:sz="0" w:space="0" w:color="auto"/>
        <w:left w:val="none" w:sz="0" w:space="0" w:color="auto"/>
        <w:bottom w:val="none" w:sz="0" w:space="0" w:color="auto"/>
        <w:right w:val="none" w:sz="0" w:space="0" w:color="auto"/>
      </w:divBdr>
    </w:div>
    <w:div w:id="1932931701">
      <w:bodyDiv w:val="1"/>
      <w:marLeft w:val="0"/>
      <w:marRight w:val="0"/>
      <w:marTop w:val="0"/>
      <w:marBottom w:val="0"/>
      <w:divBdr>
        <w:top w:val="none" w:sz="0" w:space="0" w:color="auto"/>
        <w:left w:val="none" w:sz="0" w:space="0" w:color="auto"/>
        <w:bottom w:val="none" w:sz="0" w:space="0" w:color="auto"/>
        <w:right w:val="none" w:sz="0" w:space="0" w:color="auto"/>
      </w:divBdr>
      <w:divsChild>
        <w:div w:id="228074722">
          <w:marLeft w:val="0"/>
          <w:marRight w:val="0"/>
          <w:marTop w:val="0"/>
          <w:marBottom w:val="0"/>
          <w:divBdr>
            <w:top w:val="none" w:sz="0" w:space="0" w:color="auto"/>
            <w:left w:val="none" w:sz="0" w:space="0" w:color="auto"/>
            <w:bottom w:val="none" w:sz="0" w:space="0" w:color="auto"/>
            <w:right w:val="none" w:sz="0" w:space="0" w:color="auto"/>
          </w:divBdr>
        </w:div>
      </w:divsChild>
    </w:div>
    <w:div w:id="1946307494">
      <w:bodyDiv w:val="1"/>
      <w:marLeft w:val="0"/>
      <w:marRight w:val="0"/>
      <w:marTop w:val="0"/>
      <w:marBottom w:val="0"/>
      <w:divBdr>
        <w:top w:val="none" w:sz="0" w:space="0" w:color="auto"/>
        <w:left w:val="none" w:sz="0" w:space="0" w:color="auto"/>
        <w:bottom w:val="none" w:sz="0" w:space="0" w:color="auto"/>
        <w:right w:val="none" w:sz="0" w:space="0" w:color="auto"/>
      </w:divBdr>
    </w:div>
    <w:div w:id="1947495808">
      <w:bodyDiv w:val="1"/>
      <w:marLeft w:val="0"/>
      <w:marRight w:val="0"/>
      <w:marTop w:val="0"/>
      <w:marBottom w:val="0"/>
      <w:divBdr>
        <w:top w:val="none" w:sz="0" w:space="0" w:color="auto"/>
        <w:left w:val="none" w:sz="0" w:space="0" w:color="auto"/>
        <w:bottom w:val="none" w:sz="0" w:space="0" w:color="auto"/>
        <w:right w:val="none" w:sz="0" w:space="0" w:color="auto"/>
      </w:divBdr>
      <w:divsChild>
        <w:div w:id="2103187791">
          <w:marLeft w:val="0"/>
          <w:marRight w:val="0"/>
          <w:marTop w:val="0"/>
          <w:marBottom w:val="0"/>
          <w:divBdr>
            <w:top w:val="none" w:sz="0" w:space="0" w:color="auto"/>
            <w:left w:val="none" w:sz="0" w:space="0" w:color="auto"/>
            <w:bottom w:val="none" w:sz="0" w:space="0" w:color="auto"/>
            <w:right w:val="none" w:sz="0" w:space="0" w:color="auto"/>
          </w:divBdr>
        </w:div>
      </w:divsChild>
    </w:div>
    <w:div w:id="1948463871">
      <w:bodyDiv w:val="1"/>
      <w:marLeft w:val="0"/>
      <w:marRight w:val="0"/>
      <w:marTop w:val="0"/>
      <w:marBottom w:val="0"/>
      <w:divBdr>
        <w:top w:val="none" w:sz="0" w:space="0" w:color="auto"/>
        <w:left w:val="none" w:sz="0" w:space="0" w:color="auto"/>
        <w:bottom w:val="none" w:sz="0" w:space="0" w:color="auto"/>
        <w:right w:val="none" w:sz="0" w:space="0" w:color="auto"/>
      </w:divBdr>
      <w:divsChild>
        <w:div w:id="1375694815">
          <w:marLeft w:val="0"/>
          <w:marRight w:val="0"/>
          <w:marTop w:val="0"/>
          <w:marBottom w:val="0"/>
          <w:divBdr>
            <w:top w:val="none" w:sz="0" w:space="0" w:color="auto"/>
            <w:left w:val="none" w:sz="0" w:space="0" w:color="auto"/>
            <w:bottom w:val="none" w:sz="0" w:space="0" w:color="auto"/>
            <w:right w:val="none" w:sz="0" w:space="0" w:color="auto"/>
          </w:divBdr>
        </w:div>
      </w:divsChild>
    </w:div>
    <w:div w:id="1956055185">
      <w:bodyDiv w:val="1"/>
      <w:marLeft w:val="0"/>
      <w:marRight w:val="0"/>
      <w:marTop w:val="0"/>
      <w:marBottom w:val="0"/>
      <w:divBdr>
        <w:top w:val="none" w:sz="0" w:space="0" w:color="auto"/>
        <w:left w:val="none" w:sz="0" w:space="0" w:color="auto"/>
        <w:bottom w:val="none" w:sz="0" w:space="0" w:color="auto"/>
        <w:right w:val="none" w:sz="0" w:space="0" w:color="auto"/>
      </w:divBdr>
    </w:div>
    <w:div w:id="1963269942">
      <w:bodyDiv w:val="1"/>
      <w:marLeft w:val="0"/>
      <w:marRight w:val="0"/>
      <w:marTop w:val="0"/>
      <w:marBottom w:val="0"/>
      <w:divBdr>
        <w:top w:val="none" w:sz="0" w:space="0" w:color="auto"/>
        <w:left w:val="none" w:sz="0" w:space="0" w:color="auto"/>
        <w:bottom w:val="none" w:sz="0" w:space="0" w:color="auto"/>
        <w:right w:val="none" w:sz="0" w:space="0" w:color="auto"/>
      </w:divBdr>
      <w:divsChild>
        <w:div w:id="1427850468">
          <w:marLeft w:val="0"/>
          <w:marRight w:val="0"/>
          <w:marTop w:val="0"/>
          <w:marBottom w:val="0"/>
          <w:divBdr>
            <w:top w:val="none" w:sz="0" w:space="0" w:color="auto"/>
            <w:left w:val="none" w:sz="0" w:space="0" w:color="auto"/>
            <w:bottom w:val="none" w:sz="0" w:space="0" w:color="auto"/>
            <w:right w:val="none" w:sz="0" w:space="0" w:color="auto"/>
          </w:divBdr>
        </w:div>
      </w:divsChild>
    </w:div>
    <w:div w:id="1982155863">
      <w:bodyDiv w:val="1"/>
      <w:marLeft w:val="0"/>
      <w:marRight w:val="0"/>
      <w:marTop w:val="0"/>
      <w:marBottom w:val="0"/>
      <w:divBdr>
        <w:top w:val="none" w:sz="0" w:space="0" w:color="auto"/>
        <w:left w:val="none" w:sz="0" w:space="0" w:color="auto"/>
        <w:bottom w:val="none" w:sz="0" w:space="0" w:color="auto"/>
        <w:right w:val="none" w:sz="0" w:space="0" w:color="auto"/>
      </w:divBdr>
    </w:div>
    <w:div w:id="1997948831">
      <w:bodyDiv w:val="1"/>
      <w:marLeft w:val="0"/>
      <w:marRight w:val="0"/>
      <w:marTop w:val="0"/>
      <w:marBottom w:val="0"/>
      <w:divBdr>
        <w:top w:val="none" w:sz="0" w:space="0" w:color="auto"/>
        <w:left w:val="none" w:sz="0" w:space="0" w:color="auto"/>
        <w:bottom w:val="none" w:sz="0" w:space="0" w:color="auto"/>
        <w:right w:val="none" w:sz="0" w:space="0" w:color="auto"/>
      </w:divBdr>
    </w:div>
    <w:div w:id="2005086254">
      <w:bodyDiv w:val="1"/>
      <w:marLeft w:val="0"/>
      <w:marRight w:val="0"/>
      <w:marTop w:val="0"/>
      <w:marBottom w:val="0"/>
      <w:divBdr>
        <w:top w:val="none" w:sz="0" w:space="0" w:color="auto"/>
        <w:left w:val="none" w:sz="0" w:space="0" w:color="auto"/>
        <w:bottom w:val="none" w:sz="0" w:space="0" w:color="auto"/>
        <w:right w:val="none" w:sz="0" w:space="0" w:color="auto"/>
      </w:divBdr>
    </w:div>
    <w:div w:id="2006006592">
      <w:bodyDiv w:val="1"/>
      <w:marLeft w:val="0"/>
      <w:marRight w:val="0"/>
      <w:marTop w:val="0"/>
      <w:marBottom w:val="0"/>
      <w:divBdr>
        <w:top w:val="none" w:sz="0" w:space="0" w:color="auto"/>
        <w:left w:val="none" w:sz="0" w:space="0" w:color="auto"/>
        <w:bottom w:val="none" w:sz="0" w:space="0" w:color="auto"/>
        <w:right w:val="none" w:sz="0" w:space="0" w:color="auto"/>
      </w:divBdr>
    </w:div>
    <w:div w:id="2009554471">
      <w:bodyDiv w:val="1"/>
      <w:marLeft w:val="0"/>
      <w:marRight w:val="0"/>
      <w:marTop w:val="0"/>
      <w:marBottom w:val="0"/>
      <w:divBdr>
        <w:top w:val="none" w:sz="0" w:space="0" w:color="auto"/>
        <w:left w:val="none" w:sz="0" w:space="0" w:color="auto"/>
        <w:bottom w:val="none" w:sz="0" w:space="0" w:color="auto"/>
        <w:right w:val="none" w:sz="0" w:space="0" w:color="auto"/>
      </w:divBdr>
    </w:div>
    <w:div w:id="2010716816">
      <w:bodyDiv w:val="1"/>
      <w:marLeft w:val="0"/>
      <w:marRight w:val="0"/>
      <w:marTop w:val="0"/>
      <w:marBottom w:val="0"/>
      <w:divBdr>
        <w:top w:val="none" w:sz="0" w:space="0" w:color="auto"/>
        <w:left w:val="none" w:sz="0" w:space="0" w:color="auto"/>
        <w:bottom w:val="none" w:sz="0" w:space="0" w:color="auto"/>
        <w:right w:val="none" w:sz="0" w:space="0" w:color="auto"/>
      </w:divBdr>
    </w:div>
    <w:div w:id="2017271316">
      <w:bodyDiv w:val="1"/>
      <w:marLeft w:val="0"/>
      <w:marRight w:val="0"/>
      <w:marTop w:val="0"/>
      <w:marBottom w:val="0"/>
      <w:divBdr>
        <w:top w:val="none" w:sz="0" w:space="0" w:color="auto"/>
        <w:left w:val="none" w:sz="0" w:space="0" w:color="auto"/>
        <w:bottom w:val="none" w:sz="0" w:space="0" w:color="auto"/>
        <w:right w:val="none" w:sz="0" w:space="0" w:color="auto"/>
      </w:divBdr>
    </w:div>
    <w:div w:id="2017491239">
      <w:bodyDiv w:val="1"/>
      <w:marLeft w:val="0"/>
      <w:marRight w:val="0"/>
      <w:marTop w:val="0"/>
      <w:marBottom w:val="0"/>
      <w:divBdr>
        <w:top w:val="none" w:sz="0" w:space="0" w:color="auto"/>
        <w:left w:val="none" w:sz="0" w:space="0" w:color="auto"/>
        <w:bottom w:val="none" w:sz="0" w:space="0" w:color="auto"/>
        <w:right w:val="none" w:sz="0" w:space="0" w:color="auto"/>
      </w:divBdr>
      <w:divsChild>
        <w:div w:id="905535751">
          <w:marLeft w:val="0"/>
          <w:marRight w:val="0"/>
          <w:marTop w:val="0"/>
          <w:marBottom w:val="0"/>
          <w:divBdr>
            <w:top w:val="none" w:sz="0" w:space="0" w:color="auto"/>
            <w:left w:val="none" w:sz="0" w:space="0" w:color="auto"/>
            <w:bottom w:val="none" w:sz="0" w:space="0" w:color="auto"/>
            <w:right w:val="none" w:sz="0" w:space="0" w:color="auto"/>
          </w:divBdr>
        </w:div>
      </w:divsChild>
    </w:div>
    <w:div w:id="2030718508">
      <w:bodyDiv w:val="1"/>
      <w:marLeft w:val="0"/>
      <w:marRight w:val="0"/>
      <w:marTop w:val="0"/>
      <w:marBottom w:val="0"/>
      <w:divBdr>
        <w:top w:val="none" w:sz="0" w:space="0" w:color="auto"/>
        <w:left w:val="none" w:sz="0" w:space="0" w:color="auto"/>
        <w:bottom w:val="none" w:sz="0" w:space="0" w:color="auto"/>
        <w:right w:val="none" w:sz="0" w:space="0" w:color="auto"/>
      </w:divBdr>
    </w:div>
    <w:div w:id="2033846862">
      <w:bodyDiv w:val="1"/>
      <w:marLeft w:val="0"/>
      <w:marRight w:val="0"/>
      <w:marTop w:val="0"/>
      <w:marBottom w:val="0"/>
      <w:divBdr>
        <w:top w:val="none" w:sz="0" w:space="0" w:color="auto"/>
        <w:left w:val="none" w:sz="0" w:space="0" w:color="auto"/>
        <w:bottom w:val="none" w:sz="0" w:space="0" w:color="auto"/>
        <w:right w:val="none" w:sz="0" w:space="0" w:color="auto"/>
      </w:divBdr>
    </w:div>
    <w:div w:id="2039088221">
      <w:bodyDiv w:val="1"/>
      <w:marLeft w:val="0"/>
      <w:marRight w:val="0"/>
      <w:marTop w:val="0"/>
      <w:marBottom w:val="0"/>
      <w:divBdr>
        <w:top w:val="none" w:sz="0" w:space="0" w:color="auto"/>
        <w:left w:val="none" w:sz="0" w:space="0" w:color="auto"/>
        <w:bottom w:val="none" w:sz="0" w:space="0" w:color="auto"/>
        <w:right w:val="none" w:sz="0" w:space="0" w:color="auto"/>
      </w:divBdr>
    </w:div>
    <w:div w:id="2047636394">
      <w:bodyDiv w:val="1"/>
      <w:marLeft w:val="0"/>
      <w:marRight w:val="0"/>
      <w:marTop w:val="0"/>
      <w:marBottom w:val="0"/>
      <w:divBdr>
        <w:top w:val="none" w:sz="0" w:space="0" w:color="auto"/>
        <w:left w:val="none" w:sz="0" w:space="0" w:color="auto"/>
        <w:bottom w:val="none" w:sz="0" w:space="0" w:color="auto"/>
        <w:right w:val="none" w:sz="0" w:space="0" w:color="auto"/>
      </w:divBdr>
    </w:div>
    <w:div w:id="2052654140">
      <w:bodyDiv w:val="1"/>
      <w:marLeft w:val="0"/>
      <w:marRight w:val="0"/>
      <w:marTop w:val="0"/>
      <w:marBottom w:val="0"/>
      <w:divBdr>
        <w:top w:val="none" w:sz="0" w:space="0" w:color="auto"/>
        <w:left w:val="none" w:sz="0" w:space="0" w:color="auto"/>
        <w:bottom w:val="none" w:sz="0" w:space="0" w:color="auto"/>
        <w:right w:val="none" w:sz="0" w:space="0" w:color="auto"/>
      </w:divBdr>
    </w:div>
    <w:div w:id="2063404644">
      <w:bodyDiv w:val="1"/>
      <w:marLeft w:val="0"/>
      <w:marRight w:val="0"/>
      <w:marTop w:val="0"/>
      <w:marBottom w:val="0"/>
      <w:divBdr>
        <w:top w:val="none" w:sz="0" w:space="0" w:color="auto"/>
        <w:left w:val="none" w:sz="0" w:space="0" w:color="auto"/>
        <w:bottom w:val="none" w:sz="0" w:space="0" w:color="auto"/>
        <w:right w:val="none" w:sz="0" w:space="0" w:color="auto"/>
      </w:divBdr>
    </w:div>
    <w:div w:id="2073967068">
      <w:bodyDiv w:val="1"/>
      <w:marLeft w:val="0"/>
      <w:marRight w:val="0"/>
      <w:marTop w:val="0"/>
      <w:marBottom w:val="0"/>
      <w:divBdr>
        <w:top w:val="none" w:sz="0" w:space="0" w:color="auto"/>
        <w:left w:val="none" w:sz="0" w:space="0" w:color="auto"/>
        <w:bottom w:val="none" w:sz="0" w:space="0" w:color="auto"/>
        <w:right w:val="none" w:sz="0" w:space="0" w:color="auto"/>
      </w:divBdr>
    </w:div>
    <w:div w:id="2090348190">
      <w:bodyDiv w:val="1"/>
      <w:marLeft w:val="0"/>
      <w:marRight w:val="0"/>
      <w:marTop w:val="0"/>
      <w:marBottom w:val="0"/>
      <w:divBdr>
        <w:top w:val="none" w:sz="0" w:space="0" w:color="auto"/>
        <w:left w:val="none" w:sz="0" w:space="0" w:color="auto"/>
        <w:bottom w:val="none" w:sz="0" w:space="0" w:color="auto"/>
        <w:right w:val="none" w:sz="0" w:space="0" w:color="auto"/>
      </w:divBdr>
    </w:div>
    <w:div w:id="2093046350">
      <w:bodyDiv w:val="1"/>
      <w:marLeft w:val="0"/>
      <w:marRight w:val="0"/>
      <w:marTop w:val="0"/>
      <w:marBottom w:val="0"/>
      <w:divBdr>
        <w:top w:val="none" w:sz="0" w:space="0" w:color="auto"/>
        <w:left w:val="none" w:sz="0" w:space="0" w:color="auto"/>
        <w:bottom w:val="none" w:sz="0" w:space="0" w:color="auto"/>
        <w:right w:val="none" w:sz="0" w:space="0" w:color="auto"/>
      </w:divBdr>
    </w:div>
    <w:div w:id="2101946078">
      <w:bodyDiv w:val="1"/>
      <w:marLeft w:val="0"/>
      <w:marRight w:val="0"/>
      <w:marTop w:val="0"/>
      <w:marBottom w:val="0"/>
      <w:divBdr>
        <w:top w:val="none" w:sz="0" w:space="0" w:color="auto"/>
        <w:left w:val="none" w:sz="0" w:space="0" w:color="auto"/>
        <w:bottom w:val="none" w:sz="0" w:space="0" w:color="auto"/>
        <w:right w:val="none" w:sz="0" w:space="0" w:color="auto"/>
      </w:divBdr>
    </w:div>
    <w:div w:id="2106657435">
      <w:bodyDiv w:val="1"/>
      <w:marLeft w:val="0"/>
      <w:marRight w:val="0"/>
      <w:marTop w:val="0"/>
      <w:marBottom w:val="0"/>
      <w:divBdr>
        <w:top w:val="none" w:sz="0" w:space="0" w:color="auto"/>
        <w:left w:val="none" w:sz="0" w:space="0" w:color="auto"/>
        <w:bottom w:val="none" w:sz="0" w:space="0" w:color="auto"/>
        <w:right w:val="none" w:sz="0" w:space="0" w:color="auto"/>
      </w:divBdr>
      <w:divsChild>
        <w:div w:id="1065373798">
          <w:marLeft w:val="0"/>
          <w:marRight w:val="0"/>
          <w:marTop w:val="0"/>
          <w:marBottom w:val="0"/>
          <w:divBdr>
            <w:top w:val="none" w:sz="0" w:space="0" w:color="auto"/>
            <w:left w:val="none" w:sz="0" w:space="0" w:color="auto"/>
            <w:bottom w:val="none" w:sz="0" w:space="0" w:color="auto"/>
            <w:right w:val="none" w:sz="0" w:space="0" w:color="auto"/>
          </w:divBdr>
        </w:div>
      </w:divsChild>
    </w:div>
    <w:div w:id="2108113009">
      <w:bodyDiv w:val="1"/>
      <w:marLeft w:val="0"/>
      <w:marRight w:val="0"/>
      <w:marTop w:val="0"/>
      <w:marBottom w:val="0"/>
      <w:divBdr>
        <w:top w:val="none" w:sz="0" w:space="0" w:color="auto"/>
        <w:left w:val="none" w:sz="0" w:space="0" w:color="auto"/>
        <w:bottom w:val="none" w:sz="0" w:space="0" w:color="auto"/>
        <w:right w:val="none" w:sz="0" w:space="0" w:color="auto"/>
      </w:divBdr>
    </w:div>
    <w:div w:id="2113283168">
      <w:bodyDiv w:val="1"/>
      <w:marLeft w:val="0"/>
      <w:marRight w:val="0"/>
      <w:marTop w:val="0"/>
      <w:marBottom w:val="0"/>
      <w:divBdr>
        <w:top w:val="none" w:sz="0" w:space="0" w:color="auto"/>
        <w:left w:val="none" w:sz="0" w:space="0" w:color="auto"/>
        <w:bottom w:val="none" w:sz="0" w:space="0" w:color="auto"/>
        <w:right w:val="none" w:sz="0" w:space="0" w:color="auto"/>
      </w:divBdr>
      <w:divsChild>
        <w:div w:id="1166088167">
          <w:marLeft w:val="0"/>
          <w:marRight w:val="0"/>
          <w:marTop w:val="0"/>
          <w:marBottom w:val="0"/>
          <w:divBdr>
            <w:top w:val="none" w:sz="0" w:space="0" w:color="auto"/>
            <w:left w:val="none" w:sz="0" w:space="0" w:color="auto"/>
            <w:bottom w:val="none" w:sz="0" w:space="0" w:color="auto"/>
            <w:right w:val="none" w:sz="0" w:space="0" w:color="auto"/>
          </w:divBdr>
        </w:div>
      </w:divsChild>
    </w:div>
    <w:div w:id="2117750028">
      <w:bodyDiv w:val="1"/>
      <w:marLeft w:val="0"/>
      <w:marRight w:val="0"/>
      <w:marTop w:val="0"/>
      <w:marBottom w:val="0"/>
      <w:divBdr>
        <w:top w:val="none" w:sz="0" w:space="0" w:color="auto"/>
        <w:left w:val="none" w:sz="0" w:space="0" w:color="auto"/>
        <w:bottom w:val="none" w:sz="0" w:space="0" w:color="auto"/>
        <w:right w:val="none" w:sz="0" w:space="0" w:color="auto"/>
      </w:divBdr>
      <w:divsChild>
        <w:div w:id="286082863">
          <w:marLeft w:val="0"/>
          <w:marRight w:val="0"/>
          <w:marTop w:val="0"/>
          <w:marBottom w:val="0"/>
          <w:divBdr>
            <w:top w:val="none" w:sz="0" w:space="0" w:color="auto"/>
            <w:left w:val="none" w:sz="0" w:space="0" w:color="auto"/>
            <w:bottom w:val="none" w:sz="0" w:space="0" w:color="auto"/>
            <w:right w:val="none" w:sz="0" w:space="0" w:color="auto"/>
          </w:divBdr>
        </w:div>
      </w:divsChild>
    </w:div>
    <w:div w:id="2135561640">
      <w:bodyDiv w:val="1"/>
      <w:marLeft w:val="0"/>
      <w:marRight w:val="0"/>
      <w:marTop w:val="0"/>
      <w:marBottom w:val="0"/>
      <w:divBdr>
        <w:top w:val="none" w:sz="0" w:space="0" w:color="auto"/>
        <w:left w:val="none" w:sz="0" w:space="0" w:color="auto"/>
        <w:bottom w:val="none" w:sz="0" w:space="0" w:color="auto"/>
        <w:right w:val="none" w:sz="0" w:space="0" w:color="auto"/>
      </w:divBdr>
      <w:divsChild>
        <w:div w:id="166948988">
          <w:marLeft w:val="0"/>
          <w:marRight w:val="0"/>
          <w:marTop w:val="0"/>
          <w:marBottom w:val="0"/>
          <w:divBdr>
            <w:top w:val="none" w:sz="0" w:space="0" w:color="auto"/>
            <w:left w:val="none" w:sz="0" w:space="0" w:color="auto"/>
            <w:bottom w:val="none" w:sz="0" w:space="0" w:color="auto"/>
            <w:right w:val="none" w:sz="0" w:space="0" w:color="auto"/>
          </w:divBdr>
        </w:div>
      </w:divsChild>
    </w:div>
    <w:div w:id="2137794864">
      <w:bodyDiv w:val="1"/>
      <w:marLeft w:val="0"/>
      <w:marRight w:val="0"/>
      <w:marTop w:val="0"/>
      <w:marBottom w:val="0"/>
      <w:divBdr>
        <w:top w:val="none" w:sz="0" w:space="0" w:color="auto"/>
        <w:left w:val="none" w:sz="0" w:space="0" w:color="auto"/>
        <w:bottom w:val="none" w:sz="0" w:space="0" w:color="auto"/>
        <w:right w:val="none" w:sz="0" w:space="0" w:color="auto"/>
      </w:divBdr>
      <w:divsChild>
        <w:div w:id="1569263273">
          <w:marLeft w:val="0"/>
          <w:marRight w:val="0"/>
          <w:marTop w:val="0"/>
          <w:marBottom w:val="0"/>
          <w:divBdr>
            <w:top w:val="none" w:sz="0" w:space="0" w:color="auto"/>
            <w:left w:val="none" w:sz="0" w:space="0" w:color="auto"/>
            <w:bottom w:val="none" w:sz="0" w:space="0" w:color="auto"/>
            <w:right w:val="none" w:sz="0" w:space="0" w:color="auto"/>
          </w:divBdr>
        </w:div>
      </w:divsChild>
    </w:div>
    <w:div w:id="214650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EPRCustomerService@defra.gov.uk" TargetMode="External"/><Relationship Id="rId21" Type="http://schemas.openxmlformats.org/officeDocument/2006/relationships/hyperlink" Target="mailto:packaging@daera-ni.gov.uk" TargetMode="External"/><Relationship Id="rId42" Type="http://schemas.openxmlformats.org/officeDocument/2006/relationships/hyperlink" Target="https://eur03.safelinks.protection.outlook.com/?url=https%3A%2F%2Fwww.gov.uk%2Fguidance%2Fhow-to-collect-your-packaging-data-for-extended-producer-responsibility&amp;data=05%7C01%7CVirginia.Woolley%40environment-agency.gov.uk%7C574f7b83c18c45abf91608db3b593a24%7C770a245002274c6290c74e38537f1102%7C0%7C0%7C638169026628740244%7CUnknown%7CTWFpbGZsb3d8eyJWIjoiMC4wLjAwMDAiLCJQIjoiV2luMzIiLCJBTiI6Ik1haWwiLCJXVCI6Mn0%3D%7C3000%7C%7C%7C&amp;sdata=YJWx4ZjeOc9l1tQRs0wPKGQYHUUVj1ZnYDc0QzORWVE%3D&amp;reserved=0" TargetMode="External"/><Relationship Id="rId47" Type="http://schemas.openxmlformats.org/officeDocument/2006/relationships/hyperlink" Target="https://www.gov.uk/government/publications/extended-producer-responsibility-for-packaging-pepr-producer-data-requirements-rps-330" TargetMode="External"/><Relationship Id="rId63" Type="http://schemas.openxmlformats.org/officeDocument/2006/relationships/hyperlink" Target="https://report-packaging-data.defra.gov.uk/public-register" TargetMode="External"/><Relationship Id="rId68" Type="http://schemas.openxmlformats.org/officeDocument/2006/relationships/hyperlink" Target="https://www.gov.uk/guidance/how-to-collect-your-packaging-data-for-extended-producer-responsibility" TargetMode="External"/><Relationship Id="rId2" Type="http://schemas.openxmlformats.org/officeDocument/2006/relationships/customXml" Target="../customXml/item2.xml"/><Relationship Id="rId16" Type="http://schemas.openxmlformats.org/officeDocument/2006/relationships/hyperlink" Target="https://www.gov.uk/government/collections/basic-rules-environmental-permitting-regulatory-positions" TargetMode="External"/><Relationship Id="rId29" Type="http://schemas.openxmlformats.org/officeDocument/2006/relationships/hyperlink" Target="https://eur03.safelinks.protection.outlook.com/?url=https%3A%2F%2Fwww.gov.uk%2Fguidance%2Fhow-to-collect-your-packaging-data-for-extended-producer-responsibility&amp;data=05%7C01%7CVirginia.Woolley%40environment-agency.gov.uk%7C574f7b83c18c45abf91608db3b593a24%7C770a245002274c6290c74e38537f1102%7C0%7C0%7C638169026628740244%7CUnknown%7CTWFpbGZsb3d8eyJWIjoiMC4wLjAwMDAiLCJQIjoiV2luMzIiLCJBTiI6Ik1haWwiLCJXVCI6Mn0%3D%7C3000%7C%7C%7C&amp;sdata=YJWx4ZjeOc9l1tQRs0wPKGQYHUUVj1ZnYDc0QzORWVE%3D&amp;reserved=0" TargetMode="External"/><Relationship Id="rId11" Type="http://schemas.openxmlformats.org/officeDocument/2006/relationships/endnotes" Target="endnotes.xml"/><Relationship Id="rId24" Type="http://schemas.openxmlformats.org/officeDocument/2006/relationships/hyperlink" Target="https://www.gov.uk/government/collections/extended-producer-responsibility-for-packaging-report-packaging-data" TargetMode="External"/><Relationship Id="rId32" Type="http://schemas.openxmlformats.org/officeDocument/2006/relationships/hyperlink" Target="mailto:EPRCustomerService@defra.gov.uk" TargetMode="External"/><Relationship Id="rId37" Type="http://schemas.openxmlformats.org/officeDocument/2006/relationships/hyperlink" Target="https://www.gov.uk/dispose-household-waste" TargetMode="External"/><Relationship Id="rId40" Type="http://schemas.openxmlformats.org/officeDocument/2006/relationships/hyperlink" Target="https://eur03.safelinks.protection.outlook.com/?url=https%3A%2F%2Fwww.gov.uk%2Fguidance%2Fhow-to-collect-your-packaging-data-for-extended-producer-responsibility&amp;data=05%7C01%7CVirginia.Woolley%40environment-agency.gov.uk%7C574f7b83c18c45abf91608db3b593a24%7C770a245002274c6290c74e38537f1102%7C0%7C0%7C638169026628740244%7CUnknown%7CTWFpbGZsb3d8eyJWIjoiMC4wLjAwMDAiLCJQIjoiV2luMzIiLCJBTiI6Ik1haWwiLCJXVCI6Mn0%3D%7C3000%7C%7C%7C&amp;sdata=YJWx4ZjeOc9l1tQRs0wPKGQYHUUVj1ZnYDc0QzORWVE%3D&amp;reserved=0" TargetMode="External"/><Relationship Id="rId45" Type="http://schemas.openxmlformats.org/officeDocument/2006/relationships/hyperlink" Target="https://www.gov.uk/guidance/check-if-your-material-is-waste" TargetMode="External"/><Relationship Id="rId53" Type="http://schemas.openxmlformats.org/officeDocument/2006/relationships/footer" Target="footer3.xml"/><Relationship Id="rId58" Type="http://schemas.openxmlformats.org/officeDocument/2006/relationships/hyperlink" Target="https://www.gov.uk/guidance/how-to-collect-your-packaging-data-for-extended-producer-responsibility" TargetMode="External"/><Relationship Id="rId66" Type="http://schemas.openxmlformats.org/officeDocument/2006/relationships/hyperlink" Target="https://www.gov.uk/guidance/extended-producer-responsibility-for-packaging-how-to-assess-household-and-non-household-packaging" TargetMode="Externa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8.png"/><Relationship Id="rId19" Type="http://schemas.openxmlformats.org/officeDocument/2006/relationships/hyperlink" Target="https://www.sepa.org.uk/regulations/waste/guidance/" TargetMode="External"/><Relationship Id="rId14" Type="http://schemas.openxmlformats.org/officeDocument/2006/relationships/image" Target="media/image3.jpeg"/><Relationship Id="rId22" Type="http://schemas.openxmlformats.org/officeDocument/2006/relationships/hyperlink" Target="mailto:packaging@naturalresourceswales.gov.uk" TargetMode="External"/><Relationship Id="rId27" Type="http://schemas.openxmlformats.org/officeDocument/2006/relationships/hyperlink" Target="https://www.gov.uk/government/organisations/packuk" TargetMode="External"/><Relationship Id="rId30" Type="http://schemas.openxmlformats.org/officeDocument/2006/relationships/hyperlink" Target="https://www.gov.uk/guidance/extended-producer-responsibility-for-packaging-who-is-affected-and-what-to-do" TargetMode="External"/><Relationship Id="rId35" Type="http://schemas.openxmlformats.org/officeDocument/2006/relationships/hyperlink" Target="https://www.gov.uk/government/collections/extended-producer-responsibility-for-packaging-report-packaging-data" TargetMode="External"/><Relationship Id="rId43" Type="http://schemas.openxmlformats.org/officeDocument/2006/relationships/hyperlink" Target="https://www.gov.uk/guidance/how-to-collect-your-packaging-data-for-extended-producer-responsibility" TargetMode="External"/><Relationship Id="rId48" Type="http://schemas.openxmlformats.org/officeDocument/2006/relationships/header" Target="header1.xml"/><Relationship Id="rId56" Type="http://schemas.openxmlformats.org/officeDocument/2006/relationships/hyperlink" Target="https://www.gov.uk/guidance/how-to-collect-your-packaging-data-for-extended-producer-responsibility" TargetMode="External"/><Relationship Id="rId64" Type="http://schemas.openxmlformats.org/officeDocument/2006/relationships/hyperlink" Target="https://npwd.environment-agency.gov.uk/FileDownload.ashx?FileId=f48cf5be-217a-4a17-9bc1-825aae0bcdd4" TargetMode="External"/><Relationship Id="rId69" Type="http://schemas.openxmlformats.org/officeDocument/2006/relationships/hyperlink" Target="https://www.gov.uk/guidance/how-to-collect-your-packaging-data-for-extended-producer-responsibility" TargetMode="External"/><Relationship Id="rId8" Type="http://schemas.openxmlformats.org/officeDocument/2006/relationships/settings" Target="settings.xml"/><Relationship Id="rId51" Type="http://schemas.openxmlformats.org/officeDocument/2006/relationships/footer" Target="footer2.xm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daera-ni.gov.uk/articles/regulatory-position-statements" TargetMode="External"/><Relationship Id="rId25" Type="http://schemas.openxmlformats.org/officeDocument/2006/relationships/hyperlink" Target="mailto:EPRCustomerService@defra.gov.uk" TargetMode="External"/><Relationship Id="rId33" Type="http://schemas.openxmlformats.org/officeDocument/2006/relationships/hyperlink" Target="https://www.gov.uk/government/collections/extended-producer-responsibility-for-packaging-report-packaging-data" TargetMode="External"/><Relationship Id="rId38" Type="http://schemas.openxmlformats.org/officeDocument/2006/relationships/hyperlink" Target="https://www.gov.uk/guidance/extended-producer-responsibility-for-packaging-how-to-assess-household-and-non-household-packaging" TargetMode="External"/><Relationship Id="rId46" Type="http://schemas.openxmlformats.org/officeDocument/2006/relationships/hyperlink" Target="https://www.gov.uk/guidance/how-to-collect-your-packaging-data-for-extended-producer-responsibility" TargetMode="External"/><Relationship Id="rId59" Type="http://schemas.openxmlformats.org/officeDocument/2006/relationships/image" Target="media/image7.png"/><Relationship Id="rId67" Type="http://schemas.openxmlformats.org/officeDocument/2006/relationships/hyperlink" Target="https://www.gov.uk/guidance/how-to-collect-your-packaging-data-for-extended-producer-responsibility" TargetMode="External"/><Relationship Id="rId20" Type="http://schemas.openxmlformats.org/officeDocument/2006/relationships/hyperlink" Target="mailto:packagingproducers@environment-agency.gov.uk" TargetMode="External"/><Relationship Id="rId41" Type="http://schemas.openxmlformats.org/officeDocument/2006/relationships/hyperlink" Target="https://www.gov.uk/guidance/packaging-data-tell-us-how-you-collected-it-for-extended-producer-responsibility" TargetMode="External"/><Relationship Id="rId54" Type="http://schemas.openxmlformats.org/officeDocument/2006/relationships/image" Target="media/image6.png"/><Relationship Id="rId62" Type="http://schemas.openxmlformats.org/officeDocument/2006/relationships/hyperlink" Target="https://report-packaging-data.defra.gov.uk/large-producers" TargetMode="External"/><Relationship Id="rId70" Type="http://schemas.openxmlformats.org/officeDocument/2006/relationships/hyperlink" Target="https://www.gov.uk/guidance/how-to-collect-your-packaging-data-for-extended-producer-responsibility" TargetMode="External"/><Relationship Id="rId75"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mailto:producer.responsibility@sepa.org.uk" TargetMode="External"/><Relationship Id="rId28" Type="http://schemas.openxmlformats.org/officeDocument/2006/relationships/image" Target="media/image5.png"/><Relationship Id="rId36" Type="http://schemas.openxmlformats.org/officeDocument/2006/relationships/hyperlink" Target="https://www.gov.uk/guidance/extended-producer-responsibility-for-packaging-how-to-assess-household-and-non-household-packaging" TargetMode="External"/><Relationship Id="rId49" Type="http://schemas.openxmlformats.org/officeDocument/2006/relationships/header" Target="header2.xml"/><Relationship Id="rId57" Type="http://schemas.openxmlformats.org/officeDocument/2006/relationships/hyperlink" Target="https://www.gov.uk/guidance/recycling-assessment-methodology-how-to-assess-your-packaging-waste" TargetMode="External"/><Relationship Id="rId10" Type="http://schemas.openxmlformats.org/officeDocument/2006/relationships/footnotes" Target="footnotes.xml"/><Relationship Id="rId31" Type="http://schemas.openxmlformats.org/officeDocument/2006/relationships/hyperlink" Target="https://www.gov.uk/government/publications/packaging-data-how-to-create-your-file-for-extended-producer-responsibility/packaging-data-file-specification-for-extended-producer-responsibility" TargetMode="External"/><Relationship Id="rId44" Type="http://schemas.openxmlformats.org/officeDocument/2006/relationships/hyperlink" Target="https://www.gov.uk/government/collections/plastic-packaging-tax" TargetMode="External"/><Relationship Id="rId52" Type="http://schemas.openxmlformats.org/officeDocument/2006/relationships/header" Target="header3.xml"/><Relationship Id="rId60" Type="http://schemas.openxmlformats.org/officeDocument/2006/relationships/hyperlink" Target="https://www.gov.uk/guidance/recycling-assessment-methodology-how-to-assess-your-packaging-waste" TargetMode="External"/><Relationship Id="rId65" Type="http://schemas.openxmlformats.org/officeDocument/2006/relationships/hyperlink" Target="https://www.gov.uk/guidance/how-to-collect-your-packaging-data-for-extended-producer-responsibility" TargetMode="External"/><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naturalresources.wales/permits-and-permissions/waste-permitting/waste-regulatory-decisions/?lang=en" TargetMode="External"/><Relationship Id="rId39" Type="http://schemas.openxmlformats.org/officeDocument/2006/relationships/hyperlink" Target="https://www.gov.uk/government/publications/organisation-details-how-to-create-your-file-for-extended-producer-responsibility-epr-for-packaging/organisation-details-file-specification-for-extended-producer-responsibility" TargetMode="External"/><Relationship Id="rId34" Type="http://schemas.openxmlformats.org/officeDocument/2006/relationships/hyperlink" Target="https://www.gov.uk/guidance/extended-producer-responsibility-for-packaging-register-and-pay-the-fee" TargetMode="External"/><Relationship Id="rId50" Type="http://schemas.openxmlformats.org/officeDocument/2006/relationships/footer" Target="footer1.xml"/><Relationship Id="rId55" Type="http://schemas.openxmlformats.org/officeDocument/2006/relationships/hyperlink" Target="https://www.gov.uk/guidance/how-to-collect-your-packaging-data-for-extended-producer-responsibility" TargetMode="External"/><Relationship Id="rId76" Type="http://schemas.microsoft.com/office/2020/10/relationships/intelligence" Target="intelligence2.xml"/><Relationship Id="rId7" Type="http://schemas.openxmlformats.org/officeDocument/2006/relationships/styles" Target="styles.xml"/><Relationship Id="rId71" Type="http://schemas.openxmlformats.org/officeDocument/2006/relationships/hyperlink" Target="https://www.gov.uk/guidance/how-to-collect-your-packaging-data-for-extended-producer-responsibility" TargetMode="External"/></Relationships>
</file>

<file path=word/documenttasks/documenttasks1.xml><?xml version="1.0" encoding="utf-8"?>
<t:Tasks xmlns:t="http://schemas.microsoft.com/office/tasks/2019/documenttasks" xmlns:oel="http://schemas.microsoft.com/office/2019/extlst">
  <t:Task id="{18D08202-D649-42A7-9626-20F05C2CADE8}">
    <t:Anchor>
      <t:Comment id="1279553705"/>
    </t:Anchor>
    <t:History>
      <t:Event id="{138BC62E-82B3-4D91-B020-B03B974E1C3C}" time="2023-07-05T12:59:36.723Z">
        <t:Attribution userId="S::jonathan.coldicott@environment-agency.gov.uk::085c351b-881c-4257-8e7b-f9b6978d5c37" userProvider="AD" userName="Coldicott, Jonathan"/>
        <t:Anchor>
          <t:Comment id="1279553705"/>
        </t:Anchor>
        <t:Create/>
      </t:Event>
      <t:Event id="{36E2DF67-DC9F-466A-B907-6FB82A1EEE7B}" time="2023-07-05T12:59:36.723Z">
        <t:Attribution userId="S::jonathan.coldicott@environment-agency.gov.uk::085c351b-881c-4257-8e7b-f9b6978d5c37" userProvider="AD" userName="Coldicott, Jonathan"/>
        <t:Anchor>
          <t:Comment id="1279553705"/>
        </t:Anchor>
        <t:Assign userId="S::helen.pavlou@environment-agency.gov.uk::7bf7f8dc-7c67-4cd3-846b-2e4762114a0f" userProvider="AD" userName="Pavlou, Helen"/>
      </t:Event>
      <t:Event id="{E9DF9E1A-4742-411A-B90E-075F0C114818}" time="2023-07-05T12:59:36.723Z">
        <t:Attribution userId="S::jonathan.coldicott@environment-agency.gov.uk::085c351b-881c-4257-8e7b-f9b6978d5c37" userProvider="AD" userName="Coldicott, Jonathan"/>
        <t:Anchor>
          <t:Comment id="1279553705"/>
        </t:Anchor>
        <t:SetTitle title="@Pavlou, Helen I think we will need to make this clearer in the next version. I assume the analogy here is in reference to reuse but we have had the below from Valpak  Page 33 of the ‘EPR Technical interpretations and agreed positions’ book states that …"/>
      </t:Event>
    </t:History>
  </t:Task>
  <t:Task id="{554FC00E-B953-4C86-A494-66064A7BE794}">
    <t:Anchor>
      <t:Comment id="1705741517"/>
    </t:Anchor>
    <t:History>
      <t:Event id="{D87B524B-E9B0-4A28-B0E0-E229E14667EA}" time="2023-04-18T13:19:52.855Z">
        <t:Attribution userId="S::virginia.woolley@environment-agency.gov.uk::25caa490-0bc7-4539-a8ab-b60545c1d27c" userProvider="AD" userName="Woolley, Virginia"/>
        <t:Anchor>
          <t:Comment id="1828395812"/>
        </t:Anchor>
        <t:Create/>
      </t:Event>
      <t:Event id="{2FAD7392-8BF9-42E4-9541-60793360DA55}" time="2023-04-18T13:19:52.855Z">
        <t:Attribution userId="S::virginia.woolley@environment-agency.gov.uk::25caa490-0bc7-4539-a8ab-b60545c1d27c" userProvider="AD" userName="Woolley, Virginia"/>
        <t:Anchor>
          <t:Comment id="1828395812"/>
        </t:Anchor>
        <t:Assign userId="S::jenny.scott@environment-agency.gov.uk::39d14a7c-23d8-4fa8-aa9d-8fa4330e2a9d" userProvider="AD" userName="Scott, Jenny"/>
      </t:Event>
      <t:Event id="{6721F31D-F9B0-4289-A5DB-A2EB93C4A8B6}" time="2023-04-18T13:19:52.855Z">
        <t:Attribution userId="S::virginia.woolley@environment-agency.gov.uk::25caa490-0bc7-4539-a8ab-b60545c1d27c" userProvider="AD" userName="Woolley, Virginia"/>
        <t:Anchor>
          <t:Comment id="1828395812"/>
        </t:Anchor>
        <t:SetTitle title="@Scott, Jenny can you please check if our wording in the agreed positions on this is OK."/>
      </t:Event>
    </t:History>
  </t:Task>
  <t:Task id="{7A84B07C-D7F3-4E1F-886B-3F1F9ED796DF}">
    <t:Anchor>
      <t:Comment id="1072522671"/>
    </t:Anchor>
    <t:History>
      <t:Event id="{B5FEA150-5845-4718-81D1-F06C7CE1D662}" time="2023-04-18T13:21:50.009Z">
        <t:Attribution userId="S::virginia.woolley@environment-agency.gov.uk::25caa490-0bc7-4539-a8ab-b60545c1d27c" userProvider="AD" userName="Woolley, Virginia"/>
        <t:Anchor>
          <t:Comment id="615752209"/>
        </t:Anchor>
        <t:Create/>
      </t:Event>
      <t:Event id="{4D4BC937-5527-44AB-B7D2-8C3E62E57B24}" time="2023-04-18T13:21:50.009Z">
        <t:Attribution userId="S::virginia.woolley@environment-agency.gov.uk::25caa490-0bc7-4539-a8ab-b60545c1d27c" userProvider="AD" userName="Woolley, Virginia"/>
        <t:Anchor>
          <t:Comment id="615752209"/>
        </t:Anchor>
        <t:Assign userId="S::jenny.scott@environment-agency.gov.uk::39d14a7c-23d8-4fa8-aa9d-8fa4330e2a9d" userProvider="AD" userName="Scott, Jenny"/>
      </t:Event>
      <t:Event id="{24A8559A-6CFF-47BD-85CE-9883ACEBFE82}" time="2023-04-18T13:21:50.009Z">
        <t:Attribution userId="S::virginia.woolley@environment-agency.gov.uk::25caa490-0bc7-4539-a8ab-b60545c1d27c" userProvider="AD" userName="Woolley, Virginia"/>
        <t:Anchor>
          <t:Comment id="615752209"/>
        </t:Anchor>
        <t:SetTitle title="@Scott, Jenny Can you please check this"/>
      </t:Event>
    </t:History>
  </t:Task>
  <t:Task id="{37845033-D12F-40EE-B4B3-AC95F03E72AD}">
    <t:Anchor>
      <t:Comment id="432828839"/>
    </t:Anchor>
    <t:History>
      <t:Event id="{390DEDCC-F1C5-434C-8EFF-A3AE4B406059}" time="2025-03-04T12:55:14.931Z">
        <t:Attribution userId="S::helen.pavlou@environment-agency.gov.uk::7bf7f8dc-7c67-4cd3-846b-2e4762114a0f" userProvider="AD" userName="Pavlou, Helen"/>
        <t:Anchor>
          <t:Comment id="432828839"/>
        </t:Anchor>
        <t:Create/>
      </t:Event>
      <t:Event id="{609AAF73-5F09-4E4F-82E0-F4D4F4135D25}" time="2025-03-04T12:55:14.931Z">
        <t:Attribution userId="S::helen.pavlou@environment-agency.gov.uk::7bf7f8dc-7c67-4cd3-846b-2e4762114a0f" userProvider="AD" userName="Pavlou, Helen"/>
        <t:Anchor>
          <t:Comment id="432828839"/>
        </t:Anchor>
        <t:Assign userId="S::jonathan.coldicott@environment-agency.gov.uk::085c351b-881c-4257-8e7b-f9b6978d5c37" userProvider="AD" userName="Coldicott, Jonathan"/>
      </t:Event>
      <t:Event id="{B8421E71-3558-4288-9431-BB4AB657029C}" time="2025-03-04T12:55:14.931Z">
        <t:Attribution userId="S::helen.pavlou@environment-agency.gov.uk::7bf7f8dc-7c67-4cd3-846b-2e4762114a0f" userProvider="AD" userName="Pavlou, Helen"/>
        <t:Anchor>
          <t:Comment id="432828839"/>
        </t:Anchor>
        <t:SetTitle title="@Coldicott, Jonathan Re-written and table added below as requested - Anything to add/change?"/>
      </t:Event>
      <t:Event id="{C8F4CB52-18FF-439A-8B8D-5436B50DB559}" time="2025-03-04T13:14:56.505Z">
        <t:Attribution userId="S::helen.pavlou@environment-agency.gov.uk::7bf7f8dc-7c67-4cd3-846b-2e4762114a0f" userProvider="AD" userName="Pavlou, Helen"/>
        <t:Progress percentComplete="100"/>
      </t:Event>
    </t:History>
  </t:Task>
  <t:Task id="{69A03CE1-BB24-4FEF-9279-296630AEA077}">
    <t:Anchor>
      <t:Comment id="1538494690"/>
    </t:Anchor>
    <t:History>
      <t:Event id="{A419BA0A-ADAA-459D-BCB0-60E0C223FEB3}" time="2025-03-28T10:45:45.362Z">
        <t:Attribution userId="S::helen.pavlou@environment-agency.gov.uk::7bf7f8dc-7c67-4cd3-846b-2e4762114a0f" userProvider="AD" userName="Pavlou, Helen"/>
        <t:Anchor>
          <t:Comment id="1538494690"/>
        </t:Anchor>
        <t:Create/>
      </t:Event>
      <t:Event id="{C145668E-BC5A-49EB-9577-6965DB302618}" time="2025-03-28T10:45:45.362Z">
        <t:Attribution userId="S::helen.pavlou@environment-agency.gov.uk::7bf7f8dc-7c67-4cd3-846b-2e4762114a0f" userProvider="AD" userName="Pavlou, Helen"/>
        <t:Anchor>
          <t:Comment id="1538494690"/>
        </t:Anchor>
        <t:Assign userId="S::jonathan.coldicott@environment-agency.gov.uk::085c351b-881c-4257-8e7b-f9b6978d5c37" userProvider="AD" userName="Coldicott, Jonathan"/>
      </t:Event>
      <t:Event id="{C60C3022-282A-40EF-9FF4-86E6A37F285B}" time="2025-03-28T10:45:45.362Z">
        <t:Attribution userId="S::helen.pavlou@environment-agency.gov.uk::7bf7f8dc-7c67-4cd3-846b-2e4762114a0f" userProvider="AD" userName="Pavlou, Helen"/>
        <t:Anchor>
          <t:Comment id="1538494690"/>
        </t:Anchor>
        <t:SetTitle title="@Coldicott, Jonathan JC can you check please?"/>
      </t:Event>
      <t:Event id="{7CD7B59A-EDCB-49FD-A149-CE9B68BDAE40}" time="2025-03-28T10:45:50.577Z">
        <t:Attribution userId="S::helen.pavlou@environment-agency.gov.uk::7bf7f8dc-7c67-4cd3-846b-2e4762114a0f" userProvider="AD" userName="Pavlou, Helen"/>
        <t:Progress percentComplete="100"/>
      </t:Event>
      <t:Event id="{53AC15E9-BBAD-486C-9D8A-6E3B4ABC19AB}" time="2025-03-28T10:46:00.186Z">
        <t:Attribution userId="S::helen.pavlou@environment-agency.gov.uk::7bf7f8dc-7c67-4cd3-846b-2e4762114a0f" userProvider="AD" userName="Pavlou, Helen"/>
        <t:Progress percentComplete="0"/>
      </t:Event>
      <t:Event id="{7CDA9553-0FB6-46D1-BB87-030C6801B9A1}" time="2025-03-28T11:57:55.038Z">
        <t:Attribution userId="S::helen.pavlou@environment-agency.gov.uk::7bf7f8dc-7c67-4cd3-846b-2e4762114a0f" userProvider="AD" userName="Pavlou, Hele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Packaging EPR</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lcf76f155ced4ddcb4097134ff3c332f xmlns="4f7e5921-430b-4afb-a70a-c39d37c4ae3c">
      <Terms xmlns="http://schemas.microsoft.com/office/infopath/2007/PartnerControls"/>
    </lcf76f155ced4ddcb4097134ff3c332f>
    <TaxCatchAll xmlns="662745e8-e224-48e8-a2e3-254862b8c2f5">
      <Value>6</Value>
      <Value>10</Value>
      <Value>9</Value>
      <Value>8</Value>
      <Value>7</Value>
    </TaxCatchAll>
    <Team xmlns="662745e8-e224-48e8-a2e3-254862b8c2f5">Waste Reforms Team</Team>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EA</TermName>
          <TermId xmlns="http://schemas.microsoft.com/office/infopath/2007/PartnerControls">b77da37e-7166-4741-8c12-4679faab22d9</TermId>
        </TermInfo>
      </Terms>
    </ddeb1fd0a9ad4436a96525d34737dc44>
    <HOMigrated xmlns="662745e8-e224-48e8-a2e3-254862b8c2f5">false</HOMigrated>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SharedWithUsers xmlns="c2a29bdd-637a-4f4b-b2b1-1338f72c8a40">
      <UserInfo>
        <DisplayName>Watkins, Sarah</DisplayName>
        <AccountId>209</AccountId>
        <AccountType/>
      </UserInfo>
      <UserInfo>
        <DisplayName>Adams, Sally</DisplayName>
        <AccountId>197</AccountId>
        <AccountType/>
      </UserInfo>
      <UserInfo>
        <DisplayName>Duffy, Lucy</DisplayName>
        <AccountId>124</AccountId>
        <AccountType/>
      </UserInfo>
      <UserInfo>
        <DisplayName>Evers, Lisa</DisplayName>
        <AccountId>254</AccountId>
        <AccountType/>
      </UserInfo>
      <UserInfo>
        <DisplayName>Greatorex, Lucy</DisplayName>
        <AccountId>255</AccountId>
        <AccountType/>
      </UserInfo>
      <UserInfo>
        <DisplayName>Hatton, Louisa</DisplayName>
        <AccountId>69</AccountId>
        <AccountType/>
      </UserInfo>
      <UserInfo>
        <DisplayName>Macdonald, Joe</DisplayName>
        <AccountId>812</AccountId>
        <AccountType/>
      </UserInfo>
      <UserInfo>
        <DisplayName>McFarland, Lindsay</DisplayName>
        <AccountId>745</AccountId>
        <AccountType/>
      </UserInfo>
      <UserInfo>
        <DisplayName>McLean, Lyn</DisplayName>
        <AccountId>105</AccountId>
        <AccountType/>
      </UserInfo>
      <UserInfo>
        <DisplayName>Owen, Becci</DisplayName>
        <AccountId>267</AccountId>
        <AccountType/>
      </UserInfo>
      <UserInfo>
        <DisplayName>Thomas, Conrad</DisplayName>
        <AccountId>31</AccountId>
        <AccountType/>
      </UserInfo>
      <UserInfo>
        <DisplayName>Timmins, Keli</DisplayName>
        <AccountId>746</AccountId>
        <AccountType/>
      </UserInfo>
      <UserInfo>
        <DisplayName>Vowles, Gemma</DisplayName>
        <AccountId>72</AccountId>
        <AccountType/>
      </UserInfo>
      <UserInfo>
        <DisplayName>Woolley, Virginia</DisplayName>
        <AccountId>575</AccountId>
        <AccountType/>
      </UserInfo>
      <UserInfo>
        <DisplayName>Scott, Jenny</DisplayName>
        <AccountId>99</AccountId>
        <AccountType/>
      </UserInfo>
      <UserInfo>
        <DisplayName>Mackie, Sarah</DisplayName>
        <AccountId>551</AccountId>
        <AccountType/>
      </UserInfo>
      <UserInfo>
        <DisplayName>Spink, Pete</DisplayName>
        <AccountId>134</AccountId>
        <AccountType/>
      </UserInfo>
      <UserInfo>
        <DisplayName>Atkinson, Ian</DisplayName>
        <AccountId>1559</AccountId>
        <AccountType/>
      </UserInfo>
      <UserInfo>
        <DisplayName>Ollerton, Zack</DisplayName>
        <AccountId>1558</AccountId>
        <AccountType/>
      </UserInfo>
      <UserInfo>
        <DisplayName>Crichton, Linda</DisplayName>
        <AccountId>1556</AccountId>
        <AccountType/>
      </UserInfo>
      <UserInfo>
        <DisplayName>Thomson, Andrew</DisplayName>
        <AccountId>257</AccountId>
        <AccountType/>
      </UserInfo>
      <UserInfo>
        <DisplayName>Haste, Beth</DisplayName>
        <AccountId>378</AccountId>
        <AccountType/>
      </UserInfo>
      <UserInfo>
        <DisplayName>Bowering, Tessa</DisplayName>
        <AccountId>293</AccountId>
        <AccountType/>
      </UserInfo>
      <UserInfo>
        <DisplayName>Prigmore, Heather</DisplayName>
        <AccountId>701</AccountId>
        <AccountType/>
      </UserInfo>
      <UserInfo>
        <DisplayName>Bridges, Robert</DisplayName>
        <AccountId>744</AccountId>
        <AccountType/>
      </UserInfo>
      <UserInfo>
        <DisplayName>Maltman, Aidan</DisplayName>
        <AccountId>266</AccountId>
        <AccountType/>
      </UserInfo>
      <UserInfo>
        <DisplayName>Moldauer, Cath</DisplayName>
        <AccountId>253</AccountId>
        <AccountType/>
      </UserInfo>
      <UserInfo>
        <DisplayName>Early, Sarah</DisplayName>
        <AccountId>655</AccountId>
        <AccountType/>
      </UserInfo>
      <UserInfo>
        <DisplayName>Williams, Sian</DisplayName>
        <AccountId>528</AccountId>
        <AccountType/>
      </UserInfo>
      <UserInfo>
        <DisplayName>Grimshaw, Charlotte</DisplayName>
        <AccountId>77</AccountId>
        <AccountType/>
      </UserInfo>
      <UserInfo>
        <DisplayName>Ashmore, Lisa</DisplayName>
        <AccountId>822</AccountId>
        <AccountType/>
      </UserInfo>
      <UserInfo>
        <DisplayName>Rockingham, Vicky</DisplayName>
        <AccountId>211</AccountId>
        <AccountType/>
      </UserInfo>
      <UserInfo>
        <DisplayName>Grove, Chris</DisplayName>
        <AccountId>25</AccountId>
        <AccountType/>
      </UserInfo>
      <UserInfo>
        <DisplayName>Turnock, Samantha</DisplayName>
        <AccountId>1605</AccountId>
        <AccountType/>
      </UserInfo>
      <UserInfo>
        <DisplayName>Collins, Nikki</DisplayName>
        <AccountId>51</AccountId>
        <AccountType/>
      </UserInfo>
      <UserInfo>
        <DisplayName>Glynn, Jo</DisplayName>
        <AccountId>214</AccountId>
        <AccountType/>
      </UserInfo>
      <UserInfo>
        <DisplayName>Moros Perez, Silvia</DisplayName>
        <AccountId>892</AccountId>
        <AccountType/>
      </UserInfo>
      <UserInfo>
        <DisplayName>Pavlou, Helen</DisplayName>
        <AccountId>152</AccountId>
        <AccountType/>
      </UserInfo>
      <UserInfo>
        <DisplayName>Allister, Tim (Guest)</DisplayName>
        <AccountId>1842</AccountId>
        <AccountType/>
      </UserInfo>
      <UserInfo>
        <DisplayName>Chalamanda, Nathaniel (Guest)</DisplayName>
        <AccountId>774</AccountId>
        <AccountType/>
      </UserInfo>
      <UserInfo>
        <DisplayName>Loughlin, Hannah (Guest)</DisplayName>
        <AccountId>1275</AccountId>
        <AccountType/>
      </UserInfo>
      <UserInfo>
        <DisplayName>Carlisle, Diane (Guest)</DisplayName>
        <AccountId>518</AccountId>
        <AccountType/>
      </UserInfo>
      <UserInfo>
        <DisplayName>Davies, John (Guest)</DisplayName>
        <AccountId>775</AccountId>
        <AccountType/>
      </UserInfo>
      <UserInfo>
        <DisplayName>Gaffney, Bernard (Guest)</DisplayName>
        <AccountId>517</AccountId>
        <AccountType/>
      </UserInfo>
      <UserInfo>
        <DisplayName>Cowie, Ross (Guest)</DisplayName>
        <AccountId>519</AccountId>
        <AccountType/>
      </UserInfo>
      <UserInfo>
        <DisplayName>Balogianni, Vasiliki (Guest)</DisplayName>
        <AccountId>2264</AccountId>
        <AccountType/>
      </UserInfo>
      <UserInfo>
        <DisplayName>House, Louise</DisplayName>
        <AccountId>992</AccountId>
        <AccountType/>
      </UserInfo>
      <UserInfo>
        <DisplayName>Walsh, Sean</DisplayName>
        <AccountId>2028</AccountId>
        <AccountType/>
      </UserInfo>
      <UserInfo>
        <DisplayName>Núñez-Fernández, Lupe</DisplayName>
        <AccountId>3545</AccountId>
        <AccountType/>
      </UserInfo>
      <UserInfo>
        <DisplayName>Bradley, Paul</DisplayName>
        <AccountId>1561</AccountId>
        <AccountType/>
      </UserInfo>
      <UserInfo>
        <DisplayName>Coldicott, Jonathan</DisplayName>
        <AccountId>3146</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3F5B77CF0C8CAF45AF39DFE7662DB8A3" ma:contentTypeVersion="36" ma:contentTypeDescription="Create a new document." ma:contentTypeScope="" ma:versionID="b9b41e8497ffedf6f10bf7f36a826cbb">
  <xsd:schema xmlns:xsd="http://www.w3.org/2001/XMLSchema" xmlns:xs="http://www.w3.org/2001/XMLSchema" xmlns:p="http://schemas.microsoft.com/office/2006/metadata/properties" xmlns:ns1="http://schemas.microsoft.com/sharepoint/v3" xmlns:ns2="662745e8-e224-48e8-a2e3-254862b8c2f5" xmlns:ns3="4f7e5921-430b-4afb-a70a-c39d37c4ae3c" xmlns:ns4="c2a29bdd-637a-4f4b-b2b1-1338f72c8a40" targetNamespace="http://schemas.microsoft.com/office/2006/metadata/properties" ma:root="true" ma:fieldsID="ed77437aa2f35d37c8aecb15bbf8f3ef" ns1:_="" ns2:_="" ns3:_="" ns4:_="">
    <xsd:import namespace="http://schemas.microsoft.com/sharepoint/v3"/>
    <xsd:import namespace="662745e8-e224-48e8-a2e3-254862b8c2f5"/>
    <xsd:import namespace="4f7e5921-430b-4afb-a70a-c39d37c4ae3c"/>
    <xsd:import namespace="c2a29bdd-637a-4f4b-b2b1-1338f72c8a40"/>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EventHashCode" minOccurs="0"/>
                <xsd:element ref="ns3:MediaServiceObjectDetectorVersions" minOccurs="0"/>
                <xsd:element ref="ns3:MediaServiceSearchProperties" minOccurs="0"/>
                <xsd:element ref="ns1:_ip_UnifiedCompliancePolicyProperties" minOccurs="0"/>
                <xsd:element ref="ns1:_ip_UnifiedCompliancePolicyUIAction"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DateTaken" minOccurs="0"/>
                <xsd:element ref="ns3:MediaLengthInSeconds" minOccurs="0"/>
                <xsd:element ref="ns3:lcf76f155ced4ddcb4097134ff3c332f" minOccurs="0"/>
                <xsd:element ref="ns3:MediaServiceOCR" minOccurs="0"/>
                <xsd:element ref="ns3:MediaServiceGenerationTim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7786a041-132f-4b39-a4fc-684fa7be3426}" ma:internalName="TaxCatchAll" ma:showField="CatchAllData" ma:web="c2a29bdd-637a-4f4b-b2b1-1338f72c8a4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786a041-132f-4b39-a4fc-684fa7be3426}" ma:internalName="TaxCatchAllLabel" ma:readOnly="true" ma:showField="CatchAllDataLabel" ma:web="c2a29bdd-637a-4f4b-b2b1-1338f72c8a40">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Waste Reforms Team" ma:internalName="Team" ma:readOnly="false">
      <xsd:simpleType>
        <xsd:restriction base="dms:Text"/>
      </xsd:simpleType>
    </xsd:element>
    <xsd:element name="Topic" ma:index="20" nillable="true" ma:displayName="Topic" ma:default="Packaging EPR"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Internal EA|b77da37e-7166-4741-8c12-4679faab22d9"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f7e5921-430b-4afb-a70a-c39d37c4ae3c" elementFormDefault="qualified">
    <xsd:import namespace="http://schemas.microsoft.com/office/2006/documentManagement/types"/>
    <xsd:import namespace="http://schemas.microsoft.com/office/infopath/2007/PartnerControls"/>
    <xsd:element name="MediaServiceEventHashCode" ma:index="25" nillable="true" ma:displayName="MediaServiceEventHashCode" ma:hidden="true" ma:internalName="MediaServiceEventHashCode"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MediaServiceDateTaken" ma:index="36" nillable="true" ma:displayName="MediaServiceDateTaken" ma:hidden="true" ma:internalName="MediaServiceDateTaken"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BillingMetadata" ma:index="4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a29bdd-637a-4f4b-b2b1-1338f72c8a40"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d1117845-93f6-4da3-abaa-fcb4fa669c78" ContentTypeId="0x010100A5BF1C78D9F64B679A5EBDE1C6598EBC01" PreviousValue="false"/>
</file>

<file path=customXml/itemProps1.xml><?xml version="1.0" encoding="utf-8"?>
<ds:datastoreItem xmlns:ds="http://schemas.openxmlformats.org/officeDocument/2006/customXml" ds:itemID="{EE5C51F3-C966-4C1F-930F-7D9993B39F53}">
  <ds:schemaRefs>
    <ds:schemaRef ds:uri="http://schemas.microsoft.com/office/2006/metadata/properties"/>
    <ds:schemaRef ds:uri="http://schemas.microsoft.com/office/infopath/2007/PartnerControls"/>
    <ds:schemaRef ds:uri="662745e8-e224-48e8-a2e3-254862b8c2f5"/>
    <ds:schemaRef ds:uri="4f7e5921-430b-4afb-a70a-c39d37c4ae3c"/>
    <ds:schemaRef ds:uri="c2a29bdd-637a-4f4b-b2b1-1338f72c8a40"/>
    <ds:schemaRef ds:uri="http://schemas.microsoft.com/sharepoint/v3"/>
  </ds:schemaRefs>
</ds:datastoreItem>
</file>

<file path=customXml/itemProps2.xml><?xml version="1.0" encoding="utf-8"?>
<ds:datastoreItem xmlns:ds="http://schemas.openxmlformats.org/officeDocument/2006/customXml" ds:itemID="{CDDE10A4-0D42-4221-B6A4-998C6C808569}">
  <ds:schemaRefs>
    <ds:schemaRef ds:uri="http://schemas.microsoft.com/sharepoint/v3/contenttype/forms"/>
  </ds:schemaRefs>
</ds:datastoreItem>
</file>

<file path=customXml/itemProps3.xml><?xml version="1.0" encoding="utf-8"?>
<ds:datastoreItem xmlns:ds="http://schemas.openxmlformats.org/officeDocument/2006/customXml" ds:itemID="{52A5B82D-3CFA-41ED-A61A-CE186ED528BD}">
  <ds:schemaRefs>
    <ds:schemaRef ds:uri="http://schemas.openxmlformats.org/officeDocument/2006/bibliography"/>
  </ds:schemaRefs>
</ds:datastoreItem>
</file>

<file path=customXml/itemProps4.xml><?xml version="1.0" encoding="utf-8"?>
<ds:datastoreItem xmlns:ds="http://schemas.openxmlformats.org/officeDocument/2006/customXml" ds:itemID="{A3B8FCB2-30AC-4E2B-B34A-06752D0DB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4f7e5921-430b-4afb-a70a-c39d37c4ae3c"/>
    <ds:schemaRef ds:uri="c2a29bdd-637a-4f4b-b2b1-1338f72c8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5F1325B-1CA9-4EC0-BA1F-249FA98B1BE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31047</Words>
  <Characters>164863</Characters>
  <Application>Microsoft Office Word</Application>
  <DocSecurity>0</DocSecurity>
  <Lines>5684</Lines>
  <Paragraphs>2759</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193151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Pavlou</dc:creator>
  <cp:keywords/>
  <cp:lastModifiedBy>Helen Pavlou</cp:lastModifiedBy>
  <cp:revision>125</cp:revision>
  <cp:lastPrinted>2025-10-06T19:54:00Z</cp:lastPrinted>
  <dcterms:created xsi:type="dcterms:W3CDTF">2025-10-06T16:53:00Z</dcterms:created>
  <dcterms:modified xsi:type="dcterms:W3CDTF">2026-01-06T09:56:00Z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tionType">
    <vt:lpwstr/>
  </property>
  <property fmtid="{D5CDD505-2E9C-101B-9397-08002B2CF9AE}" pid="3" name="ClassificationContentMarkingFooterText">
    <vt:lpwstr>OFFICIAL</vt:lpwstr>
  </property>
  <property fmtid="{D5CDD505-2E9C-101B-9397-08002B2CF9AE}" pid="4" name="MSIP_Label_ea4fd52f-9814-4cae-aa53-0ea7b16cd381_Enabled">
    <vt:lpwstr>true</vt:lpwstr>
  </property>
  <property fmtid="{D5CDD505-2E9C-101B-9397-08002B2CF9AE}" pid="5" name="ClassificationContentMarkingHeaderText">
    <vt:lpwstr>OFFICIAL</vt:lpwstr>
  </property>
  <property fmtid="{D5CDD505-2E9C-101B-9397-08002B2CF9AE}" pid="6" name="Distribution">
    <vt:lpwstr>9;#Internal EA|b77da37e-7166-4741-8c12-4679faab22d9</vt:lpwstr>
  </property>
  <property fmtid="{D5CDD505-2E9C-101B-9397-08002B2CF9AE}" pid="7" name="MediaServiceImageTags">
    <vt:lpwstr/>
  </property>
  <property fmtid="{D5CDD505-2E9C-101B-9397-08002B2CF9AE}" pid="8" name="MSIP_Label_ea4fd52f-9814-4cae-aa53-0ea7b16cd381_SetDate">
    <vt:lpwstr>2025-03-18T11:16:50Z</vt:lpwstr>
  </property>
  <property fmtid="{D5CDD505-2E9C-101B-9397-08002B2CF9AE}" pid="9" name="ContentTypeId">
    <vt:lpwstr>0x010100A5BF1C78D9F64B679A5EBDE1C6598EBC01003F5B77CF0C8CAF45AF39DFE7662DB8A3</vt:lpwstr>
  </property>
  <property fmtid="{D5CDD505-2E9C-101B-9397-08002B2CF9AE}" pid="10" name="HOCopyrightLevel">
    <vt:lpwstr>7;#Crown|69589897-2828-4761-976e-717fd8e631c9</vt:lpwstr>
  </property>
  <property fmtid="{D5CDD505-2E9C-101B-9397-08002B2CF9AE}" pid="11" name="HOGovernmentSecurityClassification">
    <vt:lpwstr>6;#Official|14c80daa-741b-422c-9722-f71693c9ede4</vt:lpwstr>
  </property>
  <property fmtid="{D5CDD505-2E9C-101B-9397-08002B2CF9AE}" pid="12" name="ClassificationContentMarkingHeaderFontProps">
    <vt:lpwstr>#0000ff,10,Calibri</vt:lpwstr>
  </property>
  <property fmtid="{D5CDD505-2E9C-101B-9397-08002B2CF9AE}" pid="13" name="OrganisationalUnit">
    <vt:lpwstr>8;#EA|d5f78ddb-b1b6-4328-9877-d7e3ed06fdac</vt:lpwstr>
  </property>
  <property fmtid="{D5CDD505-2E9C-101B-9397-08002B2CF9AE}" pid="14" name="ClassificationContentMarkingFooterShapeIds">
    <vt:lpwstr>2f499250,ce5ada7,27af1d7e</vt:lpwstr>
  </property>
  <property fmtid="{D5CDD505-2E9C-101B-9397-08002B2CF9AE}" pid="15" name="MSIP_Label_ea4fd52f-9814-4cae-aa53-0ea7b16cd381_Tag">
    <vt:lpwstr>10, 0, 1, 1</vt:lpwstr>
  </property>
  <property fmtid="{D5CDD505-2E9C-101B-9397-08002B2CF9AE}" pid="16" name="MSIP_Label_ea4fd52f-9814-4cae-aa53-0ea7b16cd381_Method">
    <vt:lpwstr>Privileged</vt:lpwstr>
  </property>
  <property fmtid="{D5CDD505-2E9C-101B-9397-08002B2CF9AE}" pid="17" name="MSIP_Label_ea4fd52f-9814-4cae-aa53-0ea7b16cd381_SiteId">
    <vt:lpwstr>5cf26d65-cf46-4c72-ba82-7577d9c2d7ab</vt:lpwstr>
  </property>
  <property fmtid="{D5CDD505-2E9C-101B-9397-08002B2CF9AE}" pid="18" name="ClassificationContentMarkingHeaderShapeIds">
    <vt:lpwstr>68edec2e,452f87da,6d3475ce</vt:lpwstr>
  </property>
  <property fmtid="{D5CDD505-2E9C-101B-9397-08002B2CF9AE}" pid="19" name="ClassificationContentMarkingFooterFontProps">
    <vt:lpwstr>#0000ff,10,Calibri</vt:lpwstr>
  </property>
  <property fmtid="{D5CDD505-2E9C-101B-9397-08002B2CF9AE}" pid="20" name="MSIP_Label_ea4fd52f-9814-4cae-aa53-0ea7b16cd381_Name">
    <vt:lpwstr>Official General</vt:lpwstr>
  </property>
  <property fmtid="{D5CDD505-2E9C-101B-9397-08002B2CF9AE}" pid="21" name="MSIP_Label_ea4fd52f-9814-4cae-aa53-0ea7b16cd381_ContentBits">
    <vt:lpwstr>3</vt:lpwstr>
  </property>
  <property fmtid="{D5CDD505-2E9C-101B-9397-08002B2CF9AE}" pid="22" name="HOSiteType">
    <vt:lpwstr>10;#Team|ff0485df-0575-416f-802f-e999165821b7</vt:lpwstr>
  </property>
  <property fmtid="{D5CDD505-2E9C-101B-9397-08002B2CF9AE}" pid="23" name="MSIP_Label_ea4fd52f-9814-4cae-aa53-0ea7b16cd381_ActionId">
    <vt:lpwstr>4139a094-9c72-4587-853e-bf80ff48c846</vt:lpwstr>
  </property>
</Properties>
</file>